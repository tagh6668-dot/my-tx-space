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B13" w:rsidRDefault="00B01473" w:rsidP="00B01473">
      <w:pPr>
        <w:bidi/>
        <w:jc w:val="center"/>
        <w:rPr>
          <w:b/>
          <w:bCs/>
          <w:sz w:val="40"/>
          <w:szCs w:val="40"/>
          <w:lang w:bidi="fa-IR"/>
        </w:rPr>
      </w:pPr>
      <w:r w:rsidRPr="0008621A">
        <w:rPr>
          <w:rFonts w:hint="cs"/>
          <w:b/>
          <w:bCs/>
          <w:sz w:val="40"/>
          <w:szCs w:val="40"/>
          <w:rtl/>
          <w:lang w:bidi="fa-IR"/>
        </w:rPr>
        <w:t>به نام خدا</w:t>
      </w:r>
    </w:p>
    <w:p w:rsidR="00C033DF" w:rsidRPr="0008621A" w:rsidRDefault="00C033DF" w:rsidP="00C033DF">
      <w:pPr>
        <w:bidi/>
        <w:jc w:val="center"/>
        <w:rPr>
          <w:b/>
          <w:bCs/>
          <w:sz w:val="40"/>
          <w:szCs w:val="40"/>
          <w:rtl/>
          <w:lang w:bidi="fa-IR"/>
        </w:rPr>
      </w:pPr>
    </w:p>
    <w:p w:rsidR="00B01473" w:rsidRDefault="00D17437" w:rsidP="00543297">
      <w:pPr>
        <w:bidi/>
        <w:jc w:val="center"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نظر مردم روسیه دربار</w:t>
      </w:r>
      <w:ins w:id="0" w:author="Windows User" w:date="2019-10-28T05:59:00Z">
        <w:r>
          <w:rPr>
            <w:rFonts w:hint="cs"/>
            <w:b/>
            <w:bCs/>
            <w:sz w:val="28"/>
            <w:szCs w:val="28"/>
            <w:rtl/>
            <w:lang w:bidi="fa-IR"/>
          </w:rPr>
          <w:t>ۀ</w:t>
        </w:r>
      </w:ins>
      <w:del w:id="1" w:author="Windows User" w:date="2019-10-28T05:59:00Z">
        <w:r w:rsidDel="00D17437">
          <w:rPr>
            <w:rFonts w:hint="cs"/>
            <w:b/>
            <w:bCs/>
            <w:sz w:val="28"/>
            <w:szCs w:val="28"/>
            <w:rtl/>
            <w:lang w:bidi="fa-IR"/>
          </w:rPr>
          <w:delText xml:space="preserve">ه </w:delText>
        </w:r>
        <w:r w:rsidR="00B01473" w:rsidRPr="0008621A" w:rsidDel="00D17437">
          <w:rPr>
            <w:rFonts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="00B01473" w:rsidRPr="0008621A">
        <w:rPr>
          <w:rFonts w:hint="cs"/>
          <w:b/>
          <w:bCs/>
          <w:sz w:val="28"/>
          <w:szCs w:val="28"/>
          <w:rtl/>
          <w:lang w:bidi="fa-IR"/>
        </w:rPr>
        <w:t xml:space="preserve">کشورهای دوست و </w:t>
      </w:r>
      <w:ins w:id="2" w:author="Windows User" w:date="2019-10-28T09:18:00Z">
        <w:r w:rsidR="008214E4">
          <w:rPr>
            <w:rFonts w:hint="cs"/>
            <w:b/>
            <w:bCs/>
            <w:sz w:val="28"/>
            <w:szCs w:val="28"/>
            <w:rtl/>
            <w:lang w:bidi="fa-IR"/>
          </w:rPr>
          <w:t>دشمن</w:t>
        </w:r>
      </w:ins>
      <w:del w:id="3" w:author="Windows User" w:date="2019-10-28T05:59:00Z">
        <w:r w:rsidR="00B01473" w:rsidRPr="0008621A" w:rsidDel="00D17437">
          <w:rPr>
            <w:rFonts w:hint="cs"/>
            <w:b/>
            <w:bCs/>
            <w:sz w:val="28"/>
            <w:szCs w:val="28"/>
            <w:rtl/>
            <w:lang w:bidi="fa-IR"/>
          </w:rPr>
          <w:delText>غیردوست</w:delText>
        </w:r>
      </w:del>
      <w:r w:rsidR="00B01473" w:rsidRPr="0008621A">
        <w:rPr>
          <w:rFonts w:hint="cs"/>
          <w:b/>
          <w:bCs/>
          <w:sz w:val="28"/>
          <w:szCs w:val="28"/>
          <w:rtl/>
          <w:lang w:bidi="fa-IR"/>
        </w:rPr>
        <w:t xml:space="preserve"> فدراسیون روسیه</w:t>
      </w:r>
      <w:del w:id="4" w:author="Windows User" w:date="2019-10-28T06:00:00Z">
        <w:r w:rsidR="00C033DF" w:rsidDel="00D17437">
          <w:rPr>
            <w:b/>
            <w:bCs/>
            <w:sz w:val="28"/>
            <w:szCs w:val="28"/>
            <w:lang w:bidi="fa-IR"/>
          </w:rPr>
          <w:delText>:</w:delText>
        </w:r>
      </w:del>
    </w:p>
    <w:p w:rsidR="00C033DF" w:rsidRPr="0008621A" w:rsidRDefault="00C033DF" w:rsidP="00C033DF">
      <w:pPr>
        <w:bidi/>
        <w:rPr>
          <w:b/>
          <w:bCs/>
          <w:sz w:val="28"/>
          <w:szCs w:val="28"/>
          <w:rtl/>
          <w:lang w:bidi="fa-IR"/>
        </w:rPr>
      </w:pPr>
    </w:p>
    <w:p w:rsidR="00FF4FCE" w:rsidRDefault="00FF4FCE" w:rsidP="00FF4FCE">
      <w:pPr>
        <w:bidi/>
        <w:rPr>
          <w:b/>
          <w:bCs/>
          <w:sz w:val="28"/>
          <w:szCs w:val="28"/>
          <w:lang w:bidi="fa-IR"/>
        </w:rPr>
      </w:pPr>
    </w:p>
    <w:p w:rsidR="00C033DF" w:rsidRPr="00B01473" w:rsidRDefault="00543297" w:rsidP="00C033DF">
      <w:pPr>
        <w:bidi/>
        <w:jc w:val="center"/>
        <w:rPr>
          <w:sz w:val="28"/>
          <w:szCs w:val="28"/>
          <w:rtl/>
          <w:lang w:bidi="fa-IR"/>
        </w:rPr>
      </w:pPr>
      <w:r>
        <w:rPr>
          <w:noProof/>
          <w:lang w:val="en-US"/>
        </w:rPr>
        <w:drawing>
          <wp:inline distT="0" distB="0" distL="0" distR="0">
            <wp:extent cx="4324350" cy="2809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473" w:rsidRPr="001B23ED" w:rsidRDefault="00B01473" w:rsidP="001B23E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B23ED">
        <w:rPr>
          <w:rFonts w:cs="B Nazanin" w:hint="cs"/>
          <w:sz w:val="28"/>
          <w:szCs w:val="28"/>
          <w:rtl/>
          <w:lang w:bidi="fa-IR"/>
        </w:rPr>
        <w:t>با توجه به افزایش روابط کشورها و دولت</w:t>
      </w:r>
      <w:ins w:id="5" w:author="Windows User" w:date="2019-10-28T05:59:00Z">
        <w:r w:rsidR="00D1743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6" w:author="Windows User" w:date="2019-10-28T05:59:00Z">
        <w:r w:rsidRPr="001B23ED" w:rsidDel="00D1743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ها</w:t>
      </w:r>
      <w:del w:id="7" w:author="Windows User" w:date="2019-10-28T05:59:00Z">
        <w:r w:rsidR="000F3D9F" w:rsidRPr="001B23ED" w:rsidDel="00D17437">
          <w:rPr>
            <w:rFonts w:cs="B Nazanin"/>
            <w:sz w:val="28"/>
            <w:szCs w:val="28"/>
            <w:lang w:bidi="fa-IR"/>
          </w:rPr>
          <w:delText xml:space="preserve"> </w:delText>
        </w:r>
      </w:del>
      <w:r w:rsidR="000F3D9F" w:rsidRPr="001B23ED">
        <w:rPr>
          <w:rFonts w:cs="B Nazanin" w:hint="cs"/>
          <w:sz w:val="28"/>
          <w:szCs w:val="28"/>
          <w:rtl/>
          <w:lang w:bidi="fa-IR"/>
        </w:rPr>
        <w:t xml:space="preserve"> با یکدیگر</w:t>
      </w:r>
      <w:r w:rsidRPr="001B23ED">
        <w:rPr>
          <w:rFonts w:cs="B Nazanin" w:hint="cs"/>
          <w:sz w:val="28"/>
          <w:szCs w:val="28"/>
          <w:rtl/>
          <w:lang w:bidi="fa-IR"/>
        </w:rPr>
        <w:t xml:space="preserve">، </w:t>
      </w:r>
      <w:ins w:id="8" w:author="Windows User" w:date="2019-10-28T08:30:00Z">
        <w:r w:rsidR="000C1716">
          <w:rPr>
            <w:rFonts w:cs="B Nazanin" w:hint="cs"/>
            <w:sz w:val="28"/>
            <w:szCs w:val="28"/>
            <w:rtl/>
            <w:lang w:bidi="fa-IR"/>
          </w:rPr>
          <w:t>نوع روابط</w:t>
        </w:r>
      </w:ins>
      <w:del w:id="9" w:author="Windows User" w:date="2019-10-28T08:30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این روابط</w:delText>
        </w:r>
      </w:del>
      <w:del w:id="10" w:author="Windows User" w:date="2019-10-28T08:29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11" w:author="Windows User" w:date="2019-10-28T08:28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اعم از</w:delText>
        </w:r>
      </w:del>
      <w:del w:id="12" w:author="Windows User" w:date="2019-10-28T08:29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 روابط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دوستانه</w:t>
      </w:r>
      <w:del w:id="13" w:author="Windows User" w:date="2019-10-28T08:29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یا خصمانه از اهمیت بسیار بالایی برخوردار </w:t>
      </w:r>
      <w:ins w:id="14" w:author="Windows User" w:date="2019-10-28T08:29:00Z">
        <w:r w:rsidR="000C1716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15" w:author="Windows User" w:date="2019-10-28T08:29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است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. عرصه</w:t>
      </w:r>
      <w:ins w:id="16" w:author="Windows User" w:date="2019-10-28T08:30:00Z">
        <w:r w:rsidR="000C171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" w:author="Windows User" w:date="2019-10-28T08:30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های مختلف سیاسی، نظامی، اقتصادی، فرهنگی و... </w:t>
      </w:r>
      <w:del w:id="18" w:author="Windows User" w:date="2019-10-28T08:31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می توانند تشکیل دهنده 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این روابط </w:t>
      </w:r>
      <w:ins w:id="19" w:author="Windows User" w:date="2019-10-28T08:31:00Z">
        <w:r w:rsidR="004B26C7">
          <w:rPr>
            <w:rFonts w:cs="B Nazanin" w:hint="cs"/>
            <w:sz w:val="28"/>
            <w:szCs w:val="28"/>
            <w:rtl/>
            <w:lang w:bidi="fa-IR"/>
          </w:rPr>
          <w:t xml:space="preserve">را </w:t>
        </w:r>
      </w:ins>
      <w:ins w:id="20" w:author="Windows User" w:date="2019-10-28T09:32:00Z">
        <w:r w:rsidR="004B26C7">
          <w:rPr>
            <w:rFonts w:cs="B Nazanin" w:hint="cs"/>
            <w:sz w:val="28"/>
            <w:szCs w:val="28"/>
            <w:rtl/>
            <w:lang w:bidi="fa-IR"/>
          </w:rPr>
          <w:t>به وجود می‌آورند</w:t>
        </w:r>
      </w:ins>
      <w:ins w:id="21" w:author="Windows User" w:date="2019-10-28T08:31:00Z">
        <w:r w:rsidR="000C1716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22" w:author="Windows User" w:date="2019-10-28T08:31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باشند.</w:delText>
        </w:r>
      </w:del>
    </w:p>
    <w:p w:rsidR="00B01473" w:rsidRPr="001B23ED" w:rsidDel="004B26C7" w:rsidRDefault="00B01473" w:rsidP="00F31751">
      <w:pPr>
        <w:bidi/>
        <w:jc w:val="both"/>
        <w:rPr>
          <w:del w:id="23" w:author="Windows User" w:date="2019-10-28T09:32:00Z"/>
          <w:rFonts w:cs="B Nazanin"/>
          <w:sz w:val="28"/>
          <w:szCs w:val="28"/>
          <w:rtl/>
          <w:lang w:bidi="fa-IR"/>
        </w:rPr>
      </w:pPr>
      <w:r w:rsidRPr="001B23ED">
        <w:rPr>
          <w:rFonts w:cs="B Nazanin" w:hint="cs"/>
          <w:sz w:val="28"/>
          <w:szCs w:val="28"/>
          <w:rtl/>
          <w:lang w:bidi="fa-IR"/>
        </w:rPr>
        <w:t xml:space="preserve">کشور روسیه که در آسیای شمالی و اروپای </w:t>
      </w:r>
      <w:r w:rsidR="000F3D9F" w:rsidRPr="001B23ED">
        <w:rPr>
          <w:rFonts w:cs="B Nazanin" w:hint="cs"/>
          <w:sz w:val="28"/>
          <w:szCs w:val="28"/>
          <w:rtl/>
          <w:lang w:bidi="fa-IR"/>
        </w:rPr>
        <w:t>شرقی</w:t>
      </w:r>
      <w:r w:rsidRPr="001B23ED">
        <w:rPr>
          <w:rFonts w:cs="B Nazanin" w:hint="cs"/>
          <w:sz w:val="28"/>
          <w:szCs w:val="28"/>
          <w:rtl/>
          <w:lang w:bidi="fa-IR"/>
        </w:rPr>
        <w:t xml:space="preserve"> واقع است، بزرگ</w:t>
      </w:r>
      <w:ins w:id="24" w:author="Windows User" w:date="2019-10-28T08:31:00Z">
        <w:r w:rsidR="000C171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1B23ED">
        <w:rPr>
          <w:rFonts w:cs="B Nazanin" w:hint="cs"/>
          <w:sz w:val="28"/>
          <w:szCs w:val="28"/>
          <w:rtl/>
          <w:lang w:bidi="fa-IR"/>
        </w:rPr>
        <w:t xml:space="preserve">ترین کشور جهان </w:t>
      </w:r>
      <w:r w:rsidR="000F3D9F" w:rsidRPr="001B23ED">
        <w:rPr>
          <w:rFonts w:cs="B Nazanin" w:hint="cs"/>
          <w:sz w:val="28"/>
          <w:szCs w:val="28"/>
          <w:rtl/>
          <w:lang w:bidi="fa-IR"/>
        </w:rPr>
        <w:t>است</w:t>
      </w:r>
      <w:r w:rsidRPr="001B23ED">
        <w:rPr>
          <w:rFonts w:cs="B Nazanin" w:hint="cs"/>
          <w:sz w:val="28"/>
          <w:szCs w:val="28"/>
          <w:rtl/>
          <w:lang w:bidi="fa-IR"/>
        </w:rPr>
        <w:t xml:space="preserve"> که با </w:t>
      </w:r>
      <w:ins w:id="25" w:author="Windows User" w:date="2019-10-28T08:31:00Z">
        <w:r w:rsidR="000C1716">
          <w:rPr>
            <w:rFonts w:cs="Calibri"/>
            <w:sz w:val="28"/>
            <w:szCs w:val="28"/>
            <w:rtl/>
            <w:lang w:bidi="fa-IR"/>
          </w:rPr>
          <w:t>۱۴</w:t>
        </w:r>
      </w:ins>
      <w:del w:id="26" w:author="Windows User" w:date="2019-10-28T08:31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14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کشور آسیایی و اروپایی مرز زمینی دارد</w:t>
      </w:r>
      <w:del w:id="27" w:author="Windows User" w:date="2019-10-28T08:32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F3D9F" w:rsidRPr="001B23ED">
        <w:rPr>
          <w:rFonts w:cs="B Nazanin" w:hint="cs"/>
          <w:sz w:val="28"/>
          <w:szCs w:val="28"/>
          <w:rtl/>
          <w:lang w:bidi="fa-IR"/>
        </w:rPr>
        <w:t>.</w:t>
      </w:r>
      <w:ins w:id="28" w:author="Windows User" w:date="2019-10-28T09:32:00Z">
        <w:r w:rsidR="004B26C7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</w:p>
    <w:p w:rsidR="00B01473" w:rsidRPr="001B23ED" w:rsidRDefault="00B01473" w:rsidP="004B26C7">
      <w:pPr>
        <w:bidi/>
        <w:jc w:val="both"/>
        <w:rPr>
          <w:rFonts w:cs="B Nazanin"/>
          <w:sz w:val="28"/>
          <w:szCs w:val="28"/>
          <w:rtl/>
          <w:lang w:bidi="fa-IR"/>
        </w:rPr>
        <w:pPrChange w:id="29" w:author="Windows User" w:date="2019-10-28T09:32:00Z">
          <w:pPr>
            <w:bidi/>
            <w:jc w:val="both"/>
          </w:pPr>
        </w:pPrChange>
      </w:pPr>
      <w:r w:rsidRPr="001B23ED">
        <w:rPr>
          <w:rFonts w:cs="B Nazanin" w:hint="cs"/>
          <w:sz w:val="28"/>
          <w:szCs w:val="28"/>
          <w:rtl/>
          <w:lang w:bidi="fa-IR"/>
        </w:rPr>
        <w:t>در تازه</w:t>
      </w:r>
      <w:ins w:id="30" w:author="Windows User" w:date="2019-10-28T08:32:00Z">
        <w:r w:rsidR="000C1716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" w:author="Windows User" w:date="2019-10-28T08:32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ترین نظرسنجی که</w:t>
      </w:r>
      <w:del w:id="32" w:author="Windows User" w:date="2019-10-28T08:32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 توسط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م</w:t>
      </w:r>
      <w:ins w:id="33" w:author="Windows User" w:date="2019-10-28T08:32:00Z">
        <w:r w:rsidR="000C1716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34" w:author="Windows User" w:date="2019-10-28T08:32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سس</w:t>
      </w:r>
      <w:ins w:id="35" w:author="Windows User" w:date="2019-10-28T08:32:00Z">
        <w:r w:rsidR="000C1716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36" w:author="Windows User" w:date="2019-10-28T08:32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 xml:space="preserve">ه </w:delText>
        </w:r>
      </w:del>
      <w:r w:rsidRPr="001B23ED">
        <w:rPr>
          <w:rFonts w:cs="B Nazanin"/>
          <w:sz w:val="28"/>
          <w:szCs w:val="28"/>
          <w:lang w:val="ru-RU" w:bidi="fa-IR"/>
        </w:rPr>
        <w:t>ФОМ</w:t>
      </w:r>
      <w:r w:rsidR="0093359F" w:rsidRPr="001B23ED">
        <w:rPr>
          <w:rStyle w:val="FootnoteReference"/>
          <w:rFonts w:cs="B Nazanin"/>
          <w:sz w:val="28"/>
          <w:szCs w:val="28"/>
          <w:lang w:val="ru-RU" w:bidi="fa-IR"/>
        </w:rPr>
        <w:footnoteReference w:id="1"/>
      </w:r>
      <w:r w:rsidRPr="001B23ED">
        <w:rPr>
          <w:rFonts w:cs="B Nazanin"/>
          <w:sz w:val="28"/>
          <w:szCs w:val="28"/>
          <w:lang w:val="ru-RU" w:bidi="fa-IR"/>
        </w:rPr>
        <w:t xml:space="preserve"> </w:t>
      </w:r>
      <w:r w:rsidRPr="001B23ED">
        <w:rPr>
          <w:rFonts w:cs="B Nazanin" w:hint="cs"/>
          <w:sz w:val="28"/>
          <w:szCs w:val="28"/>
          <w:rtl/>
          <w:lang w:bidi="fa-IR"/>
        </w:rPr>
        <w:t xml:space="preserve"> در </w:t>
      </w:r>
      <w:ins w:id="37" w:author="Windows User" w:date="2019-10-28T08:32:00Z">
        <w:r w:rsidR="000C1716">
          <w:rPr>
            <w:rFonts w:cs="Calibri"/>
            <w:sz w:val="28"/>
            <w:szCs w:val="28"/>
            <w:rtl/>
            <w:lang w:bidi="fa-IR"/>
          </w:rPr>
          <w:t>۶</w:t>
        </w:r>
      </w:ins>
      <w:del w:id="38" w:author="Windows User" w:date="2019-10-28T08:32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تاریخ 6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می </w:t>
      </w:r>
      <w:ins w:id="39" w:author="Windows User" w:date="2019-10-28T08:33:00Z">
        <w:r w:rsidR="00F31751">
          <w:rPr>
            <w:rFonts w:cs="Calibri"/>
            <w:sz w:val="28"/>
            <w:szCs w:val="28"/>
            <w:rtl/>
            <w:lang w:bidi="fa-IR"/>
          </w:rPr>
          <w:t>۲۰۱۹</w:t>
        </w:r>
      </w:ins>
      <w:del w:id="40" w:author="Windows User" w:date="2019-10-28T08:32:00Z">
        <w:r w:rsidRPr="001B23ED" w:rsidDel="000C1716">
          <w:rPr>
            <w:rFonts w:cs="B Nazanin" w:hint="cs"/>
            <w:sz w:val="28"/>
            <w:szCs w:val="28"/>
            <w:rtl/>
            <w:lang w:bidi="fa-IR"/>
          </w:rPr>
          <w:delText>2019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</w:t>
      </w:r>
      <w:ins w:id="41" w:author="Windows User" w:date="2019-10-28T08:33:00Z">
        <w:r w:rsidR="00F31751">
          <w:rPr>
            <w:rFonts w:cs="B Nazanin" w:hint="cs"/>
            <w:sz w:val="28"/>
            <w:szCs w:val="28"/>
            <w:rtl/>
            <w:lang w:bidi="fa-IR"/>
          </w:rPr>
          <w:t>انجام داده</w:t>
        </w:r>
      </w:ins>
      <w:del w:id="42" w:author="Windows User" w:date="2019-10-28T08:33:00Z">
        <w:r w:rsidRPr="001B23ED" w:rsidDel="00F31751">
          <w:rPr>
            <w:rFonts w:cs="B Nazanin" w:hint="cs"/>
            <w:sz w:val="28"/>
            <w:szCs w:val="28"/>
            <w:rtl/>
            <w:lang w:bidi="fa-IR"/>
          </w:rPr>
          <w:delText>صورت گرفت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، از مردم روسیه خواسته شد که نظرشان را دربار</w:t>
      </w:r>
      <w:ins w:id="43" w:author="Windows User" w:date="2019-10-28T08:33:00Z">
        <w:r w:rsidR="00F31751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4" w:author="Windows User" w:date="2019-10-28T08:33:00Z">
        <w:r w:rsidRPr="001B23ED" w:rsidDel="00F31751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685D06" w:rsidRPr="001B23ED">
        <w:rPr>
          <w:rFonts w:cs="B Nazanin" w:hint="cs"/>
          <w:sz w:val="28"/>
          <w:szCs w:val="28"/>
          <w:rtl/>
          <w:lang w:bidi="fa-IR"/>
        </w:rPr>
        <w:t>کشورهایی</w:t>
      </w:r>
      <w:ins w:id="45" w:author="Windows User" w:date="2019-10-28T08:34:00Z">
        <w:r w:rsidR="00F31751" w:rsidRPr="00F31751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F31751" w:rsidRPr="001B23ED">
          <w:rPr>
            <w:rFonts w:cs="B Nazanin" w:hint="cs"/>
            <w:sz w:val="28"/>
            <w:szCs w:val="28"/>
            <w:rtl/>
            <w:lang w:bidi="fa-IR"/>
          </w:rPr>
          <w:t>بازگو کنند</w:t>
        </w:r>
      </w:ins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که با روسیه روابط خوب </w:t>
      </w:r>
      <w:r w:rsidR="00C5279E" w:rsidRPr="001B23ED">
        <w:rPr>
          <w:rFonts w:cs="B Nazanin" w:hint="cs"/>
          <w:sz w:val="28"/>
          <w:szCs w:val="28"/>
          <w:rtl/>
          <w:lang w:bidi="fa-IR"/>
        </w:rPr>
        <w:t>یا بد دارند</w:t>
      </w:r>
      <w:del w:id="46" w:author="Windows User" w:date="2019-10-28T08:34:00Z">
        <w:r w:rsidR="000F3D9F" w:rsidRPr="001B23ED" w:rsidDel="00F31751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="00C5279E" w:rsidRPr="001B23ED">
        <w:rPr>
          <w:rFonts w:cs="B Nazanin" w:hint="cs"/>
          <w:sz w:val="28"/>
          <w:szCs w:val="28"/>
          <w:rtl/>
          <w:lang w:bidi="fa-IR"/>
        </w:rPr>
        <w:t xml:space="preserve"> </w:t>
      </w:r>
      <w:del w:id="47" w:author="Windows User" w:date="2019-10-28T08:34:00Z">
        <w:r w:rsidR="008876E9" w:rsidRPr="001B23ED" w:rsidDel="00F31751">
          <w:rPr>
            <w:rFonts w:cs="B Nazanin" w:hint="cs"/>
            <w:sz w:val="28"/>
            <w:szCs w:val="28"/>
            <w:rtl/>
            <w:lang w:bidi="fa-IR"/>
          </w:rPr>
          <w:delText>بازگو کنند</w:delText>
        </w:r>
        <w:r w:rsidR="00C5279E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C5279E" w:rsidRPr="001B23ED">
        <w:rPr>
          <w:rFonts w:cs="B Nazanin" w:hint="cs"/>
          <w:sz w:val="28"/>
          <w:szCs w:val="28"/>
          <w:rtl/>
          <w:lang w:bidi="fa-IR"/>
        </w:rPr>
        <w:t xml:space="preserve">و علت آن را توضیح دهند. </w:t>
      </w:r>
      <w:r w:rsidR="00685D06" w:rsidRPr="001B23ED">
        <w:rPr>
          <w:rFonts w:cs="B Nazanin" w:hint="cs"/>
          <w:sz w:val="28"/>
          <w:szCs w:val="28"/>
          <w:rtl/>
          <w:lang w:bidi="fa-IR"/>
        </w:rPr>
        <w:t>این نظر</w:t>
      </w:r>
      <w:del w:id="48" w:author="Windows User" w:date="2019-10-28T08:34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سنجی نظر مردم را طی سال</w:t>
      </w:r>
      <w:ins w:id="49" w:author="Windows User" w:date="2019-10-28T08:34:00Z">
        <w:r w:rsidR="00F3175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های </w:t>
      </w:r>
      <w:ins w:id="50" w:author="Windows User" w:date="2019-10-28T08:34:00Z">
        <w:r w:rsidR="00F31751">
          <w:rPr>
            <w:rFonts w:cs="Calibri"/>
            <w:sz w:val="28"/>
            <w:szCs w:val="28"/>
            <w:rtl/>
            <w:lang w:bidi="fa-IR"/>
          </w:rPr>
          <w:t>۲۰۱۴</w:t>
        </w:r>
      </w:ins>
      <w:del w:id="51" w:author="Windows User" w:date="2019-10-28T08:34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2019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685D06" w:rsidRPr="001B23ED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ins w:id="52" w:author="Windows User" w:date="2019-10-28T08:35:00Z">
        <w:r w:rsidR="00F31751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t xml:space="preserve"> </w:t>
        </w:r>
      </w:ins>
      <w:del w:id="53" w:author="Windows User" w:date="2019-10-28T08:35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54" w:author="Windows User" w:date="2019-10-28T08:35:00Z">
        <w:r w:rsidR="00F31751">
          <w:rPr>
            <w:rFonts w:cs="Calibri"/>
            <w:sz w:val="28"/>
            <w:szCs w:val="28"/>
            <w:rtl/>
            <w:lang w:bidi="fa-IR"/>
          </w:rPr>
          <w:t>۲۰۱۹</w:t>
        </w:r>
        <w:r w:rsidR="00F31751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55" w:author="Windows User" w:date="2019-10-28T08:35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2014 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نشان می</w:t>
      </w:r>
      <w:ins w:id="56" w:author="Windows User" w:date="2019-10-28T08:35:00Z">
        <w:r w:rsidR="00F3175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7" w:author="Windows User" w:date="2019-10-28T08:35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دهد</w:t>
      </w:r>
      <w:r w:rsidR="000F3D9F" w:rsidRPr="001B23ED">
        <w:rPr>
          <w:rFonts w:cs="B Nazanin" w:hint="cs"/>
          <w:sz w:val="28"/>
          <w:szCs w:val="28"/>
          <w:rtl/>
          <w:lang w:bidi="fa-IR"/>
        </w:rPr>
        <w:t>.</w:t>
      </w:r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در تمام این سال</w:t>
      </w:r>
      <w:ins w:id="58" w:author="Windows User" w:date="2019-10-28T08:35:00Z">
        <w:r w:rsidR="00F3175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685D06" w:rsidRPr="001B23ED">
        <w:rPr>
          <w:rFonts w:cs="B Nazanin" w:hint="cs"/>
          <w:sz w:val="28"/>
          <w:szCs w:val="28"/>
          <w:rtl/>
          <w:lang w:bidi="fa-IR"/>
        </w:rPr>
        <w:t>ها در متن س</w:t>
      </w:r>
      <w:ins w:id="59" w:author="Windows User" w:date="2019-10-28T08:35:00Z">
        <w:r w:rsidR="00F31751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60" w:author="Windows User" w:date="2019-10-28T08:35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الات تغییری ایجاد نشده تا سیر تحولی نظرات به</w:t>
      </w:r>
      <w:ins w:id="61" w:author="Windows User" w:date="2019-10-28T08:35:00Z">
        <w:r w:rsidR="00F31751">
          <w:rPr>
            <w:rFonts w:cs="B Nazanin" w:hint="cs"/>
            <w:sz w:val="28"/>
            <w:szCs w:val="28"/>
            <w:rtl/>
            <w:lang w:bidi="fa-IR"/>
          </w:rPr>
          <w:t>‌وضوح</w:t>
        </w:r>
      </w:ins>
      <w:del w:id="62" w:author="Windows User" w:date="2019-10-28T08:35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خوبی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نمایان شود. جامع</w:t>
      </w:r>
      <w:ins w:id="63" w:author="Windows User" w:date="2019-10-28T08:35:00Z">
        <w:r w:rsidR="00F31751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64" w:author="Windows User" w:date="2019-10-28T08:35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آماری این نظرسنجی شامل افرا</w:t>
      </w:r>
      <w:ins w:id="65" w:author="Windows User" w:date="2019-10-28T08:37:00Z">
        <w:r w:rsidR="00F31751">
          <w:rPr>
            <w:rFonts w:cs="B Nazanin" w:hint="cs"/>
            <w:sz w:val="28"/>
            <w:szCs w:val="28"/>
            <w:rtl/>
            <w:lang w:bidi="fa-IR"/>
          </w:rPr>
          <w:t xml:space="preserve">د </w:t>
        </w:r>
      </w:ins>
      <w:del w:id="66" w:author="Windows User" w:date="2019-10-28T08:37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د</w:delText>
        </w:r>
      </w:del>
      <w:ins w:id="67" w:author="Windows User" w:date="2019-10-28T08:36:00Z">
        <w:r w:rsidR="00F31751">
          <w:rPr>
            <w:rFonts w:cs="Calibri"/>
            <w:sz w:val="28"/>
            <w:szCs w:val="28"/>
            <w:rtl/>
            <w:lang w:bidi="fa-IR"/>
          </w:rPr>
          <w:t>۱۸</w:t>
        </w:r>
      </w:ins>
      <w:del w:id="68" w:author="Windows User" w:date="2019-10-28T08:35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18 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سال و بالاتر است و حدود </w:t>
      </w:r>
      <w:ins w:id="69" w:author="Windows User" w:date="2019-10-28T08:36:00Z">
        <w:r w:rsidR="00F31751">
          <w:rPr>
            <w:rFonts w:cs="Calibri"/>
            <w:sz w:val="28"/>
            <w:szCs w:val="28"/>
            <w:rtl/>
            <w:lang w:bidi="fa-IR"/>
          </w:rPr>
          <w:t>۱۵۰۰</w:t>
        </w:r>
      </w:ins>
      <w:del w:id="70" w:author="Windows User" w:date="2019-10-28T08:36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1500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نفر پاسخ</w:t>
      </w:r>
      <w:ins w:id="71" w:author="Windows User" w:date="2019-10-28T08:36:00Z">
        <w:r w:rsidR="00F3175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2" w:author="Windows User" w:date="2019-10-28T08:36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دهنده از </w:t>
      </w:r>
      <w:ins w:id="73" w:author="Windows User" w:date="2019-10-28T08:36:00Z">
        <w:r w:rsidR="00F31751">
          <w:rPr>
            <w:rFonts w:cs="Calibri"/>
            <w:sz w:val="28"/>
            <w:szCs w:val="28"/>
            <w:rtl/>
            <w:lang w:bidi="fa-IR"/>
          </w:rPr>
          <w:t>۱۰۴</w:t>
        </w:r>
      </w:ins>
      <w:del w:id="74" w:author="Windows User" w:date="2019-10-28T08:36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104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شهر و روستا در </w:t>
      </w:r>
      <w:ins w:id="75" w:author="Windows User" w:date="2019-10-28T08:36:00Z">
        <w:r w:rsidR="00F31751">
          <w:rPr>
            <w:rFonts w:cs="Calibri"/>
            <w:sz w:val="28"/>
            <w:szCs w:val="28"/>
            <w:rtl/>
            <w:lang w:bidi="fa-IR"/>
          </w:rPr>
          <w:t>۵۳</w:t>
        </w:r>
      </w:ins>
      <w:del w:id="76" w:author="Windows User" w:date="2019-10-28T08:36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53 </w:delText>
        </w:r>
      </w:del>
      <w:ins w:id="77" w:author="Windows User" w:date="2019-10-28T08:36:00Z">
        <w:r w:rsidR="00F31751">
          <w:rPr>
            <w:rFonts w:cs="B Nazanin" w:hint="cs"/>
            <w:sz w:val="28"/>
            <w:szCs w:val="28"/>
            <w:rtl/>
            <w:lang w:bidi="fa-IR"/>
          </w:rPr>
          <w:t xml:space="preserve"> م</w:t>
        </w:r>
      </w:ins>
      <w:del w:id="78" w:author="Windows User" w:date="2019-10-28T08:36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م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نطق</w:t>
      </w:r>
      <w:ins w:id="79" w:author="Windows User" w:date="2019-10-28T08:37:00Z">
        <w:r w:rsidR="00F31751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80" w:author="Windows User" w:date="2019-10-28T08:37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فدراسیون روسیه </w:t>
      </w:r>
      <w:r w:rsidR="000F3D9F" w:rsidRPr="001B23ED">
        <w:rPr>
          <w:rFonts w:cs="B Nazanin" w:hint="cs"/>
          <w:sz w:val="28"/>
          <w:szCs w:val="28"/>
          <w:rtl/>
          <w:lang w:bidi="fa-IR"/>
        </w:rPr>
        <w:t xml:space="preserve">در آن </w:t>
      </w:r>
      <w:r w:rsidR="00685D06" w:rsidRPr="001B23ED">
        <w:rPr>
          <w:rFonts w:cs="B Nazanin" w:hint="cs"/>
          <w:sz w:val="28"/>
          <w:szCs w:val="28"/>
          <w:rtl/>
          <w:lang w:bidi="fa-IR"/>
        </w:rPr>
        <w:t>شرکت کرده</w:t>
      </w:r>
      <w:ins w:id="81" w:author="Windows User" w:date="2019-10-28T08:37:00Z">
        <w:r w:rsidR="00F3175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2" w:author="Windows User" w:date="2019-10-28T08:37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اند، مصاحبه ب</w:t>
      </w:r>
      <w:r w:rsidR="000F3D9F" w:rsidRPr="001B23ED">
        <w:rPr>
          <w:rFonts w:cs="B Nazanin" w:hint="cs"/>
          <w:sz w:val="28"/>
          <w:szCs w:val="28"/>
          <w:rtl/>
          <w:lang w:bidi="fa-IR"/>
        </w:rPr>
        <w:t>ه</w:t>
      </w:r>
      <w:ins w:id="83" w:author="Windows User" w:date="2019-10-28T08:37:00Z">
        <w:r w:rsidR="00F31751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4" w:author="Windows User" w:date="2019-10-28T08:37:00Z">
        <w:r w:rsidR="000F3D9F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صورت مستقیم با افراد انجام شده و دامن</w:t>
      </w:r>
      <w:ins w:id="85" w:author="Windows User" w:date="2019-10-28T08:37:00Z">
        <w:r w:rsidR="00F31751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86" w:author="Windows User" w:date="2019-10-28T08:37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خط</w:t>
      </w:r>
      <w:ins w:id="87" w:author="Windows User" w:date="2019-10-28T08:38:00Z">
        <w:r w:rsidR="003927C9">
          <w:rPr>
            <w:rFonts w:cs="B Nazanin" w:hint="cs"/>
            <w:sz w:val="28"/>
            <w:szCs w:val="28"/>
            <w:rtl/>
            <w:lang w:bidi="fa-IR"/>
          </w:rPr>
          <w:t xml:space="preserve">ا </w:t>
        </w:r>
      </w:ins>
      <w:del w:id="88" w:author="Windows User" w:date="2019-10-28T08:38:00Z">
        <w:r w:rsidR="00685D06" w:rsidRPr="001B23ED" w:rsidDel="003927C9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del w:id="89" w:author="Windows User" w:date="2019-10-28T08:37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90" w:author="Windows User" w:date="2019-10-28T08:38:00Z">
        <w:r w:rsidR="003927C9">
          <w:rPr>
            <w:rFonts w:cs="Calibri"/>
            <w:sz w:val="28"/>
            <w:szCs w:val="28"/>
            <w:rtl/>
            <w:lang w:bidi="fa-IR"/>
          </w:rPr>
          <w:t>۶</w:t>
        </w:r>
      </w:ins>
      <w:del w:id="91" w:author="Windows User" w:date="2019-10-28T08:37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3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.</w:t>
      </w:r>
      <w:ins w:id="92" w:author="Windows User" w:date="2019-10-28T08:38:00Z">
        <w:r w:rsidR="00F31751">
          <w:rPr>
            <w:rFonts w:cs="Calibri"/>
            <w:sz w:val="28"/>
            <w:szCs w:val="28"/>
            <w:rtl/>
            <w:lang w:bidi="fa-IR"/>
          </w:rPr>
          <w:t>۳</w:t>
        </w:r>
      </w:ins>
      <w:del w:id="93" w:author="Windows User" w:date="2019-10-28T08:37:00Z">
        <w:r w:rsidR="00685D06" w:rsidRPr="001B23ED" w:rsidDel="00F31751">
          <w:rPr>
            <w:rFonts w:cs="B Nazanin" w:hint="cs"/>
            <w:sz w:val="28"/>
            <w:szCs w:val="28"/>
            <w:rtl/>
            <w:lang w:bidi="fa-IR"/>
          </w:rPr>
          <w:delText>6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>% گزارش</w:t>
      </w:r>
      <w:del w:id="94" w:author="Windows User" w:date="2019-10-28T08:38:00Z">
        <w:r w:rsidR="00685D06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داده</w:delText>
        </w:r>
      </w:del>
      <w:r w:rsidR="00685D06" w:rsidRPr="001B23ED">
        <w:rPr>
          <w:rFonts w:cs="B Nazanin" w:hint="cs"/>
          <w:sz w:val="28"/>
          <w:szCs w:val="28"/>
          <w:rtl/>
          <w:lang w:bidi="fa-IR"/>
        </w:rPr>
        <w:t xml:space="preserve"> شده است.</w:t>
      </w:r>
      <w:del w:id="95" w:author="Windows User" w:date="2019-10-28T08:38:00Z">
        <w:r w:rsidR="00FD53E2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FD53E2" w:rsidRPr="001B23ED" w:rsidRDefault="00FD53E2" w:rsidP="00D02D1E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B23ED">
        <w:rPr>
          <w:rFonts w:cs="B Nazanin" w:hint="cs"/>
          <w:sz w:val="28"/>
          <w:szCs w:val="28"/>
          <w:rtl/>
          <w:lang w:bidi="fa-IR"/>
        </w:rPr>
        <w:lastRenderedPageBreak/>
        <w:t>در جدول</w:t>
      </w:r>
      <w:r w:rsidR="008876E9" w:rsidRPr="001B23ED">
        <w:rPr>
          <w:rFonts w:cs="B Nazanin" w:hint="cs"/>
          <w:sz w:val="28"/>
          <w:szCs w:val="28"/>
          <w:rtl/>
          <w:lang w:bidi="fa-IR"/>
        </w:rPr>
        <w:t xml:space="preserve"> زیر</w:t>
      </w:r>
      <w:r w:rsidRPr="001B23ED">
        <w:rPr>
          <w:rFonts w:cs="B Nazanin" w:hint="cs"/>
          <w:sz w:val="28"/>
          <w:szCs w:val="28"/>
          <w:rtl/>
          <w:lang w:bidi="fa-IR"/>
        </w:rPr>
        <w:t xml:space="preserve"> نام کشورهایی ذکر شده که از </w:t>
      </w:r>
      <w:ins w:id="96" w:author="Windows User" w:date="2019-10-28T09:33:00Z">
        <w:r w:rsidR="004B26C7">
          <w:rPr>
            <w:rFonts w:cs="B Nazanin" w:hint="cs"/>
            <w:sz w:val="28"/>
            <w:szCs w:val="28"/>
            <w:rtl/>
            <w:lang w:bidi="fa-IR"/>
          </w:rPr>
          <w:t>نظر</w:t>
        </w:r>
      </w:ins>
      <w:del w:id="97" w:author="Windows User" w:date="2019-10-28T09:33:00Z">
        <w:r w:rsidRPr="001B23ED" w:rsidDel="004B26C7">
          <w:rPr>
            <w:rFonts w:cs="B Nazanin" w:hint="cs"/>
            <w:sz w:val="28"/>
            <w:szCs w:val="28"/>
            <w:rtl/>
            <w:lang w:bidi="fa-IR"/>
          </w:rPr>
          <w:delText>دید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روس</w:t>
      </w:r>
      <w:ins w:id="98" w:author="Windows User" w:date="2019-10-28T08:39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9" w:author="Windows User" w:date="2019-10-28T08:39:00Z">
        <w:r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ها، کشو</w:t>
      </w:r>
      <w:r w:rsidR="001B23ED">
        <w:rPr>
          <w:rFonts w:cs="B Nazanin" w:hint="cs"/>
          <w:sz w:val="28"/>
          <w:szCs w:val="28"/>
          <w:rtl/>
          <w:lang w:bidi="fa-IR"/>
        </w:rPr>
        <w:t>رهای دوست و نزدیک روسیه به شمار</w:t>
      </w:r>
      <w:r w:rsidR="001B23ED">
        <w:rPr>
          <w:rFonts w:cs="B Nazanin"/>
          <w:sz w:val="28"/>
          <w:szCs w:val="28"/>
          <w:lang w:bidi="fa-IR"/>
        </w:rPr>
        <w:t xml:space="preserve"> </w:t>
      </w:r>
      <w:r w:rsidR="001B23ED">
        <w:rPr>
          <w:rFonts w:cs="B Nazanin" w:hint="cs"/>
          <w:sz w:val="28"/>
          <w:szCs w:val="28"/>
          <w:rtl/>
          <w:lang w:bidi="fa-IR"/>
        </w:rPr>
        <w:t>می</w:t>
      </w:r>
      <w:ins w:id="100" w:author="Windows User" w:date="2019-10-28T08:39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1" w:author="Windows User" w:date="2019-10-28T08:39:00Z">
        <w:r w:rsid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-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روند. بلاروس، چین و قزاقستان به ترتیب کشورهایی هستند که در جایگاه نخست روابط خوب با روسیه قرار دارند</w:t>
      </w:r>
      <w:r w:rsidRPr="007A76A9">
        <w:rPr>
          <w:rFonts w:cs="B Nazanin" w:hint="cs"/>
          <w:sz w:val="28"/>
          <w:szCs w:val="28"/>
          <w:rtl/>
          <w:lang w:bidi="fa-IR"/>
        </w:rPr>
        <w:t>. ایران نیز</w:t>
      </w:r>
      <w:r w:rsidR="008876E9" w:rsidRPr="007A76A9">
        <w:rPr>
          <w:rFonts w:cs="B Nazanin" w:hint="cs"/>
          <w:sz w:val="28"/>
          <w:szCs w:val="28"/>
          <w:rtl/>
          <w:lang w:bidi="fa-IR"/>
        </w:rPr>
        <w:t xml:space="preserve"> در سال</w:t>
      </w:r>
      <w:ins w:id="102" w:author="Windows User" w:date="2019-10-28T08:39:00Z">
        <w:r w:rsidR="003927C9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3927C9">
          <w:rPr>
            <w:rFonts w:cs="Calibri"/>
            <w:sz w:val="28"/>
            <w:szCs w:val="28"/>
            <w:rtl/>
            <w:lang w:bidi="fa-IR"/>
          </w:rPr>
          <w:t>۲۰۱۹</w:t>
        </w:r>
      </w:ins>
      <w:del w:id="103" w:author="Windows User" w:date="2019-10-28T08:39:00Z">
        <w:r w:rsidR="008876E9" w:rsidRPr="007A76A9" w:rsidDel="003927C9">
          <w:rPr>
            <w:rFonts w:cs="B Nazanin" w:hint="cs"/>
            <w:sz w:val="28"/>
            <w:szCs w:val="28"/>
            <w:rtl/>
            <w:lang w:bidi="fa-IR"/>
          </w:rPr>
          <w:delText xml:space="preserve"> 2019 </w:delText>
        </w:r>
        <w:r w:rsidRPr="007A76A9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A76A9">
        <w:rPr>
          <w:rFonts w:cs="B Nazanin" w:hint="cs"/>
          <w:sz w:val="28"/>
          <w:szCs w:val="28"/>
          <w:rtl/>
          <w:lang w:bidi="fa-IR"/>
        </w:rPr>
        <w:t xml:space="preserve">با </w:t>
      </w:r>
      <w:ins w:id="104" w:author="Windows User" w:date="2019-10-28T08:39:00Z">
        <w:r w:rsidR="003927C9">
          <w:rPr>
            <w:rFonts w:cs="Calibri"/>
            <w:sz w:val="28"/>
            <w:szCs w:val="28"/>
            <w:rtl/>
            <w:lang w:bidi="fa-IR"/>
          </w:rPr>
          <w:t>۷</w:t>
        </w:r>
      </w:ins>
      <w:del w:id="105" w:author="Windows User" w:date="2019-10-28T08:39:00Z">
        <w:r w:rsidRPr="007A76A9" w:rsidDel="003927C9">
          <w:rPr>
            <w:rFonts w:cs="B Nazanin" w:hint="cs"/>
            <w:sz w:val="28"/>
            <w:szCs w:val="28"/>
            <w:rtl/>
            <w:lang w:bidi="fa-IR"/>
          </w:rPr>
          <w:delText>7</w:delText>
        </w:r>
      </w:del>
      <w:r w:rsidRPr="007A76A9">
        <w:rPr>
          <w:rFonts w:cs="B Nazanin" w:hint="cs"/>
          <w:sz w:val="28"/>
          <w:szCs w:val="28"/>
          <w:rtl/>
          <w:lang w:bidi="fa-IR"/>
        </w:rPr>
        <w:t>% در جایگاه یازدهم</w:t>
      </w:r>
      <w:r w:rsidRPr="001B23ED">
        <w:rPr>
          <w:rFonts w:cs="B Nazanin" w:hint="cs"/>
          <w:sz w:val="28"/>
          <w:szCs w:val="28"/>
          <w:rtl/>
          <w:lang w:bidi="fa-IR"/>
        </w:rPr>
        <w:t xml:space="preserve"> بعد از اسرائیل قرار دارد. جدول شمار</w:t>
      </w:r>
      <w:ins w:id="106" w:author="Windows User" w:date="2019-10-28T08:40:00Z">
        <w:r w:rsidR="003927C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07" w:author="Windows User" w:date="2019-10-28T08:40:00Z">
        <w:r w:rsidRPr="001B23ED" w:rsidDel="003927C9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 xml:space="preserve"> </w:t>
      </w:r>
      <w:ins w:id="108" w:author="Windows User" w:date="2019-10-28T08:40:00Z">
        <w:r w:rsidR="003927C9">
          <w:rPr>
            <w:rFonts w:cs="Calibri"/>
            <w:sz w:val="28"/>
            <w:szCs w:val="28"/>
            <w:rtl/>
            <w:lang w:bidi="fa-IR"/>
          </w:rPr>
          <w:t>۲</w:t>
        </w:r>
      </w:ins>
      <w:del w:id="109" w:author="Windows User" w:date="2019-10-28T08:40:00Z">
        <w:r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2 </w:delText>
        </w:r>
      </w:del>
      <w:ins w:id="110" w:author="Windows User" w:date="2019-10-28T08:40:00Z">
        <w:r w:rsidR="003927C9">
          <w:rPr>
            <w:rFonts w:cs="B Nazanin" w:hint="cs"/>
            <w:sz w:val="28"/>
            <w:szCs w:val="28"/>
            <w:rtl/>
            <w:lang w:bidi="fa-IR"/>
          </w:rPr>
          <w:t xml:space="preserve"> ن</w:t>
        </w:r>
      </w:ins>
      <w:del w:id="111" w:author="Windows User" w:date="2019-10-28T08:40:00Z">
        <w:r w:rsidRPr="001B23ED" w:rsidDel="003927C9">
          <w:rPr>
            <w:rFonts w:cs="B Nazanin" w:hint="cs"/>
            <w:sz w:val="28"/>
            <w:szCs w:val="28"/>
            <w:rtl/>
            <w:lang w:bidi="fa-IR"/>
          </w:rPr>
          <w:delText>ن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یز پاسخ</w:t>
      </w:r>
      <w:ins w:id="112" w:author="Windows User" w:date="2019-10-28T08:40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3" w:author="Windows User" w:date="2019-10-28T08:40:00Z">
        <w:r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  <w:lang w:bidi="fa-IR"/>
        </w:rPr>
        <w:t>دهندگان را به تفکیک جنسیت، سن و تحصیلات مشخص کرده است.</w:t>
      </w:r>
      <w:r w:rsidR="0093359F" w:rsidRPr="001B23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08621A" w:rsidRPr="001B23ED">
        <w:rPr>
          <w:rFonts w:cs="B Nazanin" w:hint="cs"/>
          <w:sz w:val="28"/>
          <w:szCs w:val="28"/>
          <w:rtl/>
          <w:lang w:bidi="fa-IR"/>
        </w:rPr>
        <w:t>آن</w:t>
      </w:r>
      <w:del w:id="114" w:author="Windows User" w:date="2019-10-28T08:40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>چ</w:t>
      </w:r>
      <w:r w:rsidR="000F3D9F" w:rsidRPr="001B23ED">
        <w:rPr>
          <w:rFonts w:cs="B Nazanin" w:hint="cs"/>
          <w:sz w:val="28"/>
          <w:szCs w:val="28"/>
          <w:rtl/>
          <w:lang w:bidi="fa-IR"/>
        </w:rPr>
        <w:t>ه</w:t>
      </w:r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در این تقسیم</w:t>
      </w:r>
      <w:ins w:id="115" w:author="Windows User" w:date="2019-10-28T08:40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6" w:author="Windows User" w:date="2019-10-28T08:40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>بندی در</w:t>
      </w:r>
      <w:ins w:id="117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بارۀ</w:t>
        </w:r>
      </w:ins>
      <w:del w:id="118" w:author="Windows User" w:date="2019-10-28T08:41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را</w:delText>
        </w:r>
      </w:del>
      <w:del w:id="119" w:author="Windows User" w:date="2019-10-28T08:40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>بطه با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سه کشور نخست قابل</w:t>
      </w:r>
      <w:ins w:id="120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1" w:author="Windows User" w:date="2019-10-28T08:41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توجه </w:t>
      </w:r>
      <w:r w:rsidR="0093359F" w:rsidRPr="001B23ED">
        <w:rPr>
          <w:rFonts w:cs="B Nazanin" w:hint="cs"/>
          <w:sz w:val="28"/>
          <w:szCs w:val="28"/>
          <w:rtl/>
          <w:lang w:bidi="fa-IR"/>
        </w:rPr>
        <w:t>می</w:t>
      </w:r>
      <w:ins w:id="122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3" w:author="Windows User" w:date="2019-10-28T08:41:00Z">
        <w:r w:rsidR="0093359F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3359F" w:rsidRPr="001B23ED">
        <w:rPr>
          <w:rFonts w:cs="B Nazanin" w:hint="cs"/>
          <w:sz w:val="28"/>
          <w:szCs w:val="28"/>
          <w:rtl/>
          <w:lang w:bidi="fa-IR"/>
        </w:rPr>
        <w:t>باشد</w:t>
      </w:r>
      <w:ins w:id="124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این است که آقایان</w:t>
      </w:r>
      <w:del w:id="125" w:author="Windows User" w:date="2019-10-28T08:41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به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نسبت</w:t>
      </w:r>
      <w:ins w:id="126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 xml:space="preserve"> به</w:t>
        </w:r>
      </w:ins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خانم</w:t>
      </w:r>
      <w:ins w:id="127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8" w:author="Windows User" w:date="2019-10-28T08:41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ها همواره بیشتر </w:t>
      </w:r>
      <w:r w:rsidR="00815ABD" w:rsidRPr="001B23ED">
        <w:rPr>
          <w:rFonts w:cs="B Nazanin" w:hint="cs"/>
          <w:sz w:val="28"/>
          <w:szCs w:val="28"/>
          <w:rtl/>
          <w:lang w:bidi="fa-IR"/>
        </w:rPr>
        <w:t>باور دارند</w:t>
      </w:r>
      <w:r w:rsidR="008876E9" w:rsidRPr="001B23ED">
        <w:rPr>
          <w:rFonts w:cs="B Nazanin" w:hint="cs"/>
          <w:sz w:val="28"/>
          <w:szCs w:val="28"/>
          <w:rtl/>
          <w:lang w:bidi="fa-IR"/>
        </w:rPr>
        <w:t xml:space="preserve"> که روسیه با این سه کشور روابط</w:t>
      </w:r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دوستانه</w:t>
      </w:r>
      <w:ins w:id="129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0" w:author="Windows User" w:date="2019-10-28T08:41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>تری دارد</w:t>
      </w:r>
      <w:ins w:id="131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؛</w:t>
        </w:r>
      </w:ins>
      <w:del w:id="132" w:author="Windows User" w:date="2019-10-28T08:41:00Z">
        <w:r w:rsidR="0093359F" w:rsidRPr="001B23ED" w:rsidDel="003927C9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</w:t>
      </w:r>
      <w:ins w:id="133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>مخصوصاً</w:t>
        </w:r>
      </w:ins>
      <w:del w:id="134" w:author="Windows User" w:date="2019-10-28T08:41:00Z">
        <w:r w:rsidR="0008621A" w:rsidRPr="001B23ED" w:rsidDel="003927C9">
          <w:rPr>
            <w:rFonts w:cs="B Nazanin" w:hint="cs"/>
            <w:sz w:val="28"/>
            <w:szCs w:val="28"/>
            <w:rtl/>
            <w:lang w:bidi="fa-IR"/>
          </w:rPr>
          <w:delText>بخصوص</w:delText>
        </w:r>
      </w:del>
      <w:r w:rsidR="0008621A" w:rsidRPr="001B23ED">
        <w:rPr>
          <w:rFonts w:cs="B Nazanin" w:hint="cs"/>
          <w:sz w:val="28"/>
          <w:szCs w:val="28"/>
          <w:rtl/>
          <w:lang w:bidi="fa-IR"/>
        </w:rPr>
        <w:t xml:space="preserve"> در</w:t>
      </w:r>
      <w:ins w:id="135" w:author="Windows User" w:date="2019-10-28T08:41:00Z">
        <w:r w:rsidR="003927C9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08621A" w:rsidRPr="001B23ED">
        <w:rPr>
          <w:rFonts w:cs="B Nazanin" w:hint="cs"/>
          <w:sz w:val="28"/>
          <w:szCs w:val="28"/>
          <w:rtl/>
          <w:lang w:bidi="fa-IR"/>
        </w:rPr>
        <w:t>مورد ایران.</w:t>
      </w:r>
    </w:p>
    <w:p w:rsidR="001B23ED" w:rsidRDefault="00FD53E2" w:rsidP="0093359F">
      <w:pPr>
        <w:bidi/>
        <w:rPr>
          <w:rFonts w:cs="B Nazanin"/>
          <w:sz w:val="28"/>
          <w:szCs w:val="28"/>
          <w:rtl/>
          <w:lang w:bidi="fa-IR"/>
        </w:rPr>
      </w:pPr>
      <w:r w:rsidRPr="001B23ED">
        <w:rPr>
          <w:rFonts w:cs="B Nazanin" w:hint="cs"/>
          <w:sz w:val="28"/>
          <w:szCs w:val="28"/>
          <w:rtl/>
          <w:lang w:bidi="fa-IR"/>
        </w:rPr>
        <w:t xml:space="preserve">با توجه تعداد زیاد پاسخ ها </w:t>
      </w:r>
      <w:r w:rsidR="0093359F" w:rsidRPr="001B23ED">
        <w:rPr>
          <w:rFonts w:cs="B Nazanin" w:hint="cs"/>
          <w:sz w:val="28"/>
          <w:szCs w:val="28"/>
          <w:rtl/>
          <w:lang w:bidi="fa-IR"/>
        </w:rPr>
        <w:t xml:space="preserve">تنها </w:t>
      </w:r>
      <w:r w:rsidRPr="001B23ED">
        <w:rPr>
          <w:rFonts w:cs="B Nazanin" w:hint="cs"/>
          <w:sz w:val="28"/>
          <w:szCs w:val="28"/>
          <w:rtl/>
          <w:lang w:bidi="fa-IR"/>
        </w:rPr>
        <w:t xml:space="preserve">ده کشور اول در وارد شده است.  </w:t>
      </w:r>
    </w:p>
    <w:p w:rsidR="00B01473" w:rsidRPr="001B23ED" w:rsidRDefault="00750D8B" w:rsidP="001B23ED">
      <w:p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</w:t>
      </w:r>
      <w:r w:rsidR="00FD53E2" w:rsidRPr="001B23ED">
        <w:rPr>
          <w:rFonts w:cs="B Nazanin" w:hint="cs"/>
          <w:sz w:val="28"/>
          <w:szCs w:val="28"/>
          <w:rtl/>
          <w:lang w:bidi="fa-IR"/>
        </w:rPr>
        <w:t>جدول شماره 1</w:t>
      </w:r>
    </w:p>
    <w:tbl>
      <w:tblPr>
        <w:bidiVisual/>
        <w:tblW w:w="0" w:type="auto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155"/>
        <w:gridCol w:w="1194"/>
        <w:gridCol w:w="1116"/>
        <w:gridCol w:w="1155"/>
        <w:gridCol w:w="1155"/>
        <w:gridCol w:w="1156"/>
        <w:gridCol w:w="1156"/>
      </w:tblGrid>
      <w:tr w:rsidR="00B01473" w:rsidRPr="007D15F1" w:rsidTr="00D97E34">
        <w:trPr>
          <w:trHeight w:val="565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194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29 ژوئیه</w:t>
            </w:r>
          </w:p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2014</w:t>
            </w:r>
          </w:p>
        </w:tc>
        <w:tc>
          <w:tcPr>
            <w:tcW w:w="1116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30 آپریل</w:t>
            </w:r>
          </w:p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2015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 آپریل</w:t>
            </w:r>
          </w:p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2016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9 جولای 2017</w:t>
            </w:r>
          </w:p>
        </w:tc>
        <w:tc>
          <w:tcPr>
            <w:tcW w:w="1156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29 آپریل</w:t>
            </w:r>
          </w:p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2018</w:t>
            </w:r>
          </w:p>
        </w:tc>
        <w:tc>
          <w:tcPr>
            <w:tcW w:w="1156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21 آپریل</w:t>
            </w:r>
          </w:p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2019</w:t>
            </w:r>
          </w:p>
        </w:tc>
      </w:tr>
      <w:tr w:rsidR="00B01473" w:rsidRPr="007D15F1" w:rsidTr="00D97E34">
        <w:trPr>
          <w:trHeight w:val="565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بلاروس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66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67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68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60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59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58</w:t>
            </w:r>
          </w:p>
        </w:tc>
      </w:tr>
      <w:tr w:rsidR="00B01473" w:rsidRPr="007D15F1" w:rsidTr="00D97E34">
        <w:trPr>
          <w:trHeight w:val="565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چین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54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60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56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62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58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51</w:t>
            </w:r>
          </w:p>
        </w:tc>
      </w:tr>
      <w:tr w:rsidR="00B01473" w:rsidRPr="007D15F1" w:rsidTr="00D97E34">
        <w:trPr>
          <w:trHeight w:val="565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قزاقستان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53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61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50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48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40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49</w:t>
            </w:r>
          </w:p>
        </w:tc>
      </w:tr>
      <w:tr w:rsidR="00B01473" w:rsidRPr="007D15F1" w:rsidTr="00D97E34">
        <w:trPr>
          <w:trHeight w:val="565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ترکیه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17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26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27</w:t>
            </w:r>
          </w:p>
        </w:tc>
      </w:tr>
      <w:tr w:rsidR="00B01473" w:rsidRPr="007D15F1" w:rsidTr="00D97E34">
        <w:trPr>
          <w:trHeight w:val="565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هند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26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26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23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21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21</w:t>
            </w:r>
          </w:p>
        </w:tc>
      </w:tr>
      <w:tr w:rsidR="00B01473" w:rsidRPr="007D15F1" w:rsidTr="00D97E34">
        <w:trPr>
          <w:trHeight w:val="565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ونزوئلا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26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26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23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21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21</w:t>
            </w:r>
          </w:p>
        </w:tc>
      </w:tr>
      <w:tr w:rsidR="00B01473" w:rsidRPr="007D15F1" w:rsidTr="00D97E34">
        <w:trPr>
          <w:trHeight w:val="596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آلمان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14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</w:tr>
      <w:tr w:rsidR="00B01473" w:rsidRPr="007D15F1" w:rsidTr="00D97E34">
        <w:trPr>
          <w:trHeight w:val="596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کوبی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15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14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B01473" w:rsidRPr="007D15F1" w:rsidTr="00D97E34">
        <w:trPr>
          <w:trHeight w:val="596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ژاپن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13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B01473" w:rsidRPr="007D15F1" w:rsidTr="00D97E34">
        <w:trPr>
          <w:trHeight w:val="596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اسرائیل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B01473" w:rsidRPr="007D15F1" w:rsidTr="00D97E34">
        <w:trPr>
          <w:trHeight w:val="596"/>
        </w:trPr>
        <w:tc>
          <w:tcPr>
            <w:tcW w:w="5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115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ایران</w:t>
            </w:r>
          </w:p>
        </w:tc>
        <w:tc>
          <w:tcPr>
            <w:tcW w:w="1194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1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12</w:t>
            </w:r>
          </w:p>
        </w:tc>
        <w:tc>
          <w:tcPr>
            <w:tcW w:w="115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</w:tr>
    </w:tbl>
    <w:p w:rsidR="00B01473" w:rsidRDefault="00B01473" w:rsidP="00B01473">
      <w:pPr>
        <w:bidi/>
        <w:rPr>
          <w:sz w:val="28"/>
          <w:szCs w:val="28"/>
          <w:rtl/>
        </w:rPr>
      </w:pPr>
    </w:p>
    <w:p w:rsidR="0008621A" w:rsidRPr="007D15F1" w:rsidRDefault="0008621A" w:rsidP="0008621A">
      <w:pPr>
        <w:bidi/>
        <w:rPr>
          <w:color w:val="000000"/>
          <w:sz w:val="28"/>
          <w:szCs w:val="28"/>
        </w:rPr>
      </w:pPr>
    </w:p>
    <w:p w:rsidR="008876E9" w:rsidRPr="007D15F1" w:rsidRDefault="008876E9" w:rsidP="008876E9">
      <w:pPr>
        <w:bidi/>
        <w:rPr>
          <w:color w:val="000000"/>
          <w:sz w:val="28"/>
          <w:szCs w:val="28"/>
          <w:rtl/>
        </w:rPr>
      </w:pPr>
    </w:p>
    <w:p w:rsidR="0008621A" w:rsidRPr="001B23ED" w:rsidRDefault="0008621A" w:rsidP="00D02D1E">
      <w:pPr>
        <w:bidi/>
        <w:rPr>
          <w:rFonts w:cs="B Nazanin"/>
          <w:sz w:val="28"/>
          <w:szCs w:val="28"/>
          <w:rtl/>
        </w:rPr>
      </w:pPr>
      <w:r w:rsidRPr="001B23ED">
        <w:rPr>
          <w:rFonts w:cs="B Nazanin" w:hint="cs"/>
          <w:color w:val="000000"/>
          <w:sz w:val="28"/>
          <w:szCs w:val="28"/>
          <w:rtl/>
        </w:rPr>
        <w:t>جدول شمار</w:t>
      </w:r>
      <w:ins w:id="136" w:author="Windows User" w:date="2019-10-28T08:42:00Z">
        <w:r w:rsidR="003927C9">
          <w:rPr>
            <w:rFonts w:cs="B Nazanin" w:hint="cs"/>
            <w:color w:val="000000"/>
            <w:sz w:val="28"/>
            <w:szCs w:val="28"/>
            <w:rtl/>
          </w:rPr>
          <w:t>ۀ</w:t>
        </w:r>
      </w:ins>
      <w:del w:id="137" w:author="Windows User" w:date="2019-10-28T08:42:00Z">
        <w:r w:rsidRPr="001B23ED" w:rsidDel="003927C9">
          <w:rPr>
            <w:rFonts w:cs="B Nazanin" w:hint="cs"/>
            <w:color w:val="000000"/>
            <w:sz w:val="28"/>
            <w:szCs w:val="28"/>
            <w:rtl/>
          </w:rPr>
          <w:delText>ه</w:delText>
        </w:r>
      </w:del>
      <w:r w:rsidRPr="001B23ED">
        <w:rPr>
          <w:rFonts w:cs="B Nazanin" w:hint="cs"/>
          <w:color w:val="000000"/>
          <w:sz w:val="28"/>
          <w:szCs w:val="28"/>
          <w:rtl/>
        </w:rPr>
        <w:t xml:space="preserve"> </w:t>
      </w:r>
      <w:ins w:id="138" w:author="Windows User" w:date="2019-10-28T08:42:00Z">
        <w:r w:rsidR="003927C9">
          <w:rPr>
            <w:rFonts w:cs="Calibri"/>
            <w:color w:val="000000"/>
            <w:sz w:val="28"/>
            <w:szCs w:val="28"/>
            <w:rtl/>
          </w:rPr>
          <w:t>۲</w:t>
        </w:r>
      </w:ins>
      <w:del w:id="139" w:author="Windows User" w:date="2019-10-28T08:42:00Z">
        <w:r w:rsidRPr="001B23ED" w:rsidDel="003927C9">
          <w:rPr>
            <w:rFonts w:cs="B Nazanin" w:hint="cs"/>
            <w:color w:val="000000"/>
            <w:sz w:val="28"/>
            <w:szCs w:val="28"/>
            <w:rtl/>
          </w:rPr>
          <w:delText>2</w:delText>
        </w:r>
      </w:del>
      <w:r w:rsidRPr="001B23ED">
        <w:rPr>
          <w:rFonts w:cs="B Nazanin" w:hint="cs"/>
          <w:color w:val="000000"/>
          <w:sz w:val="28"/>
          <w:szCs w:val="28"/>
          <w:rtl/>
        </w:rPr>
        <w:t xml:space="preserve">                                                                    </w:t>
      </w:r>
      <w:r w:rsidR="001B23ED">
        <w:rPr>
          <w:rFonts w:cs="B Nazanin" w:hint="cs"/>
          <w:color w:val="000000"/>
          <w:sz w:val="28"/>
          <w:szCs w:val="28"/>
          <w:rtl/>
        </w:rPr>
        <w:t xml:space="preserve">               </w:t>
      </w:r>
      <w:r w:rsidRPr="001B23ED">
        <w:rPr>
          <w:rFonts w:cs="B Nazanin" w:hint="cs"/>
          <w:color w:val="000000"/>
          <w:sz w:val="28"/>
          <w:szCs w:val="28"/>
          <w:rtl/>
        </w:rPr>
        <w:t xml:space="preserve">  </w:t>
      </w:r>
      <w:del w:id="140" w:author="Windows User" w:date="2019-10-28T09:34:00Z">
        <w:r w:rsidRPr="001B23ED" w:rsidDel="004B26C7">
          <w:rPr>
            <w:rFonts w:cs="B Nazanin" w:hint="cs"/>
            <w:color w:val="000000"/>
            <w:sz w:val="28"/>
            <w:szCs w:val="28"/>
            <w:rtl/>
          </w:rPr>
          <w:delText>تاریخ</w:delText>
        </w:r>
      </w:del>
      <w:r w:rsidRPr="001B23ED">
        <w:rPr>
          <w:rFonts w:cs="B Nazanin" w:hint="cs"/>
          <w:color w:val="000000"/>
          <w:sz w:val="28"/>
          <w:szCs w:val="28"/>
          <w:rtl/>
        </w:rPr>
        <w:t xml:space="preserve"> </w:t>
      </w:r>
      <w:ins w:id="141" w:author="Windows User" w:date="2019-10-28T08:42:00Z">
        <w:r w:rsidR="003927C9">
          <w:rPr>
            <w:rFonts w:cs="Calibri"/>
            <w:color w:val="000000"/>
            <w:sz w:val="28"/>
            <w:szCs w:val="28"/>
            <w:rtl/>
          </w:rPr>
          <w:t>۶</w:t>
        </w:r>
      </w:ins>
      <w:del w:id="142" w:author="Windows User" w:date="2019-10-28T08:42:00Z">
        <w:r w:rsidRPr="001B23ED" w:rsidDel="003927C9">
          <w:rPr>
            <w:rFonts w:cs="B Nazanin" w:hint="cs"/>
            <w:color w:val="000000"/>
            <w:sz w:val="28"/>
            <w:szCs w:val="28"/>
            <w:rtl/>
          </w:rPr>
          <w:delText xml:space="preserve">6 </w:delText>
        </w:r>
      </w:del>
      <w:ins w:id="143" w:author="Windows User" w:date="2019-10-28T08:42:00Z">
        <w:r w:rsidR="003927C9">
          <w:rPr>
            <w:rFonts w:cs="B Nazanin" w:hint="cs"/>
            <w:color w:val="000000"/>
            <w:sz w:val="28"/>
            <w:szCs w:val="28"/>
            <w:rtl/>
          </w:rPr>
          <w:t xml:space="preserve"> م</w:t>
        </w:r>
      </w:ins>
      <w:del w:id="144" w:author="Windows User" w:date="2019-10-28T08:42:00Z">
        <w:r w:rsidRPr="001B23ED" w:rsidDel="003927C9">
          <w:rPr>
            <w:rFonts w:cs="B Nazanin" w:hint="cs"/>
            <w:color w:val="000000"/>
            <w:sz w:val="28"/>
            <w:szCs w:val="28"/>
            <w:rtl/>
          </w:rPr>
          <w:delText>م</w:delText>
        </w:r>
      </w:del>
      <w:r w:rsidRPr="001B23ED">
        <w:rPr>
          <w:rFonts w:cs="B Nazanin" w:hint="cs"/>
          <w:color w:val="000000"/>
          <w:sz w:val="28"/>
          <w:szCs w:val="28"/>
          <w:rtl/>
        </w:rPr>
        <w:t xml:space="preserve">ی </w:t>
      </w:r>
      <w:ins w:id="145" w:author="Windows User" w:date="2019-10-28T08:42:00Z">
        <w:r w:rsidR="003927C9">
          <w:rPr>
            <w:rFonts w:cs="Calibri"/>
            <w:color w:val="000000"/>
            <w:sz w:val="28"/>
            <w:szCs w:val="28"/>
            <w:rtl/>
          </w:rPr>
          <w:t>۲</w:t>
        </w:r>
      </w:ins>
      <w:ins w:id="146" w:author="Windows User" w:date="2019-10-28T08:43:00Z">
        <w:r w:rsidR="003927C9">
          <w:rPr>
            <w:rFonts w:cs="Calibri"/>
            <w:color w:val="000000"/>
            <w:sz w:val="28"/>
            <w:szCs w:val="28"/>
            <w:rtl/>
          </w:rPr>
          <w:t>۰۱۹</w:t>
        </w:r>
      </w:ins>
      <w:del w:id="147" w:author="Windows User" w:date="2019-10-28T08:42:00Z">
        <w:r w:rsidRPr="001B23ED" w:rsidDel="003927C9">
          <w:rPr>
            <w:rFonts w:cs="B Nazanin" w:hint="cs"/>
            <w:color w:val="000000"/>
            <w:sz w:val="28"/>
            <w:szCs w:val="28"/>
            <w:rtl/>
          </w:rPr>
          <w:delText>2019</w:delText>
        </w:r>
      </w:del>
    </w:p>
    <w:tbl>
      <w:tblPr>
        <w:bidiVisual/>
        <w:tblW w:w="8530" w:type="dxa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9"/>
        <w:gridCol w:w="1800"/>
        <w:gridCol w:w="1530"/>
        <w:gridCol w:w="1536"/>
        <w:gridCol w:w="1535"/>
      </w:tblGrid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80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بلاروس</w:t>
            </w:r>
          </w:p>
        </w:tc>
        <w:tc>
          <w:tcPr>
            <w:tcW w:w="1530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چین</w:t>
            </w:r>
          </w:p>
        </w:tc>
        <w:tc>
          <w:tcPr>
            <w:tcW w:w="1536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قزاقستان</w:t>
            </w:r>
          </w:p>
        </w:tc>
        <w:tc>
          <w:tcPr>
            <w:tcW w:w="1535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ایران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آقایان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64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54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53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خانم ها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53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49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46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سن 30-18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51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54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44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سن 31-45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52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50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44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سن 60-46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64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48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54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بالای 60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69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51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57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تحصیلات ابتدایی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54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46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46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B01473" w:rsidRPr="00D97E34" w:rsidTr="001B23ED">
        <w:trPr>
          <w:trHeight w:val="593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تحصیلات متوسطه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62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55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49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</w:tr>
      <w:tr w:rsidR="00B01473" w:rsidRPr="00D97E34" w:rsidTr="001B23ED">
        <w:trPr>
          <w:trHeight w:val="624"/>
        </w:trPr>
        <w:tc>
          <w:tcPr>
            <w:tcW w:w="2129" w:type="dxa"/>
            <w:shd w:val="clear" w:color="auto" w:fill="C2D69B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تحص</w:t>
            </w:r>
            <w:r w:rsidR="0093359F" w:rsidRPr="00D97E34">
              <w:rPr>
                <w:rFonts w:cs="B Nazanin" w:hint="cs"/>
                <w:sz w:val="24"/>
                <w:szCs w:val="24"/>
                <w:rtl/>
              </w:rPr>
              <w:t>ی</w:t>
            </w:r>
            <w:r w:rsidRPr="00D97E34">
              <w:rPr>
                <w:rFonts w:cs="B Nazanin" w:hint="cs"/>
                <w:sz w:val="24"/>
                <w:szCs w:val="24"/>
                <w:rtl/>
              </w:rPr>
              <w:t>لات عالی</w:t>
            </w:r>
          </w:p>
        </w:tc>
        <w:tc>
          <w:tcPr>
            <w:tcW w:w="180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60</w:t>
            </w:r>
          </w:p>
        </w:tc>
        <w:tc>
          <w:tcPr>
            <w:tcW w:w="1530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52</w:t>
            </w:r>
          </w:p>
        </w:tc>
        <w:tc>
          <w:tcPr>
            <w:tcW w:w="1536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54</w:t>
            </w:r>
          </w:p>
        </w:tc>
        <w:tc>
          <w:tcPr>
            <w:tcW w:w="1535" w:type="dxa"/>
            <w:shd w:val="clear" w:color="auto" w:fill="FABF8F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</w:tbl>
    <w:p w:rsidR="00FD53E2" w:rsidRPr="00D97E34" w:rsidRDefault="00FD53E2" w:rsidP="00D97E34">
      <w:pPr>
        <w:bidi/>
        <w:jc w:val="center"/>
        <w:rPr>
          <w:rFonts w:cs="B Nazanin"/>
          <w:sz w:val="24"/>
          <w:szCs w:val="24"/>
          <w:rtl/>
        </w:rPr>
      </w:pPr>
    </w:p>
    <w:p w:rsidR="002C7C67" w:rsidRPr="001B23ED" w:rsidRDefault="002C7C67" w:rsidP="004B26C7">
      <w:pPr>
        <w:bidi/>
        <w:jc w:val="both"/>
        <w:rPr>
          <w:rFonts w:cs="B Nazanin"/>
          <w:sz w:val="28"/>
          <w:szCs w:val="28"/>
          <w:rtl/>
        </w:rPr>
        <w:pPrChange w:id="148" w:author="Windows User" w:date="2019-10-28T09:35:00Z">
          <w:pPr>
            <w:bidi/>
            <w:jc w:val="both"/>
          </w:pPr>
        </w:pPrChange>
      </w:pPr>
      <w:r w:rsidRPr="001B23ED">
        <w:rPr>
          <w:rFonts w:cs="B Nazanin" w:hint="cs"/>
          <w:sz w:val="28"/>
          <w:szCs w:val="28"/>
          <w:rtl/>
        </w:rPr>
        <w:t xml:space="preserve"> لازم به ذکر است که کشور بلاروس با </w:t>
      </w:r>
      <w:ins w:id="149" w:author="Windows User" w:date="2019-10-28T08:43:00Z">
        <w:r w:rsidR="003927C9">
          <w:rPr>
            <w:rFonts w:cs="Calibri"/>
            <w:sz w:val="28"/>
            <w:szCs w:val="28"/>
            <w:rtl/>
          </w:rPr>
          <w:t>۶۹</w:t>
        </w:r>
      </w:ins>
      <w:del w:id="150" w:author="Windows User" w:date="2019-10-28T08:43:00Z">
        <w:r w:rsidRPr="001B23ED" w:rsidDel="003927C9">
          <w:rPr>
            <w:rFonts w:cs="B Nazanin" w:hint="cs"/>
            <w:sz w:val="28"/>
            <w:szCs w:val="28"/>
            <w:rtl/>
          </w:rPr>
          <w:delText>69</w:delText>
        </w:r>
      </w:del>
      <w:r w:rsidRPr="001B23ED">
        <w:rPr>
          <w:rFonts w:cs="B Nazanin" w:hint="cs"/>
          <w:sz w:val="28"/>
          <w:szCs w:val="28"/>
          <w:rtl/>
        </w:rPr>
        <w:t>%</w:t>
      </w:r>
      <w:del w:id="151" w:author="Windows User" w:date="2019-10-28T08:43:00Z">
        <w:r w:rsidRPr="001B23ED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</w:rPr>
        <w:t xml:space="preserve">، قزاقستان با </w:t>
      </w:r>
      <w:ins w:id="152" w:author="Windows User" w:date="2019-10-28T08:43:00Z">
        <w:r w:rsidR="003927C9">
          <w:rPr>
            <w:rFonts w:cs="Calibri"/>
            <w:sz w:val="28"/>
            <w:szCs w:val="28"/>
            <w:rtl/>
          </w:rPr>
          <w:t>۳۶</w:t>
        </w:r>
      </w:ins>
      <w:del w:id="153" w:author="Windows User" w:date="2019-10-28T08:43:00Z">
        <w:r w:rsidRPr="001B23ED" w:rsidDel="003927C9">
          <w:rPr>
            <w:rFonts w:cs="B Nazanin" w:hint="cs"/>
            <w:sz w:val="28"/>
            <w:szCs w:val="28"/>
            <w:rtl/>
          </w:rPr>
          <w:delText>36</w:delText>
        </w:r>
      </w:del>
      <w:r w:rsidRPr="001B23ED">
        <w:rPr>
          <w:rFonts w:cs="B Nazanin" w:hint="cs"/>
          <w:sz w:val="28"/>
          <w:szCs w:val="28"/>
          <w:rtl/>
        </w:rPr>
        <w:t xml:space="preserve">% </w:t>
      </w:r>
      <w:del w:id="154" w:author="Windows User" w:date="2019-10-28T09:35:00Z">
        <w:r w:rsidRPr="001B23ED" w:rsidDel="004B26C7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</w:rPr>
        <w:t xml:space="preserve">و چین با </w:t>
      </w:r>
      <w:ins w:id="155" w:author="Windows User" w:date="2019-10-28T08:43:00Z">
        <w:r w:rsidR="003927C9">
          <w:rPr>
            <w:rFonts w:cs="Calibri"/>
            <w:sz w:val="28"/>
            <w:szCs w:val="28"/>
            <w:rtl/>
          </w:rPr>
          <w:t>۱</w:t>
        </w:r>
      </w:ins>
      <w:ins w:id="156" w:author="Windows User" w:date="2019-10-28T08:44:00Z">
        <w:r w:rsidR="003927C9">
          <w:rPr>
            <w:rFonts w:cs="Calibri"/>
            <w:sz w:val="28"/>
            <w:szCs w:val="28"/>
            <w:rtl/>
          </w:rPr>
          <w:t>۳</w:t>
        </w:r>
      </w:ins>
      <w:del w:id="157" w:author="Windows User" w:date="2019-10-28T08:43:00Z">
        <w:r w:rsidRPr="001B23ED" w:rsidDel="003927C9">
          <w:rPr>
            <w:rFonts w:cs="B Nazanin" w:hint="cs"/>
            <w:sz w:val="28"/>
            <w:szCs w:val="28"/>
            <w:rtl/>
          </w:rPr>
          <w:delText>13</w:delText>
        </w:r>
      </w:del>
      <w:r w:rsidRPr="001B23ED">
        <w:rPr>
          <w:rFonts w:cs="B Nazanin" w:hint="cs"/>
          <w:sz w:val="28"/>
          <w:szCs w:val="28"/>
          <w:rtl/>
        </w:rPr>
        <w:t>% به ترتیب از جمله کشورهایی هستند که مردم روسیه معتقدند</w:t>
      </w:r>
      <w:ins w:id="158" w:author="Windows User" w:date="2019-10-28T08:44:00Z">
        <w:r w:rsidR="003927C9">
          <w:rPr>
            <w:rFonts w:cs="B Nazanin" w:hint="cs"/>
            <w:sz w:val="28"/>
            <w:szCs w:val="28"/>
            <w:rtl/>
          </w:rPr>
          <w:t xml:space="preserve"> با آن‌ها</w:t>
        </w:r>
      </w:ins>
      <w:r w:rsidRPr="001B23ED">
        <w:rPr>
          <w:rFonts w:cs="B Nazanin" w:hint="cs"/>
          <w:sz w:val="28"/>
          <w:szCs w:val="28"/>
          <w:rtl/>
        </w:rPr>
        <w:t xml:space="preserve"> اشتراکات، درک متقا</w:t>
      </w:r>
      <w:r w:rsidR="00EF060E" w:rsidRPr="001B23ED">
        <w:rPr>
          <w:rFonts w:cs="B Nazanin" w:hint="cs"/>
          <w:sz w:val="28"/>
          <w:szCs w:val="28"/>
          <w:rtl/>
        </w:rPr>
        <w:t>بل و زبان مشترکی</w:t>
      </w:r>
      <w:del w:id="159" w:author="Windows User" w:date="2019-10-28T08:44:00Z">
        <w:r w:rsidR="00EF060E" w:rsidRPr="001B23ED" w:rsidDel="003927C9">
          <w:rPr>
            <w:rFonts w:cs="B Nazanin" w:hint="cs"/>
            <w:sz w:val="28"/>
            <w:szCs w:val="28"/>
            <w:rtl/>
          </w:rPr>
          <w:delText xml:space="preserve"> با آنها</w:delText>
        </w:r>
      </w:del>
      <w:r w:rsidR="00EF060E" w:rsidRPr="001B23ED">
        <w:rPr>
          <w:rFonts w:cs="B Nazanin" w:hint="cs"/>
          <w:sz w:val="28"/>
          <w:szCs w:val="28"/>
          <w:rtl/>
        </w:rPr>
        <w:t xml:space="preserve"> دارند و</w:t>
      </w:r>
      <w:r w:rsidRPr="001B23ED">
        <w:rPr>
          <w:rFonts w:cs="B Nazanin" w:hint="cs"/>
          <w:sz w:val="28"/>
          <w:szCs w:val="28"/>
          <w:rtl/>
        </w:rPr>
        <w:t xml:space="preserve"> حتی</w:t>
      </w:r>
      <w:ins w:id="160" w:author="Windows User" w:date="2019-10-28T09:35:00Z">
        <w:r w:rsidR="004B26C7" w:rsidRPr="004B26C7">
          <w:rPr>
            <w:rFonts w:cs="B Nazanin" w:hint="cs"/>
            <w:sz w:val="28"/>
            <w:szCs w:val="28"/>
            <w:rtl/>
          </w:rPr>
          <w:t xml:space="preserve"> </w:t>
        </w:r>
        <w:r w:rsidR="004B26C7" w:rsidRPr="001B23ED">
          <w:rPr>
            <w:rFonts w:cs="B Nazanin" w:hint="cs"/>
            <w:sz w:val="28"/>
            <w:szCs w:val="28"/>
            <w:rtl/>
          </w:rPr>
          <w:t>می</w:t>
        </w:r>
        <w:r w:rsidR="004B26C7">
          <w:rPr>
            <w:rFonts w:cs="B Nazanin" w:hint="cs"/>
            <w:sz w:val="28"/>
            <w:szCs w:val="28"/>
            <w:rtl/>
          </w:rPr>
          <w:t>‌</w:t>
        </w:r>
        <w:r w:rsidR="004B26C7" w:rsidRPr="001B23ED">
          <w:rPr>
            <w:rFonts w:cs="B Nazanin" w:hint="cs"/>
            <w:sz w:val="28"/>
            <w:szCs w:val="28"/>
            <w:rtl/>
          </w:rPr>
          <w:t>توان</w:t>
        </w:r>
      </w:ins>
      <w:r w:rsidRPr="001B23ED">
        <w:rPr>
          <w:rFonts w:cs="B Nazanin" w:hint="cs"/>
          <w:sz w:val="28"/>
          <w:szCs w:val="28"/>
          <w:rtl/>
        </w:rPr>
        <w:t xml:space="preserve"> با مردم این کشورها </w:t>
      </w:r>
      <w:del w:id="161" w:author="Windows User" w:date="2019-10-28T09:35:00Z">
        <w:r w:rsidRPr="001B23ED" w:rsidDel="004B26C7">
          <w:rPr>
            <w:rFonts w:cs="B Nazanin" w:hint="cs"/>
            <w:sz w:val="28"/>
            <w:szCs w:val="28"/>
            <w:rtl/>
          </w:rPr>
          <w:delText>می</w:delText>
        </w:r>
      </w:del>
      <w:del w:id="162" w:author="Windows User" w:date="2019-10-28T08:44:00Z">
        <w:r w:rsidRPr="001B23ED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del w:id="163" w:author="Windows User" w:date="2019-10-28T09:35:00Z">
        <w:r w:rsidRPr="001B23ED" w:rsidDel="004B26C7">
          <w:rPr>
            <w:rFonts w:cs="B Nazanin" w:hint="cs"/>
            <w:sz w:val="28"/>
            <w:szCs w:val="28"/>
            <w:rtl/>
          </w:rPr>
          <w:delText xml:space="preserve">توان </w:delText>
        </w:r>
      </w:del>
      <w:r w:rsidRPr="001B23ED">
        <w:rPr>
          <w:rFonts w:cs="B Nazanin" w:hint="cs"/>
          <w:sz w:val="28"/>
          <w:szCs w:val="28"/>
          <w:rtl/>
        </w:rPr>
        <w:t>راب</w:t>
      </w:r>
      <w:r w:rsidR="0093359F" w:rsidRPr="001B23ED">
        <w:rPr>
          <w:rFonts w:cs="B Nazanin" w:hint="cs"/>
          <w:sz w:val="28"/>
          <w:szCs w:val="28"/>
          <w:rtl/>
        </w:rPr>
        <w:t>ط</w:t>
      </w:r>
      <w:ins w:id="164" w:author="Windows User" w:date="2019-10-28T08:44:00Z">
        <w:r w:rsidR="003927C9">
          <w:rPr>
            <w:rFonts w:cs="B Nazanin" w:hint="cs"/>
            <w:sz w:val="28"/>
            <w:szCs w:val="28"/>
            <w:rtl/>
          </w:rPr>
          <w:t>ۀ</w:t>
        </w:r>
      </w:ins>
      <w:del w:id="165" w:author="Windows User" w:date="2019-10-28T08:44:00Z">
        <w:r w:rsidR="0093359F" w:rsidRPr="001B23ED" w:rsidDel="003927C9">
          <w:rPr>
            <w:rFonts w:cs="B Nazanin" w:hint="cs"/>
            <w:sz w:val="28"/>
            <w:szCs w:val="28"/>
            <w:rtl/>
          </w:rPr>
          <w:delText>ه</w:delText>
        </w:r>
      </w:del>
      <w:r w:rsidR="0093359F" w:rsidRPr="001B23ED">
        <w:rPr>
          <w:rFonts w:cs="B Nazanin" w:hint="cs"/>
          <w:sz w:val="28"/>
          <w:szCs w:val="28"/>
          <w:rtl/>
        </w:rPr>
        <w:t xml:space="preserve"> بهتری برقرار کرد. ایران</w:t>
      </w:r>
      <w:r w:rsidRPr="001B23ED">
        <w:rPr>
          <w:rFonts w:cs="B Nazanin" w:hint="cs"/>
          <w:sz w:val="28"/>
          <w:szCs w:val="28"/>
          <w:rtl/>
        </w:rPr>
        <w:t xml:space="preserve"> در این رده</w:t>
      </w:r>
      <w:ins w:id="166" w:author="Windows User" w:date="2019-10-28T08:44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167" w:author="Windows User" w:date="2019-10-28T08:44:00Z">
        <w:r w:rsidRPr="001B23ED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1B23ED">
        <w:rPr>
          <w:rFonts w:cs="B Nazanin" w:hint="cs"/>
          <w:sz w:val="28"/>
          <w:szCs w:val="28"/>
          <w:rtl/>
        </w:rPr>
        <w:t xml:space="preserve">بندی </w:t>
      </w:r>
      <w:ins w:id="168" w:author="Windows User" w:date="2019-10-28T08:45:00Z">
        <w:r w:rsidR="003927C9" w:rsidRPr="001B23ED">
          <w:rPr>
            <w:rFonts w:cs="B Nazanin" w:hint="cs"/>
            <w:sz w:val="28"/>
            <w:szCs w:val="28"/>
            <w:rtl/>
          </w:rPr>
          <w:t xml:space="preserve">با </w:t>
        </w:r>
      </w:ins>
      <w:ins w:id="169" w:author="Windows User" w:date="2019-10-28T09:36:00Z">
        <w:r w:rsidR="004B26C7">
          <w:rPr>
            <w:rFonts w:cs="B Nazanin" w:hint="cs"/>
            <w:sz w:val="28"/>
            <w:szCs w:val="28"/>
            <w:rtl/>
          </w:rPr>
          <w:t xml:space="preserve"> کسب</w:t>
        </w:r>
      </w:ins>
      <w:ins w:id="170" w:author="Windows User" w:date="2019-10-28T08:45:00Z">
        <w:r w:rsidR="003927C9">
          <w:rPr>
            <w:rFonts w:cs="Calibri"/>
            <w:sz w:val="28"/>
            <w:szCs w:val="28"/>
            <w:rtl/>
          </w:rPr>
          <w:t>۲</w:t>
        </w:r>
        <w:r w:rsidR="003927C9" w:rsidRPr="001B23ED">
          <w:rPr>
            <w:rFonts w:cs="B Nazanin" w:hint="cs"/>
            <w:sz w:val="28"/>
            <w:szCs w:val="28"/>
            <w:rtl/>
          </w:rPr>
          <w:t xml:space="preserve">% </w:t>
        </w:r>
      </w:ins>
      <w:ins w:id="171" w:author="Windows User" w:date="2019-10-28T09:36:00Z">
        <w:r w:rsidR="004B26C7">
          <w:rPr>
            <w:rFonts w:cs="B Nazanin" w:hint="cs"/>
            <w:sz w:val="28"/>
            <w:szCs w:val="28"/>
            <w:rtl/>
          </w:rPr>
          <w:t xml:space="preserve"> آرا بععد از آمریکا </w:t>
        </w:r>
      </w:ins>
      <w:r w:rsidRPr="001B23ED">
        <w:rPr>
          <w:rFonts w:cs="B Nazanin" w:hint="cs"/>
          <w:sz w:val="28"/>
          <w:szCs w:val="28"/>
          <w:rtl/>
        </w:rPr>
        <w:t xml:space="preserve">در جایگاه پانزدهم </w:t>
      </w:r>
      <w:del w:id="172" w:author="Windows User" w:date="2019-10-28T08:45:00Z">
        <w:r w:rsidRPr="001B23ED" w:rsidDel="003927C9">
          <w:rPr>
            <w:rFonts w:cs="B Nazanin" w:hint="cs"/>
            <w:sz w:val="28"/>
            <w:szCs w:val="28"/>
            <w:rtl/>
          </w:rPr>
          <w:delText xml:space="preserve">با </w:delText>
        </w:r>
      </w:del>
      <w:del w:id="173" w:author="Windows User" w:date="2019-10-28T08:44:00Z">
        <w:r w:rsidRPr="001B23ED" w:rsidDel="003927C9">
          <w:rPr>
            <w:rFonts w:cs="B Nazanin" w:hint="cs"/>
            <w:sz w:val="28"/>
            <w:szCs w:val="28"/>
            <w:rtl/>
          </w:rPr>
          <w:delText>2</w:delText>
        </w:r>
      </w:del>
      <w:del w:id="174" w:author="Windows User" w:date="2019-10-28T08:45:00Z">
        <w:r w:rsidRPr="001B23ED" w:rsidDel="003927C9">
          <w:rPr>
            <w:rFonts w:cs="B Nazanin" w:hint="cs"/>
            <w:sz w:val="28"/>
            <w:szCs w:val="28"/>
            <w:rtl/>
          </w:rPr>
          <w:delText xml:space="preserve">% </w:delText>
        </w:r>
      </w:del>
      <w:del w:id="175" w:author="Windows User" w:date="2019-10-28T09:36:00Z">
        <w:r w:rsidRPr="001B23ED" w:rsidDel="004B26C7">
          <w:rPr>
            <w:rFonts w:cs="B Nazanin" w:hint="cs"/>
            <w:sz w:val="28"/>
            <w:szCs w:val="28"/>
            <w:rtl/>
          </w:rPr>
          <w:delText xml:space="preserve">بعد از آمریکا </w:delText>
        </w:r>
      </w:del>
      <w:r w:rsidRPr="001B23ED">
        <w:rPr>
          <w:rFonts w:cs="B Nazanin" w:hint="cs"/>
          <w:sz w:val="28"/>
          <w:szCs w:val="28"/>
          <w:rtl/>
        </w:rPr>
        <w:t>قرار دارد.</w:t>
      </w:r>
    </w:p>
    <w:p w:rsidR="002D2669" w:rsidRPr="00750D8B" w:rsidRDefault="002D2669" w:rsidP="001B23ED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750D8B">
        <w:rPr>
          <w:rFonts w:cs="B Nazanin" w:hint="cs"/>
          <w:b/>
          <w:bCs/>
          <w:sz w:val="28"/>
          <w:szCs w:val="28"/>
          <w:rtl/>
        </w:rPr>
        <w:t xml:space="preserve">البته </w:t>
      </w:r>
      <w:r w:rsidR="00EC4DBD" w:rsidRPr="00750D8B">
        <w:rPr>
          <w:rFonts w:cs="B Nazanin" w:hint="cs"/>
          <w:b/>
          <w:bCs/>
          <w:sz w:val="28"/>
          <w:szCs w:val="28"/>
          <w:rtl/>
        </w:rPr>
        <w:t xml:space="preserve">اولویت مردم روسیه </w:t>
      </w:r>
      <w:r w:rsidRPr="00750D8B">
        <w:rPr>
          <w:rFonts w:cs="B Nazanin" w:hint="cs"/>
          <w:b/>
          <w:bCs/>
          <w:sz w:val="28"/>
          <w:szCs w:val="28"/>
          <w:rtl/>
        </w:rPr>
        <w:t>در زمین</w:t>
      </w:r>
      <w:ins w:id="176" w:author="Windows User" w:date="2019-10-28T08:45:00Z">
        <w:r w:rsidR="003927C9">
          <w:rPr>
            <w:rFonts w:cs="B Nazanin" w:hint="cs"/>
            <w:b/>
            <w:bCs/>
            <w:sz w:val="28"/>
            <w:szCs w:val="28"/>
            <w:rtl/>
          </w:rPr>
          <w:t>ۀ</w:t>
        </w:r>
      </w:ins>
      <w:del w:id="177" w:author="Windows User" w:date="2019-10-28T08:45:00Z">
        <w:r w:rsidRPr="00750D8B" w:rsidDel="003927C9">
          <w:rPr>
            <w:rFonts w:cs="B Nazanin" w:hint="cs"/>
            <w:b/>
            <w:bCs/>
            <w:sz w:val="28"/>
            <w:szCs w:val="28"/>
            <w:rtl/>
          </w:rPr>
          <w:delText>ه</w:delText>
        </w:r>
      </w:del>
      <w:r w:rsidR="008876E9" w:rsidRPr="00750D8B">
        <w:rPr>
          <w:rFonts w:cs="B Nazanin" w:hint="cs"/>
          <w:b/>
          <w:bCs/>
          <w:sz w:val="28"/>
          <w:szCs w:val="28"/>
          <w:rtl/>
        </w:rPr>
        <w:t xml:space="preserve"> گردشگری </w:t>
      </w:r>
      <w:r w:rsidR="00EC4DBD" w:rsidRPr="00750D8B">
        <w:rPr>
          <w:rFonts w:cs="B Nazanin" w:hint="cs"/>
          <w:b/>
          <w:bCs/>
          <w:sz w:val="28"/>
          <w:szCs w:val="28"/>
          <w:rtl/>
        </w:rPr>
        <w:t>و سفرهای خارجی</w:t>
      </w:r>
      <w:r w:rsidRPr="00750D8B">
        <w:rPr>
          <w:rFonts w:cs="B Nazanin" w:hint="cs"/>
          <w:b/>
          <w:bCs/>
          <w:sz w:val="28"/>
          <w:szCs w:val="28"/>
          <w:rtl/>
        </w:rPr>
        <w:t xml:space="preserve"> </w:t>
      </w:r>
      <w:r w:rsidR="008876E9" w:rsidRPr="00750D8B">
        <w:rPr>
          <w:rFonts w:cs="B Nazanin" w:hint="cs"/>
          <w:b/>
          <w:bCs/>
          <w:sz w:val="28"/>
          <w:szCs w:val="28"/>
          <w:rtl/>
        </w:rPr>
        <w:t xml:space="preserve">به </w:t>
      </w:r>
      <w:r w:rsidR="00EC4DBD" w:rsidRPr="00750D8B">
        <w:rPr>
          <w:rFonts w:cs="B Nazanin" w:hint="cs"/>
          <w:b/>
          <w:bCs/>
          <w:sz w:val="28"/>
          <w:szCs w:val="28"/>
          <w:rtl/>
        </w:rPr>
        <w:t>شرح زیر است:</w:t>
      </w:r>
    </w:p>
    <w:tbl>
      <w:tblPr>
        <w:bidiVisual/>
        <w:tblW w:w="7320" w:type="dxa"/>
        <w:tblInd w:w="860" w:type="dxa"/>
        <w:tblLook w:val="04A0" w:firstRow="1" w:lastRow="0" w:firstColumn="1" w:lastColumn="0" w:noHBand="0" w:noVBand="1"/>
      </w:tblPr>
      <w:tblGrid>
        <w:gridCol w:w="1220"/>
        <w:gridCol w:w="1220"/>
        <w:gridCol w:w="1220"/>
        <w:gridCol w:w="1220"/>
        <w:gridCol w:w="1220"/>
        <w:gridCol w:w="1220"/>
      </w:tblGrid>
      <w:tr w:rsidR="004755D0" w:rsidRPr="004755D0" w:rsidTr="004755D0">
        <w:trPr>
          <w:trHeight w:val="6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1-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ایتالیا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ascii="Nazanin" w:eastAsia="Times New Roman" w:hAnsi="Nazani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35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6-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ترکیه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18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</w:tr>
      <w:tr w:rsidR="004755D0" w:rsidRPr="004755D0" w:rsidTr="004755D0">
        <w:trPr>
          <w:trHeight w:val="6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2-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فرانسه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32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7-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هند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16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</w:tr>
      <w:tr w:rsidR="004755D0" w:rsidRPr="004755D0" w:rsidTr="004755D0">
        <w:trPr>
          <w:trHeight w:val="6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3-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آلمان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29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8-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اسرائیل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15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</w:tr>
      <w:tr w:rsidR="004755D0" w:rsidRPr="004755D0" w:rsidTr="004755D0">
        <w:trPr>
          <w:trHeight w:val="6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4-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 xml:space="preserve">ژاپن 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26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9-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کوبا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14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</w:tr>
      <w:tr w:rsidR="004755D0" w:rsidRPr="004755D0" w:rsidTr="004755D0">
        <w:trPr>
          <w:trHeight w:val="61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5-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چین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20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10-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bidi/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  <w:t>ایران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5D0" w:rsidRPr="004755D0" w:rsidRDefault="004755D0" w:rsidP="004755D0">
            <w:pPr>
              <w:spacing w:after="0" w:line="240" w:lineRule="auto"/>
              <w:jc w:val="center"/>
              <w:rPr>
                <w:rFonts w:eastAsia="Times New Roman" w:cs="B Nazanin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4755D0">
              <w:rPr>
                <w:rFonts w:eastAsia="Times New Roman" w:cs="B Nazanin" w:hint="cs"/>
                <w:b/>
                <w:bCs/>
                <w:color w:val="000000"/>
                <w:sz w:val="24"/>
                <w:szCs w:val="24"/>
                <w:rtl/>
                <w:lang w:val="en-US"/>
              </w:rPr>
              <w:t>2</w:t>
            </w:r>
            <w:r w:rsidRPr="004755D0">
              <w:rPr>
                <w:rFonts w:eastAsia="Times New Roman" w:cs="B Nazanin"/>
                <w:b/>
                <w:bCs/>
                <w:color w:val="000000"/>
                <w:sz w:val="24"/>
                <w:szCs w:val="24"/>
                <w:lang w:val="en-US"/>
              </w:rPr>
              <w:t>%</w:t>
            </w:r>
          </w:p>
        </w:tc>
      </w:tr>
    </w:tbl>
    <w:p w:rsidR="00EF060E" w:rsidRPr="004755D0" w:rsidRDefault="00EF060E" w:rsidP="00D02D1E">
      <w:pPr>
        <w:bidi/>
        <w:jc w:val="both"/>
        <w:rPr>
          <w:rFonts w:cs="B Nazanin"/>
          <w:sz w:val="28"/>
          <w:szCs w:val="28"/>
          <w:rtl/>
        </w:rPr>
      </w:pPr>
      <w:r w:rsidRPr="004755D0">
        <w:rPr>
          <w:rFonts w:cs="B Nazanin" w:hint="cs"/>
          <w:sz w:val="28"/>
          <w:szCs w:val="28"/>
          <w:rtl/>
        </w:rPr>
        <w:t>آمریکا، اوکراین و انگلستان نخستین کشورهایی ه</w:t>
      </w:r>
      <w:r w:rsidR="00EC4DBD" w:rsidRPr="004755D0">
        <w:rPr>
          <w:rFonts w:cs="B Nazanin" w:hint="cs"/>
          <w:sz w:val="28"/>
          <w:szCs w:val="28"/>
          <w:rtl/>
        </w:rPr>
        <w:t>ستند که مردم روسیه معتق</w:t>
      </w:r>
      <w:ins w:id="178" w:author="Windows User" w:date="2019-10-28T09:37:00Z">
        <w:r w:rsidR="004B26C7">
          <w:rPr>
            <w:rFonts w:cs="B Nazanin" w:hint="cs"/>
            <w:sz w:val="28"/>
            <w:szCs w:val="28"/>
            <w:rtl/>
          </w:rPr>
          <w:t>د</w:t>
        </w:r>
      </w:ins>
      <w:r w:rsidR="00EC4DBD" w:rsidRPr="004755D0">
        <w:rPr>
          <w:rFonts w:cs="B Nazanin" w:hint="cs"/>
          <w:sz w:val="28"/>
          <w:szCs w:val="28"/>
          <w:rtl/>
        </w:rPr>
        <w:t>ند رابط</w:t>
      </w:r>
      <w:ins w:id="179" w:author="Windows User" w:date="2019-10-28T08:45:00Z">
        <w:r w:rsidR="003927C9">
          <w:rPr>
            <w:rFonts w:cs="B Nazanin" w:hint="cs"/>
            <w:sz w:val="28"/>
            <w:szCs w:val="28"/>
            <w:rtl/>
          </w:rPr>
          <w:t>ۀ</w:t>
        </w:r>
      </w:ins>
      <w:del w:id="180" w:author="Windows User" w:date="2019-10-28T08:45:00Z">
        <w:r w:rsidR="00EC4DBD" w:rsidRPr="004755D0" w:rsidDel="003927C9">
          <w:rPr>
            <w:rFonts w:cs="B Nazanin" w:hint="cs"/>
            <w:sz w:val="28"/>
            <w:szCs w:val="28"/>
            <w:rtl/>
          </w:rPr>
          <w:delText>ه</w:delText>
        </w:r>
      </w:del>
      <w:r w:rsidRPr="004755D0">
        <w:rPr>
          <w:rFonts w:cs="B Nazanin" w:hint="cs"/>
          <w:sz w:val="28"/>
          <w:szCs w:val="28"/>
          <w:rtl/>
        </w:rPr>
        <w:t xml:space="preserve"> خوبی با آن</w:t>
      </w:r>
      <w:ins w:id="181" w:author="Windows User" w:date="2019-10-28T08:45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182" w:author="Windows User" w:date="2019-10-28T08:45:00Z">
        <w:r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4755D0">
        <w:rPr>
          <w:rFonts w:cs="B Nazanin" w:hint="cs"/>
          <w:sz w:val="28"/>
          <w:szCs w:val="28"/>
          <w:rtl/>
        </w:rPr>
        <w:t>ها ندارند و بع</w:t>
      </w:r>
      <w:ins w:id="183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ضی از آن‌ها</w:t>
        </w:r>
      </w:ins>
      <w:del w:id="184" w:author="Windows User" w:date="2019-10-28T08:46:00Z">
        <w:r w:rsidRPr="004755D0" w:rsidDel="003927C9">
          <w:rPr>
            <w:rFonts w:cs="B Nazanin" w:hint="cs"/>
            <w:sz w:val="28"/>
            <w:szCs w:val="28"/>
            <w:rtl/>
          </w:rPr>
          <w:delText>ضا</w:delText>
        </w:r>
      </w:del>
      <w:r w:rsidRPr="004755D0">
        <w:rPr>
          <w:rFonts w:cs="B Nazanin" w:hint="cs"/>
          <w:sz w:val="28"/>
          <w:szCs w:val="28"/>
          <w:rtl/>
        </w:rPr>
        <w:t xml:space="preserve"> دشمن روسیه محسوب می</w:t>
      </w:r>
      <w:ins w:id="185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186" w:author="Windows User" w:date="2019-10-28T08:46:00Z">
        <w:r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4755D0">
        <w:rPr>
          <w:rFonts w:cs="B Nazanin" w:hint="cs"/>
          <w:sz w:val="28"/>
          <w:szCs w:val="28"/>
          <w:rtl/>
        </w:rPr>
        <w:t>شوند. همچنین در این نظرسنجی ایران بعد از اسرائیل در جایگاه نهم قرار دارد. با توجه به جدول شمار</w:t>
      </w:r>
      <w:ins w:id="187" w:author="Windows User" w:date="2019-10-28T08:46:00Z">
        <w:r w:rsidR="003927C9">
          <w:rPr>
            <w:rFonts w:cs="B Nazanin" w:hint="cs"/>
            <w:sz w:val="28"/>
            <w:szCs w:val="28"/>
            <w:rtl/>
          </w:rPr>
          <w:t xml:space="preserve">ۀ </w:t>
        </w:r>
        <w:r w:rsidR="003927C9">
          <w:rPr>
            <w:rFonts w:cs="Calibri"/>
            <w:sz w:val="28"/>
            <w:szCs w:val="28"/>
            <w:rtl/>
          </w:rPr>
          <w:t>۴</w:t>
        </w:r>
      </w:ins>
      <w:del w:id="188" w:author="Windows User" w:date="2019-10-28T08:46:00Z">
        <w:r w:rsidRPr="004755D0" w:rsidDel="003927C9">
          <w:rPr>
            <w:rFonts w:cs="B Nazanin" w:hint="cs"/>
            <w:sz w:val="28"/>
            <w:szCs w:val="28"/>
            <w:rtl/>
          </w:rPr>
          <w:delText xml:space="preserve">ه 4 </w:delText>
        </w:r>
      </w:del>
      <w:r w:rsidRPr="004755D0">
        <w:rPr>
          <w:rFonts w:cs="B Nazanin" w:hint="cs"/>
          <w:sz w:val="28"/>
          <w:szCs w:val="28"/>
          <w:rtl/>
        </w:rPr>
        <w:t>مشخص می</w:t>
      </w:r>
      <w:ins w:id="189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190" w:author="Windows User" w:date="2019-10-28T08:46:00Z">
        <w:r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4755D0">
        <w:rPr>
          <w:rFonts w:cs="B Nazanin" w:hint="cs"/>
          <w:sz w:val="28"/>
          <w:szCs w:val="28"/>
          <w:rtl/>
        </w:rPr>
        <w:t xml:space="preserve">شود که آقایان </w:t>
      </w:r>
      <w:r w:rsidR="00F05548" w:rsidRPr="004755D0">
        <w:rPr>
          <w:rFonts w:cs="B Nazanin" w:hint="cs"/>
          <w:sz w:val="28"/>
          <w:szCs w:val="28"/>
          <w:rtl/>
        </w:rPr>
        <w:t>نسبت به خانم</w:t>
      </w:r>
      <w:ins w:id="191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192" w:author="Windows User" w:date="2019-10-28T08:46:00Z">
        <w:r w:rsidR="00F05548"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F05548" w:rsidRPr="004755D0">
        <w:rPr>
          <w:rFonts w:cs="B Nazanin" w:hint="cs"/>
          <w:sz w:val="28"/>
          <w:szCs w:val="28"/>
          <w:rtl/>
        </w:rPr>
        <w:t xml:space="preserve">ها </w:t>
      </w:r>
      <w:r w:rsidRPr="004755D0">
        <w:rPr>
          <w:rFonts w:cs="B Nazanin" w:hint="cs"/>
          <w:sz w:val="28"/>
          <w:szCs w:val="28"/>
          <w:rtl/>
        </w:rPr>
        <w:t>رابط</w:t>
      </w:r>
      <w:ins w:id="193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ۀ</w:t>
        </w:r>
      </w:ins>
      <w:del w:id="194" w:author="Windows User" w:date="2019-10-28T08:46:00Z">
        <w:r w:rsidRPr="004755D0" w:rsidDel="003927C9">
          <w:rPr>
            <w:rFonts w:cs="B Nazanin" w:hint="cs"/>
            <w:sz w:val="28"/>
            <w:szCs w:val="28"/>
            <w:rtl/>
          </w:rPr>
          <w:delText>ه</w:delText>
        </w:r>
      </w:del>
      <w:r w:rsidRPr="004755D0">
        <w:rPr>
          <w:rFonts w:cs="B Nazanin" w:hint="cs"/>
          <w:sz w:val="28"/>
          <w:szCs w:val="28"/>
          <w:rtl/>
        </w:rPr>
        <w:t xml:space="preserve"> دو کشور آمریکا </w:t>
      </w:r>
      <w:r w:rsidRPr="004755D0">
        <w:rPr>
          <w:rFonts w:cs="B Nazanin" w:hint="cs"/>
          <w:sz w:val="28"/>
          <w:szCs w:val="28"/>
          <w:rtl/>
        </w:rPr>
        <w:lastRenderedPageBreak/>
        <w:t xml:space="preserve">و انگلیس را </w:t>
      </w:r>
      <w:r w:rsidR="00F05548" w:rsidRPr="004755D0">
        <w:rPr>
          <w:rFonts w:cs="B Nazanin" w:hint="cs"/>
          <w:sz w:val="28"/>
          <w:szCs w:val="28"/>
          <w:rtl/>
        </w:rPr>
        <w:t>با روسیه</w:t>
      </w:r>
      <w:r w:rsidRPr="004755D0">
        <w:rPr>
          <w:rFonts w:cs="B Nazanin" w:hint="cs"/>
          <w:sz w:val="28"/>
          <w:szCs w:val="28"/>
          <w:rtl/>
        </w:rPr>
        <w:t xml:space="preserve"> </w:t>
      </w:r>
      <w:r w:rsidR="00EC4DBD" w:rsidRPr="004755D0">
        <w:rPr>
          <w:rFonts w:cs="B Nazanin" w:hint="cs"/>
          <w:sz w:val="28"/>
          <w:szCs w:val="28"/>
          <w:rtl/>
        </w:rPr>
        <w:t>خصمانه</w:t>
      </w:r>
      <w:ins w:id="195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196" w:author="Windows User" w:date="2019-10-28T08:46:00Z">
        <w:r w:rsidR="00EC4DBD"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EC4DBD" w:rsidRPr="004755D0">
        <w:rPr>
          <w:rFonts w:cs="B Nazanin" w:hint="cs"/>
          <w:sz w:val="28"/>
          <w:szCs w:val="28"/>
          <w:rtl/>
        </w:rPr>
        <w:t>تر می</w:t>
      </w:r>
      <w:ins w:id="197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198" w:author="Windows User" w:date="2019-10-28T08:46:00Z">
        <w:r w:rsidR="00EC4DBD"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EC4DBD" w:rsidRPr="004755D0">
        <w:rPr>
          <w:rFonts w:cs="B Nazanin" w:hint="cs"/>
          <w:sz w:val="28"/>
          <w:szCs w:val="28"/>
          <w:rtl/>
        </w:rPr>
        <w:t>دانند</w:t>
      </w:r>
      <w:ins w:id="199" w:author="Windows User" w:date="2019-10-28T08:48:00Z">
        <w:r w:rsidR="003927C9">
          <w:rPr>
            <w:rFonts w:cs="B Nazanin" w:hint="cs"/>
            <w:sz w:val="28"/>
            <w:szCs w:val="28"/>
            <w:rtl/>
          </w:rPr>
          <w:t>.</w:t>
        </w:r>
      </w:ins>
      <w:del w:id="200" w:author="Windows User" w:date="2019-10-28T08:48:00Z">
        <w:r w:rsidR="00F05548" w:rsidRPr="004755D0" w:rsidDel="003927C9">
          <w:rPr>
            <w:rFonts w:cs="B Nazanin" w:hint="cs"/>
            <w:sz w:val="28"/>
            <w:szCs w:val="28"/>
            <w:rtl/>
          </w:rPr>
          <w:delText xml:space="preserve"> و</w:delText>
        </w:r>
      </w:del>
      <w:r w:rsidR="00F05548" w:rsidRPr="004755D0">
        <w:rPr>
          <w:rFonts w:cs="B Nazanin" w:hint="cs"/>
          <w:sz w:val="28"/>
          <w:szCs w:val="28"/>
          <w:rtl/>
        </w:rPr>
        <w:t xml:space="preserve"> ب</w:t>
      </w:r>
      <w:ins w:id="201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ه‌</w:t>
        </w:r>
      </w:ins>
      <w:r w:rsidR="00F05548" w:rsidRPr="004755D0">
        <w:rPr>
          <w:rFonts w:cs="B Nazanin" w:hint="cs"/>
          <w:sz w:val="28"/>
          <w:szCs w:val="28"/>
          <w:rtl/>
        </w:rPr>
        <w:t>طور میانگین افراد در باز</w:t>
      </w:r>
      <w:ins w:id="202" w:author="Windows User" w:date="2019-10-28T08:46:00Z">
        <w:r w:rsidR="003927C9">
          <w:rPr>
            <w:rFonts w:cs="B Nazanin" w:hint="cs"/>
            <w:sz w:val="28"/>
            <w:szCs w:val="28"/>
            <w:rtl/>
          </w:rPr>
          <w:t>ۀ</w:t>
        </w:r>
      </w:ins>
      <w:del w:id="203" w:author="Windows User" w:date="2019-10-28T08:46:00Z">
        <w:r w:rsidR="00F05548" w:rsidRPr="004755D0" w:rsidDel="003927C9">
          <w:rPr>
            <w:rFonts w:cs="B Nazanin" w:hint="cs"/>
            <w:sz w:val="28"/>
            <w:szCs w:val="28"/>
            <w:rtl/>
          </w:rPr>
          <w:delText>ه</w:delText>
        </w:r>
      </w:del>
      <w:r w:rsidR="00F05548" w:rsidRPr="004755D0">
        <w:rPr>
          <w:rFonts w:cs="B Nazanin" w:hint="cs"/>
          <w:sz w:val="28"/>
          <w:szCs w:val="28"/>
          <w:rtl/>
        </w:rPr>
        <w:t xml:space="preserve"> سنی </w:t>
      </w:r>
      <w:ins w:id="204" w:author="Windows User" w:date="2019-10-28T08:47:00Z">
        <w:r w:rsidR="003927C9">
          <w:rPr>
            <w:rFonts w:cs="Calibri"/>
            <w:sz w:val="28"/>
            <w:szCs w:val="28"/>
            <w:rtl/>
          </w:rPr>
          <w:t>۳۰</w:t>
        </w:r>
      </w:ins>
      <w:del w:id="205" w:author="Windows User" w:date="2019-10-28T08:47:00Z">
        <w:r w:rsidR="00F05548" w:rsidRPr="004755D0" w:rsidDel="003927C9">
          <w:rPr>
            <w:rFonts w:cs="B Nazanin" w:hint="cs"/>
            <w:sz w:val="28"/>
            <w:szCs w:val="28"/>
            <w:rtl/>
          </w:rPr>
          <w:delText>30</w:delText>
        </w:r>
      </w:del>
      <w:r w:rsidR="00F05548" w:rsidRPr="004755D0">
        <w:rPr>
          <w:rFonts w:cs="B Nazanin" w:hint="cs"/>
          <w:sz w:val="28"/>
          <w:szCs w:val="28"/>
          <w:rtl/>
        </w:rPr>
        <w:t xml:space="preserve"> </w:t>
      </w:r>
      <w:r w:rsidR="00F05548" w:rsidRPr="004755D0">
        <w:rPr>
          <w:rFonts w:ascii="Times New Roman" w:hAnsi="Times New Roman" w:cs="Times New Roman" w:hint="cs"/>
          <w:sz w:val="28"/>
          <w:szCs w:val="28"/>
          <w:rtl/>
        </w:rPr>
        <w:t>–</w:t>
      </w:r>
      <w:del w:id="206" w:author="Windows User" w:date="2019-10-28T08:47:00Z">
        <w:r w:rsidR="00F05548"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ins w:id="207" w:author="Windows User" w:date="2019-10-28T08:47:00Z">
        <w:r w:rsidR="003927C9">
          <w:rPr>
            <w:rFonts w:cs="Calibri"/>
            <w:sz w:val="28"/>
            <w:szCs w:val="28"/>
            <w:rtl/>
          </w:rPr>
          <w:t>۱۸</w:t>
        </w:r>
      </w:ins>
      <w:del w:id="208" w:author="Windows User" w:date="2019-10-28T08:47:00Z">
        <w:r w:rsidR="00F05548" w:rsidRPr="004755D0" w:rsidDel="003927C9">
          <w:rPr>
            <w:rFonts w:cs="B Nazanin" w:hint="cs"/>
            <w:sz w:val="28"/>
            <w:szCs w:val="28"/>
            <w:rtl/>
          </w:rPr>
          <w:delText xml:space="preserve">18  </w:delText>
        </w:r>
      </w:del>
      <w:ins w:id="209" w:author="Windows User" w:date="2019-10-28T08:47:00Z">
        <w:r w:rsidR="003927C9">
          <w:rPr>
            <w:rFonts w:cs="B Nazanin" w:hint="cs"/>
            <w:sz w:val="28"/>
            <w:szCs w:val="28"/>
            <w:rtl/>
          </w:rPr>
          <w:t xml:space="preserve"> و</w:t>
        </w:r>
      </w:ins>
      <w:del w:id="210" w:author="Windows User" w:date="2019-10-28T08:47:00Z">
        <w:r w:rsidR="00F05548" w:rsidRPr="004755D0" w:rsidDel="003927C9">
          <w:rPr>
            <w:rFonts w:cs="B Nazanin" w:hint="cs"/>
            <w:sz w:val="28"/>
            <w:szCs w:val="28"/>
            <w:rtl/>
          </w:rPr>
          <w:delText>و</w:delText>
        </w:r>
      </w:del>
      <w:r w:rsidR="00F05548" w:rsidRPr="004755D0">
        <w:rPr>
          <w:rFonts w:cs="B Nazanin" w:hint="cs"/>
          <w:sz w:val="28"/>
          <w:szCs w:val="28"/>
          <w:rtl/>
        </w:rPr>
        <w:t xml:space="preserve"> همچنین افرادی که از تحصیلات ابتدایی و سطح پایین</w:t>
      </w:r>
      <w:ins w:id="211" w:author="Windows User" w:date="2019-10-28T08:47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212" w:author="Windows User" w:date="2019-10-28T08:47:00Z">
        <w:r w:rsidR="00F05548"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F05548" w:rsidRPr="004755D0">
        <w:rPr>
          <w:rFonts w:cs="B Nazanin" w:hint="cs"/>
          <w:sz w:val="28"/>
          <w:szCs w:val="28"/>
          <w:rtl/>
        </w:rPr>
        <w:t>تری</w:t>
      </w:r>
      <w:r w:rsidR="00EC4DBD" w:rsidRPr="004755D0">
        <w:rPr>
          <w:rFonts w:cs="B Nazanin" w:hint="cs"/>
          <w:sz w:val="28"/>
          <w:szCs w:val="28"/>
          <w:rtl/>
        </w:rPr>
        <w:t xml:space="preserve"> برخوردارند، نسبت به دیگر افراد</w:t>
      </w:r>
      <w:r w:rsidR="00F05548" w:rsidRPr="004755D0">
        <w:rPr>
          <w:rFonts w:cs="B Nazanin" w:hint="cs"/>
          <w:sz w:val="28"/>
          <w:szCs w:val="28"/>
          <w:rtl/>
        </w:rPr>
        <w:t xml:space="preserve"> دیدگاه مثبت</w:t>
      </w:r>
      <w:ins w:id="213" w:author="Windows User" w:date="2019-10-28T08:47:00Z">
        <w:r w:rsidR="003927C9">
          <w:rPr>
            <w:rFonts w:cs="B Nazanin" w:hint="cs"/>
            <w:sz w:val="28"/>
            <w:szCs w:val="28"/>
            <w:rtl/>
          </w:rPr>
          <w:t>‌</w:t>
        </w:r>
      </w:ins>
      <w:del w:id="214" w:author="Windows User" w:date="2019-10-28T08:47:00Z">
        <w:r w:rsidR="00F05548"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F05548" w:rsidRPr="004755D0">
        <w:rPr>
          <w:rFonts w:cs="B Nazanin" w:hint="cs"/>
          <w:sz w:val="28"/>
          <w:szCs w:val="28"/>
          <w:rtl/>
        </w:rPr>
        <w:t>تری</w:t>
      </w:r>
      <w:r w:rsidR="00C5279E" w:rsidRPr="004755D0">
        <w:rPr>
          <w:rFonts w:cs="B Nazanin" w:hint="cs"/>
          <w:sz w:val="28"/>
          <w:szCs w:val="28"/>
          <w:rtl/>
        </w:rPr>
        <w:t xml:space="preserve"> به روابط این کشورها با روسیه</w:t>
      </w:r>
      <w:r w:rsidR="00F05548" w:rsidRPr="004755D0">
        <w:rPr>
          <w:rFonts w:cs="B Nazanin" w:hint="cs"/>
          <w:sz w:val="28"/>
          <w:szCs w:val="28"/>
          <w:rtl/>
        </w:rPr>
        <w:t xml:space="preserve"> دارند.</w:t>
      </w:r>
      <w:del w:id="215" w:author="Windows User" w:date="2019-10-28T08:47:00Z">
        <w:r w:rsidR="00F05548" w:rsidRPr="004755D0" w:rsidDel="003927C9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F05548" w:rsidRPr="004755D0" w:rsidRDefault="00F05548">
      <w:pPr>
        <w:bidi/>
        <w:jc w:val="both"/>
        <w:rPr>
          <w:rFonts w:cs="B Nazanin"/>
          <w:sz w:val="28"/>
          <w:szCs w:val="28"/>
        </w:rPr>
        <w:pPrChange w:id="216" w:author="Windows User" w:date="2019-10-28T08:49:00Z">
          <w:pPr>
            <w:bidi/>
            <w:jc w:val="both"/>
          </w:pPr>
        </w:pPrChange>
      </w:pPr>
      <w:r w:rsidRPr="004755D0">
        <w:rPr>
          <w:rFonts w:cs="B Nazanin" w:hint="cs"/>
          <w:sz w:val="28"/>
          <w:szCs w:val="28"/>
          <w:rtl/>
        </w:rPr>
        <w:t>جدول شمار</w:t>
      </w:r>
      <w:ins w:id="217" w:author="Windows User" w:date="2019-10-28T08:48:00Z">
        <w:r w:rsidR="003927C9">
          <w:rPr>
            <w:rFonts w:cs="B Nazanin" w:hint="cs"/>
            <w:sz w:val="28"/>
            <w:szCs w:val="28"/>
            <w:rtl/>
          </w:rPr>
          <w:t xml:space="preserve">ۀ </w:t>
        </w:r>
        <w:r w:rsidR="003927C9">
          <w:rPr>
            <w:rFonts w:cs="Calibri"/>
            <w:sz w:val="28"/>
            <w:szCs w:val="28"/>
            <w:rtl/>
          </w:rPr>
          <w:t>۳</w:t>
        </w:r>
      </w:ins>
      <w:del w:id="218" w:author="Windows User" w:date="2019-10-28T08:48:00Z">
        <w:r w:rsidRPr="004755D0" w:rsidDel="003927C9">
          <w:rPr>
            <w:rFonts w:cs="B Nazanin" w:hint="cs"/>
            <w:sz w:val="28"/>
            <w:szCs w:val="28"/>
            <w:rtl/>
          </w:rPr>
          <w:delText>ه 3</w:delText>
        </w:r>
      </w:del>
      <w:r w:rsidRPr="004755D0">
        <w:rPr>
          <w:rFonts w:cs="B Nazanin" w:hint="cs"/>
          <w:sz w:val="28"/>
          <w:szCs w:val="28"/>
          <w:rtl/>
        </w:rPr>
        <w:t xml:space="preserve"> کشورهای غیر</w:t>
      </w:r>
      <w:del w:id="219" w:author="Windows User" w:date="2019-10-28T08:48:00Z">
        <w:r w:rsidRPr="004755D0" w:rsidDel="00DE052F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4755D0">
        <w:rPr>
          <w:rFonts w:cs="B Nazanin" w:hint="cs"/>
          <w:sz w:val="28"/>
          <w:szCs w:val="28"/>
          <w:rtl/>
        </w:rPr>
        <w:t xml:space="preserve">دوست را </w:t>
      </w:r>
      <w:del w:id="220" w:author="Windows User" w:date="2019-10-28T08:49:00Z">
        <w:r w:rsidRPr="004755D0" w:rsidDel="00DE052F">
          <w:rPr>
            <w:rFonts w:cs="B Nazanin" w:hint="cs"/>
            <w:sz w:val="28"/>
            <w:szCs w:val="28"/>
            <w:rtl/>
          </w:rPr>
          <w:delText xml:space="preserve">به ترتیب </w:delText>
        </w:r>
      </w:del>
      <w:r w:rsidRPr="004755D0">
        <w:rPr>
          <w:rFonts w:cs="B Nazanin" w:hint="cs"/>
          <w:sz w:val="28"/>
          <w:szCs w:val="28"/>
          <w:rtl/>
        </w:rPr>
        <w:t xml:space="preserve">از سال </w:t>
      </w:r>
      <w:ins w:id="221" w:author="Windows User" w:date="2019-10-28T08:48:00Z">
        <w:r w:rsidR="00DE052F">
          <w:rPr>
            <w:rFonts w:cs="Calibri"/>
            <w:sz w:val="28"/>
            <w:szCs w:val="28"/>
            <w:rtl/>
          </w:rPr>
          <w:t>۲۰</w:t>
        </w:r>
      </w:ins>
      <w:ins w:id="222" w:author="Windows User" w:date="2019-10-28T08:49:00Z">
        <w:r w:rsidR="00DE052F">
          <w:rPr>
            <w:rFonts w:cs="Calibri"/>
            <w:sz w:val="28"/>
            <w:szCs w:val="28"/>
            <w:rtl/>
          </w:rPr>
          <w:t>۱۴</w:t>
        </w:r>
      </w:ins>
      <w:del w:id="223" w:author="Windows User" w:date="2019-10-28T08:48:00Z">
        <w:r w:rsidRPr="004755D0" w:rsidDel="00DE052F">
          <w:rPr>
            <w:rFonts w:cs="B Nazanin" w:hint="cs"/>
            <w:sz w:val="28"/>
            <w:szCs w:val="28"/>
            <w:rtl/>
          </w:rPr>
          <w:delText>2014</w:delText>
        </w:r>
      </w:del>
      <w:r w:rsidRPr="004755D0">
        <w:rPr>
          <w:rFonts w:cs="B Nazanin" w:hint="cs"/>
          <w:sz w:val="28"/>
          <w:szCs w:val="28"/>
          <w:rtl/>
        </w:rPr>
        <w:t xml:space="preserve"> تا </w:t>
      </w:r>
      <w:ins w:id="224" w:author="Windows User" w:date="2019-10-28T08:49:00Z">
        <w:r w:rsidR="00DE052F">
          <w:rPr>
            <w:rFonts w:cs="Calibri"/>
            <w:sz w:val="28"/>
            <w:szCs w:val="28"/>
            <w:rtl/>
          </w:rPr>
          <w:t>۲۰۱۹</w:t>
        </w:r>
      </w:ins>
      <w:del w:id="225" w:author="Windows User" w:date="2019-10-28T08:49:00Z">
        <w:r w:rsidRPr="004755D0" w:rsidDel="00DE052F">
          <w:rPr>
            <w:rFonts w:cs="B Nazanin" w:hint="cs"/>
            <w:sz w:val="28"/>
            <w:szCs w:val="28"/>
            <w:rtl/>
          </w:rPr>
          <w:delText>2019</w:delText>
        </w:r>
      </w:del>
      <w:r w:rsidRPr="004755D0">
        <w:rPr>
          <w:rFonts w:cs="B Nazanin" w:hint="cs"/>
          <w:sz w:val="28"/>
          <w:szCs w:val="28"/>
          <w:rtl/>
        </w:rPr>
        <w:t xml:space="preserve"> </w:t>
      </w:r>
      <w:ins w:id="226" w:author="Windows User" w:date="2019-10-28T08:49:00Z">
        <w:r w:rsidR="00DE052F" w:rsidRPr="004755D0">
          <w:rPr>
            <w:rFonts w:cs="B Nazanin" w:hint="cs"/>
            <w:sz w:val="28"/>
            <w:szCs w:val="28"/>
            <w:rtl/>
          </w:rPr>
          <w:t xml:space="preserve">به ترتیب </w:t>
        </w:r>
      </w:ins>
      <w:r w:rsidRPr="004755D0">
        <w:rPr>
          <w:rFonts w:cs="B Nazanin" w:hint="cs"/>
          <w:sz w:val="28"/>
          <w:szCs w:val="28"/>
          <w:rtl/>
        </w:rPr>
        <w:t>نشان می</w:t>
      </w:r>
      <w:ins w:id="227" w:author="Windows User" w:date="2019-10-28T08:49:00Z">
        <w:r w:rsidR="00DE052F">
          <w:rPr>
            <w:rFonts w:cs="B Nazanin" w:hint="cs"/>
            <w:sz w:val="28"/>
            <w:szCs w:val="28"/>
            <w:rtl/>
          </w:rPr>
          <w:t>‌</w:t>
        </w:r>
      </w:ins>
      <w:del w:id="228" w:author="Windows User" w:date="2019-10-28T08:49:00Z">
        <w:r w:rsidRPr="004755D0" w:rsidDel="00DE052F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4755D0">
        <w:rPr>
          <w:rFonts w:cs="B Nazanin" w:hint="cs"/>
          <w:sz w:val="28"/>
          <w:szCs w:val="28"/>
          <w:rtl/>
        </w:rPr>
        <w:t>دهد و جدول شمار</w:t>
      </w:r>
      <w:ins w:id="229" w:author="Windows User" w:date="2019-10-28T08:49:00Z">
        <w:r w:rsidR="00DE052F">
          <w:rPr>
            <w:rFonts w:cs="B Nazanin" w:hint="cs"/>
            <w:sz w:val="28"/>
            <w:szCs w:val="28"/>
            <w:rtl/>
          </w:rPr>
          <w:t xml:space="preserve">ۀ </w:t>
        </w:r>
        <w:r w:rsidR="00DE052F">
          <w:rPr>
            <w:rFonts w:cs="Calibri"/>
            <w:sz w:val="28"/>
            <w:szCs w:val="28"/>
            <w:rtl/>
          </w:rPr>
          <w:t>۴</w:t>
        </w:r>
      </w:ins>
      <w:del w:id="230" w:author="Windows User" w:date="2019-10-28T08:49:00Z">
        <w:r w:rsidRPr="004755D0" w:rsidDel="00DE052F">
          <w:rPr>
            <w:rFonts w:cs="B Nazanin" w:hint="cs"/>
            <w:sz w:val="28"/>
            <w:szCs w:val="28"/>
            <w:rtl/>
          </w:rPr>
          <w:delText>ه 4</w:delText>
        </w:r>
      </w:del>
      <w:r w:rsidRPr="004755D0">
        <w:rPr>
          <w:rFonts w:cs="B Nazanin" w:hint="cs"/>
          <w:sz w:val="28"/>
          <w:szCs w:val="28"/>
          <w:rtl/>
        </w:rPr>
        <w:t xml:space="preserve"> نیز سه کشور نخست را به علاوه ایران به تفکیک جنسیت، سن و تحصیلات بررسی کرده است.</w:t>
      </w:r>
    </w:p>
    <w:p w:rsidR="001B23ED" w:rsidRDefault="001B23ED" w:rsidP="001B23ED">
      <w:pPr>
        <w:bidi/>
        <w:jc w:val="both"/>
        <w:rPr>
          <w:sz w:val="28"/>
          <w:szCs w:val="28"/>
          <w:rtl/>
        </w:rPr>
      </w:pPr>
    </w:p>
    <w:p w:rsidR="00B01473" w:rsidRDefault="00EF060E" w:rsidP="00D02D1E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="00B01473">
        <w:rPr>
          <w:rFonts w:hint="cs"/>
          <w:sz w:val="28"/>
          <w:szCs w:val="28"/>
          <w:rtl/>
        </w:rPr>
        <w:t xml:space="preserve">جدول </w:t>
      </w:r>
      <w:r>
        <w:rPr>
          <w:rFonts w:hint="cs"/>
          <w:sz w:val="28"/>
          <w:szCs w:val="28"/>
          <w:rtl/>
        </w:rPr>
        <w:t>شمار</w:t>
      </w:r>
      <w:ins w:id="231" w:author="Windows User" w:date="2019-10-28T09:02:00Z">
        <w:r w:rsidR="008B064A">
          <w:rPr>
            <w:rFonts w:hint="cs"/>
            <w:sz w:val="28"/>
            <w:szCs w:val="28"/>
            <w:rtl/>
          </w:rPr>
          <w:t>ۀ</w:t>
        </w:r>
      </w:ins>
      <w:del w:id="232" w:author="Windows User" w:date="2019-10-28T09:02:00Z">
        <w:r w:rsidDel="008B064A">
          <w:rPr>
            <w:rFonts w:hint="cs"/>
            <w:sz w:val="28"/>
            <w:szCs w:val="28"/>
            <w:rtl/>
          </w:rPr>
          <w:delText>ه</w:delText>
        </w:r>
      </w:del>
      <w:r>
        <w:rPr>
          <w:rFonts w:hint="cs"/>
          <w:sz w:val="28"/>
          <w:szCs w:val="28"/>
          <w:rtl/>
        </w:rPr>
        <w:t xml:space="preserve"> </w:t>
      </w:r>
      <w:ins w:id="233" w:author="Windows User" w:date="2019-10-28T09:03:00Z">
        <w:r w:rsidR="008B064A">
          <w:rPr>
            <w:rFonts w:cs="Calibri"/>
            <w:sz w:val="28"/>
            <w:szCs w:val="28"/>
            <w:rtl/>
          </w:rPr>
          <w:t>۳</w:t>
        </w:r>
      </w:ins>
      <w:del w:id="234" w:author="Windows User" w:date="2019-10-28T09:02:00Z">
        <w:r w:rsidDel="008B064A">
          <w:rPr>
            <w:rFonts w:hint="cs"/>
            <w:sz w:val="28"/>
            <w:szCs w:val="28"/>
            <w:rtl/>
          </w:rPr>
          <w:delText xml:space="preserve">3 </w:delText>
        </w:r>
      </w:del>
      <w:r>
        <w:rPr>
          <w:rFonts w:hint="cs"/>
          <w:sz w:val="28"/>
          <w:szCs w:val="28"/>
          <w:rtl/>
        </w:rPr>
        <w:t xml:space="preserve">                                                                       </w:t>
      </w:r>
      <w:del w:id="235" w:author="Windows User" w:date="2019-10-28T09:03:00Z">
        <w:r w:rsidRPr="007D15F1" w:rsidDel="008B064A">
          <w:rPr>
            <w:rFonts w:hint="cs"/>
            <w:color w:val="000000"/>
            <w:sz w:val="28"/>
            <w:szCs w:val="28"/>
            <w:rtl/>
          </w:rPr>
          <w:delText>تاریخ</w:delText>
        </w:r>
      </w:del>
      <w:r w:rsidRPr="007D15F1">
        <w:rPr>
          <w:rFonts w:hint="cs"/>
          <w:color w:val="000000"/>
          <w:sz w:val="28"/>
          <w:szCs w:val="28"/>
          <w:rtl/>
        </w:rPr>
        <w:t xml:space="preserve"> </w:t>
      </w:r>
      <w:ins w:id="236" w:author="Windows User" w:date="2019-10-28T09:03:00Z">
        <w:r w:rsidR="008B064A">
          <w:rPr>
            <w:rFonts w:cs="Calibri"/>
            <w:color w:val="000000"/>
            <w:sz w:val="28"/>
            <w:szCs w:val="28"/>
            <w:rtl/>
          </w:rPr>
          <w:t>۶</w:t>
        </w:r>
      </w:ins>
      <w:del w:id="237" w:author="Windows User" w:date="2019-10-28T09:03:00Z">
        <w:r w:rsidRPr="007D15F1" w:rsidDel="008B064A">
          <w:rPr>
            <w:rFonts w:hint="cs"/>
            <w:color w:val="000000"/>
            <w:sz w:val="28"/>
            <w:szCs w:val="28"/>
            <w:rtl/>
          </w:rPr>
          <w:delText>6</w:delText>
        </w:r>
      </w:del>
      <w:r w:rsidRPr="007D15F1">
        <w:rPr>
          <w:rFonts w:hint="cs"/>
          <w:color w:val="000000"/>
          <w:sz w:val="28"/>
          <w:szCs w:val="28"/>
          <w:rtl/>
        </w:rPr>
        <w:t xml:space="preserve"> می </w:t>
      </w:r>
      <w:ins w:id="238" w:author="Windows User" w:date="2019-10-28T09:03:00Z">
        <w:r w:rsidR="008B064A">
          <w:rPr>
            <w:rFonts w:cs="Calibri"/>
            <w:color w:val="000000"/>
            <w:sz w:val="28"/>
            <w:szCs w:val="28"/>
            <w:rtl/>
          </w:rPr>
          <w:t>۲۰۱۹</w:t>
        </w:r>
      </w:ins>
      <w:del w:id="239" w:author="Windows User" w:date="2019-10-28T09:03:00Z">
        <w:r w:rsidRPr="007D15F1" w:rsidDel="008B064A">
          <w:rPr>
            <w:rFonts w:hint="cs"/>
            <w:color w:val="000000"/>
            <w:sz w:val="28"/>
            <w:szCs w:val="28"/>
            <w:rtl/>
          </w:rPr>
          <w:delText>2019</w:delText>
        </w:r>
      </w:del>
    </w:p>
    <w:tbl>
      <w:tblPr>
        <w:bidiVisual/>
        <w:tblW w:w="0" w:type="auto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155"/>
        <w:gridCol w:w="1155"/>
        <w:gridCol w:w="1155"/>
        <w:gridCol w:w="1155"/>
        <w:gridCol w:w="1155"/>
        <w:gridCol w:w="1156"/>
        <w:gridCol w:w="1156"/>
      </w:tblGrid>
      <w:tr w:rsidR="00B01473" w:rsidRPr="007D15F1" w:rsidTr="007D15F1">
        <w:trPr>
          <w:trHeight w:val="565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29 ژوئیه</w:t>
            </w:r>
          </w:p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2014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30 آپریل</w:t>
            </w:r>
          </w:p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2015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 آپریل</w:t>
            </w:r>
          </w:p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2016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9 جولای 2017</w:t>
            </w:r>
          </w:p>
        </w:tc>
        <w:tc>
          <w:tcPr>
            <w:tcW w:w="1156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29 آپریل</w:t>
            </w:r>
          </w:p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2018</w:t>
            </w:r>
          </w:p>
        </w:tc>
        <w:tc>
          <w:tcPr>
            <w:tcW w:w="1156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21 آپریل</w:t>
            </w:r>
          </w:p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2019</w:t>
            </w:r>
          </w:p>
        </w:tc>
      </w:tr>
      <w:tr w:rsidR="00B01473" w:rsidRPr="007D15F1" w:rsidTr="007D15F1">
        <w:trPr>
          <w:trHeight w:val="565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آمریکا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77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83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69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67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83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71</w:t>
            </w:r>
          </w:p>
        </w:tc>
      </w:tr>
      <w:tr w:rsidR="00B01473" w:rsidRPr="007D15F1" w:rsidTr="007D15F1">
        <w:trPr>
          <w:trHeight w:val="565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اوکراین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62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66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71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69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53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66</w:t>
            </w:r>
          </w:p>
        </w:tc>
      </w:tr>
      <w:tr w:rsidR="00B01473" w:rsidRPr="007D15F1" w:rsidTr="007D15F1">
        <w:trPr>
          <w:trHeight w:val="565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انگلستان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19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27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18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48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34</w:t>
            </w:r>
          </w:p>
        </w:tc>
      </w:tr>
      <w:tr w:rsidR="00B01473" w:rsidRPr="007D15F1" w:rsidTr="007D15F1">
        <w:trPr>
          <w:trHeight w:val="565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آلمان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19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29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23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13</w:t>
            </w:r>
          </w:p>
        </w:tc>
      </w:tr>
      <w:tr w:rsidR="00B01473" w:rsidRPr="007D15F1" w:rsidTr="007D15F1">
        <w:trPr>
          <w:trHeight w:val="565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کانادا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B01473" w:rsidRPr="007D15F1" w:rsidTr="007D15F1">
        <w:trPr>
          <w:trHeight w:val="565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فرانسه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24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B01473" w:rsidRPr="007D15F1" w:rsidTr="007D15F1">
        <w:trPr>
          <w:trHeight w:val="596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ژاپن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</w:tr>
      <w:tr w:rsidR="00B01473" w:rsidRPr="007D15F1" w:rsidTr="007D15F1">
        <w:trPr>
          <w:trHeight w:val="596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اسرائیل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01473" w:rsidRPr="007D15F1" w:rsidTr="007D15F1">
        <w:trPr>
          <w:trHeight w:val="596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ایران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01473" w:rsidRPr="007D15F1" w:rsidTr="007D15F1">
        <w:trPr>
          <w:trHeight w:val="596"/>
        </w:trPr>
        <w:tc>
          <w:tcPr>
            <w:tcW w:w="500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  <w:tc>
          <w:tcPr>
            <w:tcW w:w="1155" w:type="dxa"/>
            <w:shd w:val="clear" w:color="auto" w:fill="C4BC96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بلاروس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6" w:type="dxa"/>
            <w:shd w:val="clear" w:color="auto" w:fill="92CDDC"/>
          </w:tcPr>
          <w:p w:rsidR="00B01473" w:rsidRPr="00D97E34" w:rsidRDefault="00B01473" w:rsidP="004755D0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</w:tbl>
    <w:p w:rsidR="00B01473" w:rsidRDefault="00B01473" w:rsidP="00B01473">
      <w:pPr>
        <w:bidi/>
        <w:rPr>
          <w:sz w:val="28"/>
          <w:szCs w:val="28"/>
          <w:rtl/>
        </w:rPr>
      </w:pPr>
    </w:p>
    <w:p w:rsidR="00750D8B" w:rsidRDefault="00EF060E" w:rsidP="00EF060E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750D8B" w:rsidRDefault="00750D8B" w:rsidP="00750D8B">
      <w:pPr>
        <w:bidi/>
        <w:rPr>
          <w:sz w:val="28"/>
          <w:szCs w:val="28"/>
          <w:rtl/>
        </w:rPr>
      </w:pPr>
    </w:p>
    <w:p w:rsidR="00EF060E" w:rsidRDefault="00EF060E" w:rsidP="00D02D1E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جدول شمار</w:t>
      </w:r>
      <w:ins w:id="240" w:author="Windows User" w:date="2019-10-28T08:50:00Z">
        <w:r w:rsidR="00DE052F">
          <w:rPr>
            <w:rFonts w:hint="cs"/>
            <w:sz w:val="28"/>
            <w:szCs w:val="28"/>
            <w:rtl/>
          </w:rPr>
          <w:t>ۀ</w:t>
        </w:r>
      </w:ins>
      <w:del w:id="241" w:author="Windows User" w:date="2019-10-28T08:50:00Z">
        <w:r w:rsidDel="00DE052F">
          <w:rPr>
            <w:rFonts w:hint="cs"/>
            <w:sz w:val="28"/>
            <w:szCs w:val="28"/>
            <w:rtl/>
          </w:rPr>
          <w:delText>ه</w:delText>
        </w:r>
      </w:del>
      <w:r>
        <w:rPr>
          <w:rFonts w:hint="cs"/>
          <w:sz w:val="28"/>
          <w:szCs w:val="28"/>
          <w:rtl/>
        </w:rPr>
        <w:t xml:space="preserve"> </w:t>
      </w:r>
      <w:ins w:id="242" w:author="Windows User" w:date="2019-10-28T08:50:00Z">
        <w:r w:rsidR="00DE052F">
          <w:rPr>
            <w:rFonts w:cs="Calibri"/>
            <w:sz w:val="28"/>
            <w:szCs w:val="28"/>
            <w:rtl/>
          </w:rPr>
          <w:t>۴</w:t>
        </w:r>
      </w:ins>
      <w:del w:id="243" w:author="Windows User" w:date="2019-10-28T08:50:00Z">
        <w:r w:rsidDel="00DE052F">
          <w:rPr>
            <w:rFonts w:hint="cs"/>
            <w:sz w:val="28"/>
            <w:szCs w:val="28"/>
            <w:rtl/>
          </w:rPr>
          <w:delText>4</w:delText>
        </w:r>
      </w:del>
      <w:r>
        <w:rPr>
          <w:rFonts w:hint="cs"/>
          <w:sz w:val="28"/>
          <w:szCs w:val="28"/>
          <w:rtl/>
        </w:rPr>
        <w:t xml:space="preserve">                                                                      </w:t>
      </w:r>
      <w:del w:id="244" w:author="Windows User" w:date="2019-10-28T08:50:00Z">
        <w:r w:rsidRPr="007D15F1" w:rsidDel="00DE052F">
          <w:rPr>
            <w:rFonts w:hint="cs"/>
            <w:color w:val="000000"/>
            <w:sz w:val="28"/>
            <w:szCs w:val="28"/>
            <w:rtl/>
          </w:rPr>
          <w:delText>تاریخ</w:delText>
        </w:r>
      </w:del>
      <w:r w:rsidRPr="007D15F1">
        <w:rPr>
          <w:rFonts w:hint="cs"/>
          <w:color w:val="000000"/>
          <w:sz w:val="28"/>
          <w:szCs w:val="28"/>
          <w:rtl/>
        </w:rPr>
        <w:t xml:space="preserve"> </w:t>
      </w:r>
      <w:ins w:id="245" w:author="Windows User" w:date="2019-10-28T08:50:00Z">
        <w:r w:rsidR="00DE052F">
          <w:rPr>
            <w:rFonts w:cs="Calibri"/>
            <w:color w:val="000000"/>
            <w:sz w:val="28"/>
            <w:szCs w:val="28"/>
            <w:rtl/>
          </w:rPr>
          <w:t>۶</w:t>
        </w:r>
      </w:ins>
      <w:del w:id="246" w:author="Windows User" w:date="2019-10-28T08:50:00Z">
        <w:r w:rsidRPr="007D15F1" w:rsidDel="00DE052F">
          <w:rPr>
            <w:rFonts w:hint="cs"/>
            <w:color w:val="000000"/>
            <w:sz w:val="28"/>
            <w:szCs w:val="28"/>
            <w:rtl/>
          </w:rPr>
          <w:delText>6</w:delText>
        </w:r>
      </w:del>
      <w:r w:rsidRPr="007D15F1">
        <w:rPr>
          <w:rFonts w:hint="cs"/>
          <w:color w:val="000000"/>
          <w:sz w:val="28"/>
          <w:szCs w:val="28"/>
          <w:rtl/>
        </w:rPr>
        <w:t xml:space="preserve"> می </w:t>
      </w:r>
      <w:ins w:id="247" w:author="Windows User" w:date="2019-10-28T08:50:00Z">
        <w:r w:rsidR="00DE052F">
          <w:rPr>
            <w:rFonts w:cs="Calibri"/>
            <w:color w:val="000000"/>
            <w:sz w:val="28"/>
            <w:szCs w:val="28"/>
            <w:rtl/>
          </w:rPr>
          <w:t>۲۰۱۹</w:t>
        </w:r>
      </w:ins>
      <w:del w:id="248" w:author="Windows User" w:date="2019-10-28T08:50:00Z">
        <w:r w:rsidRPr="007D15F1" w:rsidDel="00DE052F">
          <w:rPr>
            <w:rFonts w:hint="cs"/>
            <w:color w:val="000000"/>
            <w:sz w:val="28"/>
            <w:szCs w:val="28"/>
            <w:rtl/>
          </w:rPr>
          <w:delText>2019</w:delText>
        </w:r>
      </w:del>
    </w:p>
    <w:tbl>
      <w:tblPr>
        <w:bidiVisual/>
        <w:tblW w:w="8587" w:type="dxa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7"/>
        <w:gridCol w:w="1607"/>
        <w:gridCol w:w="1965"/>
        <w:gridCol w:w="1863"/>
        <w:gridCol w:w="1545"/>
      </w:tblGrid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آمریکا</w:t>
            </w:r>
          </w:p>
        </w:tc>
        <w:tc>
          <w:tcPr>
            <w:tcW w:w="1952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اوکراین</w:t>
            </w:r>
          </w:p>
        </w:tc>
        <w:tc>
          <w:tcPr>
            <w:tcW w:w="1851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انگلستان</w:t>
            </w:r>
          </w:p>
        </w:tc>
        <w:tc>
          <w:tcPr>
            <w:tcW w:w="1535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ایران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lastRenderedPageBreak/>
              <w:t>آقایان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77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65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40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خانم</w:t>
            </w:r>
            <w:ins w:id="249" w:author="Windows User" w:date="2019-10-28T09:04:00Z">
              <w:r w:rsidR="00403877">
                <w:rPr>
                  <w:rFonts w:cs="B Nazanin" w:hint="cs"/>
                  <w:sz w:val="24"/>
                  <w:szCs w:val="24"/>
                  <w:rtl/>
                </w:rPr>
                <w:t>‌</w:t>
              </w:r>
            </w:ins>
            <w:del w:id="250" w:author="Windows User" w:date="2019-10-28T09:04:00Z">
              <w:r w:rsidRPr="00D97E34" w:rsidDel="00403877">
                <w:rPr>
                  <w:rFonts w:cs="B Nazanin" w:hint="cs"/>
                  <w:sz w:val="24"/>
                  <w:szCs w:val="24"/>
                  <w:rtl/>
                </w:rPr>
                <w:delText xml:space="preserve"> </w:delText>
              </w:r>
            </w:del>
            <w:r w:rsidRPr="00D97E34">
              <w:rPr>
                <w:rFonts w:cs="B Nazanin" w:hint="cs"/>
                <w:sz w:val="24"/>
                <w:szCs w:val="24"/>
                <w:rtl/>
              </w:rPr>
              <w:t>ها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66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67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28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سن 30-18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70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61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25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سن 31-45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69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65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29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سن 60-46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73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68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38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بالای 60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71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69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43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تحصیلات ابتدایی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66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61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30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01473" w:rsidRPr="007D15F1" w:rsidTr="007D15F1">
        <w:trPr>
          <w:trHeight w:val="593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تحصیلات متوسطه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74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70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33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01473" w:rsidRPr="007D15F1" w:rsidTr="007D15F1">
        <w:trPr>
          <w:trHeight w:val="624"/>
        </w:trPr>
        <w:tc>
          <w:tcPr>
            <w:tcW w:w="1596" w:type="dxa"/>
            <w:shd w:val="clear" w:color="auto" w:fill="C4BC96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تحص</w:t>
            </w:r>
            <w:ins w:id="251" w:author="Windows User" w:date="2019-10-28T09:04:00Z">
              <w:r w:rsidR="00403877">
                <w:rPr>
                  <w:rFonts w:cs="B Nazanin" w:hint="cs"/>
                  <w:sz w:val="24"/>
                  <w:szCs w:val="24"/>
                  <w:rtl/>
                </w:rPr>
                <w:t>ی</w:t>
              </w:r>
            </w:ins>
            <w:r w:rsidRPr="00D97E34">
              <w:rPr>
                <w:rFonts w:cs="B Nazanin" w:hint="cs"/>
                <w:sz w:val="24"/>
                <w:szCs w:val="24"/>
                <w:rtl/>
              </w:rPr>
              <w:t>لات عالی</w:t>
            </w:r>
          </w:p>
        </w:tc>
        <w:tc>
          <w:tcPr>
            <w:tcW w:w="1596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73</w:t>
            </w:r>
          </w:p>
        </w:tc>
        <w:tc>
          <w:tcPr>
            <w:tcW w:w="1952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67</w:t>
            </w:r>
          </w:p>
        </w:tc>
        <w:tc>
          <w:tcPr>
            <w:tcW w:w="1851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39</w:t>
            </w:r>
          </w:p>
        </w:tc>
        <w:tc>
          <w:tcPr>
            <w:tcW w:w="1535" w:type="dxa"/>
            <w:shd w:val="clear" w:color="auto" w:fill="92CDDC"/>
          </w:tcPr>
          <w:p w:rsidR="00B01473" w:rsidRPr="00D97E34" w:rsidRDefault="00B01473" w:rsidP="00D97E34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D97E34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</w:tbl>
    <w:p w:rsidR="002D2669" w:rsidRDefault="002D2669" w:rsidP="00BC0804">
      <w:pPr>
        <w:jc w:val="both"/>
        <w:rPr>
          <w:sz w:val="28"/>
          <w:szCs w:val="28"/>
          <w:rtl/>
          <w:lang w:bidi="fa-IR"/>
        </w:rPr>
      </w:pPr>
    </w:p>
    <w:p w:rsidR="00047C44" w:rsidRPr="00D97E34" w:rsidRDefault="00BF26EA" w:rsidP="00D02D1E">
      <w:pPr>
        <w:bidi/>
        <w:jc w:val="both"/>
        <w:rPr>
          <w:rFonts w:cs="B Nazanin"/>
          <w:sz w:val="28"/>
          <w:szCs w:val="28"/>
          <w:lang w:bidi="fa-IR"/>
        </w:rPr>
      </w:pPr>
      <w:r w:rsidRPr="00D97E34">
        <w:rPr>
          <w:rFonts w:cs="B Nazanin" w:hint="cs"/>
          <w:sz w:val="28"/>
          <w:szCs w:val="28"/>
          <w:rtl/>
          <w:lang w:bidi="fa-IR"/>
        </w:rPr>
        <w:t>نظرسنجی زیر</w:t>
      </w:r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 که شامل جدول </w:t>
      </w:r>
      <w:ins w:id="252" w:author="Windows User" w:date="2019-10-28T09:04:00Z">
        <w:r w:rsidR="006B70F2">
          <w:rPr>
            <w:rFonts w:cs="Calibri"/>
            <w:sz w:val="28"/>
            <w:szCs w:val="28"/>
            <w:rtl/>
            <w:lang w:bidi="fa-IR"/>
          </w:rPr>
          <w:t>۵</w:t>
        </w:r>
      </w:ins>
      <w:del w:id="253" w:author="Windows User" w:date="2019-10-28T09:04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>5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 و </w:t>
      </w:r>
      <w:ins w:id="254" w:author="Windows User" w:date="2019-10-28T09:05:00Z">
        <w:r w:rsidR="006B70F2">
          <w:rPr>
            <w:rFonts w:cs="Calibri"/>
            <w:sz w:val="28"/>
            <w:szCs w:val="28"/>
            <w:rtl/>
            <w:lang w:bidi="fa-IR"/>
          </w:rPr>
          <w:t>۶</w:t>
        </w:r>
      </w:ins>
      <w:del w:id="255" w:author="Windows User" w:date="2019-10-28T09:04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>6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 می</w:t>
      </w:r>
      <w:ins w:id="256" w:author="Windows User" w:date="2019-10-28T09:05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7" w:author="Windows User" w:date="2019-10-28T09:05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شود،</w:t>
      </w:r>
      <w:r w:rsidRPr="00D97E34">
        <w:rPr>
          <w:rFonts w:cs="B Nazanin" w:hint="cs"/>
          <w:sz w:val="28"/>
          <w:szCs w:val="28"/>
          <w:rtl/>
          <w:lang w:bidi="fa-IR"/>
        </w:rPr>
        <w:t xml:space="preserve"> مربوط به کشورهایی است که مردم روسیه معتقدند رابطه با آن</w:t>
      </w:r>
      <w:ins w:id="258" w:author="Windows User" w:date="2019-10-28T09:05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9" w:author="Windows User" w:date="2019-10-28T09:05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ها ارزشمند است و مقامات روسیه باید تلاش کنند تا این رابطه</w:t>
      </w:r>
      <w:ins w:id="260" w:author="Windows User" w:date="2019-10-28T09:05:00Z">
        <w:r w:rsidR="006B70F2">
          <w:rPr>
            <w:rFonts w:cs="B Nazanin" w:hint="cs"/>
            <w:sz w:val="28"/>
            <w:szCs w:val="28"/>
            <w:rtl/>
            <w:lang w:bidi="fa-IR"/>
          </w:rPr>
          <w:t xml:space="preserve"> را</w:t>
        </w:r>
      </w:ins>
      <w:r w:rsidRPr="00D97E34">
        <w:rPr>
          <w:rFonts w:cs="B Nazanin" w:hint="cs"/>
          <w:sz w:val="28"/>
          <w:szCs w:val="28"/>
          <w:rtl/>
          <w:lang w:bidi="fa-IR"/>
        </w:rPr>
        <w:t xml:space="preserve"> بهبود </w:t>
      </w:r>
      <w:ins w:id="261" w:author="Windows User" w:date="2019-10-28T09:05:00Z">
        <w:r w:rsidR="006B70F2">
          <w:rPr>
            <w:rFonts w:cs="B Nazanin" w:hint="cs"/>
            <w:sz w:val="28"/>
            <w:szCs w:val="28"/>
            <w:rtl/>
            <w:lang w:bidi="fa-IR"/>
          </w:rPr>
          <w:t>ببخشند</w:t>
        </w:r>
      </w:ins>
      <w:del w:id="262" w:author="Windows User" w:date="2019-10-28T09:05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>ی</w:delText>
        </w:r>
        <w:r w:rsidR="00E36F09" w:rsidRPr="00D97E34" w:rsidDel="006B70F2">
          <w:rPr>
            <w:rFonts w:cs="B Nazanin" w:hint="cs"/>
            <w:sz w:val="28"/>
            <w:szCs w:val="28"/>
            <w:rtl/>
            <w:lang w:bidi="fa-IR"/>
          </w:rPr>
          <w:delText>افته</w:delText>
        </w:r>
      </w:del>
      <w:r w:rsidR="00E36F09" w:rsidRPr="00D97E34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97E34">
        <w:rPr>
          <w:rFonts w:cs="B Nazanin" w:hint="cs"/>
          <w:sz w:val="28"/>
          <w:szCs w:val="28"/>
          <w:rtl/>
          <w:lang w:bidi="fa-IR"/>
        </w:rPr>
        <w:t xml:space="preserve">حفظ </w:t>
      </w:r>
      <w:ins w:id="263" w:author="Windows User" w:date="2019-10-28T09:05:00Z">
        <w:r w:rsidR="006B70F2">
          <w:rPr>
            <w:rFonts w:cs="B Nazanin" w:hint="cs"/>
            <w:sz w:val="28"/>
            <w:szCs w:val="28"/>
            <w:rtl/>
            <w:lang w:bidi="fa-IR"/>
          </w:rPr>
          <w:t>کنند</w:t>
        </w:r>
      </w:ins>
      <w:del w:id="264" w:author="Windows User" w:date="2019-10-28T09:05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>گردد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.</w:t>
      </w:r>
      <w:r w:rsidR="00E36F09" w:rsidRPr="00D97E34">
        <w:rPr>
          <w:rFonts w:cs="B Nazanin" w:hint="cs"/>
          <w:sz w:val="28"/>
          <w:szCs w:val="28"/>
          <w:rtl/>
          <w:lang w:bidi="fa-IR"/>
        </w:rPr>
        <w:t xml:space="preserve"> سه کشور چین، بلاروس و آمریکا نخستین کشورهای م</w:t>
      </w:r>
      <w:r w:rsidR="00EC4DBD" w:rsidRPr="00D97E34">
        <w:rPr>
          <w:rFonts w:cs="B Nazanin" w:hint="cs"/>
          <w:sz w:val="28"/>
          <w:szCs w:val="28"/>
          <w:rtl/>
          <w:lang w:bidi="fa-IR"/>
        </w:rPr>
        <w:t>ورد</w:t>
      </w:r>
      <w:r w:rsidR="00D97E34">
        <w:rPr>
          <w:rFonts w:cs="B Nazanin" w:hint="cs"/>
          <w:sz w:val="28"/>
          <w:szCs w:val="28"/>
          <w:rtl/>
          <w:lang w:bidi="fa-IR"/>
        </w:rPr>
        <w:t xml:space="preserve"> </w:t>
      </w:r>
      <w:r w:rsidR="00E36F09" w:rsidRPr="00D97E34">
        <w:rPr>
          <w:rFonts w:cs="B Nazanin" w:hint="cs"/>
          <w:sz w:val="28"/>
          <w:szCs w:val="28"/>
          <w:rtl/>
          <w:lang w:bidi="fa-IR"/>
        </w:rPr>
        <w:t>نظر روس</w:t>
      </w:r>
      <w:ins w:id="265" w:author="Windows User" w:date="2019-10-28T09:05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6" w:author="Windows User" w:date="2019-10-28T09:05:00Z">
        <w:r w:rsidR="00E36F09"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36F09" w:rsidRPr="00D97E34">
        <w:rPr>
          <w:rFonts w:cs="B Nazanin" w:hint="cs"/>
          <w:sz w:val="28"/>
          <w:szCs w:val="28"/>
          <w:rtl/>
          <w:lang w:bidi="fa-IR"/>
        </w:rPr>
        <w:t xml:space="preserve">ها هستند. </w:t>
      </w:r>
      <w:r w:rsidR="00047C44" w:rsidRPr="00D97E34">
        <w:rPr>
          <w:rFonts w:cs="B Nazanin" w:hint="cs"/>
          <w:sz w:val="28"/>
          <w:szCs w:val="28"/>
          <w:rtl/>
          <w:lang w:bidi="fa-IR"/>
        </w:rPr>
        <w:t>بعد از ترکیه به ترتیب کشورهای هند، انگلستان، فرانسه، کوبا، ایران و اسرائیل</w:t>
      </w:r>
      <w:del w:id="267" w:author="Windows User" w:date="2019-10-28T09:38:00Z">
        <w:r w:rsidR="00047C44" w:rsidRPr="00D97E34" w:rsidDel="004B26C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47C44" w:rsidRPr="00D97E34">
        <w:rPr>
          <w:rFonts w:cs="B Nazanin" w:hint="cs"/>
          <w:sz w:val="28"/>
          <w:szCs w:val="28"/>
          <w:rtl/>
          <w:lang w:bidi="fa-IR"/>
        </w:rPr>
        <w:t xml:space="preserve"> با </w:t>
      </w:r>
      <w:ins w:id="268" w:author="Windows User" w:date="2019-10-28T09:06:00Z">
        <w:r w:rsidR="006B70F2">
          <w:rPr>
            <w:rFonts w:cs="B Nazanin" w:hint="cs"/>
            <w:sz w:val="28"/>
            <w:szCs w:val="28"/>
            <w:rtl/>
            <w:lang w:bidi="fa-IR"/>
          </w:rPr>
          <w:t>کسب</w:t>
        </w:r>
      </w:ins>
      <w:del w:id="269" w:author="Windows User" w:date="2019-10-28T09:06:00Z">
        <w:r w:rsidR="00047C44" w:rsidRPr="00D97E34" w:rsidDel="006B70F2">
          <w:rPr>
            <w:rFonts w:cs="B Nazanin" w:hint="cs"/>
            <w:sz w:val="28"/>
            <w:szCs w:val="28"/>
            <w:rtl/>
            <w:lang w:bidi="fa-IR"/>
          </w:rPr>
          <w:delText>میزان</w:delText>
        </w:r>
      </w:del>
      <w:r w:rsidR="00047C44" w:rsidRPr="00D97E34">
        <w:rPr>
          <w:rFonts w:cs="B Nazanin" w:hint="cs"/>
          <w:sz w:val="28"/>
          <w:szCs w:val="28"/>
          <w:rtl/>
          <w:lang w:bidi="fa-IR"/>
        </w:rPr>
        <w:t xml:space="preserve"> 1% </w:t>
      </w:r>
      <w:ins w:id="270" w:author="Windows User" w:date="2019-10-28T09:06:00Z">
        <w:r w:rsidR="006B70F2">
          <w:rPr>
            <w:rFonts w:cs="B Nazanin" w:hint="cs"/>
            <w:sz w:val="28"/>
            <w:szCs w:val="28"/>
            <w:rtl/>
            <w:lang w:bidi="fa-IR"/>
          </w:rPr>
          <w:t xml:space="preserve">آرا </w:t>
        </w:r>
      </w:ins>
      <w:r w:rsidR="00047C44" w:rsidRPr="00D97E34">
        <w:rPr>
          <w:rFonts w:cs="B Nazanin" w:hint="cs"/>
          <w:sz w:val="28"/>
          <w:szCs w:val="28"/>
          <w:rtl/>
          <w:lang w:bidi="fa-IR"/>
        </w:rPr>
        <w:t>قرار دارند</w:t>
      </w:r>
      <w:r w:rsidR="00360F67" w:rsidRPr="00D97E34">
        <w:rPr>
          <w:rFonts w:cs="B Nazanin" w:hint="cs"/>
          <w:sz w:val="28"/>
          <w:szCs w:val="28"/>
          <w:rtl/>
          <w:lang w:bidi="fa-IR"/>
        </w:rPr>
        <w:t>.</w:t>
      </w:r>
    </w:p>
    <w:p w:rsidR="00360F67" w:rsidRPr="00D97E34" w:rsidRDefault="00E36F09">
      <w:pPr>
        <w:bidi/>
        <w:jc w:val="both"/>
        <w:rPr>
          <w:rFonts w:cs="B Nazanin"/>
          <w:sz w:val="28"/>
          <w:szCs w:val="28"/>
          <w:rtl/>
          <w:lang w:bidi="fa-IR"/>
        </w:rPr>
        <w:pPrChange w:id="271" w:author="Windows User" w:date="2019-10-28T09:11:00Z">
          <w:pPr>
            <w:bidi/>
            <w:jc w:val="both"/>
          </w:pPr>
        </w:pPrChange>
      </w:pPr>
      <w:del w:id="272" w:author="Windows User" w:date="2019-10-28T09:06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اما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از مهم</w:t>
      </w:r>
      <w:ins w:id="273" w:author="Windows User" w:date="2019-10-28T09:06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D97E34">
        <w:rPr>
          <w:rFonts w:cs="B Nazanin" w:hint="cs"/>
          <w:sz w:val="28"/>
          <w:szCs w:val="28"/>
          <w:rtl/>
          <w:lang w:bidi="fa-IR"/>
        </w:rPr>
        <w:t>ترین دلایل انتخاب کشور چین به</w:t>
      </w:r>
      <w:ins w:id="274" w:author="Windows User" w:date="2019-10-28T09:07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5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عنوان دوست روسیه و حفظ رابطه با این کشور می</w:t>
      </w:r>
      <w:ins w:id="276" w:author="Windows User" w:date="2019-10-28T09:07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7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توان به اقتصاد رو</w:t>
      </w:r>
      <w:ins w:id="278" w:author="Windows User" w:date="2019-10-28T09:07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9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به</w:t>
      </w:r>
      <w:ins w:id="280" w:author="Windows User" w:date="2019-10-28T09:07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1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پیشرفت آن اشاره کرد.</w:t>
      </w:r>
      <w:ins w:id="282" w:author="Windows User" w:date="2019-10-28T09:38:00Z">
        <w:r w:rsidR="004B26C7">
          <w:rPr>
            <w:rFonts w:cs="B Nazanin" w:hint="cs"/>
            <w:sz w:val="28"/>
            <w:szCs w:val="28"/>
            <w:rtl/>
            <w:lang w:bidi="fa-IR"/>
          </w:rPr>
          <w:t xml:space="preserve"> حدود</w:t>
        </w:r>
      </w:ins>
      <w:r w:rsidRPr="00D97E34">
        <w:rPr>
          <w:rFonts w:cs="B Nazanin" w:hint="cs"/>
          <w:sz w:val="28"/>
          <w:szCs w:val="28"/>
          <w:rtl/>
          <w:lang w:bidi="fa-IR"/>
        </w:rPr>
        <w:t xml:space="preserve"> </w:t>
      </w:r>
      <w:ins w:id="283" w:author="Windows User" w:date="2019-10-28T09:07:00Z">
        <w:r w:rsidR="006B70F2">
          <w:rPr>
            <w:rFonts w:cs="Calibri"/>
            <w:sz w:val="28"/>
            <w:szCs w:val="28"/>
            <w:rtl/>
            <w:lang w:bidi="fa-IR"/>
          </w:rPr>
          <w:t>۱۱</w:t>
        </w:r>
      </w:ins>
      <w:del w:id="284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>11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% از روس</w:t>
      </w:r>
      <w:ins w:id="285" w:author="Windows User" w:date="2019-10-28T09:07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6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ها معتقدند که چین به</w:t>
      </w:r>
      <w:ins w:id="287" w:author="Windows User" w:date="2019-10-28T09:07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8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>سرعت مسیر توسعه و پیشرفت را طی کرده است و</w:t>
      </w:r>
      <w:del w:id="289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دارای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 xml:space="preserve"> فرصت</w:t>
      </w:r>
      <w:ins w:id="290" w:author="Windows User" w:date="2019-10-28T09:07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91" w:author="Windows User" w:date="2019-10-28T09:07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 xml:space="preserve">های علمی و اقتصادی بسیاری </w:t>
      </w:r>
      <w:ins w:id="292" w:author="Windows User" w:date="2019-10-28T09:08:00Z">
        <w:r w:rsidR="006B70F2">
          <w:rPr>
            <w:rFonts w:cs="B Nazanin" w:hint="cs"/>
            <w:sz w:val="28"/>
            <w:szCs w:val="28"/>
            <w:rtl/>
            <w:lang w:bidi="fa-IR"/>
          </w:rPr>
          <w:t>دارد</w:t>
        </w:r>
      </w:ins>
      <w:del w:id="293" w:author="Windows User" w:date="2019-10-28T09:08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>است</w:delText>
        </w:r>
      </w:del>
      <w:ins w:id="294" w:author="Windows User" w:date="2019-10-28T09:08:00Z">
        <w:r w:rsidR="006B70F2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295" w:author="Windows User" w:date="2019-10-28T09:08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 xml:space="preserve"> </w:t>
      </w:r>
      <w:ins w:id="296" w:author="Windows User" w:date="2019-10-28T09:08:00Z">
        <w:r w:rsidR="006B70F2">
          <w:rPr>
            <w:rFonts w:cs="Calibri"/>
            <w:sz w:val="28"/>
            <w:szCs w:val="28"/>
            <w:rtl/>
            <w:lang w:bidi="fa-IR"/>
          </w:rPr>
          <w:t>۷</w:t>
        </w:r>
      </w:ins>
      <w:del w:id="297" w:author="Windows User" w:date="2019-10-28T09:08:00Z">
        <w:r w:rsidRPr="00D97E34" w:rsidDel="006B70F2">
          <w:rPr>
            <w:rFonts w:cs="B Nazanin" w:hint="cs"/>
            <w:sz w:val="28"/>
            <w:szCs w:val="28"/>
            <w:rtl/>
            <w:lang w:bidi="fa-IR"/>
          </w:rPr>
          <w:delText>7</w:delText>
        </w:r>
      </w:del>
      <w:r w:rsidRPr="00D97E34">
        <w:rPr>
          <w:rFonts w:cs="B Nazanin" w:hint="cs"/>
          <w:sz w:val="28"/>
          <w:szCs w:val="28"/>
          <w:rtl/>
          <w:lang w:bidi="fa-IR"/>
        </w:rPr>
        <w:t xml:space="preserve">% </w:t>
      </w:r>
      <w:r w:rsidR="00B735D8" w:rsidRPr="00D97E34">
        <w:rPr>
          <w:rFonts w:cs="B Nazanin" w:hint="cs"/>
          <w:sz w:val="28"/>
          <w:szCs w:val="28"/>
          <w:rtl/>
          <w:lang w:bidi="fa-IR"/>
        </w:rPr>
        <w:t>از مصاحبه</w:t>
      </w:r>
      <w:ins w:id="298" w:author="Windows User" w:date="2019-10-28T09:08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99" w:author="Windows User" w:date="2019-10-28T09:08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شوندگان اعلام کرده</w:t>
      </w:r>
      <w:ins w:id="300" w:author="Windows User" w:date="2019-10-28T09:08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01" w:author="Windows User" w:date="2019-10-28T09:08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اند که همکاری</w:t>
      </w:r>
      <w:ins w:id="302" w:author="Windows User" w:date="2019-10-28T09:08:00Z">
        <w:r w:rsidR="006B70F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03" w:author="Windows User" w:date="2019-10-28T09:08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های نزدیک و عقد قرارداد</w:t>
      </w:r>
      <w:del w:id="304" w:author="Windows User" w:date="2019-10-28T09:08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های اقتصادی بزرگ با چین به نفع روسیه است</w:t>
      </w:r>
      <w:ins w:id="305" w:author="Windows User" w:date="2019-10-28T09:08:00Z">
        <w:r w:rsidR="006B70F2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306" w:author="Windows User" w:date="2019-10-28T09:08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 </w:t>
      </w:r>
      <w:ins w:id="307" w:author="Windows User" w:date="2019-10-28T09:08:00Z">
        <w:r w:rsidR="006B70F2">
          <w:rPr>
            <w:rFonts w:cs="Calibri"/>
            <w:sz w:val="28"/>
            <w:szCs w:val="28"/>
            <w:rtl/>
            <w:lang w:bidi="fa-IR"/>
          </w:rPr>
          <w:t>۳</w:t>
        </w:r>
      </w:ins>
      <w:del w:id="308" w:author="Windows User" w:date="2019-10-28T09:08:00Z">
        <w:r w:rsidR="00B735D8" w:rsidRPr="00D97E34" w:rsidDel="006B70F2">
          <w:rPr>
            <w:rFonts w:cs="B Nazanin" w:hint="cs"/>
            <w:sz w:val="28"/>
            <w:szCs w:val="28"/>
            <w:rtl/>
            <w:lang w:bidi="fa-IR"/>
          </w:rPr>
          <w:delText>3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% هم این کشور را د</w:t>
      </w:r>
      <w:r w:rsidR="00EC4DBD" w:rsidRPr="00D97E34">
        <w:rPr>
          <w:rFonts w:cs="B Nazanin" w:hint="cs"/>
          <w:sz w:val="28"/>
          <w:szCs w:val="28"/>
          <w:rtl/>
          <w:lang w:bidi="fa-IR"/>
        </w:rPr>
        <w:t>وست و شریک قدیمی روسیه می</w:t>
      </w:r>
      <w:ins w:id="309" w:author="Windows User" w:date="2019-10-28T09:08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0" w:author="Windows User" w:date="2019-10-28T09:08:00Z">
        <w:r w:rsidR="00EC4DBD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C4DBD" w:rsidRPr="00D97E34">
        <w:rPr>
          <w:rFonts w:cs="B Nazanin" w:hint="cs"/>
          <w:sz w:val="28"/>
          <w:szCs w:val="28"/>
          <w:rtl/>
          <w:lang w:bidi="fa-IR"/>
        </w:rPr>
        <w:t>دانند</w:t>
      </w:r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 و </w:t>
      </w:r>
      <w:ins w:id="311" w:author="Windows User" w:date="2019-10-28T09:09:00Z">
        <w:r w:rsidR="00341364">
          <w:rPr>
            <w:rFonts w:cs="Calibri"/>
            <w:sz w:val="28"/>
            <w:szCs w:val="28"/>
            <w:rtl/>
            <w:lang w:bidi="fa-IR"/>
          </w:rPr>
          <w:t>۲</w:t>
        </w:r>
      </w:ins>
      <w:del w:id="312" w:author="Windows User" w:date="2019-10-28T09:09:00Z">
        <w:r w:rsidR="00B735D8" w:rsidRPr="00D97E34" w:rsidDel="00341364">
          <w:rPr>
            <w:rFonts w:cs="B Nazanin" w:hint="cs"/>
            <w:sz w:val="28"/>
            <w:szCs w:val="28"/>
            <w:rtl/>
            <w:lang w:bidi="fa-IR"/>
          </w:rPr>
          <w:delText>2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% </w:t>
      </w:r>
      <w:del w:id="313" w:author="Windows User" w:date="2019-10-28T09:09:00Z">
        <w:r w:rsidR="00B735D8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هم اعلام کرده</w:t>
      </w:r>
      <w:ins w:id="314" w:author="Windows User" w:date="2019-10-28T09:09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5" w:author="Windows User" w:date="2019-10-28T09:09:00Z">
        <w:r w:rsidR="00B735D8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اند که چین از تکنولوژی بالایی برخوردار است</w:t>
      </w:r>
      <w:r w:rsidR="00EC4DBD" w:rsidRPr="00D97E34">
        <w:rPr>
          <w:rFonts w:cs="B Nazanin" w:hint="cs"/>
          <w:sz w:val="28"/>
          <w:szCs w:val="28"/>
          <w:rtl/>
          <w:lang w:bidi="fa-IR"/>
        </w:rPr>
        <w:t>.</w:t>
      </w:r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 تنها </w:t>
      </w:r>
      <w:ins w:id="316" w:author="Windows User" w:date="2019-10-28T09:09:00Z">
        <w:r w:rsidR="00341364">
          <w:rPr>
            <w:rFonts w:cs="Calibri"/>
            <w:sz w:val="28"/>
            <w:szCs w:val="28"/>
            <w:rtl/>
            <w:lang w:bidi="fa-IR"/>
          </w:rPr>
          <w:t>۱</w:t>
        </w:r>
      </w:ins>
      <w:del w:id="317" w:author="Windows User" w:date="2019-10-28T09:09:00Z">
        <w:r w:rsidR="00B735D8" w:rsidRPr="00D97E34" w:rsidDel="00341364">
          <w:rPr>
            <w:rFonts w:cs="B Nazanin" w:hint="cs"/>
            <w:sz w:val="28"/>
            <w:szCs w:val="28"/>
            <w:rtl/>
            <w:lang w:bidi="fa-IR"/>
          </w:rPr>
          <w:delText>1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% از افراد معتقدند که چین کشوری قدرتمند است و می</w:t>
      </w:r>
      <w:ins w:id="318" w:author="Windows User" w:date="2019-10-28T09:09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9" w:author="Windows User" w:date="2019-10-28T09:09:00Z">
        <w:r w:rsidR="00B735D8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D97E34">
        <w:rPr>
          <w:rFonts w:cs="B Nazanin" w:hint="cs"/>
          <w:sz w:val="28"/>
          <w:szCs w:val="28"/>
          <w:rtl/>
          <w:lang w:bidi="fa-IR"/>
        </w:rPr>
        <w:t>تواند جایگزین مناسبی ب</w:t>
      </w:r>
      <w:r w:rsidR="00EC4DBD" w:rsidRPr="00D97E34">
        <w:rPr>
          <w:rFonts w:cs="B Nazanin" w:hint="cs"/>
          <w:sz w:val="28"/>
          <w:szCs w:val="28"/>
          <w:rtl/>
          <w:lang w:bidi="fa-IR"/>
        </w:rPr>
        <w:t>رای</w:t>
      </w:r>
      <w:r w:rsidR="00B735D8" w:rsidRPr="00D97E34">
        <w:rPr>
          <w:rFonts w:cs="B Nazanin" w:hint="cs"/>
          <w:sz w:val="28"/>
          <w:szCs w:val="28"/>
          <w:rtl/>
          <w:lang w:bidi="fa-IR"/>
        </w:rPr>
        <w:t xml:space="preserve"> آمریکا باشد.</w:t>
      </w:r>
      <w:r w:rsidR="00BC0804" w:rsidRPr="00D97E34">
        <w:rPr>
          <w:rFonts w:cs="B Nazanin" w:hint="cs"/>
          <w:sz w:val="28"/>
          <w:szCs w:val="28"/>
          <w:rtl/>
          <w:lang w:bidi="fa-IR"/>
        </w:rPr>
        <w:t xml:space="preserve"> این نظر</w:t>
      </w:r>
      <w:del w:id="320" w:author="Windows User" w:date="2019-10-28T09:09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C0804" w:rsidRPr="00D97E34">
        <w:rPr>
          <w:rFonts w:cs="B Nazanin" w:hint="cs"/>
          <w:sz w:val="28"/>
          <w:szCs w:val="28"/>
          <w:rtl/>
          <w:lang w:bidi="fa-IR"/>
        </w:rPr>
        <w:t>سنجی</w:t>
      </w:r>
      <w:ins w:id="321" w:author="Windows User" w:date="2019-10-28T09:11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 در بین</w:t>
        </w:r>
        <w:r w:rsidR="00341364" w:rsidRPr="00341364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341364">
          <w:rPr>
            <w:rFonts w:cs="B Nazanin" w:hint="cs"/>
            <w:sz w:val="28"/>
            <w:szCs w:val="28"/>
            <w:rtl/>
            <w:lang w:bidi="fa-IR"/>
          </w:rPr>
          <w:t>ا</w:t>
        </w:r>
        <w:r w:rsidR="00341364" w:rsidRPr="00D97E34">
          <w:rPr>
            <w:rFonts w:cs="B Nazanin" w:hint="cs"/>
            <w:sz w:val="28"/>
            <w:szCs w:val="28"/>
            <w:rtl/>
            <w:lang w:bidi="fa-IR"/>
          </w:rPr>
          <w:t>فراد در باز</w:t>
        </w:r>
        <w:r w:rsidR="00341364">
          <w:rPr>
            <w:rFonts w:cs="B Nazanin" w:hint="cs"/>
            <w:sz w:val="28"/>
            <w:szCs w:val="28"/>
            <w:rtl/>
            <w:lang w:bidi="fa-IR"/>
          </w:rPr>
          <w:t>ۀ</w:t>
        </w:r>
        <w:r w:rsidR="00341364" w:rsidRPr="00D97E34">
          <w:rPr>
            <w:rFonts w:cs="B Nazanin" w:hint="cs"/>
            <w:sz w:val="28"/>
            <w:szCs w:val="28"/>
            <w:rtl/>
            <w:lang w:bidi="fa-IR"/>
          </w:rPr>
          <w:t xml:space="preserve"> سنی </w:t>
        </w:r>
        <w:r w:rsidR="00341364">
          <w:rPr>
            <w:rFonts w:cs="Calibri"/>
            <w:sz w:val="28"/>
            <w:szCs w:val="28"/>
            <w:rtl/>
            <w:lang w:bidi="fa-IR"/>
          </w:rPr>
          <w:t>۱۸</w:t>
        </w:r>
        <w:r w:rsidR="00341364" w:rsidRPr="00D97E34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341364" w:rsidRPr="00D97E34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t>–</w:t>
        </w:r>
        <w:r w:rsidR="00341364">
          <w:rPr>
            <w:rFonts w:cs="Calibri"/>
            <w:sz w:val="28"/>
            <w:szCs w:val="28"/>
            <w:rtl/>
            <w:lang w:bidi="fa-IR"/>
          </w:rPr>
          <w:t>۳۰</w:t>
        </w:r>
        <w:r w:rsidR="00341364" w:rsidRPr="00D97E34">
          <w:rPr>
            <w:rFonts w:cs="B Nazanin" w:hint="cs"/>
            <w:sz w:val="28"/>
            <w:szCs w:val="28"/>
            <w:rtl/>
            <w:lang w:bidi="fa-IR"/>
          </w:rPr>
          <w:t>و افراد با تحصیلات عالی</w:t>
        </w:r>
      </w:ins>
      <w:r w:rsidR="00BC0804" w:rsidRPr="00D97E34">
        <w:rPr>
          <w:rFonts w:cs="B Nazanin" w:hint="cs"/>
          <w:sz w:val="28"/>
          <w:szCs w:val="28"/>
          <w:rtl/>
          <w:lang w:bidi="fa-IR"/>
        </w:rPr>
        <w:t xml:space="preserve"> نشان می</w:t>
      </w:r>
      <w:ins w:id="322" w:author="Windows User" w:date="2019-10-28T09:09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3" w:author="Windows User" w:date="2019-10-28T09:09:00Z">
        <w:r w:rsidR="00EC4DBD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C4DBD" w:rsidRPr="00D97E34">
        <w:rPr>
          <w:rFonts w:cs="B Nazanin" w:hint="cs"/>
          <w:sz w:val="28"/>
          <w:szCs w:val="28"/>
          <w:rtl/>
          <w:lang w:bidi="fa-IR"/>
        </w:rPr>
        <w:t>دهد که آقایان بیشتر از خانم</w:t>
      </w:r>
      <w:ins w:id="324" w:author="Windows User" w:date="2019-10-28T09:09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5" w:author="Windows User" w:date="2019-10-28T09:09:00Z">
        <w:r w:rsidR="00EC4DBD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C4DBD" w:rsidRPr="00D97E34">
        <w:rPr>
          <w:rFonts w:cs="B Nazanin" w:hint="cs"/>
          <w:sz w:val="28"/>
          <w:szCs w:val="28"/>
          <w:rtl/>
          <w:lang w:bidi="fa-IR"/>
        </w:rPr>
        <w:t>ها</w:t>
      </w:r>
      <w:r w:rsidR="00BC0804" w:rsidRPr="00D97E34">
        <w:rPr>
          <w:rFonts w:cs="B Nazanin" w:hint="cs"/>
          <w:sz w:val="28"/>
          <w:szCs w:val="28"/>
          <w:rtl/>
          <w:lang w:bidi="fa-IR"/>
        </w:rPr>
        <w:t xml:space="preserve"> </w:t>
      </w:r>
      <w:del w:id="326" w:author="Windows User" w:date="2019-10-28T09:11:00Z">
        <w:r w:rsidR="00EC4DBD" w:rsidRPr="00D97E34" w:rsidDel="00341364">
          <w:rPr>
            <w:rFonts w:cs="B Nazanin" w:hint="cs"/>
            <w:sz w:val="28"/>
            <w:szCs w:val="28"/>
            <w:rtl/>
            <w:lang w:bidi="fa-IR"/>
          </w:rPr>
          <w:delText>(</w:delText>
        </w:r>
      </w:del>
      <w:del w:id="327" w:author="Windows User" w:date="2019-10-28T09:10:00Z">
        <w:r w:rsid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del w:id="328" w:author="Windows User" w:date="2019-10-28T09:11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>فراد در باز</w:delText>
        </w:r>
      </w:del>
      <w:del w:id="329" w:author="Windows User" w:date="2019-10-28T09:10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del w:id="330" w:author="Windows User" w:date="2019-10-28T09:11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سنی </w:delText>
        </w:r>
      </w:del>
      <w:del w:id="331" w:author="Windows User" w:date="2019-10-28T09:10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>30</w:delText>
        </w:r>
      </w:del>
      <w:del w:id="332" w:author="Windows User" w:date="2019-10-28T09:11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BC0804" w:rsidRPr="00D97E34" w:rsidDel="00341364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delText>–</w:delText>
        </w:r>
      </w:del>
      <w:del w:id="333" w:author="Windows User" w:date="2019-10-28T09:10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18 </w:delText>
        </w:r>
      </w:del>
      <w:del w:id="334" w:author="Windows User" w:date="2019-10-28T09:11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>و افراد با تحصیلات عالی</w:delText>
        </w:r>
      </w:del>
      <w:del w:id="335" w:author="Windows User" w:date="2019-10-28T09:10:00Z">
        <w:r w:rsidR="00EC4DBD" w:rsidRPr="00D97E34" w:rsidDel="00341364">
          <w:rPr>
            <w:rFonts w:cs="B Nazanin" w:hint="cs"/>
            <w:sz w:val="28"/>
            <w:szCs w:val="28"/>
            <w:rtl/>
            <w:lang w:bidi="fa-IR"/>
          </w:rPr>
          <w:delText>)</w:delText>
        </w:r>
      </w:del>
      <w:del w:id="336" w:author="Windows User" w:date="2019-10-28T09:11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C5279E" w:rsidRPr="00D97E34">
        <w:rPr>
          <w:rFonts w:cs="B Nazanin" w:hint="cs"/>
          <w:sz w:val="28"/>
          <w:szCs w:val="28"/>
          <w:rtl/>
          <w:lang w:bidi="fa-IR"/>
        </w:rPr>
        <w:t xml:space="preserve">از طرفداران </w:t>
      </w:r>
      <w:r w:rsidR="00BC0804" w:rsidRPr="00D97E34">
        <w:rPr>
          <w:rFonts w:cs="B Nazanin" w:hint="cs"/>
          <w:sz w:val="28"/>
          <w:szCs w:val="28"/>
          <w:rtl/>
          <w:lang w:bidi="fa-IR"/>
        </w:rPr>
        <w:t>برقراری رابط</w:t>
      </w:r>
      <w:ins w:id="337" w:author="Windows User" w:date="2019-10-28T09:09:00Z">
        <w:r w:rsidR="0034136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338" w:author="Windows User" w:date="2019-10-28T09:09:00Z">
        <w:r w:rsidR="00BC0804" w:rsidRPr="00D97E34" w:rsidDel="0034136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BC0804" w:rsidRPr="00D97E34">
        <w:rPr>
          <w:rFonts w:cs="B Nazanin" w:hint="cs"/>
          <w:sz w:val="28"/>
          <w:szCs w:val="28"/>
          <w:rtl/>
          <w:lang w:bidi="fa-IR"/>
        </w:rPr>
        <w:t xml:space="preserve"> بهتر با چین و حفظ آن هستند.</w:t>
      </w:r>
    </w:p>
    <w:p w:rsidR="00750D8B" w:rsidRDefault="00750D8B" w:rsidP="00D97E3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:rsidR="00750D8B" w:rsidRPr="00750D8B" w:rsidRDefault="00B735D8" w:rsidP="00750D8B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750D8B">
        <w:rPr>
          <w:rFonts w:cs="B Nazanin" w:hint="cs"/>
          <w:b/>
          <w:bCs/>
          <w:sz w:val="28"/>
          <w:szCs w:val="28"/>
          <w:rtl/>
          <w:lang w:bidi="fa-IR"/>
        </w:rPr>
        <w:t xml:space="preserve">دلایل انتخاب کشور بلاروس </w:t>
      </w:r>
      <w:r w:rsidR="00EC4DBD" w:rsidRPr="00750D8B">
        <w:rPr>
          <w:rFonts w:cs="B Nazanin" w:hint="cs"/>
          <w:b/>
          <w:bCs/>
          <w:sz w:val="28"/>
          <w:szCs w:val="28"/>
          <w:rtl/>
          <w:lang w:bidi="fa-IR"/>
        </w:rPr>
        <w:t>توسط روس</w:t>
      </w:r>
      <w:ins w:id="339" w:author="Windows User" w:date="2019-10-28T09:11:00Z">
        <w:r w:rsidR="00341364">
          <w:rPr>
            <w:rFonts w:cs="B Nazanin" w:hint="cs"/>
            <w:b/>
            <w:bCs/>
            <w:sz w:val="28"/>
            <w:szCs w:val="28"/>
            <w:rtl/>
            <w:lang w:bidi="fa-IR"/>
          </w:rPr>
          <w:t>‌</w:t>
        </w:r>
      </w:ins>
      <w:del w:id="340" w:author="Windows User" w:date="2019-10-28T09:11:00Z">
        <w:r w:rsidR="00EC4DBD" w:rsidRPr="00750D8B" w:rsidDel="00341364">
          <w:rPr>
            <w:rFonts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="00EC4DBD" w:rsidRPr="00750D8B">
        <w:rPr>
          <w:rFonts w:cs="B Nazanin" w:hint="cs"/>
          <w:b/>
          <w:bCs/>
          <w:sz w:val="28"/>
          <w:szCs w:val="28"/>
          <w:rtl/>
          <w:lang w:bidi="fa-IR"/>
        </w:rPr>
        <w:t>ها به</w:t>
      </w:r>
      <w:ins w:id="341" w:author="Windows User" w:date="2019-10-28T09:11:00Z">
        <w:r w:rsidR="00341364">
          <w:rPr>
            <w:rFonts w:cs="B Nazanin" w:hint="cs"/>
            <w:b/>
            <w:bCs/>
            <w:sz w:val="28"/>
            <w:szCs w:val="28"/>
            <w:rtl/>
            <w:lang w:bidi="fa-IR"/>
          </w:rPr>
          <w:t>‌</w:t>
        </w:r>
      </w:ins>
      <w:del w:id="342" w:author="Windows User" w:date="2019-10-28T09:11:00Z">
        <w:r w:rsidR="00EC4DBD" w:rsidRPr="00750D8B" w:rsidDel="00341364">
          <w:rPr>
            <w:rFonts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="00EC4DBD" w:rsidRPr="00750D8B">
        <w:rPr>
          <w:rFonts w:cs="B Nazanin" w:hint="cs"/>
          <w:b/>
          <w:bCs/>
          <w:sz w:val="28"/>
          <w:szCs w:val="28"/>
          <w:rtl/>
          <w:lang w:bidi="fa-IR"/>
        </w:rPr>
        <w:t>عنوان دومین کشور برای برقراری ارتباط خوب</w:t>
      </w:r>
      <w:r w:rsidR="00A71791" w:rsidRPr="00750D8B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60F67" w:rsidRPr="00750D8B">
        <w:rPr>
          <w:rFonts w:cs="B Nazanin" w:hint="cs"/>
          <w:b/>
          <w:bCs/>
          <w:sz w:val="28"/>
          <w:szCs w:val="28"/>
          <w:rtl/>
          <w:lang w:bidi="fa-IR"/>
        </w:rPr>
        <w:t>نیز</w:t>
      </w:r>
      <w:r w:rsidRPr="00750D8B">
        <w:rPr>
          <w:rFonts w:cs="B Nazanin" w:hint="cs"/>
          <w:b/>
          <w:bCs/>
          <w:sz w:val="28"/>
          <w:szCs w:val="28"/>
          <w:rtl/>
          <w:lang w:bidi="fa-IR"/>
        </w:rPr>
        <w:t xml:space="preserve"> شامل موارد زیر می</w:t>
      </w:r>
      <w:ins w:id="343" w:author="Windows User" w:date="2019-10-28T09:11:00Z">
        <w:r w:rsidR="00341364">
          <w:rPr>
            <w:rFonts w:cs="B Nazanin" w:hint="cs"/>
            <w:b/>
            <w:bCs/>
            <w:sz w:val="28"/>
            <w:szCs w:val="28"/>
            <w:rtl/>
            <w:lang w:bidi="fa-IR"/>
          </w:rPr>
          <w:t>‌</w:t>
        </w:r>
      </w:ins>
      <w:del w:id="344" w:author="Windows User" w:date="2019-10-28T09:11:00Z">
        <w:r w:rsidRPr="00750D8B" w:rsidDel="00341364">
          <w:rPr>
            <w:rFonts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b/>
          <w:bCs/>
          <w:sz w:val="28"/>
          <w:szCs w:val="28"/>
          <w:rtl/>
          <w:lang w:bidi="fa-IR"/>
        </w:rPr>
        <w:t>شود</w:t>
      </w:r>
      <w:del w:id="345" w:author="Windows User" w:date="2019-10-28T09:11:00Z">
        <w:r w:rsidRPr="00750D8B" w:rsidDel="00341364">
          <w:rPr>
            <w:rFonts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:rsidR="00B735D8" w:rsidRPr="00750D8B" w:rsidRDefault="00B735D8" w:rsidP="00D02D1E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lastRenderedPageBreak/>
        <w:t>مردم هر دو کشور اسلاو هستند</w:t>
      </w:r>
      <w:ins w:id="346" w:author="Windows User" w:date="2019-10-28T09:12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347" w:author="Windows User" w:date="2019-10-28T09:12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خود را برادر یکدیگر می</w:t>
      </w:r>
      <w:ins w:id="348" w:author="Windows User" w:date="2019-10-28T09:39:00Z">
        <w:r w:rsidR="004B26C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49" w:author="Windows User" w:date="2019-10-28T09:39:00Z">
        <w:r w:rsidRPr="00750D8B" w:rsidDel="004B26C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دانند و ریشه</w:t>
      </w:r>
      <w:ins w:id="350" w:author="Windows User" w:date="2019-10-28T09:39:00Z">
        <w:r w:rsidR="004B26C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51" w:author="Windows User" w:date="2019-10-28T09:39:00Z">
        <w:r w:rsidRPr="00750D8B" w:rsidDel="004B26C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71791" w:rsidRPr="00750D8B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Pr="00750D8B">
        <w:rPr>
          <w:rFonts w:cs="B Nazanin" w:hint="cs"/>
          <w:sz w:val="28"/>
          <w:szCs w:val="28"/>
          <w:rtl/>
          <w:lang w:bidi="fa-IR"/>
        </w:rPr>
        <w:t xml:space="preserve">مشترک دارند. </w:t>
      </w:r>
      <w:ins w:id="352" w:author="Windows User" w:date="2019-10-28T09:12:00Z">
        <w:r w:rsidR="00341364">
          <w:rPr>
            <w:rFonts w:cs="Calibri"/>
            <w:sz w:val="28"/>
            <w:szCs w:val="28"/>
            <w:rtl/>
            <w:lang w:bidi="fa-IR"/>
          </w:rPr>
          <w:t>۸</w:t>
        </w:r>
      </w:ins>
      <w:del w:id="353" w:author="Windows User" w:date="2019-10-28T09:12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8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B735D8" w:rsidRPr="00750D8B" w:rsidRDefault="00B735D8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  <w:pPrChange w:id="354" w:author="Windows User" w:date="2019-10-28T09:12:00Z">
          <w:pPr>
            <w:pStyle w:val="ListParagraph"/>
            <w:numPr>
              <w:numId w:val="2"/>
            </w:numPr>
            <w:bidi/>
            <w:spacing w:line="480" w:lineRule="auto"/>
            <w:ind w:left="360" w:hanging="360"/>
            <w:jc w:val="both"/>
          </w:pPr>
        </w:pPrChange>
      </w:pPr>
      <w:r w:rsidRPr="00750D8B">
        <w:rPr>
          <w:rFonts w:cs="B Nazanin" w:hint="cs"/>
          <w:sz w:val="28"/>
          <w:szCs w:val="28"/>
          <w:rtl/>
          <w:lang w:bidi="fa-IR"/>
        </w:rPr>
        <w:t xml:space="preserve">همسایگی و داشتن مرز مشترک. </w:t>
      </w:r>
      <w:ins w:id="355" w:author="Windows User" w:date="2019-10-28T09:12:00Z">
        <w:r w:rsidR="00341364">
          <w:rPr>
            <w:rFonts w:cs="Calibri"/>
            <w:sz w:val="28"/>
            <w:szCs w:val="28"/>
            <w:rtl/>
            <w:lang w:bidi="fa-IR"/>
          </w:rPr>
          <w:t>۳</w:t>
        </w:r>
      </w:ins>
      <w:del w:id="356" w:author="Windows User" w:date="2019-10-28T09:12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3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B735D8" w:rsidRPr="00750D8B" w:rsidRDefault="00341364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  <w:pPrChange w:id="357" w:author="Windows User" w:date="2019-10-28T09:13:00Z">
          <w:pPr>
            <w:pStyle w:val="ListParagraph"/>
            <w:numPr>
              <w:numId w:val="2"/>
            </w:numPr>
            <w:bidi/>
            <w:spacing w:line="480" w:lineRule="auto"/>
            <w:ind w:left="360" w:hanging="360"/>
            <w:jc w:val="both"/>
          </w:pPr>
        </w:pPrChange>
      </w:pPr>
      <w:ins w:id="358" w:author="Windows User" w:date="2019-10-28T09:12:00Z">
        <w:r>
          <w:rPr>
            <w:rFonts w:cs="B Nazanin" w:hint="cs"/>
            <w:sz w:val="28"/>
            <w:szCs w:val="28"/>
            <w:rtl/>
            <w:lang w:bidi="fa-IR"/>
          </w:rPr>
          <w:t xml:space="preserve">این </w:t>
        </w:r>
      </w:ins>
      <w:r w:rsidR="00B735D8" w:rsidRPr="00750D8B">
        <w:rPr>
          <w:rFonts w:cs="B Nazanin" w:hint="cs"/>
          <w:sz w:val="28"/>
          <w:szCs w:val="28"/>
          <w:rtl/>
          <w:lang w:bidi="fa-IR"/>
        </w:rPr>
        <w:t>کشور دوست روسیه محسوب می</w:t>
      </w:r>
      <w:ins w:id="359" w:author="Windows User" w:date="2019-10-28T09:12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60" w:author="Windows User" w:date="2019-10-28T09:12:00Z">
        <w:r w:rsidR="00B735D8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750D8B">
        <w:rPr>
          <w:rFonts w:cs="B Nazanin" w:hint="cs"/>
          <w:sz w:val="28"/>
          <w:szCs w:val="28"/>
          <w:rtl/>
          <w:lang w:bidi="fa-IR"/>
        </w:rPr>
        <w:t>شود و همواره نقش حمایت</w:t>
      </w:r>
      <w:ins w:id="361" w:author="Windows User" w:date="2019-10-28T09:12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62" w:author="Windows User" w:date="2019-10-28T09:12:00Z">
        <w:r w:rsidR="00B735D8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735D8" w:rsidRPr="00750D8B">
        <w:rPr>
          <w:rFonts w:cs="B Nazanin" w:hint="cs"/>
          <w:sz w:val="28"/>
          <w:szCs w:val="28"/>
          <w:rtl/>
          <w:lang w:bidi="fa-IR"/>
        </w:rPr>
        <w:t>کننده</w:t>
      </w:r>
      <w:ins w:id="363" w:author="Windows User" w:date="2019-10-28T09:40:00Z">
        <w:r w:rsidR="004B26C7">
          <w:rPr>
            <w:rFonts w:cs="B Nazanin" w:hint="cs"/>
            <w:sz w:val="28"/>
            <w:szCs w:val="28"/>
            <w:rtl/>
            <w:lang w:bidi="fa-IR"/>
          </w:rPr>
          <w:t xml:space="preserve"> را</w:t>
        </w:r>
      </w:ins>
      <w:r w:rsidR="00B735D8" w:rsidRPr="00750D8B">
        <w:rPr>
          <w:rFonts w:cs="B Nazanin" w:hint="cs"/>
          <w:sz w:val="28"/>
          <w:szCs w:val="28"/>
          <w:rtl/>
          <w:lang w:bidi="fa-IR"/>
        </w:rPr>
        <w:t xml:space="preserve"> دارد.</w:t>
      </w:r>
      <w:ins w:id="364" w:author="Windows User" w:date="2019-10-28T09:13:00Z">
        <w:r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>
          <w:rPr>
            <w:rFonts w:cs="Calibri"/>
            <w:sz w:val="28"/>
            <w:szCs w:val="28"/>
            <w:rtl/>
            <w:lang w:bidi="fa-IR"/>
          </w:rPr>
          <w:t>۳</w:t>
        </w:r>
      </w:ins>
      <w:del w:id="365" w:author="Windows User" w:date="2019-10-28T09:13:00Z">
        <w:r w:rsidR="00B735D8" w:rsidRPr="00750D8B" w:rsidDel="00341364">
          <w:rPr>
            <w:rFonts w:cs="B Nazanin" w:hint="cs"/>
            <w:sz w:val="28"/>
            <w:szCs w:val="28"/>
            <w:rtl/>
            <w:lang w:bidi="fa-IR"/>
          </w:rPr>
          <w:delText>3</w:delText>
        </w:r>
      </w:del>
      <w:ins w:id="366" w:author="Windows User" w:date="2019-10-28T09:13:00Z">
        <w:r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B735D8"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B735D8" w:rsidRPr="00750D8B" w:rsidRDefault="00360F67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  <w:pPrChange w:id="367" w:author="Windows User" w:date="2019-10-28T09:13:00Z">
          <w:pPr>
            <w:pStyle w:val="ListParagraph"/>
            <w:numPr>
              <w:numId w:val="2"/>
            </w:numPr>
            <w:bidi/>
            <w:spacing w:line="480" w:lineRule="auto"/>
            <w:ind w:left="360" w:hanging="360"/>
            <w:jc w:val="both"/>
          </w:pPr>
        </w:pPrChange>
      </w:pPr>
      <w:r w:rsidRPr="00750D8B">
        <w:rPr>
          <w:rFonts w:cs="B Nazanin" w:hint="cs"/>
          <w:sz w:val="28"/>
          <w:szCs w:val="28"/>
          <w:rtl/>
          <w:lang w:bidi="fa-IR"/>
        </w:rPr>
        <w:t xml:space="preserve">روابط اقتصادی نزدیک و کیفیت خوب کالاهای بلاروس. </w:t>
      </w:r>
      <w:ins w:id="368" w:author="Windows User" w:date="2019-10-28T09:13:00Z">
        <w:r w:rsidR="00341364">
          <w:rPr>
            <w:rFonts w:cs="Calibri"/>
            <w:sz w:val="28"/>
            <w:szCs w:val="28"/>
            <w:rtl/>
            <w:lang w:bidi="fa-IR"/>
          </w:rPr>
          <w:t>۳</w:t>
        </w:r>
      </w:ins>
      <w:del w:id="369" w:author="Windows User" w:date="2019-10-28T09:13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3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360F67" w:rsidRPr="00750D8B" w:rsidRDefault="00360F67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  <w:pPrChange w:id="370" w:author="Windows User" w:date="2019-10-28T09:13:00Z">
          <w:pPr>
            <w:pStyle w:val="ListParagraph"/>
            <w:numPr>
              <w:numId w:val="2"/>
            </w:numPr>
            <w:bidi/>
            <w:spacing w:line="480" w:lineRule="auto"/>
            <w:ind w:left="360" w:hanging="360"/>
            <w:jc w:val="both"/>
          </w:pPr>
        </w:pPrChange>
      </w:pPr>
      <w:r w:rsidRPr="00750D8B">
        <w:rPr>
          <w:rFonts w:cs="B Nazanin" w:hint="cs"/>
          <w:sz w:val="28"/>
          <w:szCs w:val="28"/>
          <w:rtl/>
          <w:lang w:bidi="fa-IR"/>
        </w:rPr>
        <w:t>از جمله جمهوری</w:t>
      </w:r>
      <w:ins w:id="371" w:author="Windows User" w:date="2019-10-28T09:13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72" w:author="Windows User" w:date="2019-10-28T09:13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های شوروی سابق است. </w:t>
      </w:r>
      <w:ins w:id="373" w:author="Windows User" w:date="2019-10-28T09:13:00Z">
        <w:r w:rsidR="00341364">
          <w:rPr>
            <w:rFonts w:cs="Calibri"/>
            <w:sz w:val="28"/>
            <w:szCs w:val="28"/>
            <w:rtl/>
            <w:lang w:bidi="fa-IR"/>
          </w:rPr>
          <w:t>۱</w:t>
        </w:r>
      </w:ins>
      <w:del w:id="374" w:author="Windows User" w:date="2019-10-28T09:13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1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360F67" w:rsidRDefault="00360F67" w:rsidP="004B26C7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  <w:pPrChange w:id="375" w:author="Windows User" w:date="2019-10-28T09:40:00Z">
          <w:pPr>
            <w:pStyle w:val="ListParagraph"/>
            <w:numPr>
              <w:numId w:val="2"/>
            </w:numPr>
            <w:bidi/>
            <w:spacing w:line="480" w:lineRule="auto"/>
            <w:ind w:left="360" w:hanging="360"/>
            <w:jc w:val="both"/>
          </w:pPr>
        </w:pPrChange>
      </w:pPr>
      <w:r w:rsidRPr="00750D8B">
        <w:rPr>
          <w:rFonts w:cs="B Nazanin" w:hint="cs"/>
          <w:sz w:val="28"/>
          <w:szCs w:val="28"/>
          <w:rtl/>
          <w:lang w:bidi="fa-IR"/>
        </w:rPr>
        <w:t>یک کشور توسعه</w:t>
      </w:r>
      <w:ins w:id="376" w:author="Windows User" w:date="2019-10-28T09:13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77" w:author="Windows User" w:date="2019-10-28T09:13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یافته اقتصادی است که مردمش </w:t>
      </w:r>
      <w:ins w:id="378" w:author="Windows User" w:date="2019-10-28T09:40:00Z">
        <w:r w:rsidR="004B26C7" w:rsidRPr="00750D8B">
          <w:rPr>
            <w:rFonts w:cs="B Nazanin" w:hint="cs"/>
            <w:sz w:val="28"/>
            <w:szCs w:val="28"/>
            <w:rtl/>
            <w:lang w:bidi="fa-IR"/>
          </w:rPr>
          <w:t>نسبت</w:t>
        </w:r>
        <w:r w:rsidR="004B26C7">
          <w:rPr>
            <w:rFonts w:cs="B Nazanin" w:hint="cs"/>
            <w:sz w:val="28"/>
            <w:szCs w:val="28"/>
            <w:rtl/>
            <w:lang w:bidi="fa-IR"/>
          </w:rPr>
          <w:t xml:space="preserve"> به کشور</w:t>
        </w:r>
        <w:r w:rsidR="004B26C7" w:rsidRPr="00750D8B">
          <w:rPr>
            <w:rFonts w:cs="B Nazanin" w:hint="cs"/>
            <w:sz w:val="28"/>
            <w:szCs w:val="28"/>
            <w:rtl/>
            <w:lang w:bidi="fa-IR"/>
          </w:rPr>
          <w:t xml:space="preserve"> روسیه </w:t>
        </w:r>
      </w:ins>
      <w:r w:rsidRPr="00750D8B">
        <w:rPr>
          <w:rFonts w:cs="B Nazanin" w:hint="cs"/>
          <w:sz w:val="28"/>
          <w:szCs w:val="28"/>
          <w:rtl/>
          <w:lang w:bidi="fa-IR"/>
        </w:rPr>
        <w:t>سطح زندگی بالاتری</w:t>
      </w:r>
      <w:del w:id="379" w:author="Windows User" w:date="2019-10-28T09:40:00Z">
        <w:r w:rsidRPr="00750D8B" w:rsidDel="004B26C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A71791" w:rsidRPr="00750D8B" w:rsidDel="004B26C7">
          <w:rPr>
            <w:rFonts w:cs="B Nazanin" w:hint="cs"/>
            <w:sz w:val="28"/>
            <w:szCs w:val="28"/>
            <w:rtl/>
            <w:lang w:bidi="fa-IR"/>
          </w:rPr>
          <w:delText>به</w:delText>
        </w:r>
      </w:del>
      <w:r w:rsidR="00A71791"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del w:id="380" w:author="Windows User" w:date="2019-10-28T09:40:00Z">
        <w:r w:rsidR="00A71791" w:rsidRPr="00750D8B" w:rsidDel="004B26C7">
          <w:rPr>
            <w:rFonts w:cs="B Nazanin" w:hint="cs"/>
            <w:sz w:val="28"/>
            <w:szCs w:val="28"/>
            <w:rtl/>
            <w:lang w:bidi="fa-IR"/>
          </w:rPr>
          <w:delText>نسبت</w:delText>
        </w:r>
        <w:r w:rsidRPr="00750D8B" w:rsidDel="004B26C7">
          <w:rPr>
            <w:rFonts w:cs="B Nazanin" w:hint="cs"/>
            <w:sz w:val="28"/>
            <w:szCs w:val="28"/>
            <w:rtl/>
            <w:lang w:bidi="fa-IR"/>
          </w:rPr>
          <w:delText xml:space="preserve"> روسیه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دارند.</w:t>
      </w:r>
      <w:ins w:id="381" w:author="Windows User" w:date="2019-10-28T09:13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ins w:id="382" w:author="Windows User" w:date="2019-10-28T09:14:00Z">
        <w:r w:rsidR="00341364">
          <w:rPr>
            <w:rFonts w:cs="Calibri"/>
            <w:sz w:val="28"/>
            <w:szCs w:val="28"/>
            <w:rtl/>
            <w:lang w:bidi="fa-IR"/>
          </w:rPr>
          <w:t>۱</w:t>
        </w:r>
      </w:ins>
      <w:ins w:id="383" w:author="Windows User" w:date="2019-10-28T09:13:00Z">
        <w:r w:rsidR="00341364" w:rsidRPr="00750D8B" w:rsidDel="00341364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384" w:author="Windows User" w:date="2019-10-28T09:13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1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750D8B" w:rsidRPr="00750D8B" w:rsidRDefault="00750D8B" w:rsidP="00750D8B">
      <w:pPr>
        <w:pStyle w:val="ListParagraph"/>
        <w:bidi/>
        <w:ind w:left="360"/>
        <w:jc w:val="both"/>
        <w:rPr>
          <w:rFonts w:cs="B Nazanin"/>
          <w:sz w:val="28"/>
          <w:szCs w:val="28"/>
          <w:lang w:bidi="fa-IR"/>
        </w:rPr>
      </w:pPr>
    </w:p>
    <w:p w:rsidR="00750D8B" w:rsidDel="004B26C7" w:rsidRDefault="00BC0804" w:rsidP="004B26C7">
      <w:pPr>
        <w:bidi/>
        <w:jc w:val="both"/>
        <w:rPr>
          <w:del w:id="385" w:author="Windows User" w:date="2019-10-28T09:40:00Z"/>
          <w:rFonts w:cs="B Nazanin" w:hint="cs"/>
          <w:sz w:val="28"/>
          <w:szCs w:val="28"/>
          <w:rtl/>
          <w:lang w:bidi="fa-IR"/>
        </w:rPr>
        <w:pPrChange w:id="386" w:author="Windows User" w:date="2019-10-28T09:40:00Z">
          <w:pPr>
            <w:bidi/>
            <w:jc w:val="both"/>
          </w:pPr>
        </w:pPrChange>
      </w:pPr>
      <w:r w:rsidRPr="00750D8B">
        <w:rPr>
          <w:rFonts w:cs="B Nazanin" w:hint="cs"/>
          <w:sz w:val="28"/>
          <w:szCs w:val="28"/>
          <w:rtl/>
          <w:lang w:bidi="fa-IR"/>
        </w:rPr>
        <w:t>کشور بلاروس</w:t>
      </w:r>
      <w:ins w:id="387" w:author="Windows User" w:date="2019-10-28T09:14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 را</w:t>
        </w:r>
      </w:ins>
      <w:r w:rsidRPr="00750D8B">
        <w:rPr>
          <w:rFonts w:cs="B Nazanin" w:hint="cs"/>
          <w:sz w:val="28"/>
          <w:szCs w:val="28"/>
          <w:rtl/>
          <w:lang w:bidi="fa-IR"/>
        </w:rPr>
        <w:t xml:space="preserve"> بیشتر</w:t>
      </w:r>
      <w:del w:id="388" w:author="Windows User" w:date="2019-10-28T09:14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توسط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آقایان و افراد در سن </w:t>
      </w:r>
      <w:ins w:id="389" w:author="Windows User" w:date="2019-10-28T09:14:00Z">
        <w:r w:rsidR="00341364">
          <w:rPr>
            <w:rFonts w:cs="Calibri"/>
            <w:sz w:val="28"/>
            <w:szCs w:val="28"/>
            <w:rtl/>
            <w:lang w:bidi="fa-IR"/>
          </w:rPr>
          <w:t>۴۶</w:t>
        </w:r>
      </w:ins>
      <w:del w:id="390" w:author="Windows User" w:date="2019-10-28T09:14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60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50D8B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del w:id="391" w:author="Windows User" w:date="2019-10-28T09:14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392" w:author="Windows User" w:date="2019-10-28T09:14:00Z">
        <w:r w:rsidR="00341364">
          <w:rPr>
            <w:rFonts w:cs="Calibri"/>
            <w:sz w:val="28"/>
            <w:szCs w:val="28"/>
            <w:rtl/>
            <w:lang w:bidi="fa-IR"/>
          </w:rPr>
          <w:t>۶۰</w:t>
        </w:r>
      </w:ins>
      <w:del w:id="393" w:author="Windows User" w:date="2019-10-28T09:14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46 </w:delText>
        </w:r>
      </w:del>
      <w:ins w:id="394" w:author="Windows User" w:date="2019-10-28T09:14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395" w:author="Windows User" w:date="2019-10-28T09:14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افراد با تحصیلات متوسطه انتخاب </w:t>
      </w:r>
      <w:ins w:id="396" w:author="Windows User" w:date="2019-10-28T09:14:00Z">
        <w:r w:rsidR="00341364">
          <w:rPr>
            <w:rFonts w:cs="B Nazanin" w:hint="cs"/>
            <w:sz w:val="28"/>
            <w:szCs w:val="28"/>
            <w:rtl/>
            <w:lang w:bidi="fa-IR"/>
          </w:rPr>
          <w:t>کرده‌اند.</w:t>
        </w:r>
      </w:ins>
      <w:del w:id="397" w:author="Windows User" w:date="2019-10-28T09:14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شده است.</w:delText>
        </w:r>
      </w:del>
    </w:p>
    <w:p w:rsidR="004B26C7" w:rsidRDefault="004B26C7" w:rsidP="004B26C7">
      <w:pPr>
        <w:bidi/>
        <w:jc w:val="both"/>
        <w:rPr>
          <w:ins w:id="398" w:author="Windows User" w:date="2019-10-28T09:40:00Z"/>
          <w:rFonts w:cs="B Nazanin"/>
          <w:sz w:val="28"/>
          <w:szCs w:val="28"/>
          <w:rtl/>
          <w:lang w:bidi="fa-IR"/>
        </w:rPr>
        <w:pPrChange w:id="399" w:author="Windows User" w:date="2019-10-28T09:40:00Z">
          <w:pPr>
            <w:bidi/>
            <w:jc w:val="both"/>
          </w:pPr>
        </w:pPrChange>
      </w:pPr>
    </w:p>
    <w:p w:rsidR="00360F67" w:rsidRPr="00750D8B" w:rsidRDefault="00BC0804" w:rsidP="004B26C7">
      <w:pPr>
        <w:bidi/>
        <w:jc w:val="both"/>
        <w:rPr>
          <w:rFonts w:cs="B Nazanin"/>
          <w:sz w:val="28"/>
          <w:szCs w:val="28"/>
          <w:rtl/>
          <w:lang w:bidi="fa-IR"/>
        </w:rPr>
        <w:pPrChange w:id="400" w:author="Windows User" w:date="2019-10-28T09:40:00Z">
          <w:pPr>
            <w:bidi/>
            <w:jc w:val="both"/>
          </w:pPr>
        </w:pPrChange>
      </w:pPr>
      <w:del w:id="401" w:author="Windows User" w:date="2019-10-28T09:40:00Z">
        <w:r w:rsidRPr="00750D8B" w:rsidDel="004B26C7">
          <w:rPr>
            <w:rFonts w:cs="B Nazanin" w:hint="cs"/>
            <w:sz w:val="28"/>
            <w:szCs w:val="28"/>
            <w:rtl/>
            <w:lang w:bidi="fa-IR"/>
          </w:rPr>
          <w:delText>کشور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آمریکا نیز در بین افراد با تحصیلات عالی طرفداران بیشتری دارد، همچنین افراد بالای </w:t>
      </w:r>
      <w:ins w:id="402" w:author="Windows User" w:date="2019-10-28T09:15:00Z">
        <w:r w:rsidR="00341364">
          <w:rPr>
            <w:rFonts w:cs="Calibri"/>
            <w:sz w:val="28"/>
            <w:szCs w:val="28"/>
            <w:rtl/>
            <w:lang w:bidi="fa-IR"/>
          </w:rPr>
          <w:t>۶۰</w:t>
        </w:r>
      </w:ins>
      <w:del w:id="403" w:author="Windows User" w:date="2019-10-28T09:15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60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سال کمترین تمایل را به برقراری رابط</w:t>
      </w:r>
      <w:ins w:id="404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05" w:author="Windows User" w:date="2019-10-28T09:15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خوب با آمریکا دارند.</w:t>
      </w:r>
      <w:r w:rsidR="00A71791"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r w:rsidR="00360F67" w:rsidRPr="00750D8B">
        <w:rPr>
          <w:rFonts w:cs="B Nazanin" w:hint="cs"/>
          <w:sz w:val="28"/>
          <w:szCs w:val="28"/>
          <w:rtl/>
          <w:lang w:bidi="fa-IR"/>
        </w:rPr>
        <w:t>نکت</w:t>
      </w:r>
      <w:ins w:id="406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07" w:author="Windows User" w:date="2019-10-28T09:15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 xml:space="preserve"> جالب توجه این است که روس</w:t>
      </w:r>
      <w:ins w:id="408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09" w:author="Windows User" w:date="2019-10-28T09:15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>ها با وجود رابط</w:t>
      </w:r>
      <w:ins w:id="410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11" w:author="Windows User" w:date="2019-10-28T09:15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 xml:space="preserve"> تنش</w:t>
      </w:r>
      <w:ins w:id="412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13" w:author="Windows User" w:date="2019-10-28T09:15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>زایی که در طول سال</w:t>
      </w:r>
      <w:ins w:id="414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360F67" w:rsidRPr="00750D8B">
        <w:rPr>
          <w:rFonts w:cs="B Nazanin" w:hint="cs"/>
          <w:sz w:val="28"/>
          <w:szCs w:val="28"/>
          <w:rtl/>
          <w:lang w:bidi="fa-IR"/>
        </w:rPr>
        <w:t>های اخیر با آمریکا داشته</w:t>
      </w:r>
      <w:ins w:id="415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16" w:author="Windows User" w:date="2019-10-28T09:15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>اند</w:t>
      </w:r>
      <w:ins w:id="417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418" w:author="Windows User" w:date="2019-10-28T09:15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اما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 xml:space="preserve"> با گذر زمان به این باور رسیده</w:t>
      </w:r>
      <w:ins w:id="419" w:author="Windows User" w:date="2019-10-28T09:15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20" w:author="Windows User" w:date="2019-10-28T09:15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>اند که باید تلاش کرد تا روابط بین دو کشور بهبود یابد</w:t>
      </w:r>
      <w:ins w:id="421" w:author="Windows User" w:date="2019-10-28T09:16:00Z">
        <w:r w:rsidR="00341364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422" w:author="Windows User" w:date="2019-10-28T09:16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 xml:space="preserve"> از جمله دلایلی که به آن اشاره کرده</w:t>
      </w:r>
      <w:ins w:id="423" w:author="Windows User" w:date="2019-10-28T09:16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24" w:author="Windows User" w:date="2019-10-28T09:16:00Z">
        <w:r w:rsidR="00360F67"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360F67" w:rsidRPr="00750D8B">
        <w:rPr>
          <w:rFonts w:cs="B Nazanin" w:hint="cs"/>
          <w:sz w:val="28"/>
          <w:szCs w:val="28"/>
          <w:rtl/>
          <w:lang w:bidi="fa-IR"/>
        </w:rPr>
        <w:t>اند</w:t>
      </w:r>
      <w:r w:rsidR="00A71791" w:rsidRPr="00750D8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360F67" w:rsidRPr="00750D8B">
        <w:rPr>
          <w:rFonts w:cs="B Nazanin" w:hint="cs"/>
          <w:sz w:val="28"/>
          <w:szCs w:val="28"/>
          <w:rtl/>
          <w:lang w:bidi="fa-IR"/>
        </w:rPr>
        <w:t>موارد زیر</w:t>
      </w:r>
      <w:ins w:id="425" w:author="Windows User" w:date="2019-10-28T09:41:00Z">
        <w:r w:rsidR="004B26C7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360F67" w:rsidRPr="00750D8B">
        <w:rPr>
          <w:rFonts w:cs="B Nazanin" w:hint="cs"/>
          <w:sz w:val="28"/>
          <w:szCs w:val="28"/>
          <w:rtl/>
          <w:lang w:bidi="fa-IR"/>
        </w:rPr>
        <w:t>است:</w:t>
      </w:r>
    </w:p>
    <w:p w:rsidR="00360F67" w:rsidRPr="00750D8B" w:rsidRDefault="00360F67" w:rsidP="00D02D1E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t xml:space="preserve"> آمریکا مهم</w:t>
      </w:r>
      <w:ins w:id="426" w:author="Windows User" w:date="2019-10-28T09:16:00Z">
        <w:r w:rsidR="00341364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750D8B">
        <w:rPr>
          <w:rFonts w:cs="B Nazanin" w:hint="cs"/>
          <w:sz w:val="28"/>
          <w:szCs w:val="28"/>
          <w:rtl/>
          <w:lang w:bidi="fa-IR"/>
        </w:rPr>
        <w:t>ترین بازیگر در سطح جهان، رهبر جهان و ابر</w:t>
      </w:r>
      <w:del w:id="427" w:author="Windows User" w:date="2019-10-28T09:16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قدرت است. </w:t>
      </w:r>
      <w:ins w:id="428" w:author="Windows User" w:date="2019-10-28T09:16:00Z">
        <w:r w:rsidR="00341364">
          <w:rPr>
            <w:rFonts w:cs="Calibri"/>
            <w:sz w:val="28"/>
            <w:szCs w:val="28"/>
            <w:rtl/>
            <w:lang w:bidi="fa-IR"/>
          </w:rPr>
          <w:t>۳</w:t>
        </w:r>
      </w:ins>
      <w:del w:id="429" w:author="Windows User" w:date="2019-10-28T09:16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3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360F67" w:rsidRPr="00750D8B" w:rsidRDefault="00360F67" w:rsidP="00750D8B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t>برای جلوگیری از جنگ و نجات جهان باید با آمریکا در تعامل بود و رابط</w:t>
      </w:r>
      <w:ins w:id="430" w:author="Windows User" w:date="2019-10-28T09:16:00Z">
        <w:r w:rsidR="00341364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31" w:author="Windows User" w:date="2019-10-28T09:16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خوبی برقرار کرد</w:t>
      </w:r>
      <w:ins w:id="432" w:author="Windows User" w:date="2019-10-28T09:16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. </w:t>
        </w:r>
        <w:r w:rsidR="00341364">
          <w:rPr>
            <w:rFonts w:cs="Calibri"/>
            <w:sz w:val="28"/>
            <w:szCs w:val="28"/>
            <w:rtl/>
            <w:lang w:bidi="fa-IR"/>
          </w:rPr>
          <w:t>۲</w:t>
        </w:r>
      </w:ins>
      <w:del w:id="433" w:author="Windows User" w:date="2019-10-28T09:16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.2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360F67" w:rsidRPr="00750D8B" w:rsidRDefault="00360F67" w:rsidP="00D02D1E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t>آمریکا یک کشور ثروتم</w:t>
      </w:r>
      <w:r w:rsidR="00A71791" w:rsidRPr="00750D8B">
        <w:rPr>
          <w:rFonts w:cs="B Nazanin" w:hint="cs"/>
          <w:sz w:val="28"/>
          <w:szCs w:val="28"/>
          <w:rtl/>
          <w:lang w:bidi="fa-IR"/>
        </w:rPr>
        <w:t>ند</w:t>
      </w:r>
      <w:ins w:id="434" w:author="Windows User" w:date="2019-10-28T09:41:00Z">
        <w:r w:rsidR="004B26C7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A71791" w:rsidRPr="00750D8B">
        <w:rPr>
          <w:rFonts w:cs="B Nazanin" w:hint="cs"/>
          <w:sz w:val="28"/>
          <w:szCs w:val="28"/>
          <w:rtl/>
          <w:lang w:bidi="fa-IR"/>
        </w:rPr>
        <w:t xml:space="preserve"> با قدرت اقتصادی فوق</w:t>
      </w:r>
      <w:ins w:id="435" w:author="Windows User" w:date="2019-10-28T09:01:00Z">
        <w:r w:rsidR="00437B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36" w:author="Windows User" w:date="2019-10-28T09:01:00Z">
        <w:r w:rsidR="00A71791"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71791" w:rsidRPr="00750D8B">
        <w:rPr>
          <w:rFonts w:cs="B Nazanin" w:hint="cs"/>
          <w:sz w:val="28"/>
          <w:szCs w:val="28"/>
          <w:rtl/>
          <w:lang w:bidi="fa-IR"/>
        </w:rPr>
        <w:t>العاده</w:t>
      </w:r>
      <w:r w:rsidRPr="00750D8B">
        <w:rPr>
          <w:rFonts w:cs="B Nazanin" w:hint="cs"/>
          <w:sz w:val="28"/>
          <w:szCs w:val="28"/>
          <w:rtl/>
          <w:lang w:bidi="fa-IR"/>
        </w:rPr>
        <w:t xml:space="preserve"> است.</w:t>
      </w:r>
      <w:ins w:id="437" w:author="Windows User" w:date="2019-10-28T09:17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341364">
          <w:rPr>
            <w:rFonts w:cs="Calibri"/>
            <w:sz w:val="28"/>
            <w:szCs w:val="28"/>
            <w:rtl/>
            <w:lang w:bidi="fa-IR"/>
          </w:rPr>
          <w:t>۱</w:t>
        </w:r>
        <w:r w:rsidR="00341364" w:rsidRPr="00750D8B" w:rsidDel="00341364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438" w:author="Windows User" w:date="2019-10-28T09:17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1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360F67" w:rsidRDefault="00360F67">
      <w:pPr>
        <w:pStyle w:val="ListParagraph"/>
        <w:numPr>
          <w:ilvl w:val="0"/>
          <w:numId w:val="2"/>
        </w:numPr>
        <w:bidi/>
        <w:spacing w:line="480" w:lineRule="auto"/>
        <w:jc w:val="both"/>
        <w:rPr>
          <w:rFonts w:cs="B Nazanin"/>
          <w:sz w:val="28"/>
          <w:szCs w:val="28"/>
          <w:lang w:bidi="fa-IR"/>
        </w:rPr>
        <w:pPrChange w:id="439" w:author="Windows User" w:date="2019-10-28T09:17:00Z">
          <w:pPr>
            <w:pStyle w:val="ListParagraph"/>
            <w:numPr>
              <w:numId w:val="2"/>
            </w:numPr>
            <w:bidi/>
            <w:spacing w:line="480" w:lineRule="auto"/>
            <w:ind w:left="360" w:hanging="360"/>
            <w:jc w:val="both"/>
          </w:pPr>
        </w:pPrChange>
      </w:pPr>
      <w:r w:rsidRPr="00750D8B">
        <w:rPr>
          <w:rFonts w:cs="B Nazanin" w:hint="cs"/>
          <w:sz w:val="28"/>
          <w:szCs w:val="28"/>
          <w:rtl/>
          <w:lang w:bidi="fa-IR"/>
        </w:rPr>
        <w:t>اقتصاد روسیه و آمریکا به یکدیگر وابسته است</w:t>
      </w:r>
      <w:del w:id="440" w:author="Windows User" w:date="2019-10-28T09:17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ins w:id="441" w:author="Windows User" w:date="2019-10-28T09:17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. </w:t>
        </w:r>
        <w:r w:rsidR="00341364">
          <w:rPr>
            <w:rFonts w:cs="Calibri"/>
            <w:sz w:val="28"/>
            <w:szCs w:val="28"/>
            <w:rtl/>
            <w:lang w:bidi="fa-IR"/>
          </w:rPr>
          <w:t>۱</w:t>
        </w:r>
      </w:ins>
      <w:del w:id="442" w:author="Windows User" w:date="2019-10-28T09:17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>1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%</w:t>
      </w:r>
    </w:p>
    <w:p w:rsidR="00750D8B" w:rsidRDefault="00750D8B" w:rsidP="00750D8B">
      <w:pPr>
        <w:pStyle w:val="ListParagraph"/>
        <w:bidi/>
        <w:spacing w:line="480" w:lineRule="auto"/>
        <w:ind w:left="360"/>
        <w:jc w:val="both"/>
        <w:rPr>
          <w:rFonts w:cs="B Nazanin"/>
          <w:sz w:val="28"/>
          <w:szCs w:val="28"/>
          <w:lang w:bidi="fa-IR"/>
        </w:rPr>
      </w:pPr>
    </w:p>
    <w:p w:rsidR="00B01473" w:rsidRPr="00750D8B" w:rsidRDefault="00BF26EA" w:rsidP="00D02D1E">
      <w:pPr>
        <w:bidi/>
        <w:rPr>
          <w:rFonts w:cs="B Nazanin"/>
          <w:sz w:val="28"/>
          <w:szCs w:val="28"/>
          <w:rtl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t>جدول شمار</w:t>
      </w:r>
      <w:ins w:id="443" w:author="Windows User" w:date="2019-10-28T09:00:00Z">
        <w:r w:rsidR="00437B6A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44" w:author="Windows User" w:date="2019-10-28T09:00:00Z">
        <w:r w:rsidRPr="00750D8B" w:rsidDel="00437B6A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ins w:id="445" w:author="Windows User" w:date="2019-10-28T09:00:00Z">
        <w:r w:rsidR="00437B6A">
          <w:rPr>
            <w:rFonts w:cs="Calibri"/>
            <w:sz w:val="28"/>
            <w:szCs w:val="28"/>
            <w:rtl/>
            <w:lang w:bidi="fa-IR"/>
          </w:rPr>
          <w:t>۵</w:t>
        </w:r>
      </w:ins>
      <w:del w:id="446" w:author="Windows User" w:date="2019-10-28T09:00:00Z">
        <w:r w:rsidRPr="00750D8B" w:rsidDel="00437B6A">
          <w:rPr>
            <w:rFonts w:cs="B Nazanin" w:hint="cs"/>
            <w:sz w:val="28"/>
            <w:szCs w:val="28"/>
            <w:rtl/>
            <w:lang w:bidi="fa-IR"/>
          </w:rPr>
          <w:delText>5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</w:t>
      </w:r>
      <w:r w:rsidR="00750D8B">
        <w:rPr>
          <w:rFonts w:cs="B Nazanin" w:hint="cs"/>
          <w:sz w:val="28"/>
          <w:szCs w:val="28"/>
          <w:rtl/>
          <w:lang w:bidi="fa-IR"/>
        </w:rPr>
        <w:t xml:space="preserve">            </w:t>
      </w:r>
      <w:r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50D8B">
        <w:rPr>
          <w:rFonts w:cs="B Nazanin" w:hint="cs"/>
          <w:sz w:val="28"/>
          <w:szCs w:val="28"/>
          <w:rtl/>
          <w:lang w:bidi="fa-IR"/>
        </w:rPr>
        <w:t xml:space="preserve">      </w:t>
      </w:r>
      <w:del w:id="447" w:author="Windows User" w:date="2019-10-28T09:01:00Z">
        <w:r w:rsidRPr="00750D8B" w:rsidDel="00437B6A">
          <w:rPr>
            <w:rFonts w:cs="B Nazanin" w:hint="cs"/>
            <w:color w:val="000000"/>
            <w:sz w:val="28"/>
            <w:szCs w:val="28"/>
            <w:rtl/>
          </w:rPr>
          <w:delText>تاریخ</w:delText>
        </w:r>
      </w:del>
      <w:r w:rsidRPr="00750D8B">
        <w:rPr>
          <w:rFonts w:cs="B Nazanin" w:hint="cs"/>
          <w:color w:val="000000"/>
          <w:sz w:val="28"/>
          <w:szCs w:val="28"/>
          <w:rtl/>
        </w:rPr>
        <w:t xml:space="preserve"> </w:t>
      </w:r>
      <w:ins w:id="448" w:author="Windows User" w:date="2019-10-28T09:01:00Z">
        <w:r w:rsidR="00437B6A">
          <w:rPr>
            <w:rFonts w:cs="Calibri"/>
            <w:color w:val="000000"/>
            <w:sz w:val="28"/>
            <w:szCs w:val="28"/>
            <w:rtl/>
          </w:rPr>
          <w:t>۶</w:t>
        </w:r>
      </w:ins>
      <w:del w:id="449" w:author="Windows User" w:date="2019-10-28T09:01:00Z">
        <w:r w:rsidRPr="00750D8B" w:rsidDel="00437B6A">
          <w:rPr>
            <w:rFonts w:cs="B Nazanin" w:hint="cs"/>
            <w:color w:val="000000"/>
            <w:sz w:val="28"/>
            <w:szCs w:val="28"/>
            <w:rtl/>
          </w:rPr>
          <w:delText xml:space="preserve">6 </w:delText>
        </w:r>
      </w:del>
      <w:ins w:id="450" w:author="Windows User" w:date="2019-10-28T09:01:00Z">
        <w:r w:rsidR="00437B6A">
          <w:rPr>
            <w:rFonts w:cs="B Nazanin" w:hint="cs"/>
            <w:color w:val="000000"/>
            <w:sz w:val="28"/>
            <w:szCs w:val="28"/>
            <w:rtl/>
          </w:rPr>
          <w:t xml:space="preserve"> م</w:t>
        </w:r>
      </w:ins>
      <w:del w:id="451" w:author="Windows User" w:date="2019-10-28T09:01:00Z">
        <w:r w:rsidRPr="00750D8B" w:rsidDel="00437B6A">
          <w:rPr>
            <w:rFonts w:cs="B Nazanin" w:hint="cs"/>
            <w:color w:val="000000"/>
            <w:sz w:val="28"/>
            <w:szCs w:val="28"/>
            <w:rtl/>
          </w:rPr>
          <w:delText>م</w:delText>
        </w:r>
      </w:del>
      <w:r w:rsidRPr="00750D8B">
        <w:rPr>
          <w:rFonts w:cs="B Nazanin" w:hint="cs"/>
          <w:color w:val="000000"/>
          <w:sz w:val="28"/>
          <w:szCs w:val="28"/>
          <w:rtl/>
        </w:rPr>
        <w:t xml:space="preserve">ی </w:t>
      </w:r>
      <w:ins w:id="452" w:author="Windows User" w:date="2019-10-28T09:01:00Z">
        <w:r w:rsidR="00437B6A">
          <w:rPr>
            <w:rFonts w:cs="Calibri"/>
            <w:color w:val="000000"/>
            <w:sz w:val="28"/>
            <w:szCs w:val="28"/>
            <w:rtl/>
          </w:rPr>
          <w:t>۲۰۱۹</w:t>
        </w:r>
      </w:ins>
      <w:del w:id="453" w:author="Windows User" w:date="2019-10-28T09:01:00Z">
        <w:r w:rsidRPr="00750D8B" w:rsidDel="00437B6A">
          <w:rPr>
            <w:rFonts w:cs="B Nazanin" w:hint="cs"/>
            <w:color w:val="000000"/>
            <w:sz w:val="28"/>
            <w:szCs w:val="28"/>
            <w:rtl/>
          </w:rPr>
          <w:delText>2019</w:delText>
        </w:r>
      </w:del>
    </w:p>
    <w:tbl>
      <w:tblPr>
        <w:bidiVisual/>
        <w:tblW w:w="8587" w:type="dxa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1155"/>
        <w:gridCol w:w="1155"/>
        <w:gridCol w:w="1155"/>
        <w:gridCol w:w="1155"/>
        <w:gridCol w:w="1155"/>
        <w:gridCol w:w="1156"/>
        <w:gridCol w:w="1156"/>
      </w:tblGrid>
      <w:tr w:rsidR="00B01473" w:rsidRPr="00750D8B" w:rsidTr="007D15F1">
        <w:trPr>
          <w:trHeight w:val="565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29 ژوئیه</w:t>
            </w:r>
          </w:p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2014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30 آپریل</w:t>
            </w:r>
          </w:p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2015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 آپریل</w:t>
            </w:r>
          </w:p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2016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9 جولای 2017</w:t>
            </w:r>
          </w:p>
        </w:tc>
        <w:tc>
          <w:tcPr>
            <w:tcW w:w="115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29 آپریل</w:t>
            </w:r>
          </w:p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2018</w:t>
            </w:r>
          </w:p>
        </w:tc>
        <w:tc>
          <w:tcPr>
            <w:tcW w:w="115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21 آپریل</w:t>
            </w:r>
          </w:p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2019</w:t>
            </w:r>
          </w:p>
        </w:tc>
      </w:tr>
      <w:tr w:rsidR="00B01473" w:rsidRPr="00750D8B" w:rsidTr="007D15F1">
        <w:trPr>
          <w:trHeight w:val="565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چین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31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35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32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33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33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28</w:t>
            </w:r>
          </w:p>
        </w:tc>
      </w:tr>
      <w:tr w:rsidR="00B01473" w:rsidRPr="00750D8B" w:rsidTr="007D15F1">
        <w:trPr>
          <w:trHeight w:val="565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بلاروس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13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13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13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17</w:t>
            </w:r>
          </w:p>
        </w:tc>
      </w:tr>
      <w:tr w:rsidR="00B01473" w:rsidRPr="00750D8B" w:rsidTr="007D15F1">
        <w:trPr>
          <w:trHeight w:val="565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آمریکا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B01473" w:rsidRPr="00750D8B" w:rsidTr="007D15F1">
        <w:trPr>
          <w:trHeight w:val="565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آلمان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</w:tr>
      <w:tr w:rsidR="00B01473" w:rsidRPr="00750D8B" w:rsidTr="007D15F1">
        <w:trPr>
          <w:trHeight w:val="565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قزاقستان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01473" w:rsidRPr="00750D8B" w:rsidTr="007D15F1">
        <w:trPr>
          <w:trHeight w:val="565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اوکراین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  <w:tr w:rsidR="00B01473" w:rsidRPr="00750D8B" w:rsidTr="007D15F1">
        <w:trPr>
          <w:trHeight w:val="596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ژاپن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  <w:tr w:rsidR="00B01473" w:rsidRPr="00750D8B" w:rsidTr="007D15F1">
        <w:trPr>
          <w:trHeight w:val="596"/>
        </w:trPr>
        <w:tc>
          <w:tcPr>
            <w:tcW w:w="500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15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ترکیه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115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15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</w:tbl>
    <w:p w:rsidR="00750D8B" w:rsidRDefault="00750D8B" w:rsidP="00750D8B">
      <w:pPr>
        <w:bidi/>
        <w:rPr>
          <w:rFonts w:cs="B Nazanin"/>
          <w:sz w:val="24"/>
          <w:szCs w:val="24"/>
          <w:rtl/>
        </w:rPr>
      </w:pPr>
    </w:p>
    <w:p w:rsidR="00B01473" w:rsidRPr="00750D8B" w:rsidRDefault="00BF26EA" w:rsidP="00D02D1E">
      <w:pPr>
        <w:bidi/>
        <w:rPr>
          <w:rFonts w:cs="B Nazanin"/>
          <w:sz w:val="28"/>
          <w:szCs w:val="28"/>
          <w:rtl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t>جدول شمار</w:t>
      </w:r>
      <w:ins w:id="454" w:author="Windows User" w:date="2019-10-28T09:17:00Z">
        <w:r w:rsidR="00341364">
          <w:rPr>
            <w:rFonts w:cs="B Nazanin" w:hint="cs"/>
            <w:sz w:val="28"/>
            <w:szCs w:val="28"/>
            <w:rtl/>
            <w:lang w:bidi="fa-IR"/>
          </w:rPr>
          <w:t xml:space="preserve">ۀ </w:t>
        </w:r>
      </w:ins>
      <w:del w:id="455" w:author="Windows User" w:date="2019-10-28T09:17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ه </w:delText>
        </w:r>
      </w:del>
      <w:ins w:id="456" w:author="Windows User" w:date="2019-10-28T09:17:00Z">
        <w:r w:rsidR="00341364">
          <w:rPr>
            <w:rFonts w:cs="Calibri"/>
            <w:sz w:val="28"/>
            <w:szCs w:val="28"/>
            <w:rtl/>
            <w:lang w:bidi="fa-IR"/>
          </w:rPr>
          <w:t>۶</w:t>
        </w:r>
      </w:ins>
      <w:del w:id="457" w:author="Windows User" w:date="2019-10-28T09:17:00Z">
        <w:r w:rsidRPr="00750D8B" w:rsidDel="00341364">
          <w:rPr>
            <w:rFonts w:cs="B Nazanin" w:hint="cs"/>
            <w:sz w:val="28"/>
            <w:szCs w:val="28"/>
            <w:rtl/>
            <w:lang w:bidi="fa-IR"/>
          </w:rPr>
          <w:delText xml:space="preserve">6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</w:t>
      </w:r>
      <w:r w:rsidR="00750D8B">
        <w:rPr>
          <w:rFonts w:cs="B Nazanin" w:hint="cs"/>
          <w:sz w:val="28"/>
          <w:szCs w:val="28"/>
          <w:rtl/>
          <w:lang w:bidi="fa-IR"/>
        </w:rPr>
        <w:t xml:space="preserve">                </w:t>
      </w:r>
      <w:del w:id="458" w:author="Windows User" w:date="2019-10-28T09:17:00Z">
        <w:r w:rsidRPr="00750D8B" w:rsidDel="00341364">
          <w:rPr>
            <w:rFonts w:cs="B Nazanin" w:hint="cs"/>
            <w:color w:val="000000"/>
            <w:sz w:val="28"/>
            <w:szCs w:val="28"/>
            <w:rtl/>
          </w:rPr>
          <w:delText>تاریخ</w:delText>
        </w:r>
      </w:del>
      <w:r w:rsidRPr="00750D8B">
        <w:rPr>
          <w:rFonts w:cs="B Nazanin" w:hint="cs"/>
          <w:color w:val="000000"/>
          <w:sz w:val="28"/>
          <w:szCs w:val="28"/>
          <w:rtl/>
        </w:rPr>
        <w:t xml:space="preserve"> </w:t>
      </w:r>
      <w:ins w:id="459" w:author="Windows User" w:date="2019-10-28T09:17:00Z">
        <w:r w:rsidR="00341364">
          <w:rPr>
            <w:rFonts w:cs="Calibri"/>
            <w:color w:val="000000"/>
            <w:sz w:val="28"/>
            <w:szCs w:val="28"/>
            <w:rtl/>
          </w:rPr>
          <w:t>۶</w:t>
        </w:r>
      </w:ins>
      <w:del w:id="460" w:author="Windows User" w:date="2019-10-28T09:17:00Z">
        <w:r w:rsidRPr="00750D8B" w:rsidDel="00341364">
          <w:rPr>
            <w:rFonts w:cs="B Nazanin" w:hint="cs"/>
            <w:color w:val="000000"/>
            <w:sz w:val="28"/>
            <w:szCs w:val="28"/>
            <w:rtl/>
          </w:rPr>
          <w:delText>6</w:delText>
        </w:r>
      </w:del>
      <w:r w:rsidRPr="00750D8B">
        <w:rPr>
          <w:rFonts w:cs="B Nazanin" w:hint="cs"/>
          <w:color w:val="000000"/>
          <w:sz w:val="28"/>
          <w:szCs w:val="28"/>
          <w:rtl/>
        </w:rPr>
        <w:t xml:space="preserve"> می </w:t>
      </w:r>
      <w:ins w:id="461" w:author="Windows User" w:date="2019-10-28T09:17:00Z">
        <w:r w:rsidR="00341364">
          <w:rPr>
            <w:rFonts w:cs="Calibri"/>
            <w:color w:val="000000"/>
            <w:sz w:val="28"/>
            <w:szCs w:val="28"/>
            <w:rtl/>
          </w:rPr>
          <w:t>۲۰۱</w:t>
        </w:r>
      </w:ins>
      <w:ins w:id="462" w:author="Windows User" w:date="2019-10-28T09:18:00Z">
        <w:r w:rsidR="00341364">
          <w:rPr>
            <w:rFonts w:cs="Calibri"/>
            <w:color w:val="000000"/>
            <w:sz w:val="28"/>
            <w:szCs w:val="28"/>
            <w:rtl/>
          </w:rPr>
          <w:t>۹</w:t>
        </w:r>
      </w:ins>
      <w:del w:id="463" w:author="Windows User" w:date="2019-10-28T09:17:00Z">
        <w:r w:rsidRPr="00750D8B" w:rsidDel="00341364">
          <w:rPr>
            <w:rFonts w:cs="B Nazanin" w:hint="cs"/>
            <w:color w:val="000000"/>
            <w:sz w:val="28"/>
            <w:szCs w:val="28"/>
            <w:rtl/>
          </w:rPr>
          <w:delText>2019</w:delText>
        </w:r>
      </w:del>
    </w:p>
    <w:tbl>
      <w:tblPr>
        <w:bidiVisual/>
        <w:tblW w:w="8587" w:type="dxa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7"/>
        <w:gridCol w:w="1607"/>
        <w:gridCol w:w="1965"/>
        <w:gridCol w:w="1863"/>
        <w:gridCol w:w="1545"/>
      </w:tblGrid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چین</w:t>
            </w:r>
          </w:p>
        </w:tc>
        <w:tc>
          <w:tcPr>
            <w:tcW w:w="1952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بلاروس</w:t>
            </w:r>
          </w:p>
        </w:tc>
        <w:tc>
          <w:tcPr>
            <w:tcW w:w="1851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آمریکا</w:t>
            </w:r>
          </w:p>
        </w:tc>
        <w:tc>
          <w:tcPr>
            <w:tcW w:w="1535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ایران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آقایان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33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خانم ها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24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14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سن 30-18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41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سن 31-45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31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12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سن 60-46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19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24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بالای 60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23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تحصیلات ابتدایی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24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</w:tr>
      <w:tr w:rsidR="00B01473" w:rsidRPr="00750D8B" w:rsidTr="007D15F1">
        <w:trPr>
          <w:trHeight w:val="593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تحصیلات متوسطه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30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19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B01473" w:rsidRPr="00750D8B" w:rsidTr="007D15F1">
        <w:trPr>
          <w:trHeight w:val="624"/>
        </w:trPr>
        <w:tc>
          <w:tcPr>
            <w:tcW w:w="1596" w:type="dxa"/>
            <w:shd w:val="clear" w:color="auto" w:fill="92D050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تحص</w:t>
            </w:r>
            <w:r w:rsidR="00360F67" w:rsidRPr="00750D8B">
              <w:rPr>
                <w:rFonts w:cs="B Nazanin" w:hint="cs"/>
                <w:sz w:val="24"/>
                <w:szCs w:val="24"/>
                <w:rtl/>
              </w:rPr>
              <w:t xml:space="preserve">یلات </w:t>
            </w:r>
            <w:r w:rsidRPr="00750D8B">
              <w:rPr>
                <w:rFonts w:cs="B Nazanin" w:hint="cs"/>
                <w:sz w:val="24"/>
                <w:szCs w:val="24"/>
                <w:rtl/>
              </w:rPr>
              <w:t>عالی</w:t>
            </w:r>
          </w:p>
        </w:tc>
        <w:tc>
          <w:tcPr>
            <w:tcW w:w="1596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32</w:t>
            </w:r>
          </w:p>
        </w:tc>
        <w:tc>
          <w:tcPr>
            <w:tcW w:w="1952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  <w:tc>
          <w:tcPr>
            <w:tcW w:w="1851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  <w:tc>
          <w:tcPr>
            <w:tcW w:w="1535" w:type="dxa"/>
            <w:shd w:val="clear" w:color="auto" w:fill="FFFF66"/>
          </w:tcPr>
          <w:p w:rsidR="00B01473" w:rsidRPr="00750D8B" w:rsidRDefault="00B01473" w:rsidP="00750D8B">
            <w:pPr>
              <w:bidi/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 w:rsidRPr="00750D8B">
              <w:rPr>
                <w:rFonts w:cs="B Nazanin" w:hint="cs"/>
                <w:sz w:val="24"/>
                <w:szCs w:val="24"/>
                <w:rtl/>
              </w:rPr>
              <w:t>0</w:t>
            </w:r>
          </w:p>
        </w:tc>
      </w:tr>
    </w:tbl>
    <w:p w:rsidR="00B01473" w:rsidRPr="00E633E3" w:rsidRDefault="00B01473" w:rsidP="00B01473">
      <w:pPr>
        <w:bidi/>
        <w:rPr>
          <w:sz w:val="28"/>
          <w:szCs w:val="28"/>
        </w:rPr>
      </w:pPr>
    </w:p>
    <w:p w:rsidR="00B01473" w:rsidRPr="00437B6A" w:rsidRDefault="003C6E4E" w:rsidP="0065261C">
      <w:pPr>
        <w:bidi/>
        <w:rPr>
          <w:rFonts w:cs="B Nazanin"/>
          <w:b/>
          <w:bCs/>
          <w:sz w:val="28"/>
          <w:szCs w:val="28"/>
          <w:rtl/>
          <w:lang w:bidi="fa-IR"/>
          <w:rPrChange w:id="464" w:author="Windows User" w:date="2019-10-28T09:00:00Z">
            <w:rPr>
              <w:rFonts w:cs="B Nazanin"/>
              <w:sz w:val="28"/>
              <w:szCs w:val="28"/>
              <w:rtl/>
              <w:lang w:bidi="fa-IR"/>
            </w:rPr>
          </w:rPrChange>
        </w:rPr>
        <w:pPrChange w:id="465" w:author="Windows User" w:date="2019-10-28T09:41:00Z">
          <w:pPr>
            <w:bidi/>
          </w:pPr>
        </w:pPrChange>
      </w:pPr>
      <w:r w:rsidRPr="00437B6A">
        <w:rPr>
          <w:rFonts w:cs="B Nazanin" w:hint="eastAsia"/>
          <w:b/>
          <w:bCs/>
          <w:sz w:val="28"/>
          <w:szCs w:val="28"/>
          <w:rtl/>
          <w:lang w:bidi="fa-IR"/>
          <w:rPrChange w:id="466" w:author="Windows User" w:date="2019-10-28T09:00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نت</w:t>
      </w:r>
      <w:r w:rsidRPr="00437B6A">
        <w:rPr>
          <w:rFonts w:cs="B Nazanin" w:hint="cs"/>
          <w:b/>
          <w:bCs/>
          <w:sz w:val="28"/>
          <w:szCs w:val="28"/>
          <w:rtl/>
          <w:lang w:bidi="fa-IR"/>
          <w:rPrChange w:id="467" w:author="Windows User" w:date="2019-10-28T09:00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ی</w:t>
      </w:r>
      <w:r w:rsidRPr="00437B6A">
        <w:rPr>
          <w:rFonts w:cs="B Nazanin" w:hint="eastAsia"/>
          <w:b/>
          <w:bCs/>
          <w:sz w:val="28"/>
          <w:szCs w:val="28"/>
          <w:rtl/>
          <w:lang w:bidi="fa-IR"/>
          <w:rPrChange w:id="468" w:author="Windows User" w:date="2019-10-28T09:00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جه</w:t>
      </w:r>
      <w:ins w:id="469" w:author="Windows User" w:date="2019-10-28T09:41:00Z">
        <w:r w:rsidR="0065261C">
          <w:rPr>
            <w:rFonts w:cs="B Nazanin" w:hint="cs"/>
            <w:b/>
            <w:bCs/>
            <w:sz w:val="28"/>
            <w:szCs w:val="28"/>
            <w:rtl/>
            <w:lang w:bidi="fa-IR"/>
          </w:rPr>
          <w:t>‌گیری</w:t>
        </w:r>
      </w:ins>
      <w:del w:id="470" w:author="Windows User" w:date="2019-10-28T09:00:00Z">
        <w:r w:rsidRPr="00437B6A" w:rsidDel="00437B6A">
          <w:rPr>
            <w:rFonts w:cs="B Nazanin"/>
            <w:b/>
            <w:bCs/>
            <w:sz w:val="28"/>
            <w:szCs w:val="28"/>
            <w:rtl/>
            <w:lang w:bidi="fa-IR"/>
            <w:rPrChange w:id="471" w:author="Windows User" w:date="2019-10-28T09:00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472" w:author="Windows User" w:date="2019-10-28T09:41:00Z">
        <w:r w:rsidRPr="00437B6A" w:rsidDel="004B26C7">
          <w:rPr>
            <w:rFonts w:cs="B Nazanin" w:hint="eastAsia"/>
            <w:b/>
            <w:bCs/>
            <w:sz w:val="28"/>
            <w:szCs w:val="28"/>
            <w:rtl/>
            <w:lang w:bidi="fa-IR"/>
            <w:rPrChange w:id="473" w:author="Windows User" w:date="2019-10-28T09:00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delText>گ</w:delText>
        </w:r>
        <w:r w:rsidRPr="00437B6A" w:rsidDel="004B26C7">
          <w:rPr>
            <w:rFonts w:cs="B Nazanin" w:hint="cs"/>
            <w:b/>
            <w:bCs/>
            <w:sz w:val="28"/>
            <w:szCs w:val="28"/>
            <w:rtl/>
            <w:lang w:bidi="fa-IR"/>
            <w:rPrChange w:id="474" w:author="Windows User" w:date="2019-10-28T09:00:00Z">
              <w:rPr>
                <w:rFonts w:cs="B Nazanin" w:hint="cs"/>
                <w:sz w:val="28"/>
                <w:szCs w:val="28"/>
                <w:rtl/>
                <w:lang w:bidi="fa-IR"/>
              </w:rPr>
            </w:rPrChange>
          </w:rPr>
          <w:delText>ی</w:delText>
        </w:r>
        <w:r w:rsidRPr="00437B6A" w:rsidDel="004B26C7">
          <w:rPr>
            <w:rFonts w:cs="B Nazanin" w:hint="eastAsia"/>
            <w:b/>
            <w:bCs/>
            <w:sz w:val="28"/>
            <w:szCs w:val="28"/>
            <w:rtl/>
            <w:lang w:bidi="fa-IR"/>
            <w:rPrChange w:id="475" w:author="Windows User" w:date="2019-10-28T09:00:00Z">
              <w:rPr>
                <w:rFonts w:cs="B Nazanin" w:hint="eastAsia"/>
                <w:sz w:val="28"/>
                <w:szCs w:val="28"/>
                <w:rtl/>
                <w:lang w:bidi="fa-IR"/>
              </w:rPr>
            </w:rPrChange>
          </w:rPr>
          <w:delText>ر</w:delText>
        </w:r>
        <w:r w:rsidRPr="00437B6A" w:rsidDel="004B26C7">
          <w:rPr>
            <w:rFonts w:cs="B Nazanin" w:hint="cs"/>
            <w:b/>
            <w:bCs/>
            <w:sz w:val="28"/>
            <w:szCs w:val="28"/>
            <w:rtl/>
            <w:lang w:bidi="fa-IR"/>
            <w:rPrChange w:id="476" w:author="Windows User" w:date="2019-10-28T09:00:00Z">
              <w:rPr>
                <w:rFonts w:cs="B Nazanin" w:hint="cs"/>
                <w:sz w:val="28"/>
                <w:szCs w:val="28"/>
                <w:rtl/>
                <w:lang w:bidi="fa-IR"/>
              </w:rPr>
            </w:rPrChange>
          </w:rPr>
          <w:delText>ی</w:delText>
        </w:r>
      </w:del>
      <w:del w:id="477" w:author="Windows User" w:date="2019-10-28T09:00:00Z">
        <w:r w:rsidR="00750D8B" w:rsidRPr="00437B6A" w:rsidDel="00437B6A">
          <w:rPr>
            <w:rFonts w:cs="B Nazanin"/>
            <w:b/>
            <w:bCs/>
            <w:sz w:val="28"/>
            <w:szCs w:val="28"/>
            <w:rtl/>
            <w:lang w:bidi="fa-IR"/>
            <w:rPrChange w:id="478" w:author="Windows User" w:date="2019-10-28T09:00:00Z">
              <w:rPr>
                <w:rFonts w:cs="B Nazanin"/>
                <w:sz w:val="28"/>
                <w:szCs w:val="28"/>
                <w:rtl/>
                <w:lang w:bidi="fa-IR"/>
              </w:rPr>
            </w:rPrChange>
          </w:rPr>
          <w:delText>:</w:delText>
        </w:r>
      </w:del>
    </w:p>
    <w:p w:rsidR="002D54FE" w:rsidRDefault="003C6E4E" w:rsidP="002D54FE">
      <w:pPr>
        <w:bidi/>
        <w:ind w:firstLine="720"/>
        <w:jc w:val="both"/>
        <w:rPr>
          <w:rFonts w:cs="B Nazanin"/>
          <w:color w:val="FF0000"/>
          <w:sz w:val="28"/>
          <w:szCs w:val="28"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lastRenderedPageBreak/>
        <w:t>سه کشور بلاروس، چین</w:t>
      </w:r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و قزاقستان</w:t>
      </w:r>
      <w:del w:id="479" w:author="Windows User" w:date="2019-10-28T08:59:00Z">
        <w:r w:rsidR="008341B1"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به عنوان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نزدیک</w:t>
      </w:r>
      <w:ins w:id="480" w:author="Windows User" w:date="2019-10-28T08:59:00Z">
        <w:r w:rsidR="00437B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81" w:author="Windows User" w:date="2019-10-28T08:59:00Z">
        <w:r w:rsidR="008341B1"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>ترین</w:t>
      </w:r>
      <w:r w:rsidRPr="00750D8B">
        <w:rPr>
          <w:rFonts w:cs="B Nazanin" w:hint="cs"/>
          <w:sz w:val="28"/>
          <w:szCs w:val="28"/>
          <w:rtl/>
          <w:lang w:bidi="fa-IR"/>
        </w:rPr>
        <w:t xml:space="preserve"> کشورهای دوست فدراسیون روسیه محسوب می</w:t>
      </w:r>
      <w:ins w:id="482" w:author="Windows User" w:date="2019-10-28T08:59:00Z">
        <w:r w:rsidR="00437B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83" w:author="Windows User" w:date="2019-10-28T08:59:00Z">
        <w:r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شوند</w:t>
      </w:r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و مردم روسیه اذعان </w:t>
      </w:r>
      <w:ins w:id="484" w:author="Windows User" w:date="2019-10-28T08:59:00Z">
        <w:r w:rsidR="00437B6A">
          <w:rPr>
            <w:rFonts w:cs="B Nazanin" w:hint="cs"/>
            <w:sz w:val="28"/>
            <w:szCs w:val="28"/>
            <w:rtl/>
            <w:lang w:bidi="fa-IR"/>
          </w:rPr>
          <w:t>می‌</w:t>
        </w:r>
      </w:ins>
      <w:r w:rsidR="008341B1" w:rsidRPr="00750D8B">
        <w:rPr>
          <w:rFonts w:cs="B Nazanin" w:hint="cs"/>
          <w:sz w:val="28"/>
          <w:szCs w:val="28"/>
          <w:rtl/>
          <w:lang w:bidi="fa-IR"/>
        </w:rPr>
        <w:t>دارند که از درک متقابلی با مردم این کشورها برخوردارند</w:t>
      </w:r>
      <w:r w:rsidRPr="00750D8B">
        <w:rPr>
          <w:rFonts w:cs="B Nazanin" w:hint="cs"/>
          <w:sz w:val="28"/>
          <w:szCs w:val="28"/>
          <w:rtl/>
          <w:lang w:bidi="fa-IR"/>
        </w:rPr>
        <w:t>، ب</w:t>
      </w:r>
      <w:ins w:id="485" w:author="Windows User" w:date="2019-10-28T08:59:00Z">
        <w:r w:rsidR="00437B6A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Pr="00750D8B">
        <w:rPr>
          <w:rFonts w:cs="B Nazanin" w:hint="cs"/>
          <w:sz w:val="28"/>
          <w:szCs w:val="28"/>
          <w:rtl/>
          <w:lang w:bidi="fa-IR"/>
        </w:rPr>
        <w:t>خصوص کشور چین که در سال</w:t>
      </w:r>
      <w:ins w:id="486" w:author="Windows User" w:date="2019-10-28T08:59:00Z">
        <w:r w:rsidR="00437B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750D8B">
        <w:rPr>
          <w:rFonts w:cs="B Nazanin" w:hint="cs"/>
          <w:sz w:val="28"/>
          <w:szCs w:val="28"/>
          <w:rtl/>
          <w:lang w:bidi="fa-IR"/>
        </w:rPr>
        <w:t>های اخیر به</w:t>
      </w:r>
      <w:ins w:id="487" w:author="Windows User" w:date="2019-10-28T08:59:00Z">
        <w:r w:rsidR="00437B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88" w:author="Windows User" w:date="2019-10-28T08:59:00Z">
        <w:r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دلیل مراودات اقتصادی بسیاری که با روسیه داشته</w:t>
      </w:r>
      <w:del w:id="489" w:author="Windows User" w:date="2019-10-28T09:00:00Z">
        <w:r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است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از شرک</w:t>
      </w:r>
      <w:r w:rsidR="008341B1" w:rsidRPr="00750D8B">
        <w:rPr>
          <w:rFonts w:cs="B Nazanin" w:hint="cs"/>
          <w:sz w:val="28"/>
          <w:szCs w:val="28"/>
          <w:rtl/>
          <w:lang w:bidi="fa-IR"/>
        </w:rPr>
        <w:t>ا</w:t>
      </w:r>
      <w:ins w:id="490" w:author="Windows User" w:date="2019-10-28T09:00:00Z">
        <w:r w:rsidR="00437B6A">
          <w:rPr>
            <w:rFonts w:cs="B Nazanin" w:hint="cs"/>
            <w:sz w:val="28"/>
            <w:szCs w:val="28"/>
            <w:rtl/>
            <w:lang w:bidi="fa-IR"/>
          </w:rPr>
          <w:t>ی</w:t>
        </w:r>
      </w:ins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مهم این کشور به شمار می</w:t>
      </w:r>
      <w:ins w:id="491" w:author="Windows User" w:date="2019-10-28T09:00:00Z">
        <w:r w:rsidR="00437B6A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2" w:author="Windows User" w:date="2019-10-28T09:00:00Z">
        <w:r w:rsidR="008341B1"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>رود</w:t>
      </w:r>
      <w:ins w:id="493" w:author="Windows User" w:date="2019-10-28T09:00:00Z">
        <w:r w:rsidR="00437B6A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494" w:author="Windows User" w:date="2019-10-28T09:00:00Z">
        <w:r w:rsidR="008341B1"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، </w:delText>
        </w:r>
      </w:del>
    </w:p>
    <w:p w:rsidR="003C6E4E" w:rsidRPr="00750D8B" w:rsidRDefault="003C6E4E" w:rsidP="00D02D1E">
      <w:pPr>
        <w:bidi/>
        <w:ind w:firstLine="720"/>
        <w:jc w:val="both"/>
        <w:rPr>
          <w:rFonts w:cs="B Nazanin"/>
          <w:sz w:val="28"/>
          <w:szCs w:val="28"/>
          <w:lang w:bidi="fa-IR"/>
        </w:rPr>
      </w:pPr>
      <w:r w:rsidRPr="00750D8B">
        <w:rPr>
          <w:rFonts w:cs="B Nazanin" w:hint="cs"/>
          <w:sz w:val="28"/>
          <w:szCs w:val="28"/>
          <w:rtl/>
          <w:lang w:bidi="fa-IR"/>
        </w:rPr>
        <w:t>افراد در باز</w:t>
      </w:r>
      <w:ins w:id="495" w:author="Windows User" w:date="2019-10-28T08:51:00Z">
        <w:r w:rsidR="00A01E6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96" w:author="Windows User" w:date="2019-10-28T08:51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سن</w:t>
      </w:r>
      <w:ins w:id="497" w:author="Windows User" w:date="2019-10-28T08:51:00Z">
        <w:r w:rsidR="00A01E6B">
          <w:rPr>
            <w:rFonts w:cs="B Nazanin" w:hint="cs"/>
            <w:sz w:val="28"/>
            <w:szCs w:val="28"/>
            <w:rtl/>
            <w:lang w:bidi="fa-IR"/>
          </w:rPr>
          <w:t>ی</w:t>
        </w:r>
      </w:ins>
      <w:del w:id="498" w:author="Windows User" w:date="2019-10-28T08:51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>ی 30-</w:delText>
        </w:r>
      </w:del>
      <w:ins w:id="499" w:author="Windows User" w:date="2019-10-28T08:52:00Z"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A01E6B">
          <w:rPr>
            <w:rFonts w:cs="Calibri"/>
            <w:sz w:val="28"/>
            <w:szCs w:val="28"/>
            <w:rtl/>
            <w:lang w:bidi="fa-IR"/>
          </w:rPr>
          <w:t>۱۸</w:t>
        </w:r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 ـ </w:t>
        </w:r>
        <w:r w:rsidR="00A01E6B">
          <w:rPr>
            <w:rFonts w:cs="Calibri"/>
            <w:sz w:val="28"/>
            <w:szCs w:val="28"/>
            <w:rtl/>
            <w:lang w:bidi="fa-IR"/>
          </w:rPr>
          <w:t>۳۰</w:t>
        </w:r>
      </w:ins>
      <w:del w:id="500" w:author="Windows User" w:date="2019-10-28T08:52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>18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و افراد </w:t>
      </w:r>
      <w:ins w:id="501" w:author="Windows User" w:date="2019-10-28T08:52:00Z">
        <w:r w:rsidR="00A01E6B">
          <w:rPr>
            <w:rFonts w:cs="B Nazanin" w:hint="cs"/>
            <w:sz w:val="28"/>
            <w:szCs w:val="28"/>
            <w:rtl/>
            <w:lang w:bidi="fa-IR"/>
          </w:rPr>
          <w:t>تحصیل‌کرده</w:t>
        </w:r>
      </w:ins>
      <w:del w:id="502" w:author="Windows User" w:date="2019-10-28T08:52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>با تحصیلات عالی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خواهان افزایش و حفظ این رابطه</w:t>
      </w:r>
      <w:ins w:id="503" w:author="Windows User" w:date="2019-10-28T08:52:00Z"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504" w:author="Windows User" w:date="2019-10-28T08:52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چه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در زمین</w:t>
      </w:r>
      <w:ins w:id="505" w:author="Windows User" w:date="2019-10-28T08:52:00Z">
        <w:r w:rsidR="00A01E6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06" w:author="Windows User" w:date="2019-10-28T08:52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اقتصادی و</w:t>
      </w:r>
      <w:del w:id="507" w:author="Windows User" w:date="2019-10-28T08:52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چه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del w:id="508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در زمینه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سیاسی هستند</w:t>
      </w:r>
      <w:ins w:id="509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>؛</w:t>
        </w:r>
      </w:ins>
      <w:r w:rsidRPr="00750D8B">
        <w:rPr>
          <w:rFonts w:cs="B Nazanin" w:hint="cs"/>
          <w:sz w:val="28"/>
          <w:szCs w:val="28"/>
          <w:rtl/>
          <w:lang w:bidi="fa-IR"/>
        </w:rPr>
        <w:t xml:space="preserve"> زیرا سرعت پیشر</w:t>
      </w:r>
      <w:r w:rsidR="00BD36AF">
        <w:rPr>
          <w:rFonts w:cs="B Nazanin" w:hint="cs"/>
          <w:sz w:val="28"/>
          <w:szCs w:val="28"/>
          <w:rtl/>
          <w:lang w:bidi="fa-IR"/>
        </w:rPr>
        <w:t>ف</w:t>
      </w:r>
      <w:r w:rsidRPr="00750D8B">
        <w:rPr>
          <w:rFonts w:cs="B Nazanin" w:hint="cs"/>
          <w:sz w:val="28"/>
          <w:szCs w:val="28"/>
          <w:rtl/>
          <w:lang w:bidi="fa-IR"/>
        </w:rPr>
        <w:t>ت کشور چین در عرصه</w:t>
      </w:r>
      <w:ins w:id="510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11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های مختلف ب</w:t>
      </w:r>
      <w:ins w:id="512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Pr="00750D8B">
        <w:rPr>
          <w:rFonts w:cs="B Nazanin" w:hint="cs"/>
          <w:sz w:val="28"/>
          <w:szCs w:val="28"/>
          <w:rtl/>
          <w:lang w:bidi="fa-IR"/>
        </w:rPr>
        <w:t xml:space="preserve">خصوص </w:t>
      </w:r>
      <w:r w:rsidR="0078035A" w:rsidRPr="00750D8B">
        <w:rPr>
          <w:rFonts w:cs="B Nazanin" w:hint="cs"/>
          <w:sz w:val="28"/>
          <w:szCs w:val="28"/>
          <w:rtl/>
          <w:lang w:bidi="fa-IR"/>
        </w:rPr>
        <w:t xml:space="preserve">صنعتی و تکنولوژی </w:t>
      </w:r>
      <w:r w:rsidRPr="00750D8B">
        <w:rPr>
          <w:rFonts w:cs="B Nazanin" w:hint="cs"/>
          <w:sz w:val="28"/>
          <w:szCs w:val="28"/>
          <w:rtl/>
          <w:lang w:bidi="fa-IR"/>
        </w:rPr>
        <w:t>برای نسل جوان روسیه بسیار قابل</w:t>
      </w:r>
      <w:ins w:id="513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14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توجه است</w:t>
      </w:r>
      <w:ins w:id="515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516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اما در این میان اگرچه مردم روسیه کشور آمریکا را</w:t>
      </w:r>
      <w:del w:id="517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به عنوان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نخستین کشور غیر</w:t>
      </w:r>
      <w:del w:id="518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دوست یا به تعبیری دیگر دشمن روسیه می</w:t>
      </w:r>
      <w:ins w:id="519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20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دانند، قشر تحصیل</w:t>
      </w:r>
      <w:ins w:id="521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22" w:author="Windows User" w:date="2019-10-28T08:53:00Z">
        <w:r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>کرده</w:t>
      </w:r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و جوان همان</w:t>
      </w:r>
      <w:ins w:id="523" w:author="Windows User" w:date="2019-10-28T08:53:00Z"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گونه که خواهان برقراری ارتباط بیشتر با کشوری </w:t>
      </w:r>
      <w:ins w:id="524" w:author="Windows User" w:date="2019-10-28T08:54:00Z"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مانند </w:t>
        </w:r>
      </w:ins>
      <w:del w:id="525" w:author="Windows User" w:date="2019-10-28T08:54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چون 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چین </w:t>
      </w:r>
      <w:ins w:id="526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هستند،</w:t>
        </w:r>
      </w:ins>
      <w:del w:id="527" w:author="Windows User" w:date="2019-10-28T08:55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است</w:delText>
        </w:r>
      </w:del>
      <w:r w:rsidRPr="00750D8B">
        <w:rPr>
          <w:rFonts w:cs="B Nazanin" w:hint="cs"/>
          <w:sz w:val="28"/>
          <w:szCs w:val="28"/>
          <w:rtl/>
          <w:lang w:bidi="fa-IR"/>
        </w:rPr>
        <w:t xml:space="preserve"> برقراری رابطه با ایالات متحده و </w:t>
      </w:r>
      <w:r w:rsidR="008341B1" w:rsidRPr="00750D8B">
        <w:rPr>
          <w:rFonts w:cs="B Nazanin" w:hint="cs"/>
          <w:sz w:val="28"/>
          <w:szCs w:val="28"/>
          <w:rtl/>
          <w:lang w:bidi="fa-IR"/>
        </w:rPr>
        <w:t>حفظ این رابطه را نیز امری ضروری می</w:t>
      </w:r>
      <w:ins w:id="528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29" w:author="Windows User" w:date="2019-10-28T08:55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>دان</w:t>
      </w:r>
      <w:ins w:id="530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ن</w:t>
        </w:r>
      </w:ins>
      <w:r w:rsidR="008341B1" w:rsidRPr="00750D8B">
        <w:rPr>
          <w:rFonts w:cs="B Nazanin" w:hint="cs"/>
          <w:sz w:val="28"/>
          <w:szCs w:val="28"/>
          <w:rtl/>
          <w:lang w:bidi="fa-IR"/>
        </w:rPr>
        <w:t>د</w:t>
      </w:r>
      <w:ins w:id="531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؛ زیرا</w:t>
        </w:r>
      </w:ins>
      <w:del w:id="532" w:author="Windows User" w:date="2019-10-28T08:55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چرا که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معتقد</w:t>
      </w:r>
      <w:ins w:id="533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ند که</w:t>
        </w:r>
      </w:ins>
      <w:del w:id="534" w:author="Windows User" w:date="2019-10-28T08:55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است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آمریکا بازیگر اصلی در صحن</w:t>
      </w:r>
      <w:ins w:id="535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36" w:author="Windows User" w:date="2019-10-28T08:55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جهانی است و روسیه برای ادام</w:t>
      </w:r>
      <w:ins w:id="537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38" w:author="Windows User" w:date="2019-10-28T08:55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حیات خود ب</w:t>
      </w:r>
      <w:ins w:id="539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ه‌</w:t>
        </w:r>
      </w:ins>
      <w:r w:rsidR="008341B1" w:rsidRPr="00750D8B">
        <w:rPr>
          <w:rFonts w:cs="B Nazanin" w:hint="cs"/>
          <w:sz w:val="28"/>
          <w:szCs w:val="28"/>
          <w:rtl/>
          <w:lang w:bidi="fa-IR"/>
        </w:rPr>
        <w:t>خصوص در زمین</w:t>
      </w:r>
      <w:ins w:id="540" w:author="Windows User" w:date="2019-10-28T08:55:00Z">
        <w:r w:rsidR="00A01E6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41" w:author="Windows User" w:date="2019-10-28T08:55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سیاسی و </w:t>
      </w:r>
      <w:ins w:id="542" w:author="Windows User" w:date="2019-10-28T09:43:00Z">
        <w:r w:rsidR="00F33B18">
          <w:rPr>
            <w:rFonts w:cs="B Nazanin" w:hint="cs"/>
            <w:sz w:val="28"/>
            <w:szCs w:val="28"/>
            <w:rtl/>
            <w:lang w:bidi="fa-IR"/>
          </w:rPr>
          <w:t xml:space="preserve">جهت </w:t>
        </w:r>
      </w:ins>
      <w:r w:rsidR="008341B1" w:rsidRPr="00750D8B">
        <w:rPr>
          <w:rFonts w:cs="B Nazanin" w:hint="cs"/>
          <w:sz w:val="28"/>
          <w:szCs w:val="28"/>
          <w:rtl/>
          <w:lang w:bidi="fa-IR"/>
        </w:rPr>
        <w:t>جلوگیری از افزایش تنش</w:t>
      </w:r>
      <w:ins w:id="543" w:author="Windows User" w:date="2019-10-28T08:56:00Z">
        <w:r w:rsidR="00A01E6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44" w:author="Windows User" w:date="2019-10-28T08:56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>ها باید با این کشور نیز همراه شود</w:t>
      </w:r>
      <w:ins w:id="545" w:author="Windows User" w:date="2019-10-28T08:56:00Z">
        <w:r w:rsidR="00A01E6B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546" w:author="Windows User" w:date="2019-10-28T08:56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نقط</w:t>
      </w:r>
      <w:ins w:id="547" w:author="Windows User" w:date="2019-10-28T08:56:00Z">
        <w:r w:rsidR="00A01E6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48" w:author="Windows User" w:date="2019-10-28T08:56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مقابل</w:t>
      </w:r>
      <w:ins w:id="549" w:author="Windows User" w:date="2019-10-28T08:56:00Z"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 این طرز </w:t>
        </w:r>
      </w:ins>
      <w:ins w:id="550" w:author="Windows User" w:date="2019-10-28T08:57:00Z">
        <w:r w:rsidR="00A01E6B">
          <w:rPr>
            <w:rFonts w:cs="B Nazanin" w:hint="cs"/>
            <w:sz w:val="28"/>
            <w:szCs w:val="28"/>
            <w:rtl/>
            <w:lang w:bidi="fa-IR"/>
          </w:rPr>
          <w:t>ت</w:t>
        </w:r>
      </w:ins>
      <w:ins w:id="551" w:author="Windows User" w:date="2019-10-28T08:56:00Z">
        <w:r w:rsidR="00A01E6B">
          <w:rPr>
            <w:rFonts w:cs="B Nazanin" w:hint="cs"/>
            <w:sz w:val="28"/>
            <w:szCs w:val="28"/>
            <w:rtl/>
            <w:lang w:bidi="fa-IR"/>
          </w:rPr>
          <w:t>فکر،</w:t>
        </w:r>
      </w:ins>
      <w:del w:id="552" w:author="Windows User" w:date="2019-10-28T08:56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این</w:delText>
        </w:r>
      </w:del>
      <w:del w:id="553" w:author="Windows User" w:date="2019-10-28T08:57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تفکر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افراد مسن جامعه روسیه</w:t>
      </w:r>
      <w:ins w:id="554" w:author="Windows User" w:date="2019-10-28T08:57:00Z"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 هستند</w:t>
        </w:r>
      </w:ins>
      <w:del w:id="555" w:author="Windows User" w:date="2019-10-28T08:57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هستند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که رابطه با آم</w:t>
      </w:r>
      <w:r w:rsidR="0078035A" w:rsidRPr="00750D8B">
        <w:rPr>
          <w:rFonts w:cs="B Nazanin" w:hint="cs"/>
          <w:sz w:val="28"/>
          <w:szCs w:val="28"/>
          <w:rtl/>
          <w:lang w:bidi="fa-IR"/>
        </w:rPr>
        <w:t>ریکا را به ضرر کشور می</w:t>
      </w:r>
      <w:ins w:id="556" w:author="Windows User" w:date="2019-10-28T08:57:00Z">
        <w:r w:rsidR="00A01E6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57" w:author="Windows User" w:date="2019-10-28T08:57:00Z">
        <w:r w:rsidR="0078035A" w:rsidRPr="00750D8B" w:rsidDel="00A01E6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8035A" w:rsidRPr="00750D8B">
        <w:rPr>
          <w:rFonts w:cs="B Nazanin" w:hint="cs"/>
          <w:sz w:val="28"/>
          <w:szCs w:val="28"/>
          <w:rtl/>
          <w:lang w:bidi="fa-IR"/>
        </w:rPr>
        <w:t>دانند و</w:t>
      </w:r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ins w:id="558" w:author="Windows User" w:date="2019-10-28T08:57:00Z">
        <w:r w:rsidR="00A01E6B">
          <w:rPr>
            <w:rFonts w:cs="B Nazanin" w:hint="cs"/>
            <w:sz w:val="28"/>
            <w:szCs w:val="28"/>
            <w:rtl/>
            <w:lang w:bidi="fa-IR"/>
          </w:rPr>
          <w:t>به</w:t>
        </w:r>
      </w:ins>
      <w:ins w:id="559" w:author="Windows User" w:date="2019-10-28T08:58:00Z">
        <w:r w:rsidR="00437B6A">
          <w:rPr>
            <w:rFonts w:cs="B Nazanin" w:hint="cs"/>
            <w:sz w:val="28"/>
            <w:szCs w:val="28"/>
            <w:rtl/>
            <w:lang w:bidi="fa-IR"/>
          </w:rPr>
          <w:t>‌سبب</w:t>
        </w:r>
        <w:r w:rsidR="00A01E6B">
          <w:rPr>
            <w:rFonts w:cs="B Nazanin" w:hint="cs"/>
            <w:sz w:val="28"/>
            <w:szCs w:val="28"/>
            <w:rtl/>
            <w:lang w:bidi="fa-IR"/>
          </w:rPr>
          <w:t xml:space="preserve"> دلایلی که ذکر کردیم به</w:t>
        </w:r>
      </w:ins>
      <w:del w:id="560" w:author="Windows User" w:date="2019-10-28T08:57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تمایل ایشان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</w:t>
      </w:r>
      <w:bookmarkStart w:id="561" w:name="_GoBack"/>
      <w:bookmarkEnd w:id="561"/>
      <w:del w:id="562" w:author="Windows User" w:date="2019-10-28T09:43:00Z">
        <w:r w:rsidR="008341B1" w:rsidRPr="00750D8B" w:rsidDel="00F33B18">
          <w:rPr>
            <w:rFonts w:cs="B Nazanin" w:hint="cs"/>
            <w:sz w:val="28"/>
            <w:szCs w:val="28"/>
            <w:rtl/>
            <w:lang w:bidi="fa-IR"/>
          </w:rPr>
          <w:delText xml:space="preserve">بر 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برقراری رابطه با کشورهایی </w:t>
      </w:r>
      <w:ins w:id="563" w:author="Windows User" w:date="2019-10-28T08:57:00Z">
        <w:r w:rsidR="00A01E6B">
          <w:rPr>
            <w:rFonts w:cs="B Nazanin" w:hint="cs"/>
            <w:sz w:val="28"/>
            <w:szCs w:val="28"/>
            <w:rtl/>
            <w:lang w:bidi="fa-IR"/>
          </w:rPr>
          <w:t>مانند</w:t>
        </w:r>
      </w:ins>
      <w:del w:id="564" w:author="Windows User" w:date="2019-10-28T08:57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چون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 چین و</w:t>
      </w:r>
      <w:r w:rsidR="00BD36AF">
        <w:rPr>
          <w:rFonts w:cs="B Nazanin" w:hint="cs"/>
          <w:sz w:val="28"/>
          <w:szCs w:val="28"/>
          <w:rtl/>
          <w:lang w:bidi="fa-IR"/>
        </w:rPr>
        <w:t xml:space="preserve"> </w:t>
      </w:r>
      <w:r w:rsidR="008341B1" w:rsidRPr="00750D8B">
        <w:rPr>
          <w:rFonts w:cs="B Nazanin" w:hint="cs"/>
          <w:sz w:val="28"/>
          <w:szCs w:val="28"/>
          <w:rtl/>
          <w:lang w:bidi="fa-IR"/>
        </w:rPr>
        <w:t xml:space="preserve">بلاروس </w:t>
      </w:r>
      <w:ins w:id="565" w:author="Windows User" w:date="2019-10-28T08:57:00Z">
        <w:r w:rsidR="00A01E6B">
          <w:rPr>
            <w:rFonts w:cs="B Nazanin" w:hint="cs"/>
            <w:sz w:val="28"/>
            <w:szCs w:val="28"/>
            <w:rtl/>
            <w:lang w:bidi="fa-IR"/>
          </w:rPr>
          <w:t>تمایل دارند</w:t>
        </w:r>
      </w:ins>
      <w:del w:id="566" w:author="Windows User" w:date="2019-10-28T08:57:00Z">
        <w:r w:rsidR="008341B1" w:rsidRPr="00750D8B" w:rsidDel="00A01E6B">
          <w:rPr>
            <w:rFonts w:cs="B Nazanin" w:hint="cs"/>
            <w:sz w:val="28"/>
            <w:szCs w:val="28"/>
            <w:rtl/>
            <w:lang w:bidi="fa-IR"/>
          </w:rPr>
          <w:delText>است</w:delText>
        </w:r>
      </w:del>
      <w:del w:id="567" w:author="Windows User" w:date="2019-10-28T08:59:00Z">
        <w:r w:rsidR="008341B1" w:rsidRPr="00750D8B" w:rsidDel="00437B6A">
          <w:rPr>
            <w:rFonts w:cs="B Nazanin" w:hint="cs"/>
            <w:sz w:val="28"/>
            <w:szCs w:val="28"/>
            <w:rtl/>
            <w:lang w:bidi="fa-IR"/>
          </w:rPr>
          <w:delText xml:space="preserve"> که دلایل آن در بالا ذکر گردید</w:delText>
        </w:r>
      </w:del>
      <w:r w:rsidR="008341B1" w:rsidRPr="00750D8B">
        <w:rPr>
          <w:rFonts w:cs="B Nazanin" w:hint="cs"/>
          <w:sz w:val="28"/>
          <w:szCs w:val="28"/>
          <w:rtl/>
          <w:lang w:bidi="fa-IR"/>
        </w:rPr>
        <w:t>.</w:t>
      </w:r>
    </w:p>
    <w:p w:rsidR="00750D8B" w:rsidRPr="00543297" w:rsidRDefault="00543297">
      <w:pPr>
        <w:bidi/>
        <w:jc w:val="both"/>
        <w:rPr>
          <w:rFonts w:cs="B Zar"/>
          <w:b/>
          <w:bCs/>
          <w:sz w:val="26"/>
          <w:szCs w:val="26"/>
          <w:lang w:bidi="fa-IR"/>
        </w:rPr>
      </w:pPr>
      <w:r w:rsidRPr="00543297">
        <w:rPr>
          <w:rFonts w:cs="B Zar" w:hint="cs"/>
          <w:b/>
          <w:bCs/>
          <w:sz w:val="26"/>
          <w:szCs w:val="26"/>
          <w:rtl/>
          <w:lang w:bidi="fa-IR"/>
        </w:rPr>
        <w:t>رایزنی فرهنگی ج.ا.ایران در روسیه</w:t>
      </w:r>
    </w:p>
    <w:sectPr w:rsidR="00750D8B" w:rsidRPr="00543297" w:rsidSect="00FF4FCE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C9B" w:rsidRDefault="00875C9B" w:rsidP="00B01473">
      <w:pPr>
        <w:spacing w:after="0" w:line="240" w:lineRule="auto"/>
      </w:pPr>
      <w:r>
        <w:separator/>
      </w:r>
    </w:p>
  </w:endnote>
  <w:endnote w:type="continuationSeparator" w:id="0">
    <w:p w:rsidR="00875C9B" w:rsidRDefault="00875C9B" w:rsidP="00B0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Times New Roman"/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6C7" w:rsidRDefault="004B26C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33B18">
      <w:rPr>
        <w:noProof/>
      </w:rPr>
      <w:t>8</w:t>
    </w:r>
    <w:r>
      <w:rPr>
        <w:noProof/>
      </w:rPr>
      <w:fldChar w:fldCharType="end"/>
    </w:r>
  </w:p>
  <w:p w:rsidR="004B26C7" w:rsidRDefault="004B26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C9B" w:rsidRDefault="00875C9B" w:rsidP="00B01473">
      <w:pPr>
        <w:spacing w:after="0" w:line="240" w:lineRule="auto"/>
      </w:pPr>
      <w:r>
        <w:separator/>
      </w:r>
    </w:p>
  </w:footnote>
  <w:footnote w:type="continuationSeparator" w:id="0">
    <w:p w:rsidR="00875C9B" w:rsidRDefault="00875C9B" w:rsidP="00B01473">
      <w:pPr>
        <w:spacing w:after="0" w:line="240" w:lineRule="auto"/>
      </w:pPr>
      <w:r>
        <w:continuationSeparator/>
      </w:r>
    </w:p>
  </w:footnote>
  <w:footnote w:id="1">
    <w:p w:rsidR="004B26C7" w:rsidRPr="0093359F" w:rsidRDefault="004B26C7">
      <w:pPr>
        <w:pStyle w:val="FootnoteText"/>
        <w:rPr>
          <w:rtl/>
          <w:lang w:val="en-US" w:bidi="fa-IR"/>
        </w:rPr>
      </w:pPr>
      <w:r w:rsidRPr="003927C9">
        <w:rPr>
          <w:rStyle w:val="FootnoteReference"/>
          <w:vertAlign w:val="baseline"/>
        </w:rPr>
        <w:footnoteRef/>
      </w:r>
      <w:r w:rsidRPr="003927C9">
        <w:t xml:space="preserve"> </w:t>
      </w:r>
      <w:r>
        <w:rPr>
          <w:rFonts w:hint="cs"/>
          <w:rtl/>
          <w:lang w:val="en-US" w:bidi="fa-IR"/>
        </w:rPr>
        <w:t>بنیاد نظرسنجی عمومی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0F73E0"/>
    <w:multiLevelType w:val="hybridMultilevel"/>
    <w:tmpl w:val="B312392E"/>
    <w:lvl w:ilvl="0" w:tplc="25883684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16A6EEF"/>
    <w:multiLevelType w:val="hybridMultilevel"/>
    <w:tmpl w:val="C2E2DD8C"/>
    <w:lvl w:ilvl="0" w:tplc="857A3DD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473"/>
    <w:rsid w:val="00024F32"/>
    <w:rsid w:val="00047C44"/>
    <w:rsid w:val="0008621A"/>
    <w:rsid w:val="000C1716"/>
    <w:rsid w:val="000F3D9F"/>
    <w:rsid w:val="001B23ED"/>
    <w:rsid w:val="00265D57"/>
    <w:rsid w:val="00294BC4"/>
    <w:rsid w:val="002C7C67"/>
    <w:rsid w:val="002D2669"/>
    <w:rsid w:val="002D54FE"/>
    <w:rsid w:val="00341364"/>
    <w:rsid w:val="00360F67"/>
    <w:rsid w:val="003927C9"/>
    <w:rsid w:val="003C6E4E"/>
    <w:rsid w:val="003F1807"/>
    <w:rsid w:val="00403877"/>
    <w:rsid w:val="00437B6A"/>
    <w:rsid w:val="004755D0"/>
    <w:rsid w:val="00487999"/>
    <w:rsid w:val="00496595"/>
    <w:rsid w:val="004B26C7"/>
    <w:rsid w:val="004C3B31"/>
    <w:rsid w:val="00543297"/>
    <w:rsid w:val="00565FB9"/>
    <w:rsid w:val="00585FCC"/>
    <w:rsid w:val="005C10BE"/>
    <w:rsid w:val="005C1DC0"/>
    <w:rsid w:val="0065261C"/>
    <w:rsid w:val="00685D06"/>
    <w:rsid w:val="006B70F2"/>
    <w:rsid w:val="0070001A"/>
    <w:rsid w:val="00750D8B"/>
    <w:rsid w:val="0078035A"/>
    <w:rsid w:val="007A76A9"/>
    <w:rsid w:val="007D15F1"/>
    <w:rsid w:val="00815ABD"/>
    <w:rsid w:val="008214E4"/>
    <w:rsid w:val="008341B1"/>
    <w:rsid w:val="00875C9B"/>
    <w:rsid w:val="008876E9"/>
    <w:rsid w:val="008B064A"/>
    <w:rsid w:val="0093359F"/>
    <w:rsid w:val="009C7B82"/>
    <w:rsid w:val="00A01E6B"/>
    <w:rsid w:val="00A71791"/>
    <w:rsid w:val="00B01473"/>
    <w:rsid w:val="00B36C36"/>
    <w:rsid w:val="00B5050A"/>
    <w:rsid w:val="00B735D8"/>
    <w:rsid w:val="00BC0804"/>
    <w:rsid w:val="00BD36AF"/>
    <w:rsid w:val="00BF26EA"/>
    <w:rsid w:val="00C033DF"/>
    <w:rsid w:val="00C5279E"/>
    <w:rsid w:val="00C91AA3"/>
    <w:rsid w:val="00CA5971"/>
    <w:rsid w:val="00D02D1E"/>
    <w:rsid w:val="00D17437"/>
    <w:rsid w:val="00D451B2"/>
    <w:rsid w:val="00D97E34"/>
    <w:rsid w:val="00DE052F"/>
    <w:rsid w:val="00E36F09"/>
    <w:rsid w:val="00E5511A"/>
    <w:rsid w:val="00EA1730"/>
    <w:rsid w:val="00EB4B13"/>
    <w:rsid w:val="00EC4DBD"/>
    <w:rsid w:val="00EF060E"/>
    <w:rsid w:val="00F05548"/>
    <w:rsid w:val="00F2232C"/>
    <w:rsid w:val="00F31751"/>
    <w:rsid w:val="00F31760"/>
    <w:rsid w:val="00F33B18"/>
    <w:rsid w:val="00F71D9F"/>
    <w:rsid w:val="00FD53E2"/>
    <w:rsid w:val="00FF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473"/>
    <w:pPr>
      <w:spacing w:after="200" w:line="276" w:lineRule="auto"/>
    </w:pPr>
    <w:rPr>
      <w:sz w:val="22"/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14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1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473"/>
  </w:style>
  <w:style w:type="paragraph" w:styleId="Footer">
    <w:name w:val="footer"/>
    <w:basedOn w:val="Normal"/>
    <w:link w:val="FooterChar"/>
    <w:uiPriority w:val="99"/>
    <w:unhideWhenUsed/>
    <w:rsid w:val="00B01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473"/>
  </w:style>
  <w:style w:type="paragraph" w:styleId="ListParagraph">
    <w:name w:val="List Paragraph"/>
    <w:basedOn w:val="Normal"/>
    <w:uiPriority w:val="34"/>
    <w:qFormat/>
    <w:rsid w:val="000862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4F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F4FC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35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3359F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93359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473"/>
    <w:pPr>
      <w:spacing w:after="200" w:line="276" w:lineRule="auto"/>
    </w:pPr>
    <w:rPr>
      <w:sz w:val="22"/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14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1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473"/>
  </w:style>
  <w:style w:type="paragraph" w:styleId="Footer">
    <w:name w:val="footer"/>
    <w:basedOn w:val="Normal"/>
    <w:link w:val="FooterChar"/>
    <w:uiPriority w:val="99"/>
    <w:unhideWhenUsed/>
    <w:rsid w:val="00B01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473"/>
  </w:style>
  <w:style w:type="paragraph" w:styleId="ListParagraph">
    <w:name w:val="List Paragraph"/>
    <w:basedOn w:val="Normal"/>
    <w:uiPriority w:val="34"/>
    <w:qFormat/>
    <w:rsid w:val="000862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4F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F4FC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35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3359F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9335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23954-D1C0-4B3A-834C-2769832A0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1361</Words>
  <Characters>7758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GHIASI</dc:creator>
  <cp:lastModifiedBy>Windows User</cp:lastModifiedBy>
  <cp:revision>50</cp:revision>
  <dcterms:created xsi:type="dcterms:W3CDTF">2019-10-26T05:10:00Z</dcterms:created>
  <dcterms:modified xsi:type="dcterms:W3CDTF">2019-10-28T06:13:00Z</dcterms:modified>
</cp:coreProperties>
</file>