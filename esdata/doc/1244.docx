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57D" w:rsidRPr="0098657D" w:rsidRDefault="0098657D" w:rsidP="0098657D">
      <w:pPr>
        <w:spacing w:after="160" w:line="259" w:lineRule="auto"/>
        <w:jc w:val="center"/>
        <w:rPr>
          <w:rFonts w:ascii="Calibri" w:eastAsia="Calibri" w:hAnsi="Calibri" w:cs="B Titr"/>
          <w:sz w:val="24"/>
          <w:szCs w:val="24"/>
          <w:rtl/>
          <w:lang w:bidi="ar-SA"/>
        </w:rPr>
      </w:pPr>
      <w:r w:rsidRPr="0098657D">
        <w:rPr>
          <w:rFonts w:ascii="Calibri" w:eastAsia="Calibri" w:hAnsi="Calibri" w:cs="B Titr" w:hint="cs"/>
          <w:sz w:val="24"/>
          <w:szCs w:val="24"/>
          <w:rtl/>
          <w:lang w:bidi="ar-SA"/>
        </w:rPr>
        <w:t>چگونه کودکان به</w:t>
      </w:r>
      <w:del w:id="0" w:author="Windows User" w:date="2019-11-09T08:48:00Z">
        <w:r w:rsidRPr="0098657D" w:rsidDel="00DF327A">
          <w:rPr>
            <w:rFonts w:ascii="Calibri" w:eastAsia="Calibri" w:hAnsi="Calibri" w:cs="B Titr" w:hint="cs"/>
            <w:sz w:val="24"/>
            <w:szCs w:val="24"/>
            <w:rtl/>
            <w:lang w:bidi="ar-SA"/>
          </w:rPr>
          <w:delText xml:space="preserve"> صف</w:delText>
        </w:r>
      </w:del>
      <w:r w:rsidRPr="0098657D">
        <w:rPr>
          <w:rFonts w:ascii="Calibri" w:eastAsia="Calibri" w:hAnsi="Calibri" w:cs="B Titr" w:hint="cs"/>
          <w:sz w:val="24"/>
          <w:szCs w:val="24"/>
          <w:rtl/>
          <w:lang w:bidi="ar-SA"/>
        </w:rPr>
        <w:t xml:space="preserve"> تروریست</w:t>
      </w:r>
      <w:ins w:id="1" w:author="Windows User" w:date="2019-11-08T11:09:00Z">
        <w:r w:rsidR="001546F9">
          <w:rPr>
            <w:rFonts w:ascii="Calibri" w:eastAsia="Calibri" w:hAnsi="Calibri" w:cs="B Titr" w:hint="cs"/>
            <w:sz w:val="24"/>
            <w:szCs w:val="24"/>
            <w:rtl/>
            <w:lang w:bidi="ar-SA"/>
          </w:rPr>
          <w:t>‌</w:t>
        </w:r>
      </w:ins>
      <w:del w:id="2" w:author="Windows User" w:date="2019-11-08T11:04:00Z">
        <w:r w:rsidRPr="0098657D" w:rsidDel="001546F9">
          <w:rPr>
            <w:rFonts w:ascii="Calibri" w:eastAsia="Calibri" w:hAnsi="Calibri" w:cs="B Titr" w:hint="cs"/>
            <w:sz w:val="24"/>
            <w:szCs w:val="24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Titr" w:hint="cs"/>
          <w:sz w:val="24"/>
          <w:szCs w:val="24"/>
          <w:rtl/>
          <w:lang w:bidi="ar-SA"/>
        </w:rPr>
        <w:t>ها ملحق می</w:t>
      </w:r>
      <w:ins w:id="3" w:author="Windows User" w:date="2019-11-08T11:09:00Z">
        <w:r w:rsidR="001546F9">
          <w:rPr>
            <w:rFonts w:ascii="Calibri" w:eastAsia="Calibri" w:hAnsi="Calibri" w:cs="B Titr" w:hint="cs"/>
            <w:sz w:val="24"/>
            <w:szCs w:val="24"/>
            <w:rtl/>
            <w:lang w:bidi="ar-SA"/>
          </w:rPr>
          <w:t>‌</w:t>
        </w:r>
      </w:ins>
      <w:del w:id="4" w:author="Windows User" w:date="2019-11-08T11:04:00Z">
        <w:r w:rsidRPr="0098657D" w:rsidDel="001546F9">
          <w:rPr>
            <w:rFonts w:ascii="Calibri" w:eastAsia="Calibri" w:hAnsi="Calibri" w:cs="B Titr" w:hint="cs"/>
            <w:sz w:val="24"/>
            <w:szCs w:val="24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Titr" w:hint="cs"/>
          <w:sz w:val="24"/>
          <w:szCs w:val="24"/>
          <w:rtl/>
          <w:lang w:bidi="ar-SA"/>
        </w:rPr>
        <w:t>شوند؟</w:t>
      </w:r>
    </w:p>
    <w:p w:rsidR="0098657D" w:rsidRPr="0098657D" w:rsidRDefault="0098657D" w:rsidP="006E420E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</w:pP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طبق داد</w:t>
      </w:r>
      <w:ins w:id="5" w:author="Windows User" w:date="2019-11-09T08:49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ه‌ها</w:t>
        </w:r>
      </w:ins>
      <w:del w:id="6" w:author="Windows User" w:date="2019-11-09T08:49:00Z">
        <w:r w:rsidRPr="0098657D" w:rsidDel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del w:id="7" w:author="Windows User" w:date="2019-11-08T11:04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del w:id="8" w:author="Windows User" w:date="2019-11-09T08:48:00Z">
        <w:r w:rsidRPr="0098657D" w:rsidDel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del w:id="9" w:author="Windows User" w:date="2019-11-09T08:49:00Z">
        <w:r w:rsidRPr="0098657D" w:rsidDel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ا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ی سازمان بین</w:t>
      </w:r>
      <w:del w:id="10" w:author="Windows User" w:date="2019-11-08T11:04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ins w:id="11" w:author="Windows User" w:date="2019-11-09T08:49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‌ا</w:t>
        </w:r>
      </w:ins>
      <w:del w:id="12" w:author="Windows User" w:date="2019-11-09T08:49:00Z">
        <w:r w:rsidRPr="0098657D" w:rsidDel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ا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لمللی یونیسف، بیش از </w:t>
      </w:r>
      <w:ins w:id="13" w:author="Windows User" w:date="2019-11-08T11:04:00Z">
        <w:r w:rsidR="001546F9">
          <w:rPr>
            <w:rFonts w:ascii="Calibri" w:eastAsia="Calibri" w:hAnsi="Calibri" w:cs="Calibri"/>
            <w:sz w:val="28"/>
            <w:szCs w:val="28"/>
            <w:rtl/>
            <w:lang w:bidi="ar-SA"/>
          </w:rPr>
          <w:t>۲۹</w:t>
        </w:r>
      </w:ins>
      <w:del w:id="14" w:author="Windows User" w:date="2019-11-08T11:04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29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هزار کودک و نوجوان </w:t>
      </w:r>
      <w:ins w:id="15" w:author="Windows User" w:date="2019-11-08T11:04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fa-IR"/>
          </w:rPr>
          <w:t>عضو</w:t>
        </w:r>
      </w:ins>
      <w:del w:id="16" w:author="Windows User" w:date="2019-11-08T11:04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در ردیف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داعش و سایر سازمان</w:t>
      </w:r>
      <w:ins w:id="17" w:author="Windows User" w:date="2019-11-09T08:49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‌های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بین</w:t>
      </w:r>
      <w:ins w:id="18" w:author="Windows User" w:date="2019-11-08T11:05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9" w:author="Windows User" w:date="2019-11-08T11:05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المللی تروریستی هستند</w:t>
      </w:r>
      <w:ins w:id="20" w:author="Windows User" w:date="2019-11-09T08:49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که</w:t>
        </w:r>
      </w:ins>
      <w:del w:id="21" w:author="Windows User" w:date="2019-11-09T08:49:00Z">
        <w:r w:rsidRPr="0098657D" w:rsidDel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.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سن اکثر آن</w:t>
      </w:r>
      <w:ins w:id="22" w:author="Windows User" w:date="2019-11-08T11:05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ها </w:t>
      </w:r>
      <w:ins w:id="23" w:author="Windows User" w:date="2019-11-08T11:05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کمتر از </w:t>
        </w:r>
        <w:r w:rsidR="001546F9">
          <w:rPr>
            <w:rFonts w:ascii="Calibri" w:eastAsia="Calibri" w:hAnsi="Calibri" w:cs="Calibri"/>
            <w:sz w:val="28"/>
            <w:szCs w:val="28"/>
            <w:rtl/>
            <w:lang w:bidi="ar-SA"/>
          </w:rPr>
          <w:t>۱۲</w:t>
        </w:r>
      </w:ins>
      <w:del w:id="24" w:author="Windows User" w:date="2019-11-08T11:05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زیر 12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سال </w:t>
      </w:r>
      <w:ins w:id="25" w:author="Windows User" w:date="2019-11-08T11:05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است</w:t>
        </w:r>
      </w:ins>
      <w:del w:id="26" w:author="Windows User" w:date="2019-11-08T11:05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می باشد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. </w:t>
      </w:r>
      <w:ins w:id="27" w:author="Windows User" w:date="2019-11-08T11:05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از این تعداد</w:t>
        </w:r>
      </w:ins>
      <w:ins w:id="28" w:author="Windows User" w:date="2019-11-09T08:50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ins w:id="29" w:author="Windows User" w:date="2019-11-08T11:05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حدود </w:t>
      </w:r>
      <w:ins w:id="30" w:author="Windows User" w:date="2019-11-08T11:05:00Z">
        <w:r w:rsidR="001546F9">
          <w:rPr>
            <w:rFonts w:ascii="Calibri" w:eastAsia="Calibri" w:hAnsi="Calibri" w:cs="Calibri"/>
            <w:sz w:val="28"/>
            <w:szCs w:val="28"/>
            <w:rtl/>
            <w:lang w:bidi="ar-SA"/>
          </w:rPr>
          <w:t>۲۰</w:t>
        </w:r>
      </w:ins>
      <w:del w:id="31" w:author="Windows User" w:date="2019-11-08T11:05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20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هزار کودک عراقی</w:t>
      </w:r>
      <w:del w:id="32" w:author="Windows User" w:date="2019-11-08T11:06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هستند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و </w:t>
      </w:r>
      <w:del w:id="33" w:author="Windows User" w:date="2019-11-08T11:06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9</w:delText>
        </w:r>
      </w:del>
      <w:ins w:id="34" w:author="Windows User" w:date="2019-11-08T11:06:00Z">
        <w:r w:rsidR="001546F9">
          <w:rPr>
            <w:rFonts w:ascii="Calibri" w:eastAsia="Calibri" w:hAnsi="Calibri" w:cs="Calibri"/>
            <w:sz w:val="28"/>
            <w:szCs w:val="28"/>
            <w:rtl/>
            <w:lang w:bidi="ar-SA"/>
          </w:rPr>
          <w:t>۹</w:t>
        </w:r>
      </w:ins>
      <w:del w:id="35" w:author="Windows User" w:date="2019-11-08T11:06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هزار کودک از </w:t>
      </w:r>
      <w:ins w:id="36" w:author="Windows User" w:date="2019-11-08T11:06:00Z">
        <w:r w:rsidR="001546F9">
          <w:rPr>
            <w:rFonts w:ascii="Calibri" w:eastAsia="Calibri" w:hAnsi="Calibri" w:cs="Calibri"/>
            <w:sz w:val="28"/>
            <w:szCs w:val="28"/>
            <w:rtl/>
            <w:lang w:bidi="ar-SA"/>
          </w:rPr>
          <w:t>۶۰</w:t>
        </w:r>
      </w:ins>
      <w:del w:id="37" w:author="Windows User" w:date="2019-11-08T11:06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60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کشور جهان، از جمله قزاقستان</w:t>
      </w:r>
      <w:ins w:id="38" w:author="Windows User" w:date="2019-11-08T11:06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هستند.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اما چگونه کودکان در اقدامات تروریستی به کار گرفته می</w:t>
      </w:r>
      <w:ins w:id="39" w:author="Windows User" w:date="2019-11-08T11:07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40" w:author="Windows User" w:date="2019-11-08T11:07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شوند و چگونه </w:t>
      </w:r>
      <w:del w:id="41" w:author="Windows User" w:date="2019-11-08T11:07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آنها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جذب </w:t>
      </w:r>
      <w:del w:id="42" w:author="Windows User" w:date="2019-11-08T11:07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جریان</w:t>
      </w:r>
      <w:ins w:id="43" w:author="Windows User" w:date="2019-11-08T11:07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44" w:author="Windows User" w:date="2019-11-08T11:07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های ت</w:t>
      </w:r>
      <w:del w:id="45" w:author="Windows User" w:date="2019-11-08T11:07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ا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روریستی می</w:t>
      </w:r>
      <w:ins w:id="46" w:author="Windows User" w:date="2019-11-08T11:07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47" w:author="Windows User" w:date="2019-11-08T11:07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شوند</w:t>
      </w:r>
      <w:ins w:id="48" w:author="Windows User" w:date="2019-11-08T11:07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. این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</w:t>
      </w:r>
      <w:ins w:id="49" w:author="Windows User" w:date="2019-11-08T11:07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ؤ</w:t>
        </w:r>
      </w:ins>
      <w:del w:id="50" w:author="Windows User" w:date="2019-11-08T11:07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و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ال</w:t>
      </w:r>
      <w:del w:id="51" w:author="Windows User" w:date="2019-11-08T11:07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ات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ی است که سریک ب</w:t>
      </w:r>
      <w:r w:rsidRPr="00DF327A">
        <w:rPr>
          <w:rFonts w:ascii="Calibri" w:eastAsia="Calibri" w:hAnsi="Calibri" w:cs="B Nazanin" w:hint="cs"/>
          <w:sz w:val="28"/>
          <w:szCs w:val="28"/>
          <w:highlight w:val="yellow"/>
          <w:rtl/>
          <w:lang w:bidi="ar-SA"/>
          <w:rPrChange w:id="52" w:author="Windows User" w:date="2019-11-09T08:52:00Z">
            <w:rPr>
              <w:rFonts w:ascii="Calibri" w:eastAsia="Calibri" w:hAnsi="Calibri" w:cs="B Nazanin" w:hint="cs"/>
              <w:sz w:val="28"/>
              <w:szCs w:val="28"/>
              <w:rtl/>
              <w:lang w:bidi="ar-SA"/>
            </w:rPr>
          </w:rPrChange>
        </w:rPr>
        <w:t>ول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بیلالوف</w:t>
      </w:r>
      <w:ins w:id="53" w:author="Windows User" w:date="2019-11-08T11:07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کارشناس قزاقستانی</w:t>
      </w:r>
      <w:ins w:id="54" w:author="Windows User" w:date="2019-11-08T11:07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به آن پاسخ می</w:t>
      </w:r>
      <w:ins w:id="55" w:author="Windows User" w:date="2019-11-08T11:08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56" w:author="Windows User" w:date="2019-11-08T11:08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دهد.</w:t>
      </w:r>
    </w:p>
    <w:p w:rsidR="0098657D" w:rsidRPr="0098657D" w:rsidRDefault="0098657D" w:rsidP="0098657D">
      <w:pPr>
        <w:spacing w:after="160" w:line="259" w:lineRule="auto"/>
        <w:jc w:val="both"/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</w:pPr>
      <w:del w:id="57" w:author="Windows User" w:date="2019-11-08T11:11:00Z">
        <w:r w:rsidRPr="0098657D" w:rsidDel="001546F9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delText xml:space="preserve">پرسش: </w:delText>
        </w:r>
      </w:del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آیا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پس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از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شکست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داعش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امکان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ادام</w:t>
      </w:r>
      <w:ins w:id="58" w:author="Windows User" w:date="2019-11-08T11:08:00Z">
        <w:r w:rsidR="001546F9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t>ۀ</w:t>
        </w:r>
      </w:ins>
      <w:del w:id="59" w:author="Windows User" w:date="2019-11-08T11:08:00Z">
        <w:r w:rsidRPr="0098657D" w:rsidDel="001546F9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delText>ه</w:delText>
        </w:r>
      </w:del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استفاده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از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کودکان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به</w:t>
      </w:r>
      <w:ins w:id="60" w:author="Windows User" w:date="2019-11-08T11:08:00Z">
        <w:r w:rsidR="001546F9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t>‌</w:t>
        </w:r>
      </w:ins>
      <w:del w:id="61" w:author="Windows User" w:date="2019-11-08T11:08:00Z">
        <w:r w:rsidRPr="0098657D" w:rsidDel="001546F9">
          <w:rPr>
            <w:rFonts w:ascii="Calibri" w:eastAsia="Calibri" w:hAnsi="Calibri" w:cs="B Nazanin"/>
            <w:color w:val="C00000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عنوان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بمب</w:t>
      </w:r>
      <w:ins w:id="62" w:author="Windows User" w:date="2019-11-08T11:08:00Z">
        <w:r w:rsidR="001546F9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t>‌</w:t>
        </w:r>
      </w:ins>
      <w:del w:id="63" w:author="Windows User" w:date="2019-11-08T11:08:00Z">
        <w:r w:rsidRPr="0098657D" w:rsidDel="001546F9">
          <w:rPr>
            <w:rFonts w:ascii="Calibri" w:eastAsia="Calibri" w:hAnsi="Calibri" w:cs="B Nazanin"/>
            <w:color w:val="C00000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گذاران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انتحاری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وجود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دارد؟</w:t>
      </w:r>
    </w:p>
    <w:p w:rsidR="0098657D" w:rsidRPr="0098657D" w:rsidRDefault="0098657D" w:rsidP="0098657D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</w:pPr>
      <w:del w:id="64" w:author="Windows User" w:date="2019-11-08T11:12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پاسخ: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در رسانه</w:t>
      </w:r>
      <w:ins w:id="65" w:author="Windows User" w:date="2019-11-08T11:08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66" w:author="Windows User" w:date="2019-11-08T11:08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ها موارد زیادی </w:t>
      </w:r>
      <w:ins w:id="67" w:author="Windows User" w:date="2019-11-08T11:08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مبنی بر</w:t>
        </w:r>
      </w:ins>
      <w:del w:id="68" w:author="Windows User" w:date="2019-11-08T11:08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مربوط به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استفاده از کودکان در بمب</w:t>
      </w:r>
      <w:ins w:id="69" w:author="Windows User" w:date="2019-11-08T11:08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70" w:author="Windows User" w:date="2019-11-08T11:08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گذاری </w:t>
      </w:r>
      <w:ins w:id="71" w:author="Windows User" w:date="2019-11-09T08:52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گزارش شده است</w:t>
        </w:r>
      </w:ins>
      <w:del w:id="72" w:author="Windows User" w:date="2019-11-09T08:52:00Z">
        <w:r w:rsidRPr="0098657D" w:rsidDel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آمده است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. معمولا</w:t>
      </w:r>
      <w:ins w:id="73" w:author="Windows User" w:date="2019-11-08T11:08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ً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استخدام</w:t>
      </w:r>
      <w:ins w:id="74" w:author="Windows User" w:date="2019-11-08T11:08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75" w:author="Windows User" w:date="2019-11-08T11:08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کنندگان</w:t>
      </w:r>
      <w:ins w:id="76" w:author="Windows User" w:date="2019-11-09T08:52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کودکان یا نوجوانانی را انتخاب می</w:t>
      </w:r>
      <w:ins w:id="77" w:author="Windows User" w:date="2019-11-08T11:09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78" w:author="Windows User" w:date="2019-11-08T11:09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کنند که والدین</w:t>
      </w:r>
      <w:ins w:id="79" w:author="Windows User" w:date="2019-11-08T11:09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شان</w:t>
        </w:r>
      </w:ins>
      <w:del w:id="80" w:author="Windows User" w:date="2019-11-08T11:09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آنها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در اقدامات تروریستی کشته شده</w:t>
      </w:r>
      <w:ins w:id="81" w:author="Windows User" w:date="2019-11-08T11:09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82" w:author="Windows User" w:date="2019-11-08T11:09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اند یا </w:t>
      </w:r>
      <w:ins w:id="83" w:author="Windows User" w:date="2019-11-08T11:09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در زندگی دچار مشکل هستند</w:t>
        </w:r>
      </w:ins>
      <w:del w:id="84" w:author="Windows User" w:date="2019-11-08T11:09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مشکلات زندگی دارند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. </w:t>
      </w:r>
      <w:ins w:id="85" w:author="Windows User" w:date="2019-11-08T11:10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این استخدام‌کنندگان برای</w:t>
        </w:r>
      </w:ins>
      <w:ins w:id="86" w:author="Windows User" w:date="2019-11-08T11:11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دستیابی به</w:t>
        </w:r>
      </w:ins>
      <w:ins w:id="87" w:author="Windows User" w:date="2019-11-08T11:10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اهداف خود این کودکان </w:t>
        </w:r>
      </w:ins>
      <w:del w:id="88" w:author="Windows User" w:date="2019-11-08T11:10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آنها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را آموزش می</w:t>
      </w:r>
      <w:ins w:id="89" w:author="Windows User" w:date="2019-11-08T11:11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0" w:author="Windows User" w:date="2019-11-08T11:11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دهند و به مکان</w:t>
      </w:r>
      <w:ins w:id="91" w:author="Windows User" w:date="2019-11-08T11:11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2" w:author="Windows User" w:date="2019-11-08T11:11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های</w:t>
      </w:r>
      <w:del w:id="93" w:author="Windows User" w:date="2019-11-08T11:11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پر</w:t>
      </w:r>
      <w:del w:id="94" w:author="Windows User" w:date="2019-11-08T11:11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جمعیت</w:t>
      </w:r>
      <w:del w:id="95" w:author="Windows User" w:date="2019-11-08T11:11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می</w:t>
      </w:r>
      <w:ins w:id="96" w:author="Windows User" w:date="2019-11-08T11:11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97" w:author="Windows User" w:date="2019-11-08T11:11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فرستند تا خود را منفجر کنند.</w:t>
      </w:r>
      <w:del w:id="98" w:author="Windows User" w:date="2019-11-08T11:11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</w:p>
    <w:p w:rsidR="0098657D" w:rsidRPr="0098657D" w:rsidRDefault="0098657D" w:rsidP="0098657D">
      <w:pPr>
        <w:spacing w:after="160" w:line="259" w:lineRule="auto"/>
        <w:jc w:val="both"/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</w:pPr>
      <w:del w:id="99" w:author="Windows User" w:date="2019-11-08T11:11:00Z">
        <w:r w:rsidRPr="0098657D" w:rsidDel="001546F9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delText xml:space="preserve">پرسش: </w:delText>
        </w:r>
      </w:del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دلایل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اصلی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ورود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کودکان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به</w:t>
      </w:r>
      <w:del w:id="100" w:author="Windows User" w:date="2019-11-08T11:12:00Z">
        <w:r w:rsidRPr="0098657D" w:rsidDel="001546F9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fa-IR"/>
          </w:rPr>
          <w:delText xml:space="preserve"> صفوف</w:delText>
        </w:r>
      </w:del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گروه</w:t>
      </w:r>
      <w:ins w:id="101" w:author="Windows User" w:date="2019-11-08T11:12:00Z">
        <w:r w:rsidR="001546F9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t>‌</w:t>
        </w:r>
      </w:ins>
      <w:del w:id="102" w:author="Windows User" w:date="2019-11-08T11:12:00Z">
        <w:r w:rsidRPr="0098657D" w:rsidDel="001546F9">
          <w:rPr>
            <w:rFonts w:ascii="Calibri" w:eastAsia="Calibri" w:hAnsi="Calibri" w:cs="B Nazanin"/>
            <w:color w:val="C00000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های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تروریستی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بین</w:t>
      </w:r>
      <w:ins w:id="103" w:author="Windows User" w:date="2019-11-08T11:12:00Z">
        <w:r w:rsidR="001546F9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t>‌</w:t>
        </w:r>
      </w:ins>
      <w:del w:id="104" w:author="Windows User" w:date="2019-11-08T11:12:00Z">
        <w:r w:rsidRPr="0098657D" w:rsidDel="001546F9">
          <w:rPr>
            <w:rFonts w:ascii="Calibri" w:eastAsia="Calibri" w:hAnsi="Calibri" w:cs="B Nazanin"/>
            <w:color w:val="C00000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المللی</w:t>
      </w:r>
      <w:r w:rsidRPr="0098657D"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چیست؟</w:t>
      </w:r>
    </w:p>
    <w:p w:rsidR="0098657D" w:rsidRPr="0098657D" w:rsidRDefault="0098657D" w:rsidP="006E420E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</w:pPr>
      <w:del w:id="105" w:author="Windows User" w:date="2019-11-08T11:12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پاسخ: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مشخص</w:t>
      </w:r>
      <w:ins w:id="106" w:author="Windows User" w:date="2019-11-08T11:12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07" w:author="Windows User" w:date="2019-11-08T11:12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کردن دلایل ملحق</w:t>
      </w:r>
      <w:ins w:id="108" w:author="Windows User" w:date="2019-11-08T11:12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09" w:author="Windows User" w:date="2019-11-08T11:12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شدن کودکان به صف تروریست</w:t>
      </w:r>
      <w:ins w:id="110" w:author="Windows User" w:date="2019-11-08T11:12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11" w:author="Windows User" w:date="2019-11-08T11:12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ها، </w:t>
      </w:r>
      <w:ins w:id="112" w:author="Windows User" w:date="2019-11-08T11:12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دشوار</w:t>
        </w:r>
      </w:ins>
      <w:del w:id="113" w:author="Windows User" w:date="2019-11-08T11:12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سخت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است</w:t>
      </w:r>
      <w:ins w:id="114" w:author="Windows User" w:date="2019-11-08T11:12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؛</w:t>
        </w:r>
      </w:ins>
      <w:del w:id="115" w:author="Windows User" w:date="2019-11-08T11:12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.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زیرا در این زمینه تحقیقاتی انجام نشده است</w:t>
      </w:r>
      <w:ins w:id="116" w:author="Windows User" w:date="2019-11-08T11:13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del w:id="117" w:author="Windows User" w:date="2019-11-08T11:13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.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اما در مجموع با تحلیل وضعیت</w:t>
      </w:r>
      <w:ins w:id="118" w:author="Windows User" w:date="2019-11-08T11:13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موجود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می</w:t>
      </w:r>
      <w:ins w:id="119" w:author="Windows User" w:date="2019-11-08T11:13:00Z">
        <w:r w:rsidR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20" w:author="Windows User" w:date="2019-11-08T11:13:00Z">
        <w:r w:rsidRPr="0098657D" w:rsidDel="001546F9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توان چند دلیل را </w:t>
      </w:r>
      <w:ins w:id="121" w:author="Windows User" w:date="2019-11-09T08:53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بیان کرد</w:t>
        </w:r>
      </w:ins>
      <w:del w:id="122" w:author="Windows User" w:date="2019-11-09T08:53:00Z">
        <w:r w:rsidRPr="0098657D" w:rsidDel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شناسایی کرد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. گروه اول</w:t>
      </w:r>
      <w:ins w:id="123" w:author="Windows User" w:date="2019-11-08T11:14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از کودکانی که به داعش و گروه‌های تروریستی می‌پیوندند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، کودکانی</w:t>
      </w:r>
      <w:ins w:id="124" w:author="Windows User" w:date="2019-11-08T11:14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هستند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که در مناطق</w:t>
      </w:r>
      <w:ins w:id="125" w:author="Windows User" w:date="2019-11-08T11:15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ی زندگی می‌کنند که ترور و تروریسم در آن</w:t>
        </w:r>
      </w:ins>
      <w:ins w:id="126" w:author="Windows User" w:date="2019-11-09T08:54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جا</w:t>
        </w:r>
      </w:ins>
      <w:ins w:id="127" w:author="Windows User" w:date="2019-11-08T11:15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فعال است.</w:t>
        </w:r>
      </w:ins>
      <w:del w:id="128" w:author="Windows User" w:date="2019-11-08T11:15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فعال از نظر ترور به دنیا آمده</w:delText>
        </w:r>
      </w:del>
      <w:del w:id="129" w:author="Windows User" w:date="2019-11-08T11:14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del w:id="130" w:author="Windows User" w:date="2019-11-08T11:15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ا ند و زندگی می</w:delText>
        </w:r>
      </w:del>
      <w:del w:id="131" w:author="Windows User" w:date="2019-11-08T11:14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del w:id="132" w:author="Windows User" w:date="2019-11-08T11:15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کنند.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ins w:id="133" w:author="Windows User" w:date="2019-11-08T11:16:00Z">
        <w:r w:rsidR="00B82D67" w:rsidRPr="0098657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گروه</w:t>
        </w:r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  <w:r w:rsidR="00B82D67" w:rsidRPr="0098657D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های تروریستی 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آن</w:t>
      </w:r>
      <w:ins w:id="134" w:author="Windows User" w:date="2019-11-08T11:15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ها</w:t>
      </w:r>
      <w:ins w:id="135" w:author="Windows User" w:date="2019-11-08T11:16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را</w:t>
        </w:r>
      </w:ins>
      <w:del w:id="136" w:author="Windows User" w:date="2019-11-08T11:16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توسط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del w:id="137" w:author="Windows User" w:date="2019-11-08T11:16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گروه</w:delText>
        </w:r>
      </w:del>
      <w:del w:id="138" w:author="Windows User" w:date="2019-11-08T11:15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del w:id="139" w:author="Windows User" w:date="2019-11-08T11:16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های تروریستی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به</w:t>
      </w:r>
      <w:del w:id="140" w:author="Windows User" w:date="2019-11-08T11:16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طور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اجبار</w:t>
      </w:r>
      <w:del w:id="141" w:author="Windows User" w:date="2019-11-08T11:16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استخدام می</w:t>
      </w:r>
      <w:ins w:id="142" w:author="Windows User" w:date="2019-11-08T11:16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‌کن</w:t>
        </w:r>
      </w:ins>
      <w:ins w:id="143" w:author="Windows User" w:date="2019-11-09T08:54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ن</w:t>
        </w:r>
      </w:ins>
      <w:ins w:id="144" w:author="Windows User" w:date="2019-11-08T11:16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د</w:t>
        </w:r>
      </w:ins>
      <w:del w:id="145" w:author="Windows User" w:date="2019-11-08T11:16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شوند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. گروه دیگر، کودکانی هستند که</w:t>
      </w:r>
      <w:del w:id="146" w:author="Windows User" w:date="2019-11-08T11:16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توسط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مزدوران</w:t>
      </w:r>
      <w:del w:id="147" w:author="Windows User" w:date="2019-11-08T11:16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به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سازمان</w:t>
      </w:r>
      <w:ins w:id="148" w:author="Windows User" w:date="2019-11-08T11:16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49" w:author="Windows User" w:date="2019-11-08T11:16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های تروریستی</w:t>
      </w:r>
      <w:ins w:id="150" w:author="Windows User" w:date="2019-11-08T11:16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آن‌ها را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جذب می</w:t>
      </w:r>
      <w:ins w:id="151" w:author="Windows User" w:date="2019-11-08T11:17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‌کنند</w:t>
        </w:r>
      </w:ins>
      <w:del w:id="152" w:author="Windows User" w:date="2019-11-08T11:17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شوند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یا کودکانی که مجبور</w:t>
      </w:r>
      <w:del w:id="153" w:author="Windows User" w:date="2019-11-08T11:17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ند به</w:t>
      </w:r>
      <w:ins w:id="154" w:author="Windows User" w:date="2019-11-08T11:17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55" w:author="Windows User" w:date="2019-11-08T11:17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خاطر گرسنگی و شرایط سخت زندگی به گروه</w:t>
      </w:r>
      <w:ins w:id="156" w:author="Windows User" w:date="2019-11-08T11:17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57" w:author="Windows User" w:date="2019-11-08T11:17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های تروریستی ملحق شوند</w:t>
      </w:r>
      <w:ins w:id="158" w:author="Windows User" w:date="2019-11-09T08:54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هم از جمله افرادی هستند که به گروه‌های تروریستی می‌پیون</w:t>
        </w:r>
      </w:ins>
      <w:ins w:id="159" w:author="Windows User" w:date="2019-11-09T08:55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دند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. گروه سوم را</w:t>
      </w:r>
      <w:ins w:id="160" w:author="Windows User" w:date="2019-11-08T11:17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کودکان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یتیم</w:t>
      </w:r>
      <w:del w:id="161" w:author="Windows User" w:date="2019-11-08T11:17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ها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و</w:t>
      </w:r>
      <w:del w:id="162" w:author="Windows User" w:date="2019-11-09T08:55:00Z">
        <w:r w:rsidRPr="0098657D" w:rsidDel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ins w:id="163" w:author="Windows User" w:date="2019-11-08T11:18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کودکانی</w:t>
        </w:r>
      </w:ins>
      <w:del w:id="164" w:author="Windows User" w:date="2019-11-08T11:17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کودکانی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تشکیل می</w:t>
      </w:r>
      <w:ins w:id="165" w:author="Windows User" w:date="2019-11-08T11:18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66" w:author="Windows User" w:date="2019-11-08T11:18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دهند که ربوده شده</w:t>
      </w:r>
      <w:ins w:id="167" w:author="Windows User" w:date="2019-11-08T11:18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68" w:author="Windows User" w:date="2019-11-08T11:18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اند. ب</w:t>
      </w:r>
      <w:ins w:id="169" w:author="Windows User" w:date="2019-11-08T11:18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ه 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کارگیری مفاهیم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استخدام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داوطلبانه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و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استخدام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اجباری،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منطقی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نیست</w:t>
      </w:r>
      <w:ins w:id="170" w:author="Windows User" w:date="2019-11-08T11:18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؛</w:t>
        </w:r>
      </w:ins>
      <w:del w:id="171" w:author="Windows User" w:date="2019-11-08T11:18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،</w:delText>
        </w:r>
      </w:del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زیرا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حتی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اگر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کودکان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به</w:t>
      </w:r>
      <w:ins w:id="172" w:author="Windows User" w:date="2019-11-08T11:18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73" w:author="Windows User" w:date="2019-11-08T11:18:00Z">
        <w:r w:rsidRPr="0098657D" w:rsidDel="00B82D6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طور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داوطلبانه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به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یک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گروه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مسلح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بپیوندند،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این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کار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را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تلاشی برای زنده</w:t>
      </w:r>
      <w:ins w:id="174" w:author="Windows User" w:date="2019-11-08T11:18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75" w:author="Windows User" w:date="2019-11-08T11:18:00Z">
        <w:r w:rsidRPr="0098657D" w:rsidDel="00B82D67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ماندن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می</w:t>
      </w:r>
      <w:ins w:id="176" w:author="Windows User" w:date="2019-11-08T11:19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77" w:author="Windows User" w:date="2019-11-08T11:18:00Z">
        <w:r w:rsidRPr="0098657D" w:rsidDel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دانند</w:t>
      </w:r>
      <w:ins w:id="178" w:author="Windows User" w:date="2019-11-08T11:18:00Z">
        <w:r w:rsidR="00B82D67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.</w:t>
        </w:r>
      </w:ins>
    </w:p>
    <w:p w:rsidR="0098657D" w:rsidRPr="0098657D" w:rsidRDefault="0098657D" w:rsidP="0098657D">
      <w:pPr>
        <w:spacing w:after="160" w:line="259" w:lineRule="auto"/>
        <w:jc w:val="both"/>
        <w:rPr>
          <w:rFonts w:ascii="Calibri" w:eastAsia="Calibri" w:hAnsi="Calibri" w:cs="B Nazanin"/>
          <w:color w:val="C00000"/>
          <w:sz w:val="28"/>
          <w:szCs w:val="28"/>
          <w:rtl/>
          <w:lang w:bidi="ar-SA"/>
        </w:rPr>
      </w:pPr>
      <w:del w:id="179" w:author="Windows User" w:date="2019-11-08T11:19:00Z">
        <w:r w:rsidRPr="0098657D" w:rsidDel="00424040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delText xml:space="preserve">پرسش: </w:delText>
        </w:r>
      </w:del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کودکان قزاقستانی در مدرسه</w:t>
      </w:r>
      <w:ins w:id="180" w:author="Windows User" w:date="2019-11-09T08:56:00Z">
        <w:r w:rsidR="00DF327A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t>‌</w:t>
        </w:r>
      </w:ins>
      <w:del w:id="181" w:author="Windows User" w:date="2019-11-09T08:56:00Z">
        <w:r w:rsidRPr="0098657D" w:rsidDel="00DF327A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های نظامی داعش در سوریه آموزش دیده</w:t>
      </w:r>
      <w:ins w:id="182" w:author="Windows User" w:date="2019-11-09T08:56:00Z">
        <w:r w:rsidR="00DF327A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t>‌</w:t>
        </w:r>
      </w:ins>
      <w:del w:id="183" w:author="Windows User" w:date="2019-11-09T08:56:00Z">
        <w:r w:rsidRPr="0098657D" w:rsidDel="00DF327A">
          <w:rPr>
            <w:rFonts w:ascii="Calibri" w:eastAsia="Calibri" w:hAnsi="Calibri" w:cs="B Nazanin" w:hint="cs"/>
            <w:color w:val="C00000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color w:val="C00000"/>
          <w:sz w:val="28"/>
          <w:szCs w:val="28"/>
          <w:rtl/>
          <w:lang w:bidi="ar-SA"/>
        </w:rPr>
        <w:t>اند؟</w:t>
      </w:r>
    </w:p>
    <w:p w:rsidR="0098657D" w:rsidRPr="0098657D" w:rsidRDefault="0098657D" w:rsidP="006D5F58">
      <w:pPr>
        <w:spacing w:after="160" w:line="259" w:lineRule="auto"/>
        <w:jc w:val="both"/>
        <w:rPr>
          <w:rFonts w:ascii="Calibri" w:eastAsia="Calibri" w:hAnsi="Calibri" w:cs="B Nazanin"/>
          <w:sz w:val="28"/>
          <w:szCs w:val="28"/>
          <w:rtl/>
          <w:lang w:bidi="ar-SA"/>
        </w:rPr>
        <w:pPrChange w:id="184" w:author="Windows User" w:date="2019-11-09T09:02:00Z">
          <w:pPr>
            <w:spacing w:after="160" w:line="259" w:lineRule="auto"/>
            <w:jc w:val="both"/>
          </w:pPr>
        </w:pPrChange>
      </w:pPr>
      <w:del w:id="185" w:author="Windows User" w:date="2019-11-08T11:19:00Z">
        <w:r w:rsidRPr="0098657D" w:rsidDel="0042404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پاسخ: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در سال </w:t>
      </w:r>
      <w:ins w:id="186" w:author="Windows User" w:date="2019-11-08T11:19:00Z">
        <w:r w:rsidR="006E420E">
          <w:rPr>
            <w:rFonts w:ascii="Calibri" w:eastAsia="Calibri" w:hAnsi="Calibri" w:cs="Calibri"/>
            <w:sz w:val="28"/>
            <w:szCs w:val="28"/>
            <w:rtl/>
            <w:lang w:bidi="ar-SA"/>
          </w:rPr>
          <w:t>۲۰۱۵</w:t>
        </w:r>
      </w:ins>
      <w:del w:id="187" w:author="Windows User" w:date="2019-11-08T11:19:00Z">
        <w:r w:rsidRPr="0098657D" w:rsidDel="00424040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2015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مرکز رسانه</w:t>
      </w:r>
      <w:ins w:id="188" w:author="Windows User" w:date="2019-11-08T11:19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89" w:author="Windows User" w:date="2019-11-08T11:19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ای داعش</w:t>
      </w:r>
      <w:ins w:id="190" w:author="Windows User" w:date="2019-11-08T11:19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،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ویدئویی را دربار</w:t>
      </w:r>
      <w:ins w:id="191" w:author="Windows User" w:date="2019-11-08T11:19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192" w:author="Windows User" w:date="2019-11-08T11:19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کودکان قزاق در سوریه منتشر کرد. در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این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وید</w:t>
      </w:r>
      <w:ins w:id="193" w:author="Windows User" w:date="2019-11-08T11:20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ئ</w:t>
        </w:r>
      </w:ins>
      <w:del w:id="194" w:author="Windows User" w:date="2019-11-08T11:20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و،</w:t>
      </w:r>
      <w:del w:id="195" w:author="Windows User" w:date="2019-11-09T08:57:00Z">
        <w:r w:rsidRPr="0098657D" w:rsidDel="00DF327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98657D" w:rsidDel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کودکان</w:delText>
        </w:r>
        <w:r w:rsidRPr="0098657D" w:rsidDel="00DF327A">
          <w:rPr>
            <w:rFonts w:ascii="Calibri" w:eastAsia="Calibri" w:hAnsi="Calibri" w:cs="B Nazanin"/>
            <w:sz w:val="28"/>
            <w:szCs w:val="28"/>
            <w:rtl/>
            <w:lang w:bidi="ar-SA"/>
          </w:rPr>
          <w:delText xml:space="preserve"> </w:delText>
        </w:r>
        <w:r w:rsidRPr="0098657D" w:rsidDel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قزاق</w:delText>
        </w:r>
      </w:del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نشان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داده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می</w:t>
      </w:r>
      <w:ins w:id="196" w:author="Windows User" w:date="2019-11-08T11:20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197" w:author="Windows User" w:date="2019-11-08T11:20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شود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که</w:t>
      </w:r>
      <w:ins w:id="198" w:author="Windows User" w:date="2019-11-09T08:57:00Z">
        <w:r w:rsidR="00DF327A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کودکان قزاق</w:t>
        </w:r>
      </w:ins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در کنار آموزش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نظامی، آموزش دینی نیز می</w:t>
      </w:r>
      <w:ins w:id="199" w:author="Windows User" w:date="2019-11-08T11:20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00" w:author="Windows User" w:date="2019-11-08T11:20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دیدند. چند عکس از این وید</w:t>
      </w:r>
      <w:ins w:id="201" w:author="Windows User" w:date="2019-11-08T11:20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ئ</w:t>
        </w:r>
      </w:ins>
      <w:del w:id="202" w:author="Windows User" w:date="2019-11-08T11:20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ی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و را می</w:t>
      </w:r>
      <w:ins w:id="203" w:author="Windows User" w:date="2019-11-08T11:20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04" w:author="Windows User" w:date="2019-11-08T11:20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توان امروز نیز در فضای مجازی پیدا کرد. یکی از نوجوانان قزاقستانی که در مدرس</w:t>
      </w:r>
      <w:ins w:id="205" w:author="Windows User" w:date="2019-11-08T11:20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06" w:author="Windows User" w:date="2019-11-08T11:20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نظامی داعش آموزش دیده</w:t>
      </w:r>
      <w:del w:id="207" w:author="Windows User" w:date="2019-11-08T11:20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، آبای حامزولینوف </w:t>
      </w:r>
      <w:ins w:id="208" w:author="Windows User" w:date="2019-11-09T09:02:00Z">
        <w:r w:rsidR="006D5F5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در</w:t>
        </w:r>
      </w:ins>
      <w:del w:id="209" w:author="Windows User" w:date="2019-11-09T09:01:00Z">
        <w:r w:rsidRPr="0098657D" w:rsidDel="006D5F5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ساکن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شهر اورال</w:t>
      </w:r>
      <w:ins w:id="210" w:author="Windows User" w:date="2019-11-09T09:02:00Z">
        <w:r w:rsidR="006D5F5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زندگی می‌کند</w:t>
        </w:r>
      </w:ins>
      <w:del w:id="211" w:author="Windows User" w:date="2019-11-09T09:02:00Z">
        <w:r w:rsidRPr="0098657D" w:rsidDel="006D5F5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del w:id="212" w:author="Windows User" w:date="2019-11-09T09:01:00Z">
        <w:r w:rsidRPr="0098657D" w:rsidDel="006D5F5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است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که </w:t>
      </w:r>
      <w:del w:id="213" w:author="Windows User" w:date="2019-11-08T11:20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15</w:delText>
        </w:r>
      </w:del>
      <w:del w:id="214" w:author="Windows User" w:date="2019-11-09T09:01:00Z">
        <w:r w:rsidRPr="0098657D" w:rsidDel="006D5F5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سال</w:delText>
        </w:r>
      </w:del>
      <w:ins w:id="215" w:author="Windows User" w:date="2019-11-09T09:01:00Z">
        <w:r w:rsidR="006D5F58">
          <w:rPr>
            <w:rFonts w:ascii="Calibri" w:eastAsia="Calibri" w:hAnsi="Calibri" w:cs="Calibri"/>
            <w:sz w:val="28"/>
            <w:szCs w:val="28"/>
            <w:rtl/>
            <w:lang w:bidi="ar-SA"/>
          </w:rPr>
          <w:t>۱۵</w:t>
        </w:r>
      </w:ins>
      <w:del w:id="216" w:author="Windows User" w:date="2019-11-09T09:01:00Z">
        <w:r w:rsidRPr="0098657D" w:rsidDel="006D5F5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ins w:id="217" w:author="Windows User" w:date="2019-11-08T11:21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ساله است</w:t>
        </w:r>
      </w:ins>
      <w:del w:id="218" w:author="Windows User" w:date="2019-11-08T11:20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دارد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. او در سال </w:t>
      </w:r>
      <w:ins w:id="219" w:author="Windows User" w:date="2019-11-08T11:21:00Z">
        <w:r w:rsidR="006E420E">
          <w:rPr>
            <w:rFonts w:ascii="Calibri" w:eastAsia="Calibri" w:hAnsi="Calibri" w:cs="Calibri"/>
            <w:sz w:val="28"/>
            <w:szCs w:val="28"/>
            <w:rtl/>
            <w:lang w:bidi="ar-SA"/>
          </w:rPr>
          <w:t>۲۰۱۶</w:t>
        </w:r>
      </w:ins>
      <w:del w:id="220" w:author="Windows User" w:date="2019-11-08T11:21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2016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با والدین و خواهر خود به سوریه سفر کرد</w:t>
      </w:r>
      <w:ins w:id="221" w:author="Windows User" w:date="2019-11-08T11:21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. 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به گفت</w:t>
      </w:r>
      <w:ins w:id="222" w:author="Windows User" w:date="2019-11-08T11:21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23" w:author="Windows User" w:date="2019-11-08T11:21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آبای، هنگامی که به منطق</w:t>
      </w:r>
      <w:ins w:id="224" w:author="Windows User" w:date="2019-11-08T11:21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25" w:author="Windows User" w:date="2019-11-08T11:21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داعشی</w:t>
      </w:r>
      <w:ins w:id="226" w:author="Windows User" w:date="2019-11-08T11:21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27" w:author="Windows User" w:date="2019-11-08T11:21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ها رسیدند، آن</w:t>
      </w:r>
      <w:ins w:id="228" w:author="Windows User" w:date="2019-11-08T11:21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ها با کارمندان سازمان امنیت داعش صحبت کردند،</w:t>
      </w:r>
      <w:ins w:id="229" w:author="Windows User" w:date="2019-11-09T09:02:00Z">
        <w:r w:rsidR="006D5F5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این افراد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سعی کردند کودکان را ب</w:t>
      </w:r>
      <w:ins w:id="230" w:author="Windows User" w:date="2019-11-09T09:02:00Z">
        <w:r w:rsidR="006D5F5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ه</w:t>
        </w:r>
      </w:ins>
      <w:del w:id="231" w:author="Windows User" w:date="2019-11-09T09:02:00Z">
        <w:r w:rsidRPr="0098657D" w:rsidDel="006D5F5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رای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اقدامات انحرافی</w:t>
      </w:r>
      <w:del w:id="232" w:author="Windows User" w:date="2019-11-08T11:21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وادارند. تمام کودکانی که با والدین خود</w:t>
      </w:r>
      <w:ins w:id="233" w:author="Windows User" w:date="2019-11-08T11:21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 xml:space="preserve"> </w:t>
        </w:r>
      </w:ins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به این منطقه آمده</w:t>
      </w:r>
      <w:ins w:id="234" w:author="Windows User" w:date="2019-11-08T11:22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35" w:author="Windows User" w:date="2019-11-08T11:21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اند، این روند را طی می</w:t>
      </w:r>
      <w:ins w:id="236" w:author="Windows User" w:date="2019-11-08T11:22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‌</w:t>
        </w:r>
      </w:ins>
      <w:del w:id="237" w:author="Windows User" w:date="2019-11-08T11:22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کنند. آبای با همسالانش به مدرس</w:t>
      </w:r>
      <w:ins w:id="238" w:author="Windows User" w:date="2019-11-08T11:22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ۀ</w:t>
        </w:r>
      </w:ins>
      <w:del w:id="239" w:author="Windows User" w:date="2019-11-08T11:22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ه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نظامی رفت و آموزش نظامی دید.</w:t>
      </w:r>
      <w:del w:id="240" w:author="Windows User" w:date="2019-11-09T09:03:00Z">
        <w:r w:rsidRPr="0098657D" w:rsidDel="006D5F5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اگرچه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 xml:space="preserve"> </w:t>
      </w:r>
      <w:ins w:id="241" w:author="Windows User" w:date="2019-11-08T11:22:00Z">
        <w:r w:rsidR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t>آ</w:t>
        </w:r>
      </w:ins>
      <w:del w:id="242" w:author="Windows User" w:date="2019-11-08T11:22:00Z">
        <w:r w:rsidRPr="0098657D" w:rsidDel="006E420E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>ا</w:delText>
        </w:r>
      </w:del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بای در نهایت</w:t>
      </w:r>
      <w:bookmarkStart w:id="243" w:name="_GoBack"/>
      <w:bookmarkEnd w:id="243"/>
      <w:del w:id="244" w:author="Windows User" w:date="2019-11-09T09:03:00Z">
        <w:r w:rsidRPr="0098657D" w:rsidDel="006D5F58">
          <w:rPr>
            <w:rFonts w:ascii="Calibri" w:eastAsia="Calibri" w:hAnsi="Calibri" w:cs="B Nazanin" w:hint="cs"/>
            <w:sz w:val="28"/>
            <w:szCs w:val="28"/>
            <w:rtl/>
            <w:lang w:bidi="ar-SA"/>
          </w:rPr>
          <w:delText xml:space="preserve"> </w:delText>
        </w:r>
      </w:del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فرار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کرد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و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به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میهن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خود</w:t>
      </w:r>
      <w:r w:rsidRPr="0098657D">
        <w:rPr>
          <w:rFonts w:ascii="Calibri" w:eastAsia="Calibri" w:hAnsi="Calibri" w:cs="B Nazanin"/>
          <w:sz w:val="28"/>
          <w:szCs w:val="28"/>
          <w:rtl/>
          <w:lang w:bidi="ar-SA"/>
        </w:rPr>
        <w:t xml:space="preserve"> </w:t>
      </w:r>
      <w:r w:rsidRPr="0098657D">
        <w:rPr>
          <w:rFonts w:ascii="Calibri" w:eastAsia="Calibri" w:hAnsi="Calibri" w:cs="B Nazanin" w:hint="cs"/>
          <w:sz w:val="28"/>
          <w:szCs w:val="28"/>
          <w:rtl/>
          <w:lang w:bidi="ar-SA"/>
        </w:rPr>
        <w:t>بازگشت.</w:t>
      </w:r>
    </w:p>
    <w:p w:rsidR="0098657D" w:rsidRPr="0098657D" w:rsidRDefault="0098657D" w:rsidP="0098657D">
      <w:pPr>
        <w:bidi w:val="0"/>
        <w:spacing w:after="160" w:line="259" w:lineRule="auto"/>
        <w:rPr>
          <w:rFonts w:ascii="Calibri" w:eastAsia="Calibri" w:hAnsi="Calibri" w:cs="Arial"/>
          <w:sz w:val="28"/>
          <w:szCs w:val="28"/>
          <w:rtl/>
          <w:lang w:bidi="ar-SA"/>
        </w:rPr>
      </w:pPr>
      <w:r w:rsidRPr="0098657D">
        <w:rPr>
          <w:rFonts w:ascii="Palatino" w:eastAsia="Calibri" w:hAnsi="Palatino" w:cs="Arial" w:hint="cs"/>
          <w:color w:val="000000"/>
          <w:sz w:val="28"/>
          <w:szCs w:val="28"/>
          <w:rtl/>
          <w:lang w:bidi="ar-SA"/>
        </w:rPr>
        <w:t>7/3/1398</w:t>
      </w:r>
      <w:r w:rsidRPr="0098657D">
        <w:rPr>
          <w:rFonts w:ascii="Palatino" w:eastAsia="Calibri" w:hAnsi="Palatino" w:cs="Arial"/>
          <w:color w:val="000000"/>
          <w:sz w:val="28"/>
          <w:szCs w:val="28"/>
          <w:lang w:bidi="ar-SA"/>
        </w:rPr>
        <w:br/>
        <w:t>kazislam.kz</w:t>
      </w:r>
      <w:r w:rsidRPr="0098657D">
        <w:rPr>
          <w:rFonts w:ascii="Calibri" w:eastAsia="Calibri" w:hAnsi="Calibri" w:cs="Arial"/>
          <w:sz w:val="28"/>
          <w:szCs w:val="28"/>
          <w:lang w:bidi="ar-SA"/>
        </w:rPr>
        <w:t xml:space="preserve"> </w:t>
      </w:r>
    </w:p>
    <w:p w:rsidR="00DB6809" w:rsidRPr="0098657D" w:rsidRDefault="0098657D">
      <w:pPr>
        <w:rPr>
          <w:rFonts w:cs="B Zar"/>
          <w:b/>
          <w:bCs/>
          <w:sz w:val="26"/>
          <w:szCs w:val="26"/>
        </w:rPr>
      </w:pPr>
      <w:r w:rsidRPr="0098657D">
        <w:rPr>
          <w:rFonts w:cs="B Zar" w:hint="cs"/>
          <w:b/>
          <w:bCs/>
          <w:sz w:val="26"/>
          <w:szCs w:val="26"/>
          <w:rtl/>
          <w:lang w:bidi="fa-IR"/>
        </w:rPr>
        <w:t>رایزنی فرهنگی ج.ا.ایران در قزاقستان</w:t>
      </w:r>
    </w:p>
    <w:sectPr w:rsidR="00DB6809" w:rsidRPr="0098657D" w:rsidSect="0098657D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57D"/>
    <w:rsid w:val="00050F09"/>
    <w:rsid w:val="00074D3E"/>
    <w:rsid w:val="001546F9"/>
    <w:rsid w:val="003807A0"/>
    <w:rsid w:val="003808D3"/>
    <w:rsid w:val="003A4FED"/>
    <w:rsid w:val="0041445C"/>
    <w:rsid w:val="00424040"/>
    <w:rsid w:val="006D5F58"/>
    <w:rsid w:val="006E420E"/>
    <w:rsid w:val="006E5AC1"/>
    <w:rsid w:val="007B54AD"/>
    <w:rsid w:val="0098657D"/>
    <w:rsid w:val="00B82D67"/>
    <w:rsid w:val="00DB6809"/>
    <w:rsid w:val="00DE53CB"/>
    <w:rsid w:val="00DF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6F9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6F9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Windows User</cp:lastModifiedBy>
  <cp:revision>14</cp:revision>
  <dcterms:created xsi:type="dcterms:W3CDTF">2019-11-06T14:06:00Z</dcterms:created>
  <dcterms:modified xsi:type="dcterms:W3CDTF">2019-11-09T05:33:00Z</dcterms:modified>
</cp:coreProperties>
</file>