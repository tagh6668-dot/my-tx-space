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6CB9" w:rsidRPr="00D71146" w:rsidRDefault="00396CB9" w:rsidP="00396CB9">
      <w:pPr>
        <w:jc w:val="center"/>
        <w:rPr>
          <w:rFonts w:cs="B Zar"/>
          <w:b/>
          <w:bCs/>
          <w:sz w:val="32"/>
          <w:szCs w:val="32"/>
          <w:rtl/>
          <w:lang w:bidi="fa-IR"/>
        </w:rPr>
      </w:pPr>
      <w:r w:rsidRPr="00D71146">
        <w:rPr>
          <w:rFonts w:cs="B Zar"/>
          <w:b/>
          <w:bCs/>
          <w:noProof/>
          <w:sz w:val="32"/>
          <w:szCs w:val="32"/>
        </w:rPr>
        <w:drawing>
          <wp:inline distT="0" distB="0" distL="0" distR="0">
            <wp:extent cx="567055" cy="5422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" cy="54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65503" w:rsidRDefault="00165503" w:rsidP="00FD42ED">
      <w:pPr>
        <w:jc w:val="center"/>
        <w:rPr>
          <w:rFonts w:cs="B Zar"/>
          <w:b/>
          <w:bCs/>
          <w:color w:val="C00000"/>
          <w:sz w:val="28"/>
          <w:szCs w:val="28"/>
          <w:rtl/>
          <w:lang w:bidi="fa-IR"/>
        </w:rPr>
      </w:pPr>
      <w:r>
        <w:rPr>
          <w:rFonts w:cs="B Zar" w:hint="cs"/>
          <w:b/>
          <w:bCs/>
          <w:color w:val="C00000"/>
          <w:sz w:val="28"/>
          <w:szCs w:val="28"/>
          <w:rtl/>
          <w:lang w:bidi="fa-IR"/>
        </w:rPr>
        <w:t>تاراج میراث ملی سوریه</w:t>
      </w:r>
    </w:p>
    <w:p w:rsidR="00FD42ED" w:rsidRPr="001311B6" w:rsidRDefault="00FD42ED" w:rsidP="00FD42ED">
      <w:pPr>
        <w:jc w:val="center"/>
        <w:rPr>
          <w:rFonts w:cs="B Zar"/>
          <w:b/>
          <w:bCs/>
          <w:color w:val="C00000"/>
          <w:sz w:val="28"/>
          <w:szCs w:val="28"/>
          <w:rtl/>
          <w:lang w:bidi="fa-IR"/>
        </w:rPr>
      </w:pPr>
      <w:r w:rsidRPr="001311B6">
        <w:rPr>
          <w:rFonts w:cs="B Zar" w:hint="cs"/>
          <w:b/>
          <w:bCs/>
          <w:color w:val="C00000"/>
          <w:sz w:val="28"/>
          <w:szCs w:val="28"/>
          <w:rtl/>
          <w:lang w:bidi="fa-IR"/>
        </w:rPr>
        <w:t>نقش ترکیه در سرقت آثار باستانی سوریه</w:t>
      </w:r>
    </w:p>
    <w:p w:rsidR="00FD42ED" w:rsidRPr="001311B6" w:rsidRDefault="00FD42ED" w:rsidP="00FD42ED">
      <w:pPr>
        <w:jc w:val="center"/>
        <w:rPr>
          <w:rFonts w:cs="B Zar"/>
          <w:b/>
          <w:bCs/>
          <w:sz w:val="28"/>
          <w:szCs w:val="28"/>
          <w:rtl/>
          <w:lang w:bidi="fa-IR"/>
        </w:rPr>
      </w:pPr>
    </w:p>
    <w:p w:rsidR="00FD42ED" w:rsidRPr="007678CB" w:rsidRDefault="00FD42ED" w:rsidP="00A63CC4">
      <w:pPr>
        <w:jc w:val="both"/>
        <w:rPr>
          <w:rFonts w:cs="B Nazanin"/>
          <w:sz w:val="28"/>
          <w:szCs w:val="28"/>
          <w:rtl/>
          <w:lang w:bidi="fa-IR"/>
          <w:rPrChange w:id="0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r w:rsidRPr="007678CB">
        <w:rPr>
          <w:rFonts w:cs="B Nazanin" w:hint="cs"/>
          <w:sz w:val="28"/>
          <w:szCs w:val="28"/>
          <w:rtl/>
          <w:lang w:bidi="fa-IR"/>
          <w:rPrChange w:id="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آقای محمود حمود، مدیر کل آثار باستانی و موزه</w:t>
      </w:r>
      <w:ins w:id="2" w:author="Windows User" w:date="2019-11-09T10:12:00Z">
        <w:r w:rsidR="00A63CC4" w:rsidRPr="007678CB">
          <w:rPr>
            <w:rFonts w:cs="B Nazanin" w:hint="cs"/>
            <w:sz w:val="28"/>
            <w:szCs w:val="28"/>
            <w:rtl/>
            <w:lang w:bidi="fa-IR"/>
            <w:rPrChange w:id="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4" w:author="Windows User" w:date="2019-11-09T10:12:00Z">
        <w:r w:rsidRPr="007678CB" w:rsidDel="00A63CC4">
          <w:rPr>
            <w:rFonts w:cs="B Nazanin" w:hint="cs"/>
            <w:sz w:val="28"/>
            <w:szCs w:val="28"/>
            <w:rtl/>
            <w:lang w:bidi="fa-IR"/>
            <w:rPrChange w:id="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سوریه</w:t>
      </w:r>
      <w:ins w:id="7" w:author="Windows User" w:date="2019-11-09T10:14:00Z">
        <w:r w:rsidR="00A63CC4" w:rsidRPr="007678CB">
          <w:rPr>
            <w:rFonts w:cs="B Nazanin" w:hint="cs"/>
            <w:sz w:val="28"/>
            <w:szCs w:val="28"/>
            <w:rtl/>
            <w:lang w:bidi="fa-IR"/>
            <w:rPrChange w:id="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اعلام کرد</w:t>
      </w:r>
      <w:del w:id="10" w:author="Windows User" w:date="2019-11-09T10:12:00Z">
        <w:r w:rsidRPr="007678CB" w:rsidDel="00A63CC4">
          <w:rPr>
            <w:rFonts w:cs="B Nazanin" w:hint="cs"/>
            <w:sz w:val="28"/>
            <w:szCs w:val="28"/>
            <w:rtl/>
            <w:lang w:bidi="fa-IR"/>
            <w:rPrChange w:id="1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: </w:t>
      </w:r>
      <w:ins w:id="13" w:author="Windows User" w:date="2019-11-09T10:12:00Z">
        <w:r w:rsidR="00A63CC4" w:rsidRPr="007678CB">
          <w:rPr>
            <w:rFonts w:ascii="Calibri" w:hAnsi="Calibri" w:cs="B Nazanin"/>
            <w:sz w:val="28"/>
            <w:szCs w:val="28"/>
            <w:rtl/>
            <w:lang w:bidi="fa-IR"/>
            <w:rPrChange w:id="14" w:author="Windows User" w:date="2019-11-09T12:39:00Z">
              <w:rPr>
                <w:rFonts w:ascii="Calibri" w:hAnsi="Calibri" w:cs="Calibri"/>
                <w:sz w:val="28"/>
                <w:szCs w:val="28"/>
                <w:rtl/>
                <w:lang w:bidi="fa-IR"/>
              </w:rPr>
            </w:rPrChange>
          </w:rPr>
          <w:t>۲۵</w:t>
        </w:r>
      </w:ins>
      <w:del w:id="15" w:author="Windows User" w:date="2019-11-09T10:12:00Z">
        <w:r w:rsidRPr="007678CB" w:rsidDel="00A63CC4">
          <w:rPr>
            <w:rFonts w:cs="B Nazanin" w:hint="cs"/>
            <w:sz w:val="28"/>
            <w:szCs w:val="28"/>
            <w:rtl/>
            <w:lang w:bidi="fa-IR"/>
            <w:rPrChange w:id="1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25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هزار قطعه</w:t>
      </w:r>
      <w:ins w:id="18" w:author="Windows User" w:date="2019-11-09T10:12:00Z">
        <w:r w:rsidR="00A63CC4" w:rsidRPr="007678CB">
          <w:rPr>
            <w:rFonts w:cs="B Nazanin" w:hint="cs"/>
            <w:sz w:val="28"/>
            <w:szCs w:val="28"/>
            <w:rtl/>
            <w:lang w:bidi="fa-IR"/>
            <w:rPrChange w:id="1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از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2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آثار باستانی سوریه </w:t>
      </w:r>
      <w:ins w:id="21" w:author="Windows User" w:date="2019-11-09T10:13:00Z">
        <w:r w:rsidR="00A63CC4" w:rsidRPr="007678CB">
          <w:rPr>
            <w:rFonts w:cs="B Nazanin" w:hint="cs"/>
            <w:sz w:val="28"/>
            <w:szCs w:val="28"/>
            <w:rtl/>
            <w:lang w:bidi="fa-IR"/>
            <w:rPrChange w:id="2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به‌صورت</w:t>
        </w:r>
      </w:ins>
      <w:del w:id="23" w:author="Windows User" w:date="2019-11-09T10:13:00Z">
        <w:r w:rsidRPr="007678CB" w:rsidDel="00A63CC4">
          <w:rPr>
            <w:rFonts w:cs="B Nazanin" w:hint="cs"/>
            <w:sz w:val="28"/>
            <w:szCs w:val="28"/>
            <w:rtl/>
            <w:lang w:bidi="fa-IR"/>
            <w:rPrChange w:id="2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از طریق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2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قاچاق</w:t>
      </w:r>
      <w:ins w:id="26" w:author="Windows User" w:date="2019-11-09T10:13:00Z">
        <w:r w:rsidR="00A63CC4" w:rsidRPr="007678CB">
          <w:rPr>
            <w:rFonts w:cs="B Nazanin" w:hint="cs"/>
            <w:sz w:val="28"/>
            <w:szCs w:val="28"/>
            <w:rtl/>
            <w:lang w:bidi="fa-IR"/>
            <w:rPrChange w:id="2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2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به ترکیه منتقل و از سوی پلیس ترکیه مصادره شده است</w:t>
      </w:r>
      <w:ins w:id="29" w:author="Windows User" w:date="2019-11-09T10:13:00Z">
        <w:r w:rsidR="00A63CC4" w:rsidRPr="007678CB">
          <w:rPr>
            <w:rFonts w:cs="B Nazanin" w:hint="cs"/>
            <w:sz w:val="28"/>
            <w:szCs w:val="28"/>
            <w:rtl/>
            <w:lang w:bidi="fa-IR"/>
            <w:rPrChange w:id="3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</w:t>
        </w:r>
      </w:ins>
      <w:ins w:id="31" w:author="Windows User" w:date="2019-11-09T10:14:00Z">
        <w:r w:rsidR="00A63CC4" w:rsidRPr="007678CB">
          <w:rPr>
            <w:rFonts w:cs="B Nazanin" w:hint="cs"/>
            <w:sz w:val="28"/>
            <w:szCs w:val="28"/>
            <w:rtl/>
            <w:lang w:bidi="fa-IR"/>
            <w:rPrChange w:id="3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ins w:id="33" w:author="Windows User" w:date="2019-11-09T10:13:00Z">
        <w:r w:rsidR="00A63CC4" w:rsidRPr="007678CB">
          <w:rPr>
            <w:rFonts w:cs="B Nazanin" w:hint="cs"/>
            <w:sz w:val="28"/>
            <w:szCs w:val="28"/>
            <w:rtl/>
            <w:lang w:bidi="fa-IR"/>
            <w:rPrChange w:id="3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اما</w:t>
        </w:r>
      </w:ins>
      <w:del w:id="35" w:author="Windows User" w:date="2019-11-09T10:13:00Z">
        <w:r w:rsidRPr="007678CB" w:rsidDel="00A63CC4">
          <w:rPr>
            <w:rFonts w:cs="B Nazanin" w:hint="cs"/>
            <w:sz w:val="28"/>
            <w:szCs w:val="28"/>
            <w:rtl/>
            <w:lang w:bidi="fa-IR"/>
            <w:rPrChange w:id="3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ولی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3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تا</w:t>
      </w:r>
      <w:del w:id="38" w:author="Windows User" w:date="2019-11-09T10:13:00Z">
        <w:r w:rsidRPr="007678CB" w:rsidDel="00A63CC4">
          <w:rPr>
            <w:rFonts w:cs="B Nazanin" w:hint="cs"/>
            <w:sz w:val="28"/>
            <w:szCs w:val="28"/>
            <w:rtl/>
            <w:lang w:bidi="fa-IR"/>
            <w:rPrChange w:id="3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4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کنون به سوریه پس داده نشده است</w:t>
      </w:r>
      <w:del w:id="41" w:author="Windows User" w:date="2019-11-09T10:13:00Z">
        <w:r w:rsidRPr="007678CB" w:rsidDel="00A63CC4">
          <w:rPr>
            <w:rFonts w:cs="B Nazanin" w:hint="cs"/>
            <w:sz w:val="28"/>
            <w:szCs w:val="28"/>
            <w:rtl/>
            <w:lang w:bidi="fa-IR"/>
            <w:rPrChange w:id="4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4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</w:t>
      </w:r>
    </w:p>
    <w:p w:rsidR="00FD42ED" w:rsidRPr="007678CB" w:rsidRDefault="00A63CC4" w:rsidP="00E66E41">
      <w:pPr>
        <w:jc w:val="both"/>
        <w:rPr>
          <w:rFonts w:cs="B Nazanin"/>
          <w:sz w:val="28"/>
          <w:szCs w:val="28"/>
          <w:rtl/>
          <w:lang w:bidi="fa-IR"/>
          <w:rPrChange w:id="44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ins w:id="45" w:author="Windows User" w:date="2019-11-09T10:14:00Z">
        <w:r w:rsidRPr="007678CB">
          <w:rPr>
            <w:rFonts w:cs="B Nazanin" w:hint="cs"/>
            <w:sz w:val="28"/>
            <w:szCs w:val="28"/>
            <w:rtl/>
            <w:lang w:bidi="fa-IR"/>
            <w:rPrChange w:id="4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او</w:t>
        </w:r>
      </w:ins>
      <w:del w:id="47" w:author="Windows User" w:date="2019-11-09T10:14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4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4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50" w:author="Windows User" w:date="2019-11-09T10:14:00Z">
        <w:r w:rsidRPr="007678CB">
          <w:rPr>
            <w:rFonts w:cs="B Nazanin" w:hint="cs"/>
            <w:sz w:val="28"/>
            <w:szCs w:val="28"/>
            <w:rtl/>
            <w:lang w:bidi="fa-IR"/>
            <w:rPrChange w:id="5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همچنین بیان کرد</w:t>
        </w:r>
      </w:ins>
      <w:del w:id="52" w:author="Windows User" w:date="2019-11-09T10:14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5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افزود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5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: آثار باستانی سوریه که </w:t>
      </w:r>
      <w:ins w:id="55" w:author="Windows User" w:date="2019-11-09T10:15:00Z">
        <w:r w:rsidRPr="007678CB">
          <w:rPr>
            <w:rFonts w:cs="B Nazanin" w:hint="cs"/>
            <w:sz w:val="28"/>
            <w:szCs w:val="28"/>
            <w:rtl/>
            <w:lang w:bidi="fa-IR"/>
            <w:rPrChange w:id="5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به‌صورت</w:t>
        </w:r>
      </w:ins>
      <w:del w:id="57" w:author="Windows User" w:date="2019-11-09T10:15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5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از طریق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5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قاچاق</w:t>
      </w:r>
      <w:ins w:id="60" w:author="Windows User" w:date="2019-11-09T10:15:00Z">
        <w:r w:rsidRPr="007678CB">
          <w:rPr>
            <w:rFonts w:cs="B Nazanin" w:hint="cs"/>
            <w:sz w:val="28"/>
            <w:szCs w:val="28"/>
            <w:rtl/>
            <w:lang w:bidi="fa-IR"/>
            <w:rPrChange w:id="6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6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به </w:t>
      </w:r>
      <w:ins w:id="63" w:author="Windows User" w:date="2019-11-09T11:50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6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کشورهای دیگر</w:t>
        </w:r>
      </w:ins>
      <w:del w:id="65" w:author="Windows User" w:date="2019-11-09T11:50:00Z">
        <w:r w:rsidR="00FD42ED" w:rsidRPr="007678CB" w:rsidDel="00932BAD">
          <w:rPr>
            <w:rFonts w:cs="B Nazanin" w:hint="cs"/>
            <w:sz w:val="28"/>
            <w:szCs w:val="28"/>
            <w:rtl/>
            <w:lang w:bidi="fa-IR"/>
            <w:rPrChange w:id="6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خارج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6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برده شده</w:t>
      </w:r>
      <w:ins w:id="68" w:author="Windows User" w:date="2019-11-09T11:51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6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است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7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در بازار</w:t>
      </w:r>
      <w:del w:id="71" w:author="Windows User" w:date="2019-11-09T11:51:00Z">
        <w:r w:rsidR="00FD42ED" w:rsidRPr="007678CB" w:rsidDel="00932BAD">
          <w:rPr>
            <w:rFonts w:cs="B Nazanin" w:hint="cs"/>
            <w:sz w:val="28"/>
            <w:szCs w:val="28"/>
            <w:rtl/>
            <w:lang w:bidi="fa-IR"/>
            <w:rPrChange w:id="7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های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7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کشورهای اروپا و کشورهای مختلف جهان به فروش می</w:t>
      </w:r>
      <w:ins w:id="74" w:author="Windows User" w:date="2019-11-09T10:15:00Z">
        <w:r w:rsidRPr="007678CB">
          <w:rPr>
            <w:rFonts w:cs="B Nazanin" w:hint="cs"/>
            <w:sz w:val="28"/>
            <w:szCs w:val="28"/>
            <w:rtl/>
            <w:lang w:bidi="fa-IR"/>
            <w:rPrChange w:id="7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76" w:author="Windows User" w:date="2019-11-09T10:15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7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7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رسد. این در</w:t>
      </w:r>
      <w:ins w:id="79" w:author="Windows User" w:date="2019-11-09T11:51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8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8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حالی است که </w:t>
      </w:r>
      <w:del w:id="82" w:author="Windows User" w:date="2019-11-09T11:51:00Z">
        <w:r w:rsidR="00FD42ED" w:rsidRPr="007678CB" w:rsidDel="00932BAD">
          <w:rPr>
            <w:rFonts w:cs="B Nazanin" w:hint="cs"/>
            <w:sz w:val="28"/>
            <w:szCs w:val="28"/>
            <w:rtl/>
            <w:lang w:bidi="fa-IR"/>
            <w:rPrChange w:id="8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دو قطعنامه از سوی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8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شورای امنیت سازمان ملل متحد</w:t>
      </w:r>
      <w:ins w:id="85" w:author="Windows User" w:date="2019-11-09T11:51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8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8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دو قطعنامه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8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پیرامون منع خرید و فروش آثار باستانی سوریه و عراق</w:t>
      </w:r>
      <w:del w:id="89" w:author="Windows User" w:date="2019-11-09T10:15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9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، صادر </w:t>
      </w:r>
      <w:ins w:id="92" w:author="Windows User" w:date="2019-11-09T11:52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9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کرده</w:t>
        </w:r>
      </w:ins>
      <w:del w:id="94" w:author="Windows User" w:date="2019-11-09T11:52:00Z">
        <w:r w:rsidR="00FD42ED" w:rsidRPr="007678CB" w:rsidDel="00932BAD">
          <w:rPr>
            <w:rFonts w:cs="B Nazanin" w:hint="cs"/>
            <w:sz w:val="28"/>
            <w:szCs w:val="28"/>
            <w:rtl/>
            <w:lang w:bidi="fa-IR"/>
            <w:rPrChange w:id="9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شده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است</w:t>
      </w:r>
      <w:ins w:id="97" w:author="Windows User" w:date="2019-11-09T10:15:00Z">
        <w:r w:rsidRPr="007678CB">
          <w:rPr>
            <w:rFonts w:cs="B Nazanin" w:hint="cs"/>
            <w:sz w:val="28"/>
            <w:szCs w:val="28"/>
            <w:rtl/>
            <w:lang w:bidi="fa-IR"/>
            <w:rPrChange w:id="9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، </w:t>
        </w:r>
      </w:ins>
      <w:ins w:id="99" w:author="Windows User" w:date="2019-11-09T11:52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10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با وجود این</w:t>
        </w:r>
      </w:ins>
      <w:del w:id="101" w:author="Windows User" w:date="2019-11-09T10:15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0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ولی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در این زمینه هیچ نوع همکاری بین</w:t>
      </w:r>
      <w:ins w:id="104" w:author="Windows User" w:date="2019-11-09T10:16:00Z">
        <w:r w:rsidRPr="007678CB">
          <w:rPr>
            <w:rFonts w:cs="B Nazanin" w:hint="cs"/>
            <w:sz w:val="28"/>
            <w:szCs w:val="28"/>
            <w:rtl/>
            <w:lang w:bidi="fa-IR"/>
            <w:rPrChange w:id="10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06" w:author="Windows User" w:date="2019-11-09T10:16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0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المللی با سوریه صورت نمی</w:t>
      </w:r>
      <w:ins w:id="109" w:author="Windows User" w:date="2019-11-09T10:16:00Z">
        <w:r w:rsidRPr="007678CB">
          <w:rPr>
            <w:rFonts w:cs="B Nazanin" w:hint="cs"/>
            <w:sz w:val="28"/>
            <w:szCs w:val="28"/>
            <w:rtl/>
            <w:lang w:bidi="fa-IR"/>
            <w:rPrChange w:id="11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11" w:author="Windows User" w:date="2019-11-09T10:16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1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گیرد</w:t>
      </w:r>
      <w:del w:id="114" w:author="Windows User" w:date="2019-11-09T10:16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1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 البته فقط کشور لبنان است که پس از مصادر</w:t>
      </w:r>
      <w:ins w:id="117" w:author="Windows User" w:date="2019-11-09T10:16:00Z">
        <w:r w:rsidRPr="007678CB">
          <w:rPr>
            <w:rFonts w:cs="B Nazanin" w:hint="cs"/>
            <w:sz w:val="28"/>
            <w:szCs w:val="28"/>
            <w:rtl/>
            <w:lang w:bidi="fa-IR"/>
            <w:rPrChange w:id="11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119" w:author="Windows User" w:date="2019-11-09T10:16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2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 قطعات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آثار باستانی قاچاقی سوریه</w:t>
      </w:r>
      <w:del w:id="122" w:author="Windows User" w:date="2019-11-09T10:16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2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، خیلی از این </w:t>
      </w:r>
      <w:ins w:id="125" w:author="Windows User" w:date="2019-11-09T10:16:00Z">
        <w:r w:rsidRPr="007678CB">
          <w:rPr>
            <w:rFonts w:cs="B Nazanin" w:hint="cs"/>
            <w:sz w:val="28"/>
            <w:szCs w:val="28"/>
            <w:rtl/>
            <w:lang w:bidi="fa-IR"/>
            <w:rPrChange w:id="12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آثار</w:t>
        </w:r>
      </w:ins>
      <w:del w:id="127" w:author="Windows User" w:date="2019-11-09T10:16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2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قطعات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را به سوریه ب</w:t>
      </w:r>
      <w:ins w:id="130" w:author="Windows User" w:date="2019-11-09T11:52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13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از</w:t>
        </w:r>
      </w:ins>
      <w:del w:id="132" w:author="Windows User" w:date="2019-11-09T11:52:00Z">
        <w:r w:rsidR="00FD42ED" w:rsidRPr="007678CB" w:rsidDel="00932BAD">
          <w:rPr>
            <w:rFonts w:cs="B Nazanin" w:hint="cs"/>
            <w:sz w:val="28"/>
            <w:szCs w:val="28"/>
            <w:rtl/>
            <w:lang w:bidi="fa-IR"/>
            <w:rPrChange w:id="13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ر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3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می</w:t>
      </w:r>
      <w:ins w:id="135" w:author="Windows User" w:date="2019-11-09T10:16:00Z">
        <w:r w:rsidRPr="007678CB">
          <w:rPr>
            <w:rFonts w:cs="B Nazanin" w:hint="cs"/>
            <w:sz w:val="28"/>
            <w:szCs w:val="28"/>
            <w:rtl/>
            <w:lang w:bidi="fa-IR"/>
            <w:rPrChange w:id="13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37" w:author="Windows User" w:date="2019-11-09T10:16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3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3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گرداند</w:t>
      </w:r>
      <w:del w:id="140" w:author="Windows User" w:date="2019-11-09T10:16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4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ins w:id="142" w:author="Windows User" w:date="2019-11-09T10:17:00Z">
        <w:r w:rsidRPr="007678CB">
          <w:rPr>
            <w:rFonts w:cs="B Nazanin" w:hint="cs"/>
            <w:sz w:val="28"/>
            <w:szCs w:val="28"/>
            <w:rtl/>
            <w:lang w:bidi="fa-IR"/>
            <w:rPrChange w:id="14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</w:t>
        </w:r>
      </w:ins>
      <w:del w:id="144" w:author="Windows User" w:date="2019-11-09T10:17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4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.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4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147" w:author="Windows User" w:date="2019-11-09T10:17:00Z">
        <w:r w:rsidRPr="007678CB">
          <w:rPr>
            <w:rFonts w:cs="B Nazanin" w:hint="cs"/>
            <w:sz w:val="28"/>
            <w:szCs w:val="28"/>
            <w:rtl/>
            <w:lang w:bidi="fa-IR"/>
            <w:rPrChange w:id="14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اما</w:t>
        </w:r>
      </w:ins>
      <w:del w:id="149" w:author="Windows User" w:date="2019-11-09T10:17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5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ولی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هنوز ده</w:t>
      </w:r>
      <w:ins w:id="152" w:author="Windows User" w:date="2019-11-09T10:17:00Z">
        <w:r w:rsidRPr="007678CB">
          <w:rPr>
            <w:rFonts w:cs="B Nazanin" w:hint="cs"/>
            <w:sz w:val="28"/>
            <w:szCs w:val="28"/>
            <w:rtl/>
            <w:lang w:bidi="fa-IR"/>
            <w:rPrChange w:id="15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54" w:author="Windows User" w:date="2019-11-09T10:17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5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 قطعه</w:t>
      </w:r>
      <w:ins w:id="157" w:author="Windows User" w:date="2019-11-09T11:52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15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از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5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آثار باستانی در موز</w:t>
      </w:r>
      <w:ins w:id="160" w:author="Windows User" w:date="2019-11-09T10:17:00Z">
        <w:r w:rsidRPr="007678CB">
          <w:rPr>
            <w:rFonts w:cs="B Nazanin" w:hint="cs"/>
            <w:sz w:val="28"/>
            <w:szCs w:val="28"/>
            <w:rtl/>
            <w:lang w:bidi="fa-IR"/>
            <w:rPrChange w:id="16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162" w:author="Windows User" w:date="2019-11-09T10:17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6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ملی بیروت وجود دارد که قرار است به</w:t>
      </w:r>
      <w:ins w:id="165" w:author="Windows User" w:date="2019-11-09T10:17:00Z">
        <w:r w:rsidRPr="007678CB">
          <w:rPr>
            <w:rFonts w:cs="B Nazanin" w:hint="cs"/>
            <w:sz w:val="28"/>
            <w:szCs w:val="28"/>
            <w:rtl/>
            <w:lang w:bidi="fa-IR"/>
            <w:rPrChange w:id="16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67" w:author="Windows User" w:date="2019-11-09T10:17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6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زودی به سوریه پس داده شود. </w:t>
      </w:r>
      <w:ins w:id="170" w:author="Windows User" w:date="2019-11-09T11:53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17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محمود حمود</w:t>
        </w:r>
      </w:ins>
      <w:del w:id="172" w:author="Windows User" w:date="2019-11-09T10:17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7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وی</w:delText>
        </w:r>
      </w:del>
      <w:del w:id="174" w:author="Windows User" w:date="2019-11-09T11:53:00Z">
        <w:r w:rsidR="00FD42ED" w:rsidRPr="007678CB" w:rsidDel="00932BAD">
          <w:rPr>
            <w:rFonts w:cs="B Nazanin" w:hint="cs"/>
            <w:sz w:val="28"/>
            <w:szCs w:val="28"/>
            <w:rtl/>
            <w:lang w:bidi="fa-IR"/>
            <w:rPrChange w:id="17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همچنین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7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گفت</w:t>
      </w:r>
      <w:ins w:id="177" w:author="Windows User" w:date="2019-11-09T11:53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17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: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7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یک توافقنامه جهت همکاری دوطرفه بین سوریه و عراق نیز امضا شده است تا هر نوع آثار باستانی قاچاقی</w:t>
      </w:r>
      <w:del w:id="180" w:author="Windows User" w:date="2019-11-09T10:17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8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8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، </w:t>
      </w:r>
      <w:ins w:id="183" w:author="Windows User" w:date="2019-11-09T10:17:00Z">
        <w:r w:rsidRPr="007678CB">
          <w:rPr>
            <w:rFonts w:cs="B Nazanin" w:hint="cs"/>
            <w:sz w:val="28"/>
            <w:szCs w:val="28"/>
            <w:rtl/>
            <w:lang w:bidi="fa-IR"/>
            <w:rPrChange w:id="18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بازگردا</w:t>
        </w:r>
      </w:ins>
      <w:ins w:id="185" w:author="Windows User" w:date="2019-11-09T10:18:00Z">
        <w:r w:rsidRPr="007678CB">
          <w:rPr>
            <w:rFonts w:cs="B Nazanin" w:hint="cs"/>
            <w:sz w:val="28"/>
            <w:szCs w:val="28"/>
            <w:rtl/>
            <w:lang w:bidi="fa-IR"/>
            <w:rPrChange w:id="18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ن</w:t>
        </w:r>
      </w:ins>
      <w:ins w:id="187" w:author="Windows User" w:date="2019-11-09T10:17:00Z">
        <w:r w:rsidRPr="007678CB">
          <w:rPr>
            <w:rFonts w:cs="B Nazanin" w:hint="cs"/>
            <w:sz w:val="28"/>
            <w:szCs w:val="28"/>
            <w:rtl/>
            <w:lang w:bidi="fa-IR"/>
            <w:rPrChange w:id="18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ده و پس داده</w:t>
        </w:r>
      </w:ins>
      <w:del w:id="189" w:author="Windows User" w:date="2019-11-09T10:17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9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پس داده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9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شود</w:t>
      </w:r>
      <w:ins w:id="192" w:author="Windows User" w:date="2019-11-09T10:18:00Z">
        <w:r w:rsidRPr="007678CB">
          <w:rPr>
            <w:rFonts w:cs="B Nazanin" w:hint="cs"/>
            <w:sz w:val="28"/>
            <w:szCs w:val="28"/>
            <w:rtl/>
            <w:lang w:bidi="fa-IR"/>
            <w:rPrChange w:id="19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 اما</w:t>
        </w:r>
      </w:ins>
      <w:del w:id="194" w:author="Windows User" w:date="2019-11-09T10:18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9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ولی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9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تا</w:t>
      </w:r>
      <w:del w:id="197" w:author="Windows User" w:date="2019-11-09T10:18:00Z">
        <w:r w:rsidR="00FD42ED" w:rsidRPr="007678CB" w:rsidDel="00A63CC4">
          <w:rPr>
            <w:rFonts w:cs="B Nazanin" w:hint="cs"/>
            <w:sz w:val="28"/>
            <w:szCs w:val="28"/>
            <w:rtl/>
            <w:lang w:bidi="fa-IR"/>
            <w:rPrChange w:id="19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9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کنون یافتن هیچ قطعه آثار باستانی قاچاق شده را به ما ابلاغ نکرده</w:t>
      </w:r>
      <w:ins w:id="200" w:author="Windows User" w:date="2019-11-09T10:19:00Z">
        <w:r w:rsidR="00AD7B35" w:rsidRPr="007678CB">
          <w:rPr>
            <w:rFonts w:cs="B Nazanin" w:hint="cs"/>
            <w:sz w:val="28"/>
            <w:szCs w:val="28"/>
            <w:rtl/>
            <w:lang w:bidi="fa-IR"/>
            <w:rPrChange w:id="20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202" w:author="Windows User" w:date="2019-11-09T10:19:00Z">
        <w:r w:rsidR="00FD42ED" w:rsidRPr="007678CB" w:rsidDel="00AD7B35">
          <w:rPr>
            <w:rFonts w:cs="B Nazanin" w:hint="cs"/>
            <w:sz w:val="28"/>
            <w:szCs w:val="28"/>
            <w:rtl/>
            <w:lang w:bidi="fa-IR"/>
            <w:rPrChange w:id="20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0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اند. </w:t>
      </w:r>
      <w:ins w:id="205" w:author="Windows User" w:date="2019-11-09T11:53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20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او</w:t>
        </w:r>
      </w:ins>
      <w:ins w:id="207" w:author="Windows User" w:date="2019-11-09T10:19:00Z">
        <w:r w:rsidR="00AD7B35" w:rsidRPr="007678CB">
          <w:rPr>
            <w:rFonts w:cs="B Nazanin" w:hint="cs"/>
            <w:sz w:val="28"/>
            <w:szCs w:val="28"/>
            <w:rtl/>
            <w:lang w:bidi="fa-IR"/>
            <w:rPrChange w:id="20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del w:id="209" w:author="Windows User" w:date="2019-11-09T10:19:00Z">
        <w:r w:rsidR="00FD42ED" w:rsidRPr="007678CB" w:rsidDel="00AD7B35">
          <w:rPr>
            <w:rFonts w:cs="B Nazanin" w:hint="cs"/>
            <w:sz w:val="28"/>
            <w:szCs w:val="28"/>
            <w:rtl/>
            <w:lang w:bidi="fa-IR"/>
            <w:rPrChange w:id="21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وی </w:delText>
        </w:r>
      </w:del>
      <w:ins w:id="211" w:author="Windows User" w:date="2019-11-09T10:19:00Z">
        <w:r w:rsidR="00AD7B35" w:rsidRPr="007678CB">
          <w:rPr>
            <w:rFonts w:cs="B Nazanin" w:hint="cs"/>
            <w:sz w:val="28"/>
            <w:szCs w:val="28"/>
            <w:rtl/>
            <w:lang w:bidi="fa-IR"/>
            <w:rPrChange w:id="21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علاوه بر این موارد اعلام کرد</w:t>
        </w:r>
      </w:ins>
      <w:del w:id="213" w:author="Windows User" w:date="2019-11-09T10:19:00Z">
        <w:r w:rsidR="00FD42ED" w:rsidRPr="007678CB" w:rsidDel="00AD7B35">
          <w:rPr>
            <w:rFonts w:cs="B Nazanin" w:hint="cs"/>
            <w:sz w:val="28"/>
            <w:szCs w:val="28"/>
            <w:rtl/>
            <w:lang w:bidi="fa-IR"/>
            <w:rPrChange w:id="21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افزود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1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: همکاری دوجانبه بین سوریه و سازمان</w:t>
      </w:r>
      <w:ins w:id="216" w:author="Windows User" w:date="2019-11-09T10:20:00Z">
        <w:r w:rsidR="00AD7B35" w:rsidRPr="007678CB">
          <w:rPr>
            <w:rFonts w:cs="B Nazanin" w:hint="cs"/>
            <w:sz w:val="28"/>
            <w:szCs w:val="28"/>
            <w:rtl/>
            <w:lang w:bidi="fa-IR"/>
            <w:rPrChange w:id="21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218" w:author="Windows User" w:date="2019-11-09T10:20:00Z">
        <w:r w:rsidR="00FD42ED" w:rsidRPr="007678CB" w:rsidDel="00AD7B35">
          <w:rPr>
            <w:rFonts w:cs="B Nazanin" w:hint="cs"/>
            <w:sz w:val="28"/>
            <w:szCs w:val="28"/>
            <w:rtl/>
            <w:lang w:bidi="fa-IR"/>
            <w:rPrChange w:id="21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2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بین</w:t>
      </w:r>
      <w:ins w:id="221" w:author="Windows User" w:date="2019-11-09T10:20:00Z">
        <w:r w:rsidR="00AD7B35" w:rsidRPr="007678CB">
          <w:rPr>
            <w:rFonts w:cs="B Nazanin" w:hint="cs"/>
            <w:sz w:val="28"/>
            <w:szCs w:val="28"/>
            <w:rtl/>
            <w:lang w:bidi="fa-IR"/>
            <w:rPrChange w:id="22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223" w:author="Windows User" w:date="2019-11-09T10:20:00Z">
        <w:r w:rsidR="00FD42ED" w:rsidRPr="007678CB" w:rsidDel="00AD7B35">
          <w:rPr>
            <w:rFonts w:cs="B Nazanin" w:hint="cs"/>
            <w:sz w:val="28"/>
            <w:szCs w:val="28"/>
            <w:rtl/>
            <w:lang w:bidi="fa-IR"/>
            <w:rPrChange w:id="22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2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الملل</w:t>
      </w:r>
      <w:ins w:id="226" w:author="Windows User" w:date="2019-11-09T10:20:00Z">
        <w:r w:rsidR="00AD7B35" w:rsidRPr="007678CB">
          <w:rPr>
            <w:rFonts w:cs="B Nazanin" w:hint="cs"/>
            <w:sz w:val="28"/>
            <w:szCs w:val="28"/>
            <w:rtl/>
            <w:lang w:bidi="fa-IR"/>
            <w:rPrChange w:id="22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22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و خصوصاً پلیس بین</w:t>
      </w:r>
      <w:ins w:id="229" w:author="Windows User" w:date="2019-11-09T10:20:00Z">
        <w:r w:rsidR="00AD7B35" w:rsidRPr="007678CB">
          <w:rPr>
            <w:rFonts w:cs="B Nazanin" w:hint="cs"/>
            <w:sz w:val="28"/>
            <w:szCs w:val="28"/>
            <w:rtl/>
            <w:lang w:bidi="fa-IR"/>
            <w:rPrChange w:id="23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231" w:author="Windows User" w:date="2019-11-09T10:20:00Z">
        <w:r w:rsidR="00FD42ED" w:rsidRPr="007678CB" w:rsidDel="00AD7B35">
          <w:rPr>
            <w:rFonts w:cs="B Nazanin" w:hint="cs"/>
            <w:sz w:val="28"/>
            <w:szCs w:val="28"/>
            <w:rtl/>
            <w:lang w:bidi="fa-IR"/>
            <w:rPrChange w:id="23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3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الملل (اینترپل) </w:t>
      </w:r>
      <w:ins w:id="234" w:author="Windows User" w:date="2019-11-09T11:54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23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برقرار است</w:t>
        </w:r>
      </w:ins>
      <w:del w:id="236" w:author="Windows User" w:date="2019-11-09T11:54:00Z">
        <w:r w:rsidR="00FD42ED" w:rsidRPr="007678CB" w:rsidDel="00932BAD">
          <w:rPr>
            <w:rFonts w:cs="B Nazanin" w:hint="cs"/>
            <w:sz w:val="28"/>
            <w:szCs w:val="28"/>
            <w:rtl/>
            <w:lang w:bidi="fa-IR"/>
            <w:rPrChange w:id="23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وجود دارد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3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تا هر نوع آثار مسروقه را عکس</w:t>
      </w:r>
      <w:ins w:id="239" w:author="Windows User" w:date="2019-11-09T10:20:00Z">
        <w:r w:rsidR="00AD7B35" w:rsidRPr="007678CB">
          <w:rPr>
            <w:rFonts w:cs="B Nazanin" w:hint="cs"/>
            <w:sz w:val="28"/>
            <w:szCs w:val="28"/>
            <w:rtl/>
            <w:lang w:bidi="fa-IR"/>
            <w:rPrChange w:id="24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241" w:author="Windows User" w:date="2019-11-09T10:20:00Z">
        <w:r w:rsidR="00FD42ED" w:rsidRPr="007678CB" w:rsidDel="00AD7B35">
          <w:rPr>
            <w:rFonts w:cs="B Nazanin" w:hint="cs"/>
            <w:sz w:val="28"/>
            <w:szCs w:val="28"/>
            <w:rtl/>
            <w:lang w:bidi="fa-IR"/>
            <w:rPrChange w:id="24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4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برداری کنند و </w:t>
      </w:r>
      <w:ins w:id="244" w:author="Windows User" w:date="2019-11-09T12:40:00Z">
        <w:r w:rsidR="007B15D5">
          <w:rPr>
            <w:rFonts w:cs="B Nazanin" w:hint="cs"/>
            <w:sz w:val="28"/>
            <w:szCs w:val="28"/>
            <w:rtl/>
            <w:lang w:bidi="fa-IR"/>
          </w:rPr>
          <w:t>تصویر</w:t>
        </w:r>
      </w:ins>
      <w:del w:id="245" w:author="Windows User" w:date="2019-11-09T12:40:00Z">
        <w:r w:rsidR="00FD42ED" w:rsidRPr="007678CB" w:rsidDel="007B15D5">
          <w:rPr>
            <w:rFonts w:cs="B Nazanin" w:hint="cs"/>
            <w:sz w:val="28"/>
            <w:szCs w:val="28"/>
            <w:rtl/>
            <w:lang w:bidi="fa-IR"/>
            <w:rPrChange w:id="24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عکس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4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آن را </w:t>
      </w:r>
      <w:ins w:id="248" w:author="Windows User" w:date="2019-11-09T11:54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24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بفرستند</w:t>
        </w:r>
      </w:ins>
      <w:del w:id="250" w:author="Windows User" w:date="2019-11-09T10:20:00Z">
        <w:r w:rsidR="00FD42ED" w:rsidRPr="007678CB" w:rsidDel="00AD7B35">
          <w:rPr>
            <w:rFonts w:cs="B Nazanin" w:hint="cs"/>
            <w:sz w:val="28"/>
            <w:szCs w:val="28"/>
            <w:rtl/>
            <w:lang w:bidi="fa-IR"/>
            <w:rPrChange w:id="25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بفرستند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5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تا معلوم شود این آثار </w:t>
      </w:r>
      <w:ins w:id="253" w:author="Windows User" w:date="2019-11-09T10:20:00Z">
        <w:r w:rsidR="00AD7B35" w:rsidRPr="007678CB">
          <w:rPr>
            <w:rFonts w:cs="B Nazanin" w:hint="cs"/>
            <w:sz w:val="28"/>
            <w:szCs w:val="28"/>
            <w:rtl/>
            <w:lang w:bidi="fa-IR"/>
            <w:rPrChange w:id="25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برای</w:t>
        </w:r>
      </w:ins>
      <w:del w:id="255" w:author="Windows User" w:date="2019-11-09T10:20:00Z">
        <w:r w:rsidR="00FD42ED" w:rsidRPr="007678CB" w:rsidDel="00AD7B35">
          <w:rPr>
            <w:rFonts w:cs="B Nazanin" w:hint="cs"/>
            <w:sz w:val="28"/>
            <w:szCs w:val="28"/>
            <w:rtl/>
            <w:lang w:bidi="fa-IR"/>
            <w:rPrChange w:id="25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از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5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سوریه است یا خیر</w:t>
      </w:r>
      <w:del w:id="258" w:author="Windows User" w:date="2019-11-09T10:20:00Z">
        <w:r w:rsidR="00FD42ED" w:rsidRPr="007678CB" w:rsidDel="00AD7B35">
          <w:rPr>
            <w:rFonts w:cs="B Nazanin" w:hint="cs"/>
            <w:sz w:val="28"/>
            <w:szCs w:val="28"/>
            <w:rtl/>
            <w:lang w:bidi="fa-IR"/>
            <w:rPrChange w:id="25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6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. البته هنوز هیچ </w:t>
      </w:r>
      <w:ins w:id="261" w:author="Windows User" w:date="2019-11-09T10:21:00Z">
        <w:r w:rsidR="00AD7B35" w:rsidRPr="007678CB">
          <w:rPr>
            <w:rFonts w:cs="B Nazanin" w:hint="cs"/>
            <w:sz w:val="28"/>
            <w:szCs w:val="28"/>
            <w:rtl/>
            <w:lang w:bidi="fa-IR"/>
            <w:rPrChange w:id="26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اثری</w:t>
        </w:r>
      </w:ins>
      <w:del w:id="263" w:author="Windows User" w:date="2019-11-09T10:21:00Z">
        <w:r w:rsidR="00FD42ED" w:rsidRPr="007678CB" w:rsidDel="00AD7B35">
          <w:rPr>
            <w:rFonts w:cs="B Nazanin" w:hint="cs"/>
            <w:sz w:val="28"/>
            <w:szCs w:val="28"/>
            <w:rtl/>
            <w:lang w:bidi="fa-IR"/>
            <w:rPrChange w:id="26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نوع آثاری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6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به سوریه بازگردانده نشده است.</w:t>
      </w:r>
    </w:p>
    <w:p w:rsidR="00FD42ED" w:rsidRPr="007678CB" w:rsidRDefault="00DE5B2F" w:rsidP="00FB5CDC">
      <w:pPr>
        <w:jc w:val="both"/>
        <w:rPr>
          <w:rFonts w:cs="B Nazanin"/>
          <w:sz w:val="28"/>
          <w:szCs w:val="28"/>
          <w:rtl/>
          <w:lang w:bidi="fa-IR"/>
          <w:rPrChange w:id="266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ins w:id="267" w:author="Windows User" w:date="2019-11-09T10:21:00Z">
        <w:r w:rsidRPr="007678CB">
          <w:rPr>
            <w:rFonts w:cs="B Nazanin" w:hint="cs"/>
            <w:sz w:val="28"/>
            <w:szCs w:val="28"/>
            <w:rtl/>
            <w:lang w:bidi="fa-IR"/>
            <w:rPrChange w:id="26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او</w:t>
        </w:r>
      </w:ins>
      <w:del w:id="269" w:author="Windows User" w:date="2019-11-09T10:21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27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7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در بخش دیگری از سخنانش گفت: </w:t>
      </w:r>
      <w:ins w:id="272" w:author="Windows User" w:date="2019-11-09T10:24:00Z">
        <w:r w:rsidR="00B2265C" w:rsidRPr="007678CB">
          <w:rPr>
            <w:rFonts w:cs="B Nazanin" w:hint="cs"/>
            <w:sz w:val="28"/>
            <w:szCs w:val="28"/>
            <w:rtl/>
            <w:lang w:bidi="fa-IR"/>
            <w:rPrChange w:id="27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معارض</w:t>
        </w:r>
      </w:ins>
      <w:ins w:id="274" w:author="Windows User" w:date="2019-11-09T12:36:00Z">
        <w:r w:rsidR="004F1A0E" w:rsidRPr="007678CB">
          <w:rPr>
            <w:rFonts w:cs="B Nazanin" w:hint="cs"/>
            <w:sz w:val="28"/>
            <w:szCs w:val="28"/>
            <w:rtl/>
            <w:lang w:bidi="fa-IR"/>
            <w:rPrChange w:id="27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</w:t>
        </w:r>
      </w:ins>
      <w:ins w:id="276" w:author="Windows User" w:date="2019-11-09T10:24:00Z">
        <w:r w:rsidRPr="007678CB">
          <w:rPr>
            <w:rFonts w:cs="B Nazanin" w:hint="cs"/>
            <w:sz w:val="28"/>
            <w:szCs w:val="28"/>
            <w:rtl/>
            <w:lang w:bidi="fa-IR"/>
            <w:rPrChange w:id="27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ن مسلح تروریست</w:t>
        </w:r>
      </w:ins>
      <w:ins w:id="278" w:author="Windows User" w:date="2019-11-09T11:54:00Z">
        <w:r w:rsidR="00932BAD" w:rsidRPr="007678CB">
          <w:rPr>
            <w:rFonts w:cs="B Nazanin" w:hint="cs"/>
            <w:sz w:val="28"/>
            <w:szCs w:val="28"/>
            <w:rtl/>
            <w:lang w:bidi="fa-IR"/>
            <w:rPrChange w:id="27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</w:t>
        </w:r>
      </w:ins>
      <w:ins w:id="280" w:author="Windows User" w:date="2019-11-09T10:24:00Z">
        <w:r w:rsidRPr="007678CB">
          <w:rPr>
            <w:rFonts w:cs="B Nazanin" w:hint="cs"/>
            <w:sz w:val="28"/>
            <w:szCs w:val="28"/>
            <w:rtl/>
            <w:lang w:bidi="fa-IR"/>
            <w:rPrChange w:id="28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28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حدود </w:t>
      </w:r>
      <w:ins w:id="283" w:author="Windows User" w:date="2019-11-09T10:21:00Z">
        <w:r w:rsidRPr="007678CB">
          <w:rPr>
            <w:rFonts w:ascii="Calibri" w:hAnsi="Calibri" w:cs="B Nazanin"/>
            <w:sz w:val="28"/>
            <w:szCs w:val="28"/>
            <w:rtl/>
            <w:lang w:bidi="fa-IR"/>
            <w:rPrChange w:id="284" w:author="Windows User" w:date="2019-11-09T12:39:00Z">
              <w:rPr>
                <w:rFonts w:ascii="Calibri" w:hAnsi="Calibri" w:cs="Calibri"/>
                <w:sz w:val="28"/>
                <w:szCs w:val="28"/>
                <w:rtl/>
                <w:lang w:bidi="fa-IR"/>
              </w:rPr>
            </w:rPrChange>
          </w:rPr>
          <w:t>۷۵</w:t>
        </w:r>
      </w:ins>
      <w:del w:id="285" w:author="Windows User" w:date="2019-11-09T10:21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28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75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8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هزار قطعه</w:t>
      </w:r>
      <w:ins w:id="288" w:author="Windows User" w:date="2019-11-09T10:21:00Z">
        <w:r w:rsidRPr="007678CB">
          <w:rPr>
            <w:rFonts w:cs="B Nazanin" w:hint="cs"/>
            <w:sz w:val="28"/>
            <w:szCs w:val="28"/>
            <w:rtl/>
            <w:lang w:bidi="fa-IR"/>
            <w:rPrChange w:id="28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از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29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آثار باستانی</w:t>
      </w:r>
      <w:ins w:id="291" w:author="Windows User" w:date="2019-11-09T10:24:00Z">
        <w:r w:rsidRPr="007678CB">
          <w:rPr>
            <w:rFonts w:cs="B Nazanin" w:hint="cs"/>
            <w:sz w:val="28"/>
            <w:szCs w:val="28"/>
            <w:rtl/>
            <w:lang w:bidi="fa-IR"/>
            <w:rPrChange w:id="29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را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29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از موزه</w:t>
      </w:r>
      <w:ins w:id="294" w:author="Windows User" w:date="2019-11-09T10:21:00Z">
        <w:r w:rsidRPr="007678CB">
          <w:rPr>
            <w:rFonts w:cs="B Nazanin" w:hint="cs"/>
            <w:sz w:val="28"/>
            <w:szCs w:val="28"/>
            <w:rtl/>
            <w:lang w:bidi="fa-IR"/>
            <w:rPrChange w:id="29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296" w:author="Windows User" w:date="2019-11-09T10:21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29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29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سوریه</w:t>
      </w:r>
      <w:del w:id="299" w:author="Windows User" w:date="2019-11-09T10:24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30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توسط معارضین مسلح تروریست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0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302" w:author="Windows User" w:date="2019-11-09T10:25:00Z">
        <w:r w:rsidRPr="007678CB">
          <w:rPr>
            <w:rFonts w:cs="B Nazanin" w:hint="cs"/>
            <w:sz w:val="28"/>
            <w:szCs w:val="28"/>
            <w:rtl/>
            <w:lang w:bidi="fa-IR"/>
            <w:rPrChange w:id="30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سرقت کرده‌اند</w:t>
        </w:r>
      </w:ins>
      <w:del w:id="304" w:author="Windows User" w:date="2019-11-09T10:25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30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دزدیده</w:delText>
        </w:r>
      </w:del>
      <w:del w:id="306" w:author="Windows User" w:date="2019-11-09T10:24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30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شده است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0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</w:t>
      </w:r>
      <w:ins w:id="309" w:author="Windows User" w:date="2019-11-09T10:25:00Z">
        <w:r w:rsidRPr="007678CB">
          <w:rPr>
            <w:rFonts w:cs="B Nazanin" w:hint="cs"/>
            <w:sz w:val="28"/>
            <w:szCs w:val="28"/>
            <w:rtl/>
            <w:lang w:bidi="fa-IR"/>
            <w:rPrChange w:id="31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او</w:t>
        </w:r>
      </w:ins>
      <w:del w:id="311" w:author="Windows User" w:date="2019-11-09T10:25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31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وی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1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افزود</w:t>
      </w:r>
      <w:ins w:id="314" w:author="Windows User" w:date="2019-11-09T10:25:00Z">
        <w:r w:rsidRPr="007678CB">
          <w:rPr>
            <w:rFonts w:cs="B Nazanin" w:hint="cs"/>
            <w:sz w:val="28"/>
            <w:szCs w:val="28"/>
            <w:rtl/>
            <w:lang w:bidi="fa-IR"/>
            <w:rPrChange w:id="31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: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31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موز</w:t>
      </w:r>
      <w:ins w:id="317" w:author="Windows User" w:date="2019-11-09T10:25:00Z">
        <w:r w:rsidRPr="007678CB">
          <w:rPr>
            <w:rFonts w:cs="B Nazanin" w:hint="cs"/>
            <w:sz w:val="28"/>
            <w:szCs w:val="28"/>
            <w:rtl/>
            <w:lang w:bidi="fa-IR"/>
            <w:rPrChange w:id="31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319" w:author="Windows User" w:date="2019-11-09T10:25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32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2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شهر </w:t>
      </w:r>
      <w:ins w:id="322" w:author="Windows User" w:date="2019-11-09T10:25:00Z">
        <w:r w:rsidRPr="007678CB">
          <w:rPr>
            <w:rFonts w:cs="B Nazanin" w:hint="cs"/>
            <w:sz w:val="28"/>
            <w:szCs w:val="28"/>
            <w:rtl/>
            <w:lang w:bidi="fa-IR"/>
            <w:rPrChange w:id="32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324" w:author="Windows User" w:date="2019-11-09T10:25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32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2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ادلب</w:t>
      </w:r>
      <w:ins w:id="327" w:author="Windows User" w:date="2019-11-09T10:25:00Z">
        <w:r w:rsidRPr="007678CB">
          <w:rPr>
            <w:rFonts w:cs="B Nazanin" w:hint="cs"/>
            <w:sz w:val="28"/>
            <w:szCs w:val="28"/>
            <w:rtl/>
            <w:lang w:bidi="fa-IR"/>
            <w:rPrChange w:id="32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329" w:author="Windows User" w:date="2019-11-09T10:25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33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"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3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محل نگهداری آرشیو ایبلا شامل </w:t>
      </w:r>
      <w:ins w:id="332" w:author="Windows User" w:date="2019-11-09T10:25:00Z">
        <w:r w:rsidRPr="007678CB">
          <w:rPr>
            <w:rFonts w:ascii="Calibri" w:hAnsi="Calibri" w:cs="B Nazanin"/>
            <w:sz w:val="28"/>
            <w:szCs w:val="28"/>
            <w:rtl/>
            <w:lang w:bidi="fa-IR"/>
            <w:rPrChange w:id="333" w:author="Windows User" w:date="2019-11-09T12:39:00Z">
              <w:rPr>
                <w:rFonts w:ascii="Calibri" w:hAnsi="Calibri" w:cs="Calibri"/>
                <w:sz w:val="28"/>
                <w:szCs w:val="28"/>
                <w:rtl/>
                <w:lang w:bidi="fa-IR"/>
              </w:rPr>
            </w:rPrChange>
          </w:rPr>
          <w:t>۱۶</w:t>
        </w:r>
      </w:ins>
      <w:del w:id="334" w:author="Windows User" w:date="2019-11-09T10:25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33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16</w:delText>
        </w:r>
      </w:del>
      <w:del w:id="336" w:author="Windows User" w:date="2019-11-09T10:26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33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3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هزار قطعه</w:t>
      </w:r>
      <w:del w:id="339" w:author="Windows User" w:date="2019-11-09T10:26:00Z"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34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4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342" w:author="Windows User" w:date="2019-11-09T10:26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34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است</w:t>
        </w:r>
      </w:ins>
      <w:del w:id="344" w:author="Windows User" w:date="2019-11-09T10:26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34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می</w:delText>
        </w:r>
        <w:r w:rsidR="00FD42ED" w:rsidRPr="007678CB" w:rsidDel="00DE5B2F">
          <w:rPr>
            <w:rFonts w:cs="B Nazanin" w:hint="cs"/>
            <w:sz w:val="28"/>
            <w:szCs w:val="28"/>
            <w:rtl/>
            <w:lang w:bidi="fa-IR"/>
            <w:rPrChange w:id="34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34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باشد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4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. علاوه بر آن </w:t>
      </w:r>
      <w:ins w:id="349" w:author="Windows User" w:date="2019-11-09T10:26:00Z">
        <w:r w:rsidR="00D34639" w:rsidRPr="007678CB">
          <w:rPr>
            <w:rFonts w:ascii="Calibri" w:hAnsi="Calibri" w:cs="B Nazanin"/>
            <w:sz w:val="28"/>
            <w:szCs w:val="28"/>
            <w:rtl/>
            <w:lang w:bidi="fa-IR"/>
            <w:rPrChange w:id="350" w:author="Windows User" w:date="2019-11-09T12:39:00Z">
              <w:rPr>
                <w:rFonts w:ascii="Calibri" w:hAnsi="Calibri" w:cs="Calibri"/>
                <w:sz w:val="28"/>
                <w:szCs w:val="28"/>
                <w:rtl/>
                <w:lang w:bidi="fa-IR"/>
              </w:rPr>
            </w:rPrChange>
          </w:rPr>
          <w:t>۶</w:t>
        </w:r>
      </w:ins>
      <w:del w:id="351" w:author="Windows User" w:date="2019-11-09T10:26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35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6 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5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هزار قطعه </w:t>
      </w:r>
      <w:ins w:id="354" w:author="Windows User" w:date="2019-11-09T10:26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35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از 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35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آثار باستانی از موز</w:t>
      </w:r>
      <w:ins w:id="357" w:author="Windows User" w:date="2019-11-09T10:26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35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359" w:author="Windows User" w:date="2019-11-09T10:26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36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6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شهر </w:t>
      </w:r>
      <w:ins w:id="362" w:author="Windows User" w:date="2019-11-09T10:26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36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364" w:author="Windows User" w:date="2019-11-09T10:26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36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6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رقه</w:t>
      </w:r>
      <w:ins w:id="367" w:author="Windows User" w:date="2019-11-09T10:26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36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» </w:t>
        </w:r>
      </w:ins>
      <w:del w:id="369" w:author="Windows User" w:date="2019-11-09T10:26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37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" 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7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نیز به سرقت رفته است</w:t>
      </w:r>
      <w:del w:id="372" w:author="Windows User" w:date="2019-11-09T10:26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37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7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 این</w:t>
      </w:r>
      <w:ins w:id="375" w:author="Windows User" w:date="2019-11-09T10:26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37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موارد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37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غیر از سرقت قطعات آثار باستانی انبارهای موزه</w:t>
      </w:r>
      <w:ins w:id="378" w:author="Windows User" w:date="2019-11-09T10:27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37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380" w:author="Windows User" w:date="2019-11-09T10:27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38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ins w:id="382" w:author="Windows User" w:date="2019-11-09T12:00:00Z">
        <w:r w:rsidR="00A44D1D" w:rsidRPr="007678CB">
          <w:rPr>
            <w:rFonts w:cs="B Nazanin" w:hint="cs"/>
            <w:sz w:val="28"/>
            <w:szCs w:val="28"/>
            <w:rtl/>
            <w:lang w:bidi="fa-IR"/>
            <w:rPrChange w:id="38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del w:id="384" w:author="Windows User" w:date="2019-11-09T12:00:00Z">
        <w:r w:rsidR="00FD42ED" w:rsidRPr="007678CB" w:rsidDel="00A44D1D">
          <w:rPr>
            <w:rFonts w:cs="B Nazanin" w:hint="cs"/>
            <w:sz w:val="28"/>
            <w:szCs w:val="28"/>
            <w:rtl/>
            <w:lang w:bidi="fa-IR"/>
            <w:rPrChange w:id="38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8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است</w:t>
      </w:r>
      <w:ins w:id="387" w:author="Windows User" w:date="2019-11-09T10:27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38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.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38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390" w:author="Windows User" w:date="2019-11-09T10:27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39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در واقع</w:t>
        </w:r>
      </w:ins>
      <w:del w:id="392" w:author="Windows User" w:date="2019-11-09T10:27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39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به گونه ای که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9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حدود</w:t>
      </w:r>
      <w:ins w:id="395" w:author="Windows User" w:date="2019-11-09T10:27:00Z">
        <w:r w:rsidR="00D34639" w:rsidRPr="007678CB">
          <w:rPr>
            <w:rFonts w:ascii="Calibri" w:hAnsi="Calibri" w:cs="B Nazanin"/>
            <w:sz w:val="28"/>
            <w:szCs w:val="28"/>
            <w:rtl/>
            <w:lang w:bidi="fa-IR"/>
            <w:rPrChange w:id="396" w:author="Windows User" w:date="2019-11-09T12:39:00Z">
              <w:rPr>
                <w:rFonts w:ascii="Calibri" w:hAnsi="Calibri" w:cs="Calibri"/>
                <w:sz w:val="28"/>
                <w:szCs w:val="28"/>
                <w:rtl/>
                <w:lang w:bidi="fa-IR"/>
              </w:rPr>
            </w:rPrChange>
          </w:rPr>
          <w:t>۵۰</w:t>
        </w:r>
      </w:ins>
      <w:del w:id="397" w:author="Windows User" w:date="2019-11-09T10:27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39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50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39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هزار قطعه از انبار موزه </w:t>
      </w:r>
      <w:ins w:id="400" w:author="Windows User" w:date="2019-11-09T10:27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40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402" w:author="Windows User" w:date="2019-11-09T10:27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40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40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ادلب</w:t>
      </w:r>
      <w:ins w:id="405" w:author="Windows User" w:date="2019-11-09T10:27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40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» </w:t>
        </w:r>
      </w:ins>
      <w:del w:id="407" w:author="Windows User" w:date="2019-11-09T10:27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40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"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40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و </w:t>
      </w:r>
      <w:ins w:id="410" w:author="Windows User" w:date="2019-11-09T10:27:00Z">
        <w:r w:rsidR="00D34639" w:rsidRPr="007678CB">
          <w:rPr>
            <w:rFonts w:ascii="Calibri" w:hAnsi="Calibri" w:cs="B Nazanin"/>
            <w:sz w:val="28"/>
            <w:szCs w:val="28"/>
            <w:rtl/>
            <w:lang w:bidi="fa-IR"/>
            <w:rPrChange w:id="411" w:author="Windows User" w:date="2019-11-09T12:39:00Z">
              <w:rPr>
                <w:rFonts w:ascii="Calibri" w:hAnsi="Calibri" w:cs="Calibri"/>
                <w:sz w:val="28"/>
                <w:szCs w:val="28"/>
                <w:rtl/>
                <w:lang w:bidi="fa-IR"/>
              </w:rPr>
            </w:rPrChange>
          </w:rPr>
          <w:t>۲۰</w:t>
        </w:r>
      </w:ins>
      <w:del w:id="412" w:author="Windows User" w:date="2019-11-09T10:27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41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20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41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هزار قطعه باستانی از انبار مو</w:t>
      </w:r>
      <w:ins w:id="415" w:author="Windows User" w:date="2019-11-09T10:28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41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زۀ</w:t>
        </w:r>
      </w:ins>
      <w:del w:id="417" w:author="Windows User" w:date="2019-11-09T10:27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41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زه  </w:delText>
        </w:r>
      </w:del>
      <w:ins w:id="419" w:author="Windows User" w:date="2019-11-09T10:28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42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421" w:author="Windows User" w:date="2019-11-09T10:28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42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42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رقه</w:t>
      </w:r>
      <w:ins w:id="424" w:author="Windows User" w:date="2019-11-09T10:28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42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426" w:author="Windows User" w:date="2019-11-09T10:28:00Z">
        <w:r w:rsidR="00FD42ED" w:rsidRPr="007678CB" w:rsidDel="00D34639">
          <w:rPr>
            <w:rFonts w:cs="B Nazanin" w:hint="cs"/>
            <w:sz w:val="28"/>
            <w:szCs w:val="28"/>
            <w:rtl/>
            <w:lang w:bidi="fa-IR"/>
            <w:rPrChange w:id="42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42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به سرقت رفته است.</w:t>
      </w:r>
    </w:p>
    <w:p w:rsidR="00FD42ED" w:rsidRPr="007678CB" w:rsidRDefault="00FD42ED" w:rsidP="00E66E41">
      <w:pPr>
        <w:jc w:val="both"/>
        <w:rPr>
          <w:rFonts w:cs="B Nazanin"/>
          <w:sz w:val="28"/>
          <w:szCs w:val="28"/>
          <w:rtl/>
          <w:lang w:bidi="fa-IR"/>
          <w:rPrChange w:id="429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r w:rsidRPr="007678CB">
        <w:rPr>
          <w:rFonts w:cs="B Nazanin" w:hint="cs"/>
          <w:sz w:val="28"/>
          <w:szCs w:val="28"/>
          <w:rtl/>
          <w:lang w:bidi="fa-IR"/>
          <w:rPrChange w:id="43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lastRenderedPageBreak/>
        <w:t>دکتر حمود همچنین به کاوش</w:t>
      </w:r>
      <w:ins w:id="431" w:author="Windows User" w:date="2019-11-09T10:28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43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433" w:author="Windows User" w:date="2019-11-09T10:28:00Z">
        <w:r w:rsidRPr="007678CB" w:rsidDel="00D34639">
          <w:rPr>
            <w:rFonts w:cs="B Nazanin" w:hint="cs"/>
            <w:sz w:val="28"/>
            <w:szCs w:val="28"/>
            <w:rtl/>
            <w:lang w:bidi="fa-IR"/>
            <w:rPrChange w:id="43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43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غیر</w:t>
      </w:r>
      <w:del w:id="436" w:author="Windows User" w:date="2019-11-09T10:28:00Z">
        <w:r w:rsidRPr="007678CB" w:rsidDel="00D34639">
          <w:rPr>
            <w:rFonts w:cs="B Nazanin" w:hint="cs"/>
            <w:sz w:val="28"/>
            <w:szCs w:val="28"/>
            <w:rtl/>
            <w:lang w:bidi="fa-IR"/>
            <w:rPrChange w:id="43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43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قانونی در تپه</w:t>
      </w:r>
      <w:ins w:id="439" w:author="Windows User" w:date="2019-11-09T10:28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44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441" w:author="Windows User" w:date="2019-11-09T10:28:00Z">
        <w:r w:rsidRPr="007678CB" w:rsidDel="00D34639">
          <w:rPr>
            <w:rFonts w:cs="B Nazanin" w:hint="cs"/>
            <w:sz w:val="28"/>
            <w:szCs w:val="28"/>
            <w:rtl/>
            <w:lang w:bidi="fa-IR"/>
            <w:rPrChange w:id="44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44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باستانی و اماکن آثار باستانی</w:t>
      </w:r>
      <w:ins w:id="444" w:author="Windows User" w:date="2019-11-09T12:01:00Z">
        <w:r w:rsidR="00A44D1D" w:rsidRPr="007678CB">
          <w:rPr>
            <w:rFonts w:cs="B Nazanin" w:hint="cs"/>
            <w:sz w:val="28"/>
            <w:szCs w:val="28"/>
            <w:rtl/>
            <w:lang w:bidi="fa-IR"/>
            <w:rPrChange w:id="44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اشاره کرد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44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که زیر نفوذ معارضین مسلح </w:t>
      </w:r>
      <w:ins w:id="447" w:author="Windows User" w:date="2019-11-09T10:28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44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هستند</w:t>
        </w:r>
      </w:ins>
      <w:del w:id="449" w:author="Windows User" w:date="2019-11-09T10:28:00Z">
        <w:r w:rsidRPr="007678CB" w:rsidDel="00D34639">
          <w:rPr>
            <w:rFonts w:cs="B Nazanin" w:hint="cs"/>
            <w:sz w:val="28"/>
            <w:szCs w:val="28"/>
            <w:rtl/>
            <w:lang w:bidi="fa-IR"/>
            <w:rPrChange w:id="45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می باشد</w:delText>
        </w:r>
      </w:del>
      <w:ins w:id="451" w:author="Windows User" w:date="2019-11-09T12:02:00Z">
        <w:r w:rsidR="00A44D1D" w:rsidRPr="007678CB">
          <w:rPr>
            <w:rFonts w:cs="B Nazanin" w:hint="cs"/>
            <w:sz w:val="28"/>
            <w:szCs w:val="28"/>
            <w:rtl/>
            <w:lang w:bidi="fa-IR"/>
            <w:rPrChange w:id="45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.</w:t>
        </w:r>
      </w:ins>
      <w:del w:id="453" w:author="Windows User" w:date="2019-11-09T12:02:00Z">
        <w:r w:rsidRPr="007678CB" w:rsidDel="00A44D1D">
          <w:rPr>
            <w:rFonts w:cs="B Nazanin" w:hint="cs"/>
            <w:sz w:val="28"/>
            <w:szCs w:val="28"/>
            <w:rtl/>
            <w:lang w:bidi="fa-IR"/>
            <w:rPrChange w:id="45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و</w:delText>
        </w:r>
      </w:del>
      <w:del w:id="455" w:author="Windows User" w:date="2019-11-09T12:07:00Z">
        <w:r w:rsidRPr="007678CB" w:rsidDel="00B405C4">
          <w:rPr>
            <w:rFonts w:cs="B Nazanin" w:hint="cs"/>
            <w:sz w:val="28"/>
            <w:szCs w:val="28"/>
            <w:rtl/>
            <w:lang w:bidi="fa-IR"/>
            <w:rPrChange w:id="45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ب</w:delText>
        </w:r>
      </w:del>
      <w:del w:id="457" w:author="Windows User" w:date="2019-11-09T12:01:00Z">
        <w:r w:rsidRPr="007678CB" w:rsidDel="00A44D1D">
          <w:rPr>
            <w:rFonts w:cs="B Nazanin" w:hint="cs"/>
            <w:sz w:val="28"/>
            <w:szCs w:val="28"/>
            <w:rtl/>
            <w:lang w:bidi="fa-IR"/>
            <w:rPrChange w:id="45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del w:id="459" w:author="Windows User" w:date="2019-11-09T10:28:00Z">
        <w:r w:rsidRPr="007678CB" w:rsidDel="00D34639">
          <w:rPr>
            <w:rFonts w:cs="B Nazanin" w:hint="cs"/>
            <w:sz w:val="28"/>
            <w:szCs w:val="28"/>
            <w:rtl/>
            <w:lang w:bidi="fa-IR"/>
            <w:rPrChange w:id="46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del w:id="461" w:author="Windows User" w:date="2019-11-09T12:01:00Z">
        <w:r w:rsidRPr="007678CB" w:rsidDel="00A44D1D">
          <w:rPr>
            <w:rFonts w:cs="B Nazanin" w:hint="cs"/>
            <w:sz w:val="28"/>
            <w:szCs w:val="28"/>
            <w:rtl/>
            <w:lang w:bidi="fa-IR"/>
            <w:rPrChange w:id="46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وسیل</w:delText>
        </w:r>
      </w:del>
      <w:del w:id="463" w:author="Windows User" w:date="2019-11-09T10:28:00Z">
        <w:r w:rsidRPr="007678CB" w:rsidDel="00D34639">
          <w:rPr>
            <w:rFonts w:cs="B Nazanin" w:hint="cs"/>
            <w:sz w:val="28"/>
            <w:szCs w:val="28"/>
            <w:rtl/>
            <w:lang w:bidi="fa-IR"/>
            <w:rPrChange w:id="46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del w:id="465" w:author="Windows User" w:date="2019-11-09T12:07:00Z">
        <w:r w:rsidRPr="007678CB" w:rsidDel="00B405C4">
          <w:rPr>
            <w:rFonts w:cs="B Nazanin" w:hint="cs"/>
            <w:sz w:val="28"/>
            <w:szCs w:val="28"/>
            <w:rtl/>
            <w:lang w:bidi="fa-IR"/>
            <w:rPrChange w:id="46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ماشین</w:delText>
        </w:r>
      </w:del>
      <w:del w:id="467" w:author="Windows User" w:date="2019-11-09T10:28:00Z">
        <w:r w:rsidRPr="007678CB" w:rsidDel="00D34639">
          <w:rPr>
            <w:rFonts w:cs="B Nazanin" w:hint="cs"/>
            <w:sz w:val="28"/>
            <w:szCs w:val="28"/>
            <w:rtl/>
            <w:lang w:bidi="fa-IR"/>
            <w:rPrChange w:id="46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del w:id="469" w:author="Windows User" w:date="2019-11-09T12:07:00Z">
        <w:r w:rsidRPr="007678CB" w:rsidDel="00B405C4">
          <w:rPr>
            <w:rFonts w:cs="B Nazanin" w:hint="cs"/>
            <w:sz w:val="28"/>
            <w:szCs w:val="28"/>
            <w:rtl/>
            <w:lang w:bidi="fa-IR"/>
            <w:rPrChange w:id="47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آلات سنگین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47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برای کشف آثار باستانی و قاچاق آن، از مناطق آثار باستانی</w:t>
      </w:r>
      <w:ins w:id="472" w:author="Windows User" w:date="2019-11-09T10:31:00Z">
        <w:r w:rsidR="00D64743" w:rsidRPr="007678CB">
          <w:rPr>
            <w:rFonts w:cs="B Nazanin" w:hint="cs"/>
            <w:sz w:val="28"/>
            <w:szCs w:val="28"/>
            <w:rtl/>
            <w:lang w:bidi="fa-IR"/>
            <w:rPrChange w:id="47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«</w:t>
        </w:r>
      </w:ins>
      <w:del w:id="474" w:author="Windows User" w:date="2019-11-09T10:31:00Z">
        <w:r w:rsidRPr="007678CB" w:rsidDel="00D64743">
          <w:rPr>
            <w:rFonts w:cs="B Nazanin" w:hint="cs"/>
            <w:sz w:val="28"/>
            <w:szCs w:val="28"/>
            <w:rtl/>
            <w:lang w:bidi="fa-IR"/>
            <w:rPrChange w:id="47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: "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47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ماری</w:t>
      </w:r>
      <w:ins w:id="477" w:author="Windows User" w:date="2019-11-09T10:32:00Z">
        <w:r w:rsidR="00D64743" w:rsidRPr="007678CB">
          <w:rPr>
            <w:rFonts w:cs="B Nazanin" w:hint="cs"/>
            <w:sz w:val="28"/>
            <w:szCs w:val="28"/>
            <w:rtl/>
            <w:lang w:bidi="fa-IR"/>
            <w:rPrChange w:id="47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479" w:author="Windows User" w:date="2019-11-09T10:31:00Z">
        <w:r w:rsidRPr="007678CB" w:rsidDel="00D64743">
          <w:rPr>
            <w:rFonts w:cs="B Nazanin" w:hint="cs"/>
            <w:sz w:val="28"/>
            <w:szCs w:val="28"/>
            <w:rtl/>
            <w:lang w:bidi="fa-IR"/>
            <w:rPrChange w:id="48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"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48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، </w:t>
      </w:r>
      <w:ins w:id="482" w:author="Windows User" w:date="2019-11-09T10:32:00Z">
        <w:r w:rsidR="00D64743" w:rsidRPr="007678CB">
          <w:rPr>
            <w:rFonts w:cs="B Nazanin" w:hint="cs"/>
            <w:sz w:val="28"/>
            <w:szCs w:val="28"/>
            <w:rtl/>
            <w:lang w:bidi="fa-IR"/>
            <w:rPrChange w:id="48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484" w:author="Windows User" w:date="2019-11-09T10:32:00Z">
        <w:r w:rsidRPr="007678CB" w:rsidDel="00D64743">
          <w:rPr>
            <w:rFonts w:cs="B Nazanin" w:hint="cs"/>
            <w:sz w:val="28"/>
            <w:szCs w:val="28"/>
            <w:rtl/>
            <w:lang w:bidi="fa-IR"/>
            <w:rPrChange w:id="48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48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آفامی</w:t>
      </w:r>
      <w:ins w:id="487" w:author="Windows User" w:date="2019-11-09T10:32:00Z">
        <w:r w:rsidR="00D64743" w:rsidRPr="007678CB">
          <w:rPr>
            <w:rFonts w:cs="B Nazanin" w:hint="cs"/>
            <w:sz w:val="28"/>
            <w:szCs w:val="28"/>
            <w:rtl/>
            <w:lang w:bidi="fa-IR"/>
            <w:rPrChange w:id="48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ا»</w:t>
        </w:r>
      </w:ins>
      <w:del w:id="489" w:author="Windows User" w:date="2019-11-09T10:32:00Z">
        <w:r w:rsidRPr="007678CB" w:rsidDel="00D64743">
          <w:rPr>
            <w:rFonts w:cs="B Nazanin" w:hint="cs"/>
            <w:sz w:val="28"/>
            <w:szCs w:val="28"/>
            <w:rtl/>
            <w:lang w:bidi="fa-IR"/>
            <w:rPrChange w:id="49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ا"</w:delText>
        </w:r>
      </w:del>
      <w:del w:id="491" w:author="Windows User" w:date="2019-11-09T12:08:00Z">
        <w:r w:rsidRPr="007678CB" w:rsidDel="00F93175">
          <w:rPr>
            <w:rFonts w:cs="B Nazanin" w:hint="cs"/>
            <w:sz w:val="28"/>
            <w:szCs w:val="28"/>
            <w:rtl/>
            <w:lang w:bidi="fa-IR"/>
            <w:rPrChange w:id="49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49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، </w:t>
      </w:r>
      <w:ins w:id="494" w:author="Windows User" w:date="2019-11-09T10:32:00Z">
        <w:r w:rsidR="00D64743" w:rsidRPr="007678CB">
          <w:rPr>
            <w:rFonts w:cs="B Nazanin" w:hint="cs"/>
            <w:sz w:val="28"/>
            <w:szCs w:val="28"/>
            <w:rtl/>
            <w:lang w:bidi="fa-IR"/>
            <w:rPrChange w:id="49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496" w:author="Windows User" w:date="2019-11-09T10:32:00Z">
        <w:r w:rsidRPr="007678CB" w:rsidDel="00D64743">
          <w:rPr>
            <w:rFonts w:cs="B Nazanin" w:hint="cs"/>
            <w:sz w:val="28"/>
            <w:szCs w:val="28"/>
            <w:rtl/>
            <w:lang w:bidi="fa-IR"/>
            <w:rPrChange w:id="49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49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دورا اوروبوس</w:t>
      </w:r>
      <w:ins w:id="499" w:author="Windows User" w:date="2019-11-09T10:32:00Z">
        <w:r w:rsidR="00D64743" w:rsidRPr="007678CB">
          <w:rPr>
            <w:rFonts w:cs="B Nazanin" w:hint="cs"/>
            <w:sz w:val="28"/>
            <w:szCs w:val="28"/>
            <w:rtl/>
            <w:lang w:bidi="fa-IR"/>
            <w:rPrChange w:id="50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501" w:author="Windows User" w:date="2019-11-09T10:32:00Z">
        <w:r w:rsidRPr="007678CB" w:rsidDel="00D64743">
          <w:rPr>
            <w:rFonts w:cs="B Nazanin" w:hint="cs"/>
            <w:sz w:val="28"/>
            <w:szCs w:val="28"/>
            <w:rtl/>
            <w:lang w:bidi="fa-IR"/>
            <w:rPrChange w:id="50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50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و غیره</w:t>
      </w:r>
      <w:ins w:id="504" w:author="Windows User" w:date="2019-11-09T12:08:00Z">
        <w:r w:rsidR="00F93175" w:rsidRPr="007678CB">
          <w:rPr>
            <w:rFonts w:cs="B Nazanin" w:hint="cs"/>
            <w:sz w:val="28"/>
            <w:szCs w:val="28"/>
            <w:rtl/>
            <w:lang w:bidi="fa-IR"/>
            <w:rPrChange w:id="50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  <w:r w:rsidR="00F93175" w:rsidRPr="007678CB">
          <w:rPr>
            <w:rFonts w:cs="B Nazanin" w:hint="cs"/>
            <w:sz w:val="28"/>
            <w:szCs w:val="28"/>
            <w:rtl/>
            <w:lang w:bidi="fa-IR"/>
            <w:rPrChange w:id="50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ازماشین‌آلات سنگین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50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del w:id="508" w:author="Windows User" w:date="2019-11-09T12:07:00Z">
        <w:r w:rsidRPr="007678CB" w:rsidDel="00F93175">
          <w:rPr>
            <w:rFonts w:cs="B Nazanin" w:hint="cs"/>
            <w:sz w:val="28"/>
            <w:szCs w:val="28"/>
            <w:rtl/>
            <w:lang w:bidi="fa-IR"/>
            <w:rPrChange w:id="50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اشاره </w:delText>
        </w:r>
      </w:del>
      <w:del w:id="510" w:author="Windows User" w:date="2019-11-09T10:28:00Z">
        <w:r w:rsidRPr="007678CB" w:rsidDel="00D34639">
          <w:rPr>
            <w:rFonts w:cs="B Nazanin" w:hint="cs"/>
            <w:sz w:val="28"/>
            <w:szCs w:val="28"/>
            <w:rtl/>
            <w:lang w:bidi="fa-IR"/>
            <w:rPrChange w:id="51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نمود ،</w:delText>
        </w:r>
      </w:del>
      <w:ins w:id="512" w:author="Windows User" w:date="2019-11-09T12:08:00Z">
        <w:r w:rsidR="00F93175" w:rsidRPr="007678CB">
          <w:rPr>
            <w:rFonts w:cs="B Nazanin" w:hint="cs"/>
            <w:sz w:val="28"/>
            <w:szCs w:val="28"/>
            <w:rtl/>
            <w:lang w:bidi="fa-IR"/>
            <w:rPrChange w:id="51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استفاده می‌شود. تاکنون</w:t>
        </w:r>
      </w:ins>
      <w:del w:id="514" w:author="Windows User" w:date="2019-11-09T12:07:00Z">
        <w:r w:rsidRPr="007678CB" w:rsidDel="00F93175">
          <w:rPr>
            <w:rFonts w:cs="B Nazanin" w:hint="cs"/>
            <w:sz w:val="28"/>
            <w:szCs w:val="28"/>
            <w:rtl/>
            <w:lang w:bidi="fa-IR"/>
            <w:rPrChange w:id="51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del w:id="516" w:author="Windows User" w:date="2019-11-09T12:08:00Z">
        <w:r w:rsidRPr="007678CB" w:rsidDel="00F93175">
          <w:rPr>
            <w:rFonts w:cs="B Nazanin" w:hint="cs"/>
            <w:sz w:val="28"/>
            <w:szCs w:val="28"/>
            <w:rtl/>
            <w:lang w:bidi="fa-IR"/>
            <w:rPrChange w:id="51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که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51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بیش از یک میلیون قطعه</w:t>
      </w:r>
      <w:ins w:id="519" w:author="Windows User" w:date="2019-11-09T10:29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52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از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52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آثار باستانی از این مناطق </w:t>
      </w:r>
      <w:ins w:id="522" w:author="Windows User" w:date="2019-11-09T10:29:00Z">
        <w:r w:rsidR="00D34639" w:rsidRPr="007678CB">
          <w:rPr>
            <w:rFonts w:cs="B Nazanin" w:hint="cs"/>
            <w:sz w:val="28"/>
            <w:szCs w:val="28"/>
            <w:rtl/>
            <w:lang w:bidi="fa-IR"/>
            <w:rPrChange w:id="52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ربوده شده است</w:t>
        </w:r>
      </w:ins>
      <w:del w:id="524" w:author="Windows User" w:date="2019-11-09T10:29:00Z">
        <w:r w:rsidRPr="007678CB" w:rsidDel="00D34639">
          <w:rPr>
            <w:rFonts w:cs="B Nazanin" w:hint="cs"/>
            <w:sz w:val="28"/>
            <w:szCs w:val="28"/>
            <w:rtl/>
            <w:lang w:bidi="fa-IR"/>
            <w:rPrChange w:id="52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به سرقت رفته است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52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</w:t>
      </w:r>
    </w:p>
    <w:p w:rsidR="00FD42ED" w:rsidRPr="007678CB" w:rsidRDefault="00E66E41" w:rsidP="00FB5CDC">
      <w:pPr>
        <w:jc w:val="both"/>
        <w:rPr>
          <w:rFonts w:cs="B Nazanin"/>
          <w:sz w:val="28"/>
          <w:szCs w:val="28"/>
          <w:rtl/>
          <w:lang w:bidi="fa-IR"/>
          <w:rPrChange w:id="527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ins w:id="528" w:author="Windows User" w:date="2019-11-09T12:10:00Z">
        <w:r w:rsidRPr="007678CB">
          <w:rPr>
            <w:rFonts w:cs="B Nazanin" w:hint="cs"/>
            <w:sz w:val="28"/>
            <w:szCs w:val="28"/>
            <w:rtl/>
            <w:lang w:bidi="fa-IR"/>
            <w:rPrChange w:id="52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او</w:t>
        </w:r>
      </w:ins>
      <w:del w:id="530" w:author="Windows User" w:date="2019-11-09T12:10:00Z">
        <w:r w:rsidR="00FD42ED" w:rsidRPr="007678CB" w:rsidDel="00E66E41">
          <w:rPr>
            <w:rFonts w:cs="B Nazanin" w:hint="cs"/>
            <w:sz w:val="28"/>
            <w:szCs w:val="28"/>
            <w:rtl/>
            <w:lang w:bidi="fa-IR"/>
            <w:rPrChange w:id="53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53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گفت: مقامات ترکیه در مناطق مختلف سوریه مانند</w:t>
      </w:r>
      <w:ins w:id="533" w:author="Windows User" w:date="2019-11-09T10:32:00Z">
        <w:r w:rsidR="00D64743" w:rsidRPr="007678CB">
          <w:rPr>
            <w:rFonts w:cs="B Nazanin" w:hint="cs"/>
            <w:sz w:val="28"/>
            <w:szCs w:val="28"/>
            <w:rtl/>
            <w:lang w:bidi="fa-IR"/>
            <w:rPrChange w:id="53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del w:id="535" w:author="Windows User" w:date="2019-11-09T10:32:00Z">
        <w:r w:rsidR="00FD42ED" w:rsidRPr="007678CB" w:rsidDel="00D64743">
          <w:rPr>
            <w:rFonts w:cs="B Nazanin" w:hint="cs"/>
            <w:sz w:val="28"/>
            <w:szCs w:val="28"/>
            <w:rtl/>
            <w:lang w:bidi="fa-IR"/>
            <w:rPrChange w:id="53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: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53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شهر </w:t>
      </w:r>
      <w:ins w:id="538" w:author="Windows User" w:date="2019-11-09T10:32:00Z">
        <w:r w:rsidR="00D64743" w:rsidRPr="007678CB">
          <w:rPr>
            <w:rFonts w:cs="B Nazanin" w:hint="cs"/>
            <w:sz w:val="28"/>
            <w:szCs w:val="28"/>
            <w:rtl/>
            <w:lang w:bidi="fa-IR"/>
            <w:rPrChange w:id="53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540" w:author="Windows User" w:date="2019-11-09T10:32:00Z">
        <w:r w:rsidR="00FD42ED" w:rsidRPr="007678CB" w:rsidDel="00D64743">
          <w:rPr>
            <w:rFonts w:cs="B Nazanin" w:hint="cs"/>
            <w:sz w:val="28"/>
            <w:szCs w:val="28"/>
            <w:rtl/>
            <w:lang w:bidi="fa-IR"/>
            <w:rPrChange w:id="54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54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عفرین</w:t>
      </w:r>
      <w:ins w:id="543" w:author="Windows User" w:date="2019-11-09T10:32:00Z">
        <w:r w:rsidR="00D64743" w:rsidRPr="007678CB">
          <w:rPr>
            <w:rFonts w:cs="B Nazanin" w:hint="cs"/>
            <w:sz w:val="28"/>
            <w:szCs w:val="28"/>
            <w:rtl/>
            <w:lang w:bidi="fa-IR"/>
            <w:rPrChange w:id="54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545" w:author="Windows User" w:date="2019-11-09T10:32:00Z">
        <w:r w:rsidR="00FD42ED" w:rsidRPr="007678CB" w:rsidDel="00D64743">
          <w:rPr>
            <w:rFonts w:cs="B Nazanin" w:hint="cs"/>
            <w:sz w:val="28"/>
            <w:szCs w:val="28"/>
            <w:rtl/>
            <w:lang w:bidi="fa-IR"/>
            <w:rPrChange w:id="54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54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r w:rsidR="00FD42ED" w:rsidRPr="000D6EFC">
        <w:rPr>
          <w:rFonts w:cs="B Nazanin" w:hint="eastAsia"/>
          <w:sz w:val="28"/>
          <w:szCs w:val="28"/>
          <w:rtl/>
          <w:lang w:bidi="fa-IR"/>
          <w:rPrChange w:id="548" w:author="Windows User" w:date="2019-11-09T12:41:00Z">
            <w:rPr>
              <w:rFonts w:cs="B Zar" w:hint="eastAsia"/>
              <w:sz w:val="28"/>
              <w:szCs w:val="28"/>
              <w:rtl/>
              <w:lang w:bidi="fa-IR"/>
            </w:rPr>
          </w:rPrChange>
        </w:rPr>
        <w:t>و</w:t>
      </w:r>
      <w:r w:rsidR="00FD42ED" w:rsidRPr="000D6EFC">
        <w:rPr>
          <w:rFonts w:cs="B Nazanin"/>
          <w:sz w:val="28"/>
          <w:szCs w:val="28"/>
          <w:rtl/>
          <w:lang w:bidi="fa-IR"/>
          <w:rPrChange w:id="549" w:author="Windows User" w:date="2019-11-09T12:41:00Z">
            <w:rPr>
              <w:rFonts w:cs="B Zar"/>
              <w:sz w:val="28"/>
              <w:szCs w:val="28"/>
              <w:rtl/>
              <w:lang w:bidi="fa-IR"/>
            </w:rPr>
          </w:rPrChange>
        </w:rPr>
        <w:t xml:space="preserve"> </w:t>
      </w:r>
      <w:r w:rsidR="00FD42ED" w:rsidRPr="000D6EFC">
        <w:rPr>
          <w:rFonts w:cs="B Nazanin" w:hint="eastAsia"/>
          <w:sz w:val="28"/>
          <w:szCs w:val="28"/>
          <w:rtl/>
          <w:lang w:bidi="fa-IR"/>
          <w:rPrChange w:id="550" w:author="Windows User" w:date="2019-11-09T12:41:00Z">
            <w:rPr>
              <w:rFonts w:cs="B Zar" w:hint="eastAsia"/>
              <w:sz w:val="28"/>
              <w:szCs w:val="28"/>
              <w:rtl/>
              <w:lang w:bidi="fa-IR"/>
            </w:rPr>
          </w:rPrChange>
        </w:rPr>
        <w:t>تپ</w:t>
      </w:r>
      <w:ins w:id="551" w:author="Windows User" w:date="2019-11-09T10:32:00Z">
        <w:r w:rsidR="00D64743" w:rsidRPr="000D6EFC">
          <w:rPr>
            <w:rFonts w:cs="B Nazanin" w:hint="cs"/>
            <w:sz w:val="28"/>
            <w:szCs w:val="28"/>
            <w:rtl/>
            <w:lang w:bidi="fa-IR"/>
            <w:rPrChange w:id="552" w:author="Windows User" w:date="2019-11-09T12:41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553" w:author="Windows User" w:date="2019-11-09T10:32:00Z">
        <w:r w:rsidR="00FD42ED" w:rsidRPr="000D6EFC" w:rsidDel="00D64743">
          <w:rPr>
            <w:rFonts w:cs="B Nazanin" w:hint="eastAsia"/>
            <w:sz w:val="28"/>
            <w:szCs w:val="28"/>
            <w:rtl/>
            <w:lang w:bidi="fa-IR"/>
            <w:rPrChange w:id="554" w:author="Windows User" w:date="2019-11-09T12:41:00Z">
              <w:rPr>
                <w:rFonts w:cs="B Zar" w:hint="eastAsia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="00FD42ED" w:rsidRPr="000D6EFC">
        <w:rPr>
          <w:rFonts w:cs="B Nazanin"/>
          <w:sz w:val="28"/>
          <w:szCs w:val="28"/>
          <w:rtl/>
          <w:lang w:bidi="fa-IR"/>
          <w:rPrChange w:id="555" w:author="Windows User" w:date="2019-11-09T12:41:00Z">
            <w:rPr>
              <w:rFonts w:cs="B Zar"/>
              <w:sz w:val="28"/>
              <w:szCs w:val="28"/>
              <w:rtl/>
              <w:lang w:bidi="fa-IR"/>
            </w:rPr>
          </w:rPrChange>
        </w:rPr>
        <w:t xml:space="preserve"> </w:t>
      </w:r>
      <w:ins w:id="556" w:author="Windows User" w:date="2019-11-09T10:32:00Z">
        <w:r w:rsidR="00D64743" w:rsidRPr="000D6EFC">
          <w:rPr>
            <w:rFonts w:cs="B Nazanin" w:hint="eastAsia"/>
            <w:sz w:val="28"/>
            <w:szCs w:val="28"/>
            <w:rtl/>
            <w:lang w:bidi="fa-IR"/>
            <w:rPrChange w:id="557" w:author="Windows User" w:date="2019-11-09T12:41:00Z">
              <w:rPr>
                <w:rFonts w:cs="B Zar" w:hint="eastAsia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558" w:author="Windows User" w:date="2019-11-09T10:32:00Z">
        <w:r w:rsidR="00FD42ED" w:rsidRPr="000D6EFC" w:rsidDel="00D64743">
          <w:rPr>
            <w:rFonts w:cs="B Nazanin"/>
            <w:sz w:val="28"/>
            <w:szCs w:val="28"/>
            <w:rtl/>
            <w:lang w:bidi="fa-IR"/>
            <w:rPrChange w:id="559" w:author="Windows User" w:date="2019-11-09T12:41:00Z">
              <w:rPr>
                <w:rFonts w:cs="B Zar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0D6EFC">
        <w:rPr>
          <w:rFonts w:cs="B Nazanin" w:hint="eastAsia"/>
          <w:sz w:val="28"/>
          <w:szCs w:val="28"/>
          <w:rtl/>
          <w:lang w:bidi="fa-IR"/>
          <w:rPrChange w:id="560" w:author="Windows User" w:date="2019-11-09T12:41:00Z">
            <w:rPr>
              <w:rFonts w:cs="B Zar" w:hint="eastAsia"/>
              <w:sz w:val="28"/>
              <w:szCs w:val="28"/>
              <w:rtl/>
              <w:lang w:bidi="fa-IR"/>
            </w:rPr>
          </w:rPrChange>
        </w:rPr>
        <w:t>تل</w:t>
      </w:r>
      <w:r w:rsidR="00FD42ED" w:rsidRPr="000D6EFC">
        <w:rPr>
          <w:rFonts w:cs="B Nazanin"/>
          <w:sz w:val="28"/>
          <w:szCs w:val="28"/>
          <w:rtl/>
          <w:lang w:bidi="fa-IR"/>
          <w:rPrChange w:id="561" w:author="Windows User" w:date="2019-11-09T12:41:00Z">
            <w:rPr>
              <w:rFonts w:cs="B Zar"/>
              <w:sz w:val="28"/>
              <w:szCs w:val="28"/>
              <w:rtl/>
              <w:lang w:bidi="fa-IR"/>
            </w:rPr>
          </w:rPrChange>
        </w:rPr>
        <w:t xml:space="preserve"> </w:t>
      </w:r>
      <w:r w:rsidR="00FD42ED" w:rsidRPr="000D6EFC">
        <w:rPr>
          <w:rFonts w:cs="B Nazanin" w:hint="eastAsia"/>
          <w:sz w:val="28"/>
          <w:szCs w:val="28"/>
          <w:rtl/>
          <w:lang w:bidi="fa-IR"/>
          <w:rPrChange w:id="562" w:author="Windows User" w:date="2019-11-09T12:41:00Z">
            <w:rPr>
              <w:rFonts w:cs="B Zar" w:hint="eastAsia"/>
              <w:sz w:val="28"/>
              <w:szCs w:val="28"/>
              <w:rtl/>
              <w:lang w:bidi="fa-IR"/>
            </w:rPr>
          </w:rPrChange>
        </w:rPr>
        <w:t>جند</w:t>
      </w:r>
      <w:r w:rsidR="00FD42ED" w:rsidRPr="000D6EFC">
        <w:rPr>
          <w:rFonts w:cs="B Nazanin" w:hint="cs"/>
          <w:sz w:val="28"/>
          <w:szCs w:val="28"/>
          <w:rtl/>
          <w:lang w:bidi="fa-IR"/>
          <w:rPrChange w:id="563" w:author="Windows User" w:date="2019-11-09T12:41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ی</w:t>
      </w:r>
      <w:r w:rsidR="00FD42ED" w:rsidRPr="000D6EFC">
        <w:rPr>
          <w:rFonts w:cs="B Nazanin" w:hint="eastAsia"/>
          <w:sz w:val="28"/>
          <w:szCs w:val="28"/>
          <w:rtl/>
          <w:lang w:bidi="fa-IR"/>
          <w:rPrChange w:id="564" w:author="Windows User" w:date="2019-11-09T12:41:00Z">
            <w:rPr>
              <w:rFonts w:cs="B Zar" w:hint="eastAsia"/>
              <w:sz w:val="28"/>
              <w:szCs w:val="28"/>
              <w:rtl/>
              <w:lang w:bidi="fa-IR"/>
            </w:rPr>
          </w:rPrChange>
        </w:rPr>
        <w:t>ر</w:t>
      </w:r>
      <w:ins w:id="565" w:author="Windows User" w:date="2019-11-09T10:33:00Z">
        <w:r w:rsidR="00D64743" w:rsidRPr="000D6EFC">
          <w:rPr>
            <w:rFonts w:cs="B Nazanin" w:hint="eastAsia"/>
            <w:sz w:val="28"/>
            <w:szCs w:val="28"/>
            <w:rtl/>
            <w:lang w:bidi="fa-IR"/>
            <w:rPrChange w:id="566" w:author="Windows User" w:date="2019-11-09T12:41:00Z">
              <w:rPr>
                <w:rFonts w:cs="B Zar" w:hint="eastAsia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567" w:author="Windows User" w:date="2019-11-09T10:33:00Z">
        <w:r w:rsidR="00FD42ED" w:rsidRPr="000D6EFC" w:rsidDel="00D64743">
          <w:rPr>
            <w:rFonts w:cs="B Nazanin" w:hint="eastAsia"/>
            <w:sz w:val="28"/>
            <w:szCs w:val="28"/>
            <w:rtl/>
            <w:lang w:bidi="fa-IR"/>
            <w:rPrChange w:id="568" w:author="Windows User" w:date="2019-11-09T12:41:00Z">
              <w:rPr>
                <w:rFonts w:cs="B Zar" w:hint="eastAsia"/>
                <w:sz w:val="28"/>
                <w:szCs w:val="28"/>
                <w:rtl/>
                <w:lang w:bidi="fa-IR"/>
              </w:rPr>
            </w:rPrChange>
          </w:rPr>
          <w:delText>ز</w:delText>
        </w:r>
        <w:r w:rsidR="00FD42ED" w:rsidRPr="000D6EFC" w:rsidDel="00D64743">
          <w:rPr>
            <w:rFonts w:cs="B Nazanin"/>
            <w:sz w:val="28"/>
            <w:szCs w:val="28"/>
            <w:rtl/>
            <w:lang w:bidi="fa-IR"/>
            <w:rPrChange w:id="569" w:author="Windows User" w:date="2019-11-09T12:41:00Z">
              <w:rPr>
                <w:rFonts w:cs="B Zar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0D6EFC">
        <w:rPr>
          <w:rFonts w:cs="B Nazanin"/>
          <w:sz w:val="28"/>
          <w:szCs w:val="28"/>
          <w:rtl/>
          <w:lang w:bidi="fa-IR"/>
          <w:rPrChange w:id="570" w:author="Windows User" w:date="2019-11-09T12:41:00Z">
            <w:rPr>
              <w:rFonts w:cs="B Zar"/>
              <w:sz w:val="28"/>
              <w:szCs w:val="28"/>
              <w:rtl/>
              <w:lang w:bidi="fa-IR"/>
            </w:rPr>
          </w:rPrChange>
        </w:rPr>
        <w:t xml:space="preserve"> و </w:t>
      </w:r>
      <w:ins w:id="571" w:author="Windows User" w:date="2019-11-09T10:33:00Z">
        <w:r w:rsidR="00D64743" w:rsidRPr="000D6EFC">
          <w:rPr>
            <w:rFonts w:cs="B Nazanin" w:hint="eastAsia"/>
            <w:sz w:val="28"/>
            <w:szCs w:val="28"/>
            <w:rtl/>
            <w:lang w:bidi="fa-IR"/>
            <w:rPrChange w:id="572" w:author="Windows User" w:date="2019-11-09T12:41:00Z">
              <w:rPr>
                <w:rFonts w:cs="B Zar" w:hint="eastAsia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573" w:author="Windows User" w:date="2019-11-09T10:33:00Z">
        <w:r w:rsidR="00FD42ED" w:rsidRPr="000D6EFC" w:rsidDel="00D64743">
          <w:rPr>
            <w:rFonts w:cs="B Nazanin"/>
            <w:sz w:val="28"/>
            <w:szCs w:val="28"/>
            <w:rtl/>
            <w:lang w:bidi="fa-IR"/>
            <w:rPrChange w:id="574" w:author="Windows User" w:date="2019-11-09T12:41:00Z">
              <w:rPr>
                <w:rFonts w:cs="B Zar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0D6EFC">
        <w:rPr>
          <w:rFonts w:cs="B Nazanin" w:hint="eastAsia"/>
          <w:sz w:val="28"/>
          <w:szCs w:val="28"/>
          <w:rtl/>
          <w:lang w:bidi="fa-IR"/>
          <w:rPrChange w:id="575" w:author="Windows User" w:date="2019-11-09T12:41:00Z">
            <w:rPr>
              <w:rFonts w:cs="B Zar" w:hint="eastAsia"/>
              <w:sz w:val="28"/>
              <w:szCs w:val="28"/>
              <w:rtl/>
              <w:lang w:bidi="fa-IR"/>
            </w:rPr>
          </w:rPrChange>
        </w:rPr>
        <w:t>ع</w:t>
      </w:r>
      <w:r w:rsidR="00FD42ED" w:rsidRPr="000D6EFC">
        <w:rPr>
          <w:rFonts w:cs="B Nazanin" w:hint="cs"/>
          <w:sz w:val="28"/>
          <w:szCs w:val="28"/>
          <w:rtl/>
          <w:lang w:bidi="fa-IR"/>
          <w:rPrChange w:id="576" w:author="Windows User" w:date="2019-11-09T12:41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ی</w:t>
      </w:r>
      <w:r w:rsidR="00FD42ED" w:rsidRPr="000D6EFC">
        <w:rPr>
          <w:rFonts w:cs="B Nazanin" w:hint="eastAsia"/>
          <w:sz w:val="28"/>
          <w:szCs w:val="28"/>
          <w:rtl/>
          <w:lang w:bidi="fa-IR"/>
          <w:rPrChange w:id="577" w:author="Windows User" w:date="2019-11-09T12:41:00Z">
            <w:rPr>
              <w:rFonts w:cs="B Zar" w:hint="eastAsia"/>
              <w:sz w:val="28"/>
              <w:szCs w:val="28"/>
              <w:rtl/>
              <w:lang w:bidi="fa-IR"/>
            </w:rPr>
          </w:rPrChange>
        </w:rPr>
        <w:t>ن</w:t>
      </w:r>
      <w:r w:rsidR="00FD42ED" w:rsidRPr="000D6EFC">
        <w:rPr>
          <w:rFonts w:cs="B Nazanin"/>
          <w:sz w:val="28"/>
          <w:szCs w:val="28"/>
          <w:rtl/>
          <w:lang w:bidi="fa-IR"/>
          <w:rPrChange w:id="578" w:author="Windows User" w:date="2019-11-09T12:41:00Z">
            <w:rPr>
              <w:rFonts w:cs="B Zar"/>
              <w:sz w:val="28"/>
              <w:szCs w:val="28"/>
              <w:rtl/>
              <w:lang w:bidi="fa-IR"/>
            </w:rPr>
          </w:rPrChange>
        </w:rPr>
        <w:t xml:space="preserve"> </w:t>
      </w:r>
      <w:r w:rsidR="00FD42ED" w:rsidRPr="000D6EFC">
        <w:rPr>
          <w:rFonts w:cs="B Nazanin" w:hint="eastAsia"/>
          <w:sz w:val="28"/>
          <w:szCs w:val="28"/>
          <w:rtl/>
          <w:lang w:bidi="fa-IR"/>
          <w:rPrChange w:id="579" w:author="Windows User" w:date="2019-11-09T12:41:00Z">
            <w:rPr>
              <w:rFonts w:cs="B Zar" w:hint="eastAsia"/>
              <w:sz w:val="28"/>
              <w:szCs w:val="28"/>
              <w:rtl/>
              <w:lang w:bidi="fa-IR"/>
            </w:rPr>
          </w:rPrChange>
        </w:rPr>
        <w:t>د</w:t>
      </w:r>
      <w:r w:rsidR="00FD42ED" w:rsidRPr="00934FC1">
        <w:rPr>
          <w:rFonts w:cs="B Nazanin" w:hint="eastAsia"/>
          <w:sz w:val="28"/>
          <w:szCs w:val="28"/>
          <w:rtl/>
          <w:lang w:bidi="fa-IR"/>
          <w:rPrChange w:id="580" w:author="Windows User" w:date="2019-11-09T12:41:00Z">
            <w:rPr>
              <w:rFonts w:cs="B Zar" w:hint="eastAsia"/>
              <w:sz w:val="28"/>
              <w:szCs w:val="28"/>
              <w:rtl/>
              <w:lang w:bidi="fa-IR"/>
            </w:rPr>
          </w:rPrChange>
        </w:rPr>
        <w:t>ار</w:t>
      </w:r>
      <w:ins w:id="581" w:author="Windows User" w:date="2019-11-09T12:41:00Z">
        <w:r w:rsidR="00934FC1" w:rsidRPr="00934FC1">
          <w:rPr>
            <w:rFonts w:cs="B Nazanin" w:hint="cs"/>
            <w:sz w:val="28"/>
            <w:szCs w:val="28"/>
            <w:highlight w:val="yellow"/>
            <w:rtl/>
            <w:lang w:bidi="fa-IR"/>
            <w:rPrChange w:id="582" w:author="Windows User" w:date="2019-11-09T12:41:00Z">
              <w:rPr>
                <w:rFonts w:cs="B Nazanin" w:hint="cs"/>
                <w:sz w:val="28"/>
                <w:szCs w:val="28"/>
                <w:rtl/>
                <w:lang w:bidi="fa-IR"/>
              </w:rPr>
            </w:rPrChange>
          </w:rPr>
          <w:t>ه</w:t>
        </w:r>
      </w:ins>
      <w:ins w:id="583" w:author="Windows User" w:date="2019-11-09T10:33:00Z">
        <w:r w:rsidR="00D64743" w:rsidRPr="000D6EFC">
          <w:rPr>
            <w:rFonts w:cs="B Nazanin" w:hint="eastAsia"/>
            <w:sz w:val="28"/>
            <w:szCs w:val="28"/>
            <w:rtl/>
            <w:lang w:bidi="fa-IR"/>
            <w:rPrChange w:id="584" w:author="Windows User" w:date="2019-11-09T12:41:00Z">
              <w:rPr>
                <w:rFonts w:cs="B Zar" w:hint="eastAsia"/>
                <w:sz w:val="28"/>
                <w:szCs w:val="28"/>
                <w:rtl/>
                <w:lang w:bidi="fa-IR"/>
              </w:rPr>
            </w:rPrChange>
          </w:rPr>
          <w:t>»</w:t>
        </w:r>
        <w:r w:rsidR="00D64743" w:rsidRPr="007678CB">
          <w:rPr>
            <w:rFonts w:cs="B Nazanin" w:hint="cs"/>
            <w:sz w:val="28"/>
            <w:szCs w:val="28"/>
            <w:rtl/>
            <w:lang w:bidi="fa-IR"/>
            <w:rPrChange w:id="58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del w:id="586" w:author="Windows User" w:date="2019-11-09T10:33:00Z">
        <w:r w:rsidR="00FD42ED" w:rsidRPr="007678CB" w:rsidDel="00D64743">
          <w:rPr>
            <w:rFonts w:cs="B Nazanin" w:hint="cs"/>
            <w:sz w:val="28"/>
            <w:szCs w:val="28"/>
            <w:rtl/>
            <w:lang w:bidi="fa-IR"/>
            <w:rPrChange w:id="58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ا" </w:delText>
        </w:r>
      </w:del>
      <w:ins w:id="588" w:author="Windows User" w:date="2019-11-09T10:47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58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علاوه </w:t>
        </w:r>
      </w:ins>
      <w:del w:id="590" w:author="Windows User" w:date="2019-11-09T10:47:00Z">
        <w:r w:rsidR="00FD42ED" w:rsidRPr="007678CB" w:rsidDel="00025E51">
          <w:rPr>
            <w:rFonts w:cs="B Nazanin" w:hint="cs"/>
            <w:sz w:val="28"/>
            <w:szCs w:val="28"/>
            <w:rtl/>
            <w:lang w:bidi="fa-IR"/>
            <w:rPrChange w:id="59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مضافاً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59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بر تعداد زیادی از تپه</w:t>
      </w:r>
      <w:ins w:id="593" w:author="Windows User" w:date="2019-11-09T10:48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59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595" w:author="Windows User" w:date="2019-11-09T10:48:00Z">
        <w:r w:rsidR="00FD42ED" w:rsidRPr="007678CB" w:rsidDel="00025E51">
          <w:rPr>
            <w:rFonts w:cs="B Nazanin" w:hint="cs"/>
            <w:sz w:val="28"/>
            <w:szCs w:val="28"/>
            <w:rtl/>
            <w:lang w:bidi="fa-IR"/>
            <w:rPrChange w:id="59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59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باستانی بکر که هنوز هیچ باستان</w:t>
      </w:r>
      <w:ins w:id="598" w:author="Windows User" w:date="2019-11-09T12:12:00Z">
        <w:r w:rsidR="00A83670" w:rsidRPr="007678CB">
          <w:rPr>
            <w:rFonts w:cs="B Nazanin" w:hint="cs"/>
            <w:sz w:val="28"/>
            <w:szCs w:val="28"/>
            <w:rtl/>
            <w:lang w:bidi="fa-IR"/>
            <w:rPrChange w:id="59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600" w:author="Windows User" w:date="2019-11-09T12:12:00Z">
        <w:r w:rsidR="00FD42ED" w:rsidRPr="007678CB" w:rsidDel="00A83670">
          <w:rPr>
            <w:rFonts w:cs="B Nazanin" w:hint="cs"/>
            <w:sz w:val="28"/>
            <w:szCs w:val="28"/>
            <w:rtl/>
            <w:lang w:bidi="fa-IR"/>
            <w:rPrChange w:id="60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60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شناسی در آن کاوش نکرده است، به</w:t>
      </w:r>
      <w:ins w:id="603" w:author="Windows User" w:date="2019-11-09T10:48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0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‌صورت</w:t>
        </w:r>
      </w:ins>
      <w:del w:id="605" w:author="Windows User" w:date="2019-11-09T10:48:00Z">
        <w:r w:rsidR="00FD42ED" w:rsidRPr="007678CB" w:rsidDel="00025E51">
          <w:rPr>
            <w:rFonts w:cs="B Nazanin" w:hint="cs"/>
            <w:sz w:val="28"/>
            <w:szCs w:val="28"/>
            <w:rtl/>
            <w:lang w:bidi="fa-IR"/>
            <w:rPrChange w:id="60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شکل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60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غیر</w:t>
      </w:r>
      <w:del w:id="608" w:author="Windows User" w:date="2019-11-09T10:48:00Z">
        <w:r w:rsidR="00FD42ED" w:rsidRPr="007678CB" w:rsidDel="00025E51">
          <w:rPr>
            <w:rFonts w:cs="B Nazanin" w:hint="cs"/>
            <w:sz w:val="28"/>
            <w:szCs w:val="28"/>
            <w:rtl/>
            <w:lang w:bidi="fa-IR"/>
            <w:rPrChange w:id="60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61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قانونی مشغول کاوش و سرقت آثار باستانی سوریه هستند. </w:t>
      </w:r>
      <w:ins w:id="611" w:author="Windows User" w:date="2019-11-09T10:48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1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محمود حمود</w:t>
        </w:r>
      </w:ins>
      <w:del w:id="613" w:author="Windows User" w:date="2019-11-09T10:48:00Z">
        <w:r w:rsidR="00FD42ED" w:rsidRPr="007678CB" w:rsidDel="00025E51">
          <w:rPr>
            <w:rFonts w:cs="B Nazanin" w:hint="cs"/>
            <w:sz w:val="28"/>
            <w:szCs w:val="28"/>
            <w:rtl/>
            <w:lang w:bidi="fa-IR"/>
            <w:rPrChange w:id="61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61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تأکید </w:t>
      </w:r>
      <w:ins w:id="616" w:author="Windows User" w:date="2019-11-09T10:48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1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کرد</w:t>
        </w:r>
      </w:ins>
      <w:del w:id="618" w:author="Windows User" w:date="2019-11-09T10:48:00Z">
        <w:r w:rsidR="00FD42ED" w:rsidRPr="007678CB" w:rsidDel="00025E51">
          <w:rPr>
            <w:rFonts w:cs="B Nazanin" w:hint="cs"/>
            <w:sz w:val="28"/>
            <w:szCs w:val="28"/>
            <w:rtl/>
            <w:lang w:bidi="fa-IR"/>
            <w:rPrChange w:id="61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نمود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62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برای این ادعا شواهدی وجود دارد.</w:t>
      </w:r>
    </w:p>
    <w:p w:rsidR="00FD42ED" w:rsidRPr="007678CB" w:rsidRDefault="00FD42ED" w:rsidP="00407DAA">
      <w:pPr>
        <w:jc w:val="both"/>
        <w:rPr>
          <w:rFonts w:cs="B Nazanin"/>
          <w:sz w:val="28"/>
          <w:szCs w:val="28"/>
          <w:rtl/>
          <w:lang w:bidi="fa-IR"/>
          <w:rPrChange w:id="621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r w:rsidRPr="007678CB">
        <w:rPr>
          <w:rFonts w:cs="B Nazanin" w:hint="cs"/>
          <w:sz w:val="28"/>
          <w:szCs w:val="28"/>
          <w:rtl/>
          <w:lang w:bidi="fa-IR"/>
          <w:rPrChange w:id="62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آقای حمود گفت</w:t>
      </w:r>
      <w:ins w:id="623" w:author="Windows User" w:date="2019-11-09T12:12:00Z">
        <w:r w:rsidR="00A83670" w:rsidRPr="007678CB">
          <w:rPr>
            <w:rFonts w:cs="B Nazanin" w:hint="cs"/>
            <w:sz w:val="28"/>
            <w:szCs w:val="28"/>
            <w:rtl/>
            <w:lang w:bidi="fa-IR"/>
            <w:rPrChange w:id="62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: </w:t>
        </w:r>
      </w:ins>
      <w:del w:id="625" w:author="Windows User" w:date="2019-11-09T12:12:00Z">
        <w:r w:rsidRPr="007678CB" w:rsidDel="00A83670">
          <w:rPr>
            <w:rFonts w:cs="B Nazanin" w:hint="cs"/>
            <w:sz w:val="28"/>
            <w:szCs w:val="28"/>
            <w:rtl/>
            <w:lang w:bidi="fa-IR"/>
            <w:rPrChange w:id="62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2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در حوم</w:t>
      </w:r>
      <w:ins w:id="628" w:author="Windows User" w:date="2019-11-09T10:48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2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630" w:author="Windows User" w:date="2019-11-09T10:48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3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3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دمشق</w:t>
      </w:r>
      <w:ins w:id="633" w:author="Windows User" w:date="2019-11-09T10:48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3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</w:t>
        </w:r>
      </w:ins>
      <w:del w:id="635" w:author="Windows User" w:date="2019-11-09T10:48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3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،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3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مقامات دولتی تاکنون حدود </w:t>
      </w:r>
      <w:ins w:id="638" w:author="Windows User" w:date="2019-11-09T10:49:00Z">
        <w:r w:rsidR="00025E51" w:rsidRPr="007678CB">
          <w:rPr>
            <w:rFonts w:ascii="Calibri" w:hAnsi="Calibri" w:cs="B Nazanin"/>
            <w:sz w:val="28"/>
            <w:szCs w:val="28"/>
            <w:rtl/>
            <w:lang w:bidi="fa-IR"/>
            <w:rPrChange w:id="639" w:author="Windows User" w:date="2019-11-09T12:39:00Z">
              <w:rPr>
                <w:rFonts w:ascii="Calibri" w:hAnsi="Calibri" w:cs="Calibri"/>
                <w:sz w:val="28"/>
                <w:szCs w:val="28"/>
                <w:rtl/>
                <w:lang w:bidi="fa-IR"/>
              </w:rPr>
            </w:rPrChange>
          </w:rPr>
          <w:t>۶۰۰</w:t>
        </w:r>
      </w:ins>
      <w:del w:id="640" w:author="Windows User" w:date="2019-11-09T10:49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4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600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4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 قطعه از آثار باستانی مسروقه را پس گرفته</w:t>
      </w:r>
      <w:ins w:id="643" w:author="Windows User" w:date="2019-11-09T10:49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4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‌ا</w:t>
        </w:r>
      </w:ins>
      <w:del w:id="645" w:author="Windows User" w:date="2019-11-09T10:49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4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4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ند</w:t>
      </w:r>
      <w:del w:id="648" w:author="Windows User" w:date="2019-11-09T10:49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4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5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 این در</w:t>
      </w:r>
      <w:ins w:id="651" w:author="Windows User" w:date="2019-11-09T10:49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5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65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حالی است که </w:t>
      </w:r>
      <w:ins w:id="654" w:author="Windows User" w:date="2019-11-09T10:49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5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در گذشته</w:t>
        </w:r>
      </w:ins>
      <w:del w:id="656" w:author="Windows User" w:date="2019-11-09T10:49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5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سابقاً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5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مناطق</w:t>
      </w:r>
      <w:del w:id="659" w:author="Windows User" w:date="2019-11-09T10:49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6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آثار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6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باستانی</w:t>
      </w:r>
      <w:ins w:id="662" w:author="Windows User" w:date="2019-11-09T10:49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6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664" w:author="Windows User" w:date="2019-11-09T10:49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6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"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6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وادی برد</w:t>
      </w:r>
      <w:ins w:id="667" w:author="Windows User" w:date="2019-11-09T10:49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6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ی»</w:t>
        </w:r>
      </w:ins>
      <w:del w:id="669" w:author="Windows User" w:date="2019-11-09T10:49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7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ی"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7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و </w:t>
      </w:r>
      <w:ins w:id="672" w:author="Windows User" w:date="2019-11-09T10:50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7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bookmarkStart w:id="674" w:name="_GoBack"/>
      <w:bookmarkEnd w:id="674"/>
      <w:del w:id="675" w:author="Windows User" w:date="2019-11-09T10:50:00Z">
        <w:r w:rsidRPr="00934FC1" w:rsidDel="00025E51">
          <w:rPr>
            <w:rFonts w:cs="B Nazanin" w:hint="cs"/>
            <w:sz w:val="28"/>
            <w:szCs w:val="28"/>
            <w:highlight w:val="yellow"/>
            <w:rtl/>
            <w:lang w:bidi="fa-IR"/>
            <w:rPrChange w:id="676" w:author="Windows User" w:date="2019-11-09T12:42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Pr="00934FC1">
        <w:rPr>
          <w:rFonts w:cs="B Nazanin" w:hint="cs"/>
          <w:sz w:val="28"/>
          <w:szCs w:val="28"/>
          <w:highlight w:val="yellow"/>
          <w:rtl/>
          <w:lang w:bidi="fa-IR"/>
          <w:rPrChange w:id="677" w:author="Windows User" w:date="2019-11-09T12:42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کفر العوامید</w:t>
      </w:r>
      <w:ins w:id="678" w:author="Windows User" w:date="2019-11-09T10:50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7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680" w:author="Windows User" w:date="2019-11-09T10:50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8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8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که </w:t>
      </w:r>
      <w:ins w:id="683" w:author="Windows User" w:date="2019-11-09T10:50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8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قدمت آن به</w:t>
        </w:r>
      </w:ins>
      <w:del w:id="685" w:author="Windows User" w:date="2019-11-09T10:50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8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به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8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دور</w:t>
      </w:r>
      <w:ins w:id="688" w:author="Windows User" w:date="2019-11-09T10:50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8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690" w:author="Windows User" w:date="2019-11-09T10:50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9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9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امپراتوری بیزانس روم </w:t>
      </w:r>
      <w:ins w:id="693" w:author="Windows User" w:date="2019-11-09T10:50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9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می‌رسد</w:t>
        </w:r>
      </w:ins>
      <w:del w:id="695" w:author="Windows User" w:date="2019-11-09T10:50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69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برمی گردند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69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، زیر سلط</w:t>
      </w:r>
      <w:ins w:id="698" w:author="Windows User" w:date="2019-11-09T10:50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69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700" w:author="Windows User" w:date="2019-11-09T10:50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0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0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معارض</w:t>
      </w:r>
      <w:ins w:id="703" w:author="Windows User" w:date="2019-11-09T12:36:00Z">
        <w:r w:rsidR="004F1A0E" w:rsidRPr="007678CB">
          <w:rPr>
            <w:rFonts w:cs="B Nazanin" w:hint="cs"/>
            <w:sz w:val="28"/>
            <w:szCs w:val="28"/>
            <w:rtl/>
            <w:lang w:bidi="fa-IR"/>
            <w:rPrChange w:id="70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</w:t>
        </w:r>
      </w:ins>
      <w:del w:id="705" w:author="Windows User" w:date="2019-11-09T12:14:00Z">
        <w:r w:rsidRPr="007678CB" w:rsidDel="00A83670">
          <w:rPr>
            <w:rFonts w:cs="B Nazanin" w:hint="cs"/>
            <w:sz w:val="28"/>
            <w:szCs w:val="28"/>
            <w:rtl/>
            <w:lang w:bidi="fa-IR"/>
            <w:rPrChange w:id="70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ی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0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ن مسلح قرار داشتند و مورد </w:t>
      </w:r>
      <w:ins w:id="708" w:author="Windows User" w:date="2019-11-09T10:51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70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چپاول</w:t>
        </w:r>
      </w:ins>
      <w:del w:id="710" w:author="Windows User" w:date="2019-11-09T10:51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1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سرقت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1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قرار گرفتند و حتی کاوش</w:t>
      </w:r>
      <w:ins w:id="713" w:author="Windows User" w:date="2019-11-09T10:51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71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715" w:author="Windows User" w:date="2019-11-09T10:51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1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1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غی</w:t>
      </w:r>
      <w:ins w:id="718" w:author="Windows User" w:date="2019-11-09T10:51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71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ر</w:t>
        </w:r>
      </w:ins>
      <w:del w:id="720" w:author="Windows User" w:date="2019-11-09T10:51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2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ر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2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قانونی در صدها مقبر</w:t>
      </w:r>
      <w:ins w:id="723" w:author="Windows User" w:date="2019-11-09T10:51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72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725" w:author="Windows User" w:date="2019-11-09T10:51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2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2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باستانی نیز صورت گرفته است. </w:t>
      </w:r>
      <w:ins w:id="728" w:author="Windows User" w:date="2019-11-09T10:51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72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او</w:t>
        </w:r>
      </w:ins>
      <w:del w:id="730" w:author="Windows User" w:date="2019-11-09T10:51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3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وی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3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گفت</w:t>
      </w:r>
      <w:del w:id="733" w:author="Windows User" w:date="2019-11-09T10:51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3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3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: زمانی که این مناطق در دست معارض</w:t>
      </w:r>
      <w:ins w:id="736" w:author="Windows User" w:date="2019-11-09T12:37:00Z">
        <w:r w:rsidR="004F1A0E" w:rsidRPr="007678CB">
          <w:rPr>
            <w:rFonts w:cs="B Nazanin" w:hint="cs"/>
            <w:sz w:val="28"/>
            <w:szCs w:val="28"/>
            <w:rtl/>
            <w:lang w:bidi="fa-IR"/>
            <w:rPrChange w:id="73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</w:t>
        </w:r>
      </w:ins>
      <w:del w:id="738" w:author="Windows User" w:date="2019-11-09T12:15:00Z">
        <w:r w:rsidRPr="007678CB" w:rsidDel="00A83670">
          <w:rPr>
            <w:rFonts w:cs="B Nazanin" w:hint="cs"/>
            <w:sz w:val="28"/>
            <w:szCs w:val="28"/>
            <w:rtl/>
            <w:lang w:bidi="fa-IR"/>
            <w:rPrChange w:id="73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ی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4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ن بود</w:t>
      </w:r>
      <w:del w:id="741" w:author="Windows User" w:date="2019-11-09T10:51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4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4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، توانستیم با بعضی از اهالی این منطقه ارتباط برقرار کنیم و اطلاعاتی در</w:t>
      </w:r>
      <w:ins w:id="744" w:author="Windows User" w:date="2019-11-09T10:51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74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بارۀ</w:t>
        </w:r>
      </w:ins>
      <w:del w:id="746" w:author="Windows User" w:date="2019-11-09T10:51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4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مورد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4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کاوش و سرقت آثار باستانی آنجا</w:t>
      </w:r>
      <w:del w:id="749" w:author="Windows User" w:date="2019-11-09T10:51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5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را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5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به</w:t>
      </w:r>
      <w:ins w:id="752" w:author="Windows User" w:date="2019-11-09T10:52:00Z">
        <w:r w:rsidR="00025E51" w:rsidRPr="007678CB">
          <w:rPr>
            <w:rFonts w:cs="B Nazanin" w:hint="cs"/>
            <w:sz w:val="28"/>
            <w:szCs w:val="28"/>
            <w:rtl/>
            <w:lang w:bidi="fa-IR"/>
            <w:rPrChange w:id="75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دست بیاوریم</w:t>
        </w:r>
      </w:ins>
      <w:del w:id="754" w:author="Windows User" w:date="2019-11-09T10:52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5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ما رساندند</w:delText>
        </w:r>
      </w:del>
      <w:ins w:id="756" w:author="Windows User" w:date="2019-11-09T10:53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75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.</w:t>
        </w:r>
      </w:ins>
      <w:ins w:id="758" w:author="Windows User" w:date="2019-11-09T10:54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75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ins w:id="760" w:author="Windows User" w:date="2019-11-09T12:15:00Z">
        <w:r w:rsidR="00A83670" w:rsidRPr="007678CB">
          <w:rPr>
            <w:rFonts w:cs="B Nazanin" w:hint="cs"/>
            <w:sz w:val="28"/>
            <w:szCs w:val="28"/>
            <w:rtl/>
            <w:lang w:bidi="fa-IR"/>
            <w:rPrChange w:id="76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او اذعان داشت که </w:t>
        </w:r>
      </w:ins>
      <w:ins w:id="762" w:author="Windows User" w:date="2019-11-09T10:54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76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توانستیم</w:t>
        </w:r>
      </w:ins>
      <w:del w:id="764" w:author="Windows User" w:date="2019-11-09T10:53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76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و اقدام</w:delText>
        </w:r>
      </w:del>
      <w:del w:id="766" w:author="Windows User" w:date="2019-11-09T10:55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76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del w:id="768" w:author="Windows User" w:date="2019-11-09T10:53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76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به</w:delText>
        </w:r>
      </w:del>
      <w:del w:id="770" w:author="Windows User" w:date="2019-11-09T10:55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77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خرید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7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حدود </w:t>
      </w:r>
      <w:del w:id="773" w:author="Windows User" w:date="2019-11-09T10:52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7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250</w:delText>
        </w:r>
      </w:del>
      <w:ins w:id="775" w:author="Windows User" w:date="2019-11-09T10:53:00Z">
        <w:r w:rsidR="00FB5CDC" w:rsidRPr="007678CB">
          <w:rPr>
            <w:rFonts w:ascii="Calibri" w:hAnsi="Calibri" w:cs="B Nazanin"/>
            <w:sz w:val="28"/>
            <w:szCs w:val="28"/>
            <w:rtl/>
            <w:lang w:bidi="fa-IR"/>
            <w:rPrChange w:id="776" w:author="Windows User" w:date="2019-11-09T12:39:00Z">
              <w:rPr>
                <w:rFonts w:ascii="Calibri" w:hAnsi="Calibri" w:cs="Calibri"/>
                <w:sz w:val="28"/>
                <w:szCs w:val="28"/>
                <w:rtl/>
                <w:lang w:bidi="fa-IR"/>
              </w:rPr>
            </w:rPrChange>
          </w:rPr>
          <w:t>۲۵۰</w:t>
        </w:r>
      </w:ins>
      <w:del w:id="777" w:author="Windows User" w:date="2019-11-09T10:52:00Z">
        <w:r w:rsidRPr="007678CB" w:rsidDel="00025E51">
          <w:rPr>
            <w:rFonts w:cs="B Nazanin" w:hint="cs"/>
            <w:sz w:val="28"/>
            <w:szCs w:val="28"/>
            <w:rtl/>
            <w:lang w:bidi="fa-IR"/>
            <w:rPrChange w:id="77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7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قطعه</w:t>
      </w:r>
      <w:ins w:id="780" w:author="Windows User" w:date="2019-11-09T12:15:00Z">
        <w:r w:rsidR="00A83670" w:rsidRPr="007678CB">
          <w:rPr>
            <w:rFonts w:cs="B Nazanin" w:hint="cs"/>
            <w:sz w:val="28"/>
            <w:szCs w:val="28"/>
            <w:rtl/>
            <w:lang w:bidi="fa-IR"/>
            <w:rPrChange w:id="78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از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78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آثار باستانی مربوط به وس</w:t>
      </w:r>
      <w:del w:id="783" w:author="Windows User" w:date="2019-11-09T10:53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78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ت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8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ایل </w:t>
      </w:r>
      <w:ins w:id="786" w:author="Windows User" w:date="2019-11-09T12:16:00Z">
        <w:r w:rsidR="00A83670" w:rsidRPr="007678CB">
          <w:rPr>
            <w:rFonts w:cs="B Nazanin" w:hint="cs"/>
            <w:sz w:val="28"/>
            <w:szCs w:val="28"/>
            <w:rtl/>
            <w:lang w:bidi="fa-IR"/>
            <w:rPrChange w:id="78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دفن‌شدۀ </w:t>
        </w:r>
      </w:ins>
      <w:ins w:id="788" w:author="Windows User" w:date="2019-11-09T12:17:00Z">
        <w:r w:rsidR="00A83670" w:rsidRPr="007678CB">
          <w:rPr>
            <w:rFonts w:cs="B Nazanin" w:hint="cs"/>
            <w:sz w:val="28"/>
            <w:szCs w:val="28"/>
            <w:rtl/>
            <w:lang w:bidi="fa-IR"/>
            <w:rPrChange w:id="78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همراه </w:t>
        </w:r>
      </w:ins>
      <w:ins w:id="790" w:author="Windows User" w:date="2019-11-09T12:16:00Z">
        <w:r w:rsidR="00A83670" w:rsidRPr="007678CB">
          <w:rPr>
            <w:rFonts w:cs="B Nazanin" w:hint="cs"/>
            <w:sz w:val="28"/>
            <w:szCs w:val="28"/>
            <w:rtl/>
            <w:lang w:bidi="fa-IR"/>
            <w:rPrChange w:id="79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با</w:t>
        </w:r>
      </w:ins>
      <w:del w:id="792" w:author="Windows User" w:date="2019-11-09T12:16:00Z">
        <w:r w:rsidRPr="007678CB" w:rsidDel="00A83670">
          <w:rPr>
            <w:rFonts w:cs="B Nazanin" w:hint="cs"/>
            <w:sz w:val="28"/>
            <w:szCs w:val="28"/>
            <w:rtl/>
            <w:lang w:bidi="fa-IR"/>
            <w:rPrChange w:id="79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همراه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9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جنازه</w:t>
      </w:r>
      <w:ins w:id="795" w:author="Windows User" w:date="2019-11-09T10:54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79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797" w:author="Windows User" w:date="2019-11-09T10:54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79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79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قدیمی باستانی از قبیل وسایل شیشه</w:t>
      </w:r>
      <w:ins w:id="800" w:author="Windows User" w:date="2019-11-09T12:16:00Z">
        <w:r w:rsidR="00A83670" w:rsidRPr="007678CB">
          <w:rPr>
            <w:rFonts w:cs="B Nazanin" w:hint="cs"/>
            <w:sz w:val="28"/>
            <w:szCs w:val="28"/>
            <w:rtl/>
            <w:lang w:bidi="fa-IR"/>
            <w:rPrChange w:id="80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802" w:author="Windows User" w:date="2019-11-09T12:16:00Z">
        <w:r w:rsidRPr="007678CB" w:rsidDel="00A83670">
          <w:rPr>
            <w:rFonts w:cs="B Nazanin" w:hint="cs"/>
            <w:sz w:val="28"/>
            <w:szCs w:val="28"/>
            <w:rtl/>
            <w:lang w:bidi="fa-IR"/>
            <w:rPrChange w:id="80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0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ای و سفالی</w:t>
      </w:r>
      <w:ins w:id="805" w:author="Windows User" w:date="2019-11-09T12:16:00Z">
        <w:r w:rsidR="00A83670" w:rsidRPr="007678CB">
          <w:rPr>
            <w:rFonts w:cs="B Nazanin" w:hint="cs"/>
            <w:sz w:val="28"/>
            <w:szCs w:val="28"/>
            <w:rtl/>
            <w:lang w:bidi="fa-IR"/>
            <w:rPrChange w:id="80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را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80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808" w:author="Windows User" w:date="2019-11-09T10:55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0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خریداری کنیم و</w:t>
        </w:r>
      </w:ins>
      <w:del w:id="810" w:author="Windows User" w:date="2019-11-09T10:55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1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کردیم و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1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آن</w:t>
      </w:r>
      <w:ins w:id="813" w:author="Windows User" w:date="2019-11-09T10:55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1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815" w:author="Windows User" w:date="2019-11-09T10:55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1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1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 را به ادار</w:t>
      </w:r>
      <w:ins w:id="818" w:author="Windows User" w:date="2019-11-09T10:55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1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820" w:author="Windows User" w:date="2019-11-09T10:55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2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2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موزه و آثار باستانی سوریه ب</w:t>
      </w:r>
      <w:ins w:id="823" w:author="Windows User" w:date="2019-11-09T12:16:00Z">
        <w:r w:rsidR="00A83670" w:rsidRPr="007678CB">
          <w:rPr>
            <w:rFonts w:cs="B Nazanin" w:hint="cs"/>
            <w:sz w:val="28"/>
            <w:szCs w:val="28"/>
            <w:rtl/>
            <w:lang w:bidi="fa-IR"/>
            <w:rPrChange w:id="82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از</w:t>
        </w:r>
      </w:ins>
      <w:del w:id="825" w:author="Windows User" w:date="2019-11-09T12:16:00Z">
        <w:r w:rsidRPr="007678CB" w:rsidDel="00A83670">
          <w:rPr>
            <w:rFonts w:cs="B Nazanin" w:hint="cs"/>
            <w:sz w:val="28"/>
            <w:szCs w:val="28"/>
            <w:rtl/>
            <w:lang w:bidi="fa-IR"/>
            <w:rPrChange w:id="82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ر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2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گردانیم.</w:t>
      </w:r>
    </w:p>
    <w:p w:rsidR="00FD42ED" w:rsidRPr="007678CB" w:rsidRDefault="00FD42ED" w:rsidP="00932BAD">
      <w:pPr>
        <w:jc w:val="both"/>
        <w:rPr>
          <w:rFonts w:cs="B Nazanin"/>
          <w:sz w:val="28"/>
          <w:szCs w:val="28"/>
          <w:rtl/>
          <w:lang w:bidi="fa-IR"/>
          <w:rPrChange w:id="828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r w:rsidRPr="007678CB">
        <w:rPr>
          <w:rFonts w:cs="B Nazanin" w:hint="cs"/>
          <w:sz w:val="28"/>
          <w:szCs w:val="28"/>
          <w:rtl/>
          <w:lang w:bidi="fa-IR"/>
          <w:rPrChange w:id="82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آقای </w:t>
      </w:r>
      <w:r w:rsidRPr="007678CB">
        <w:rPr>
          <w:rFonts w:cs="B Nazanin" w:hint="cs"/>
          <w:sz w:val="28"/>
          <w:szCs w:val="28"/>
          <w:highlight w:val="yellow"/>
          <w:rtl/>
          <w:lang w:bidi="fa-IR"/>
          <w:rPrChange w:id="83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جهاد ابو کمح</w:t>
      </w:r>
      <w:ins w:id="831" w:author="Windows User" w:date="2019-11-09T10:56:00Z">
        <w:r w:rsidR="00FB5CDC" w:rsidRPr="007678CB">
          <w:rPr>
            <w:rFonts w:cs="B Nazanin" w:hint="cs"/>
            <w:sz w:val="28"/>
            <w:szCs w:val="28"/>
            <w:highlight w:val="yellow"/>
            <w:rtl/>
            <w:lang w:bidi="fa-IR"/>
            <w:rPrChange w:id="83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ه</w:t>
        </w:r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3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</w:t>
        </w:r>
      </w:ins>
      <w:del w:id="834" w:author="Windows User" w:date="2019-11-09T10:56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3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ة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3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رئیس ادار</w:t>
      </w:r>
      <w:ins w:id="837" w:author="Windows User" w:date="2019-11-09T10:56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3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839" w:author="Windows User" w:date="2019-11-09T10:56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4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4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آثار باستانی حوم</w:t>
      </w:r>
      <w:ins w:id="842" w:author="Windows User" w:date="2019-11-09T10:56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4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844" w:author="Windows User" w:date="2019-11-09T10:56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4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4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دمشق</w:t>
      </w:r>
      <w:ins w:id="847" w:author="Windows User" w:date="2019-11-09T12:26:00Z">
        <w:r w:rsidR="00BA62DC" w:rsidRPr="007678CB">
          <w:rPr>
            <w:rFonts w:cs="B Nazanin" w:hint="cs"/>
            <w:sz w:val="28"/>
            <w:szCs w:val="28"/>
            <w:rtl/>
            <w:lang w:bidi="fa-IR"/>
            <w:rPrChange w:id="84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84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نیز در این نشست مطبوعاتی گفت</w:t>
      </w:r>
      <w:del w:id="850" w:author="Windows User" w:date="2019-11-09T10:56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5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5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: </w:t>
      </w:r>
      <w:ins w:id="853" w:author="Windows User" w:date="2019-11-09T10:56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5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بسیاری</w:t>
        </w:r>
      </w:ins>
      <w:del w:id="855" w:author="Windows User" w:date="2019-11-09T10:56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5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خیلی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5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از آثار باستانی مسروقه از مناطق </w:t>
      </w:r>
      <w:ins w:id="858" w:author="Windows User" w:date="2019-11-09T10:56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5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اطراف</w:t>
        </w:r>
      </w:ins>
      <w:del w:id="860" w:author="Windows User" w:date="2019-11-09T10:56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6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حومه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6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دمشق</w:t>
      </w:r>
      <w:ins w:id="863" w:author="Windows User" w:date="2019-11-09T12:18:00Z">
        <w:r w:rsidR="00CB48D0" w:rsidRPr="007678CB">
          <w:rPr>
            <w:rFonts w:cs="B Nazanin" w:hint="cs"/>
            <w:sz w:val="28"/>
            <w:szCs w:val="28"/>
            <w:rtl/>
            <w:lang w:bidi="fa-IR"/>
            <w:rPrChange w:id="86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86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del w:id="866" w:author="Windows User" w:date="2019-11-09T10:56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6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در بازارهای محلی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6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به قیمت</w:t>
      </w:r>
      <w:ins w:id="869" w:author="Windows User" w:date="2019-11-09T10:57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7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871" w:author="Windows User" w:date="2019-11-09T10:57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7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7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ناچیزی</w:t>
      </w:r>
      <w:ins w:id="874" w:author="Windows User" w:date="2019-11-09T10:57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7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در بازارهای محلی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87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فروخته شدند</w:t>
      </w:r>
      <w:del w:id="877" w:author="Windows User" w:date="2019-11-09T10:57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7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7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. </w:t>
      </w:r>
      <w:ins w:id="880" w:author="Windows User" w:date="2019-11-09T10:57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8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او</w:t>
        </w:r>
      </w:ins>
      <w:del w:id="882" w:author="Windows User" w:date="2019-11-09T10:57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8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وی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8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گفت هدف از این سرقت</w:t>
      </w:r>
      <w:ins w:id="885" w:author="Windows User" w:date="2019-11-09T10:57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8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887" w:author="Windows User" w:date="2019-11-09T10:57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8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8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</w:t>
      </w:r>
      <w:del w:id="890" w:author="Windows User" w:date="2019-11-09T12:18:00Z">
        <w:r w:rsidRPr="007678CB" w:rsidDel="00CB48D0">
          <w:rPr>
            <w:rFonts w:cs="B Nazanin" w:hint="cs"/>
            <w:sz w:val="28"/>
            <w:szCs w:val="28"/>
            <w:rtl/>
            <w:lang w:bidi="fa-IR"/>
            <w:rPrChange w:id="89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9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، دزدیدن آثار و میراث ملی سوریه و همچنین تأمین هزینه</w:t>
      </w:r>
      <w:ins w:id="893" w:author="Windows User" w:date="2019-11-09T10:57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9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895" w:author="Windows User" w:date="2019-11-09T10:57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89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89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گروه</w:t>
      </w:r>
      <w:ins w:id="898" w:author="Windows User" w:date="2019-11-09T10:57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89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900" w:author="Windows User" w:date="2019-11-09T10:57:00Z">
        <w:r w:rsidRPr="007678CB" w:rsidDel="00FB5CDC">
          <w:rPr>
            <w:rFonts w:cs="B Nazanin" w:hint="cs"/>
            <w:sz w:val="28"/>
            <w:szCs w:val="28"/>
            <w:rtl/>
            <w:lang w:bidi="fa-IR"/>
            <w:rPrChange w:id="90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90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مسلح تروریست</w:t>
      </w:r>
      <w:ins w:id="903" w:author="Windows User" w:date="2019-11-09T10:57:00Z">
        <w:r w:rsidR="00FB5CDC" w:rsidRPr="007678CB">
          <w:rPr>
            <w:rFonts w:cs="B Nazanin" w:hint="cs"/>
            <w:sz w:val="28"/>
            <w:szCs w:val="28"/>
            <w:rtl/>
            <w:lang w:bidi="fa-IR"/>
            <w:rPrChange w:id="90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90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بود.</w:t>
      </w:r>
    </w:p>
    <w:p w:rsidR="00FD42ED" w:rsidRPr="007678CB" w:rsidRDefault="00FB5CDC" w:rsidP="00932BAD">
      <w:pPr>
        <w:jc w:val="both"/>
        <w:rPr>
          <w:rFonts w:cs="B Nazanin"/>
          <w:sz w:val="28"/>
          <w:szCs w:val="28"/>
          <w:rtl/>
          <w:lang w:bidi="fa-IR"/>
          <w:rPrChange w:id="906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ins w:id="907" w:author="Windows User" w:date="2019-11-09T10:57:00Z">
        <w:r w:rsidRPr="007678CB">
          <w:rPr>
            <w:rFonts w:cs="B Nazanin" w:hint="cs"/>
            <w:sz w:val="28"/>
            <w:szCs w:val="28"/>
            <w:rtl/>
            <w:lang w:bidi="fa-IR"/>
            <w:rPrChange w:id="90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حمود</w:t>
        </w:r>
      </w:ins>
      <w:del w:id="909" w:author="Windows User" w:date="2019-11-09T10:57:00Z">
        <w:r w:rsidR="00FD42ED" w:rsidRPr="007678CB" w:rsidDel="00FB5CDC">
          <w:rPr>
            <w:rFonts w:cs="B Nazanin" w:hint="cs"/>
            <w:sz w:val="28"/>
            <w:szCs w:val="28"/>
            <w:rtl/>
            <w:lang w:bidi="fa-IR"/>
            <w:rPrChange w:id="91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1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افزود: پس از آزاد</w:t>
      </w:r>
      <w:del w:id="912" w:author="Windows User" w:date="2019-11-09T10:57:00Z">
        <w:r w:rsidR="00FD42ED" w:rsidRPr="007678CB" w:rsidDel="00E7780F">
          <w:rPr>
            <w:rFonts w:cs="B Nazanin" w:hint="cs"/>
            <w:sz w:val="28"/>
            <w:szCs w:val="28"/>
            <w:rtl/>
            <w:lang w:bidi="fa-IR"/>
            <w:rPrChange w:id="91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1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سازی حوم</w:t>
      </w:r>
      <w:ins w:id="915" w:author="Windows User" w:date="2019-11-09T10:57:00Z">
        <w:r w:rsidR="00E7780F" w:rsidRPr="007678CB">
          <w:rPr>
            <w:rFonts w:cs="B Nazanin" w:hint="cs"/>
            <w:sz w:val="28"/>
            <w:szCs w:val="28"/>
            <w:rtl/>
            <w:lang w:bidi="fa-IR"/>
            <w:rPrChange w:id="91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917" w:author="Windows User" w:date="2019-11-09T10:57:00Z">
        <w:r w:rsidR="00FD42ED" w:rsidRPr="007678CB" w:rsidDel="00E7780F">
          <w:rPr>
            <w:rFonts w:cs="B Nazanin" w:hint="cs"/>
            <w:sz w:val="28"/>
            <w:szCs w:val="28"/>
            <w:rtl/>
            <w:lang w:bidi="fa-IR"/>
            <w:rPrChange w:id="91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1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دمشق و</w:t>
      </w:r>
      <w:ins w:id="920" w:author="Windows User" w:date="2019-11-09T12:18:00Z">
        <w:r w:rsidR="00CB48D0" w:rsidRPr="007678CB">
          <w:rPr>
            <w:rFonts w:cs="B Nazanin" w:hint="cs"/>
            <w:sz w:val="28"/>
            <w:szCs w:val="28"/>
            <w:rtl/>
            <w:lang w:bidi="fa-IR"/>
            <w:rPrChange w:id="92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92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منطق</w:t>
      </w:r>
      <w:ins w:id="923" w:author="Windows User" w:date="2019-11-09T10:57:00Z">
        <w:r w:rsidR="00E7780F" w:rsidRPr="007678CB">
          <w:rPr>
            <w:rFonts w:cs="B Nazanin" w:hint="cs"/>
            <w:sz w:val="28"/>
            <w:szCs w:val="28"/>
            <w:rtl/>
            <w:lang w:bidi="fa-IR"/>
            <w:rPrChange w:id="92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925" w:author="Windows User" w:date="2019-11-09T10:57:00Z">
        <w:r w:rsidR="00FD42ED" w:rsidRPr="007678CB" w:rsidDel="00E7780F">
          <w:rPr>
            <w:rFonts w:cs="B Nazanin" w:hint="cs"/>
            <w:sz w:val="28"/>
            <w:szCs w:val="28"/>
            <w:rtl/>
            <w:lang w:bidi="fa-IR"/>
            <w:rPrChange w:id="92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2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928" w:author="Windows User" w:date="2019-11-09T10:58:00Z">
        <w:r w:rsidR="00E7780F" w:rsidRPr="007678CB">
          <w:rPr>
            <w:rFonts w:cs="B Nazanin" w:hint="cs"/>
            <w:sz w:val="28"/>
            <w:szCs w:val="28"/>
            <w:rtl/>
            <w:lang w:bidi="fa-IR"/>
            <w:rPrChange w:id="92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930" w:author="Windows User" w:date="2019-11-09T10:58:00Z">
        <w:r w:rsidR="00FD42ED" w:rsidRPr="007678CB" w:rsidDel="00E7780F">
          <w:rPr>
            <w:rFonts w:cs="B Nazanin" w:hint="cs"/>
            <w:sz w:val="28"/>
            <w:szCs w:val="28"/>
            <w:rtl/>
            <w:lang w:bidi="fa-IR"/>
            <w:rPrChange w:id="93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3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غوطه</w:t>
      </w:r>
      <w:ins w:id="933" w:author="Windows User" w:date="2019-11-09T10:58:00Z">
        <w:r w:rsidR="00E7780F" w:rsidRPr="007678CB">
          <w:rPr>
            <w:rFonts w:cs="B Nazanin" w:hint="cs"/>
            <w:sz w:val="28"/>
            <w:szCs w:val="28"/>
            <w:rtl/>
            <w:lang w:bidi="fa-IR"/>
            <w:rPrChange w:id="93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935" w:author="Windows User" w:date="2019-11-09T10:58:00Z">
        <w:r w:rsidR="00FD42ED" w:rsidRPr="007678CB" w:rsidDel="00E7780F">
          <w:rPr>
            <w:rFonts w:cs="B Nazanin" w:hint="cs"/>
            <w:sz w:val="28"/>
            <w:szCs w:val="28"/>
            <w:rtl/>
            <w:lang w:bidi="fa-IR"/>
            <w:rPrChange w:id="93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"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3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، حدود </w:t>
      </w:r>
      <w:ins w:id="938" w:author="Windows User" w:date="2019-11-09T10:58:00Z">
        <w:r w:rsidR="00E7780F" w:rsidRPr="007678CB">
          <w:rPr>
            <w:rFonts w:ascii="Calibri" w:hAnsi="Calibri" w:cs="B Nazanin"/>
            <w:sz w:val="28"/>
            <w:szCs w:val="28"/>
            <w:rtl/>
            <w:lang w:bidi="fa-IR"/>
            <w:rPrChange w:id="939" w:author="Windows User" w:date="2019-11-09T12:39:00Z">
              <w:rPr>
                <w:rFonts w:ascii="Calibri" w:hAnsi="Calibri" w:cs="Calibri"/>
                <w:sz w:val="28"/>
                <w:szCs w:val="28"/>
                <w:rtl/>
                <w:lang w:bidi="fa-IR"/>
              </w:rPr>
            </w:rPrChange>
          </w:rPr>
          <w:t>۱۵</w:t>
        </w:r>
      </w:ins>
      <w:del w:id="940" w:author="Windows User" w:date="2019-11-09T10:58:00Z">
        <w:r w:rsidR="00FD42ED" w:rsidRPr="007678CB" w:rsidDel="00E7780F">
          <w:rPr>
            <w:rFonts w:cs="B Nazanin" w:hint="cs"/>
            <w:sz w:val="28"/>
            <w:szCs w:val="28"/>
            <w:rtl/>
            <w:lang w:bidi="fa-IR"/>
            <w:rPrChange w:id="94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15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4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هزار قطعه</w:t>
      </w:r>
      <w:ins w:id="943" w:author="Windows User" w:date="2019-11-09T10:58:00Z">
        <w:r w:rsidR="00E7780F" w:rsidRPr="007678CB">
          <w:rPr>
            <w:rFonts w:cs="B Nazanin" w:hint="cs"/>
            <w:sz w:val="28"/>
            <w:szCs w:val="28"/>
            <w:rtl/>
            <w:lang w:bidi="fa-IR"/>
            <w:rPrChange w:id="94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از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94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آثار باستانی باز</w:t>
      </w:r>
      <w:del w:id="946" w:author="Windows User" w:date="2019-11-09T10:58:00Z">
        <w:r w:rsidR="00FD42ED" w:rsidRPr="007678CB" w:rsidDel="00406958">
          <w:rPr>
            <w:rFonts w:cs="B Nazanin" w:hint="cs"/>
            <w:sz w:val="28"/>
            <w:szCs w:val="28"/>
            <w:rtl/>
            <w:lang w:bidi="fa-IR"/>
            <w:rPrChange w:id="94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4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پس گرفته شد </w:t>
      </w:r>
      <w:ins w:id="949" w:author="Windows User" w:date="2019-11-09T12:19:00Z">
        <w:r w:rsidR="00CB48D0" w:rsidRPr="007678CB">
          <w:rPr>
            <w:rFonts w:cs="B Nazanin" w:hint="cs"/>
            <w:sz w:val="28"/>
            <w:szCs w:val="28"/>
            <w:rtl/>
            <w:lang w:bidi="fa-IR"/>
            <w:rPrChange w:id="95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که</w:t>
        </w:r>
      </w:ins>
      <w:del w:id="951" w:author="Windows User" w:date="2019-11-09T12:19:00Z">
        <w:r w:rsidR="00FD42ED" w:rsidRPr="007678CB" w:rsidDel="00CB48D0">
          <w:rPr>
            <w:rFonts w:cs="B Nazanin" w:hint="cs"/>
            <w:sz w:val="28"/>
            <w:szCs w:val="28"/>
            <w:rtl/>
            <w:lang w:bidi="fa-IR"/>
            <w:rPrChange w:id="95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5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دستگاه</w:t>
      </w:r>
      <w:ins w:id="954" w:author="Windows User" w:date="2019-11-09T10:58:00Z">
        <w:r w:rsidR="00406958" w:rsidRPr="007678CB">
          <w:rPr>
            <w:rFonts w:cs="B Nazanin" w:hint="cs"/>
            <w:sz w:val="28"/>
            <w:szCs w:val="28"/>
            <w:rtl/>
            <w:lang w:bidi="fa-IR"/>
            <w:rPrChange w:id="95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956" w:author="Windows User" w:date="2019-11-09T10:58:00Z">
        <w:r w:rsidR="00FD42ED" w:rsidRPr="007678CB" w:rsidDel="00406958">
          <w:rPr>
            <w:rFonts w:cs="B Nazanin" w:hint="cs"/>
            <w:sz w:val="28"/>
            <w:szCs w:val="28"/>
            <w:rtl/>
            <w:lang w:bidi="fa-IR"/>
            <w:rPrChange w:id="95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5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های </w:t>
      </w:r>
      <w:ins w:id="959" w:author="Windows User" w:date="2019-11-09T10:58:00Z">
        <w:r w:rsidR="00406958" w:rsidRPr="007678CB">
          <w:rPr>
            <w:rFonts w:cs="B Nazanin" w:hint="cs"/>
            <w:sz w:val="28"/>
            <w:szCs w:val="28"/>
            <w:rtl/>
            <w:lang w:bidi="fa-IR"/>
            <w:rPrChange w:id="96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مرتبط</w:t>
        </w:r>
      </w:ins>
      <w:del w:id="961" w:author="Windows User" w:date="2019-11-09T10:58:00Z">
        <w:r w:rsidR="00FD42ED" w:rsidRPr="007678CB" w:rsidDel="00406958">
          <w:rPr>
            <w:rFonts w:cs="B Nazanin" w:hint="cs"/>
            <w:sz w:val="28"/>
            <w:szCs w:val="28"/>
            <w:rtl/>
            <w:lang w:bidi="fa-IR"/>
            <w:rPrChange w:id="96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ذیربط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6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توانستند این قطعات را در انبارهای معارض</w:t>
      </w:r>
      <w:ins w:id="964" w:author="Windows User" w:date="2019-11-09T12:36:00Z">
        <w:r w:rsidR="004F1A0E" w:rsidRPr="007678CB">
          <w:rPr>
            <w:rFonts w:cs="B Nazanin" w:hint="cs"/>
            <w:sz w:val="28"/>
            <w:szCs w:val="28"/>
            <w:rtl/>
            <w:lang w:bidi="fa-IR"/>
            <w:rPrChange w:id="96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</w:t>
        </w:r>
      </w:ins>
      <w:del w:id="966" w:author="Windows User" w:date="2019-11-09T12:19:00Z">
        <w:r w:rsidR="00FD42ED" w:rsidRPr="007678CB" w:rsidDel="00CB48D0">
          <w:rPr>
            <w:rFonts w:cs="B Nazanin" w:hint="cs"/>
            <w:sz w:val="28"/>
            <w:szCs w:val="28"/>
            <w:rtl/>
            <w:lang w:bidi="fa-IR"/>
            <w:rPrChange w:id="96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6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ن </w:t>
      </w:r>
      <w:ins w:id="969" w:author="Windows User" w:date="2019-11-09T10:59:00Z">
        <w:r w:rsidR="00406958" w:rsidRPr="007678CB">
          <w:rPr>
            <w:rFonts w:cs="B Nazanin" w:hint="cs"/>
            <w:sz w:val="28"/>
            <w:szCs w:val="28"/>
            <w:rtl/>
            <w:lang w:bidi="fa-IR"/>
            <w:rPrChange w:id="97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پیدا کنند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97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که قصد قاچاق آن</w:t>
      </w:r>
      <w:ins w:id="972" w:author="Windows User" w:date="2019-11-09T10:59:00Z">
        <w:r w:rsidR="00406958" w:rsidRPr="007678CB">
          <w:rPr>
            <w:rFonts w:cs="B Nazanin" w:hint="cs"/>
            <w:sz w:val="28"/>
            <w:szCs w:val="28"/>
            <w:rtl/>
            <w:lang w:bidi="fa-IR"/>
            <w:rPrChange w:id="97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974" w:author="Windows User" w:date="2019-11-09T10:58:00Z">
        <w:r w:rsidR="00FD42ED" w:rsidRPr="007678CB" w:rsidDel="00406958">
          <w:rPr>
            <w:rFonts w:cs="B Nazanin" w:hint="cs"/>
            <w:sz w:val="28"/>
            <w:szCs w:val="28"/>
            <w:rtl/>
            <w:lang w:bidi="fa-IR"/>
            <w:rPrChange w:id="97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7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ها به کشورهای </w:t>
      </w:r>
      <w:ins w:id="977" w:author="Windows User" w:date="2019-11-09T10:59:00Z">
        <w:r w:rsidR="00406958" w:rsidRPr="007678CB">
          <w:rPr>
            <w:rFonts w:cs="B Nazanin" w:hint="cs"/>
            <w:sz w:val="28"/>
            <w:szCs w:val="28"/>
            <w:rtl/>
            <w:lang w:bidi="fa-IR"/>
            <w:rPrChange w:id="97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دیگری را</w:t>
        </w:r>
      </w:ins>
      <w:del w:id="979" w:author="Windows User" w:date="2019-11-09T10:59:00Z">
        <w:r w:rsidR="00FD42ED" w:rsidRPr="007678CB" w:rsidDel="00406958">
          <w:rPr>
            <w:rFonts w:cs="B Nazanin" w:hint="cs"/>
            <w:sz w:val="28"/>
            <w:szCs w:val="28"/>
            <w:rtl/>
            <w:lang w:bidi="fa-IR"/>
            <w:rPrChange w:id="98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خارج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8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داشتند</w:t>
      </w:r>
      <w:del w:id="982" w:author="Windows User" w:date="2019-11-09T10:59:00Z">
        <w:r w:rsidR="00FD42ED" w:rsidRPr="007678CB" w:rsidDel="00406958">
          <w:rPr>
            <w:rFonts w:cs="B Nazanin" w:hint="cs"/>
            <w:sz w:val="28"/>
            <w:szCs w:val="28"/>
            <w:rtl/>
            <w:lang w:bidi="fa-IR"/>
            <w:rPrChange w:id="98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، پیدا کنند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8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 این قطعات</w:t>
      </w:r>
      <w:ins w:id="985" w:author="Windows User" w:date="2019-11-09T11:00:00Z">
        <w:r w:rsidR="001E5965" w:rsidRPr="007678CB">
          <w:rPr>
            <w:rFonts w:cs="B Nazanin" w:hint="cs"/>
            <w:sz w:val="28"/>
            <w:szCs w:val="28"/>
            <w:rtl/>
            <w:lang w:bidi="fa-IR"/>
            <w:rPrChange w:id="98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که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98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اغلب سفالی</w:t>
      </w:r>
      <w:ins w:id="988" w:author="Windows User" w:date="2019-11-09T11:00:00Z">
        <w:r w:rsidR="001E5965" w:rsidRPr="007678CB">
          <w:rPr>
            <w:rFonts w:cs="B Nazanin" w:hint="cs"/>
            <w:sz w:val="28"/>
            <w:szCs w:val="28"/>
            <w:rtl/>
            <w:lang w:bidi="fa-IR"/>
            <w:rPrChange w:id="98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بوده</w:t>
        </w:r>
      </w:ins>
      <w:ins w:id="990" w:author="Windows User" w:date="2019-11-09T11:01:00Z">
        <w:r w:rsidR="001E5965" w:rsidRPr="007678CB">
          <w:rPr>
            <w:rFonts w:cs="B Nazanin" w:hint="cs"/>
            <w:sz w:val="28"/>
            <w:szCs w:val="28"/>
            <w:rtl/>
            <w:lang w:bidi="fa-IR"/>
            <w:rPrChange w:id="99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</w:t>
        </w:r>
      </w:ins>
      <w:del w:id="992" w:author="Windows User" w:date="2019-11-09T11:01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99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del w:id="994" w:author="Windows User" w:date="2019-11-09T11:00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99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99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997" w:author="Windows User" w:date="2019-11-09T11:02:00Z">
        <w:r w:rsidR="001E5965" w:rsidRPr="007678CB">
          <w:rPr>
            <w:rFonts w:cs="B Nazanin" w:hint="cs"/>
            <w:sz w:val="28"/>
            <w:szCs w:val="28"/>
            <w:rtl/>
            <w:lang w:bidi="fa-IR"/>
            <w:rPrChange w:id="99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به</w:t>
        </w:r>
      </w:ins>
      <w:del w:id="999" w:author="Windows User" w:date="2019-11-09T11:02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0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از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0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دور</w:t>
      </w:r>
      <w:ins w:id="1002" w:author="Windows User" w:date="2019-11-09T11:01:00Z">
        <w:r w:rsidR="001E5965" w:rsidRPr="007678CB">
          <w:rPr>
            <w:rFonts w:cs="B Nazanin" w:hint="cs"/>
            <w:sz w:val="28"/>
            <w:szCs w:val="28"/>
            <w:rtl/>
            <w:lang w:bidi="fa-IR"/>
            <w:rPrChange w:id="100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ه‌های</w:t>
        </w:r>
      </w:ins>
      <w:del w:id="1004" w:author="Windows User" w:date="2019-11-09T11:01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0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ان</w:delText>
        </w:r>
      </w:del>
      <w:del w:id="1006" w:author="Windows User" w:date="2019-11-09T10:59:00Z">
        <w:r w:rsidR="00FD42ED" w:rsidRPr="007678CB" w:rsidDel="00406958">
          <w:rPr>
            <w:rFonts w:cs="B Nazanin" w:hint="cs"/>
            <w:sz w:val="28"/>
            <w:szCs w:val="28"/>
            <w:rtl/>
            <w:lang w:bidi="fa-IR"/>
            <w:rPrChange w:id="100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del w:id="1008" w:author="Windows User" w:date="2019-11-09T11:01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0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های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1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تاریخی مختلف</w:t>
      </w:r>
      <w:ins w:id="1011" w:author="Windows User" w:date="2019-11-09T11:02:00Z">
        <w:r w:rsidR="001E5965" w:rsidRPr="007678CB">
          <w:rPr>
            <w:rFonts w:cs="B Nazanin" w:hint="cs"/>
            <w:sz w:val="28"/>
            <w:szCs w:val="28"/>
            <w:rtl/>
            <w:lang w:bidi="fa-IR"/>
            <w:rPrChange w:id="101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ِ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01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قبل از تاریخ</w:t>
      </w:r>
      <w:ins w:id="1014" w:author="Windows User" w:date="2019-11-09T11:00:00Z">
        <w:r w:rsidR="00406958" w:rsidRPr="007678CB">
          <w:rPr>
            <w:rFonts w:cs="B Nazanin" w:hint="cs"/>
            <w:sz w:val="28"/>
            <w:szCs w:val="28"/>
            <w:rtl/>
            <w:lang w:bidi="fa-IR"/>
            <w:rPrChange w:id="101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  <w:r w:rsidR="00406958" w:rsidRPr="007678CB">
          <w:rPr>
            <w:rFonts w:cs="B Nazanin" w:hint="cs"/>
            <w:sz w:val="28"/>
            <w:szCs w:val="28"/>
            <w:highlight w:val="yellow"/>
            <w:rtl/>
            <w:lang w:bidi="fa-IR"/>
            <w:rPrChange w:id="101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تمدن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01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تا دوران تمدن اسلام و دوران معاصر</w:t>
      </w:r>
      <w:ins w:id="1018" w:author="Windows User" w:date="2019-11-09T11:02:00Z">
        <w:r w:rsidR="001E5965" w:rsidRPr="007678CB">
          <w:rPr>
            <w:rFonts w:cs="B Nazanin" w:hint="cs"/>
            <w:sz w:val="28"/>
            <w:szCs w:val="28"/>
            <w:rtl/>
            <w:lang w:bidi="fa-IR"/>
            <w:rPrChange w:id="101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تعلق دارد.</w:t>
        </w:r>
      </w:ins>
      <w:del w:id="1020" w:author="Windows User" w:date="2019-11-09T11:02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2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و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2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همچنین تعدادی از مجسمه</w:t>
      </w:r>
      <w:ins w:id="1023" w:author="Windows User" w:date="2019-11-09T11:00:00Z">
        <w:r w:rsidR="00406958" w:rsidRPr="007678CB">
          <w:rPr>
            <w:rFonts w:cs="B Nazanin" w:hint="cs"/>
            <w:sz w:val="28"/>
            <w:szCs w:val="28"/>
            <w:rtl/>
            <w:lang w:bidi="fa-IR"/>
            <w:rPrChange w:id="102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025" w:author="Windows User" w:date="2019-11-09T11:00:00Z">
        <w:r w:rsidR="00FD42ED" w:rsidRPr="007678CB" w:rsidDel="00406958">
          <w:rPr>
            <w:rFonts w:cs="B Nazanin" w:hint="cs"/>
            <w:sz w:val="28"/>
            <w:szCs w:val="28"/>
            <w:rtl/>
            <w:lang w:bidi="fa-IR"/>
            <w:rPrChange w:id="102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2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گرانیت</w:t>
      </w:r>
      <w:del w:id="1028" w:author="Windows User" w:date="2019-11-09T11:01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2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3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، ظروف سفالی</w:t>
      </w:r>
      <w:del w:id="1031" w:author="Windows User" w:date="2019-11-09T11:00:00Z">
        <w:r w:rsidR="00FD42ED" w:rsidRPr="007678CB" w:rsidDel="00406958">
          <w:rPr>
            <w:rFonts w:cs="B Nazanin" w:hint="cs"/>
            <w:sz w:val="28"/>
            <w:szCs w:val="28"/>
            <w:rtl/>
            <w:lang w:bidi="fa-IR"/>
            <w:rPrChange w:id="103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ن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3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و زینت</w:t>
      </w:r>
      <w:ins w:id="1034" w:author="Windows User" w:date="2019-11-09T11:00:00Z">
        <w:r w:rsidR="00406958" w:rsidRPr="007678CB">
          <w:rPr>
            <w:rFonts w:cs="B Nazanin" w:hint="cs"/>
            <w:sz w:val="28"/>
            <w:szCs w:val="28"/>
            <w:rtl/>
            <w:lang w:bidi="fa-IR"/>
            <w:rPrChange w:id="103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036" w:author="Windows User" w:date="2019-11-09T11:00:00Z">
        <w:r w:rsidR="00FD42ED" w:rsidRPr="007678CB" w:rsidDel="00406958">
          <w:rPr>
            <w:rFonts w:cs="B Nazanin" w:hint="cs"/>
            <w:sz w:val="28"/>
            <w:szCs w:val="28"/>
            <w:rtl/>
            <w:lang w:bidi="fa-IR"/>
            <w:rPrChange w:id="103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3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آلات معدنی</w:t>
      </w:r>
      <w:ins w:id="1039" w:author="Windows User" w:date="2019-11-09T11:03:00Z">
        <w:r w:rsidR="001E5965" w:rsidRPr="007678CB">
          <w:rPr>
            <w:rFonts w:cs="B Nazanin" w:hint="cs"/>
            <w:sz w:val="28"/>
            <w:szCs w:val="28"/>
            <w:rtl/>
            <w:lang w:bidi="fa-IR"/>
            <w:rPrChange w:id="104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نیز جزو آثار باستانی یافت‌شده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04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بوده است.</w:t>
      </w:r>
    </w:p>
    <w:p w:rsidR="00FD42ED" w:rsidRPr="007678CB" w:rsidRDefault="001E5965" w:rsidP="00FD42ED">
      <w:pPr>
        <w:jc w:val="both"/>
        <w:rPr>
          <w:rFonts w:cs="B Nazanin"/>
          <w:sz w:val="28"/>
          <w:szCs w:val="28"/>
          <w:rtl/>
          <w:lang w:bidi="fa-IR"/>
          <w:rPrChange w:id="1042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ins w:id="1043" w:author="Windows User" w:date="2019-11-09T11:03:00Z">
        <w:r w:rsidRPr="007678CB">
          <w:rPr>
            <w:rFonts w:cs="B Nazanin" w:hint="cs"/>
            <w:sz w:val="28"/>
            <w:szCs w:val="28"/>
            <w:rtl/>
            <w:lang w:bidi="fa-IR"/>
            <w:rPrChange w:id="104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lastRenderedPageBreak/>
          <w:t>او در سخنان خود اشاره کرد</w:t>
        </w:r>
      </w:ins>
      <w:del w:id="1045" w:author="Windows User" w:date="2019-11-09T11:03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4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وی افزود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4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: در منطق</w:t>
      </w:r>
      <w:ins w:id="1048" w:author="Windows User" w:date="2019-11-09T11:04:00Z">
        <w:r w:rsidRPr="007678CB">
          <w:rPr>
            <w:rFonts w:cs="B Nazanin" w:hint="cs"/>
            <w:sz w:val="28"/>
            <w:szCs w:val="28"/>
            <w:rtl/>
            <w:lang w:bidi="fa-IR"/>
            <w:rPrChange w:id="104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1050" w:author="Windows User" w:date="2019-11-09T11:04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5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5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1053" w:author="Windows User" w:date="2019-11-09T11:04:00Z">
        <w:r w:rsidRPr="007678CB">
          <w:rPr>
            <w:rFonts w:cs="B Nazanin" w:hint="cs"/>
            <w:sz w:val="28"/>
            <w:szCs w:val="28"/>
            <w:rtl/>
            <w:lang w:bidi="fa-IR"/>
            <w:rPrChange w:id="105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1055" w:author="Windows User" w:date="2019-11-09T11:04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5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5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کناکر</w:t>
      </w:r>
      <w:ins w:id="1058" w:author="Windows User" w:date="2019-11-09T11:04:00Z">
        <w:r w:rsidRPr="007678CB">
          <w:rPr>
            <w:rFonts w:cs="B Nazanin" w:hint="cs"/>
            <w:sz w:val="28"/>
            <w:szCs w:val="28"/>
            <w:rtl/>
            <w:lang w:bidi="fa-IR"/>
            <w:rPrChange w:id="105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1060" w:author="Windows User" w:date="2019-11-09T11:04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6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"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6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، کاوش غیر</w:t>
      </w:r>
      <w:del w:id="1063" w:author="Windows User" w:date="2019-11-09T11:04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6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6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قانونی صورت گرفته است</w:t>
      </w:r>
      <w:del w:id="1066" w:author="Windows User" w:date="2019-11-09T11:05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6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6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. </w:t>
      </w:r>
      <w:ins w:id="1069" w:author="Windows User" w:date="2019-11-09T11:05:00Z">
        <w:r w:rsidRPr="007678CB">
          <w:rPr>
            <w:rFonts w:cs="B Nazanin" w:hint="cs"/>
            <w:sz w:val="28"/>
            <w:szCs w:val="28"/>
            <w:rtl/>
            <w:lang w:bidi="fa-IR"/>
            <w:rPrChange w:id="107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به‌دنبال این کاوش‌ها 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07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با مراجعه به</w:t>
      </w:r>
      <w:ins w:id="1072" w:author="Windows User" w:date="2019-11-09T11:05:00Z">
        <w:r w:rsidRPr="007678CB">
          <w:rPr>
            <w:rFonts w:cs="B Nazanin" w:hint="cs"/>
            <w:sz w:val="28"/>
            <w:szCs w:val="28"/>
            <w:rtl/>
            <w:lang w:bidi="fa-IR"/>
            <w:rPrChange w:id="107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این منطقه</w:t>
        </w:r>
      </w:ins>
      <w:del w:id="1074" w:author="Windows User" w:date="2019-11-09T11:05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7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آن مکان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7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، یک مقبر</w:t>
      </w:r>
      <w:ins w:id="1077" w:author="Windows User" w:date="2019-11-09T12:21:00Z">
        <w:r w:rsidR="00AE33DB" w:rsidRPr="007678CB">
          <w:rPr>
            <w:rFonts w:cs="B Nazanin" w:hint="cs"/>
            <w:sz w:val="28"/>
            <w:szCs w:val="28"/>
            <w:rtl/>
            <w:lang w:bidi="fa-IR"/>
            <w:rPrChange w:id="107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1079" w:author="Windows User" w:date="2019-11-09T12:21:00Z">
        <w:r w:rsidR="00FD42ED" w:rsidRPr="007678CB" w:rsidDel="00AE33DB">
          <w:rPr>
            <w:rFonts w:cs="B Nazanin" w:hint="cs"/>
            <w:sz w:val="28"/>
            <w:szCs w:val="28"/>
            <w:rtl/>
            <w:lang w:bidi="fa-IR"/>
            <w:rPrChange w:id="108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8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دست</w:t>
      </w:r>
      <w:ins w:id="1082" w:author="Windows User" w:date="2019-11-09T11:06:00Z">
        <w:r w:rsidRPr="007678CB">
          <w:rPr>
            <w:rFonts w:cs="B Nazanin" w:hint="cs"/>
            <w:sz w:val="28"/>
            <w:szCs w:val="28"/>
            <w:rtl/>
            <w:lang w:bidi="fa-IR"/>
            <w:rPrChange w:id="108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084" w:author="Windows User" w:date="2019-11-09T11:06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8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8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جمعی باستانی یافتیم که</w:t>
      </w:r>
      <w:del w:id="1087" w:author="Windows User" w:date="2019-11-09T11:06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8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از سوی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8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گروه</w:t>
      </w:r>
      <w:ins w:id="1090" w:author="Windows User" w:date="2019-11-09T11:06:00Z">
        <w:r w:rsidRPr="007678CB">
          <w:rPr>
            <w:rFonts w:cs="B Nazanin" w:hint="cs"/>
            <w:sz w:val="28"/>
            <w:szCs w:val="28"/>
            <w:rtl/>
            <w:lang w:bidi="fa-IR"/>
            <w:rPrChange w:id="109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092" w:author="Windows User" w:date="2019-11-09T11:06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09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09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معارض تروریست</w:t>
      </w:r>
      <w:ins w:id="1095" w:author="Windows User" w:date="2019-11-09T11:07:00Z">
        <w:r w:rsidRPr="007678CB">
          <w:rPr>
            <w:rFonts w:cs="B Nazanin" w:hint="cs"/>
            <w:sz w:val="28"/>
            <w:szCs w:val="28"/>
            <w:rtl/>
            <w:lang w:bidi="fa-IR"/>
            <w:rPrChange w:id="109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ins w:id="1097" w:author="Windows User" w:date="2019-11-09T11:06:00Z">
        <w:r w:rsidRPr="007678CB">
          <w:rPr>
            <w:rFonts w:cs="B Nazanin" w:hint="cs"/>
            <w:sz w:val="28"/>
            <w:szCs w:val="28"/>
            <w:rtl/>
            <w:lang w:bidi="fa-IR"/>
            <w:rPrChange w:id="109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آن را</w:t>
        </w:r>
      </w:ins>
      <w:ins w:id="1099" w:author="Windows User" w:date="2019-11-09T11:07:00Z">
        <w:r w:rsidRPr="007678CB">
          <w:rPr>
            <w:rFonts w:cs="B Nazanin" w:hint="cs"/>
            <w:sz w:val="28"/>
            <w:szCs w:val="28"/>
            <w:rtl/>
            <w:lang w:bidi="fa-IR"/>
            <w:rPrChange w:id="110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del w:id="1101" w:author="Windows User" w:date="2019-11-09T11:07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10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مورد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0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تخریب و سرقت </w:t>
      </w:r>
      <w:ins w:id="1104" w:author="Windows User" w:date="2019-11-09T11:07:00Z">
        <w:r w:rsidRPr="007678CB">
          <w:rPr>
            <w:rFonts w:cs="B Nazanin" w:hint="cs"/>
            <w:sz w:val="28"/>
            <w:szCs w:val="28"/>
            <w:rtl/>
            <w:lang w:bidi="fa-IR"/>
            <w:rPrChange w:id="110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کرده بودند</w:t>
        </w:r>
      </w:ins>
      <w:del w:id="1106" w:author="Windows User" w:date="2019-11-09T11:06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10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قرار گرفته بود</w:delText>
        </w:r>
      </w:del>
      <w:ins w:id="1108" w:author="Windows User" w:date="2019-11-09T11:07:00Z">
        <w:r w:rsidRPr="007678CB">
          <w:rPr>
            <w:rFonts w:cs="B Nazanin" w:hint="cs"/>
            <w:sz w:val="28"/>
            <w:szCs w:val="28"/>
            <w:rtl/>
            <w:lang w:bidi="fa-IR"/>
            <w:rPrChange w:id="110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.</w:t>
        </w:r>
      </w:ins>
      <w:del w:id="1110" w:author="Windows User" w:date="2019-11-09T11:07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11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و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1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البته نمی</w:t>
      </w:r>
      <w:ins w:id="1113" w:author="Windows User" w:date="2019-11-09T11:07:00Z">
        <w:r w:rsidRPr="007678CB">
          <w:rPr>
            <w:rFonts w:cs="B Nazanin" w:hint="cs"/>
            <w:sz w:val="28"/>
            <w:szCs w:val="28"/>
            <w:rtl/>
            <w:lang w:bidi="fa-IR"/>
            <w:rPrChange w:id="111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115" w:author="Windows User" w:date="2019-11-09T11:07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11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1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توان خسارت</w:t>
      </w:r>
      <w:ins w:id="1118" w:author="Windows User" w:date="2019-11-09T11:07:00Z">
        <w:r w:rsidRPr="007678CB">
          <w:rPr>
            <w:rFonts w:cs="B Nazanin" w:hint="cs"/>
            <w:sz w:val="28"/>
            <w:szCs w:val="28"/>
            <w:rtl/>
            <w:lang w:bidi="fa-IR"/>
            <w:rPrChange w:id="111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120" w:author="Windows User" w:date="2019-11-09T11:07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12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2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های حاصل از آن را برآورد </w:t>
      </w:r>
      <w:ins w:id="1123" w:author="Windows User" w:date="2019-11-09T11:07:00Z">
        <w:r w:rsidRPr="007678CB">
          <w:rPr>
            <w:rFonts w:cs="B Nazanin" w:hint="cs"/>
            <w:sz w:val="28"/>
            <w:szCs w:val="28"/>
            <w:rtl/>
            <w:lang w:bidi="fa-IR"/>
            <w:rPrChange w:id="112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کرد</w:t>
        </w:r>
      </w:ins>
      <w:del w:id="1125" w:author="Windows User" w:date="2019-11-09T11:07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12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نمود</w:delText>
        </w:r>
      </w:del>
      <w:ins w:id="1127" w:author="Windows User" w:date="2019-11-09T11:07:00Z">
        <w:r w:rsidRPr="007678CB">
          <w:rPr>
            <w:rFonts w:cs="B Nazanin" w:hint="cs"/>
            <w:sz w:val="28"/>
            <w:szCs w:val="28"/>
            <w:rtl/>
            <w:lang w:bidi="fa-IR"/>
            <w:rPrChange w:id="112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؛ زیرا این</w:t>
        </w:r>
      </w:ins>
      <w:del w:id="1129" w:author="Windows User" w:date="2019-11-09T11:07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13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، چرا که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3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منطقه قبلاً </w:t>
      </w:r>
      <w:del w:id="1132" w:author="Windows User" w:date="2019-11-09T12:39:00Z">
        <w:r w:rsidR="00FD42ED" w:rsidRPr="007678CB" w:rsidDel="008B03F9">
          <w:rPr>
            <w:rFonts w:cs="B Nazanin" w:hint="cs"/>
            <w:sz w:val="28"/>
            <w:szCs w:val="28"/>
            <w:rtl/>
            <w:lang w:bidi="fa-IR"/>
            <w:rPrChange w:id="113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3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مورد کاوش رسمی قرار نگرفته بود.</w:t>
      </w:r>
    </w:p>
    <w:p w:rsidR="00FD42ED" w:rsidRPr="007678CB" w:rsidRDefault="001E5965" w:rsidP="00932BAD">
      <w:pPr>
        <w:jc w:val="both"/>
        <w:rPr>
          <w:rFonts w:cs="B Nazanin"/>
          <w:sz w:val="28"/>
          <w:szCs w:val="28"/>
          <w:rtl/>
          <w:lang w:bidi="fa-IR"/>
          <w:rPrChange w:id="1135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ins w:id="1136" w:author="Windows User" w:date="2019-11-09T11:08:00Z">
        <w:r w:rsidRPr="007678CB">
          <w:rPr>
            <w:rFonts w:cs="B Nazanin" w:hint="cs"/>
            <w:sz w:val="28"/>
            <w:szCs w:val="28"/>
            <w:rtl/>
            <w:lang w:bidi="fa-IR"/>
            <w:rPrChange w:id="113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محمود حمود</w:t>
        </w:r>
      </w:ins>
      <w:del w:id="1138" w:author="Windows User" w:date="2019-11-09T11:08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13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4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گفت</w:t>
      </w:r>
      <w:ins w:id="1141" w:author="Windows User" w:date="2019-11-09T11:08:00Z">
        <w:r w:rsidRPr="007678CB">
          <w:rPr>
            <w:rFonts w:cs="B Nazanin" w:hint="cs"/>
            <w:sz w:val="28"/>
            <w:szCs w:val="28"/>
            <w:rtl/>
            <w:lang w:bidi="fa-IR"/>
            <w:rPrChange w:id="114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: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14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دستگاه</w:t>
      </w:r>
      <w:ins w:id="1144" w:author="Windows User" w:date="2019-11-09T11:08:00Z">
        <w:r w:rsidRPr="007678CB">
          <w:rPr>
            <w:rFonts w:cs="B Nazanin" w:hint="cs"/>
            <w:sz w:val="28"/>
            <w:szCs w:val="28"/>
            <w:rtl/>
            <w:lang w:bidi="fa-IR"/>
            <w:rPrChange w:id="114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146" w:author="Windows User" w:date="2019-11-09T11:08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14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4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ذیربط توانسته</w:t>
      </w:r>
      <w:ins w:id="1149" w:author="Windows User" w:date="2019-11-09T11:08:00Z">
        <w:r w:rsidRPr="007678CB">
          <w:rPr>
            <w:rFonts w:cs="B Nazanin" w:hint="cs"/>
            <w:sz w:val="28"/>
            <w:szCs w:val="28"/>
            <w:rtl/>
            <w:lang w:bidi="fa-IR"/>
            <w:rPrChange w:id="115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151" w:author="Windows User" w:date="2019-11-09T11:08:00Z">
        <w:r w:rsidR="00FD42ED" w:rsidRPr="007678CB" w:rsidDel="001E5965">
          <w:rPr>
            <w:rFonts w:cs="B Nazanin" w:hint="cs"/>
            <w:sz w:val="28"/>
            <w:szCs w:val="28"/>
            <w:rtl/>
            <w:lang w:bidi="fa-IR"/>
            <w:rPrChange w:id="115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5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اند بدون هیچ مشکلی </w:t>
      </w:r>
      <w:ins w:id="1154" w:author="Windows User" w:date="2019-11-09T11:08:00Z">
        <w:r w:rsidR="0012697B" w:rsidRPr="007678CB">
          <w:rPr>
            <w:rFonts w:cs="B Nazanin" w:hint="cs"/>
            <w:sz w:val="28"/>
            <w:szCs w:val="28"/>
            <w:rtl/>
            <w:lang w:bidi="fa-IR"/>
            <w:rPrChange w:id="115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اغلب</w:t>
        </w:r>
      </w:ins>
      <w:del w:id="1156" w:author="Windows User" w:date="2019-11-09T11:08:00Z">
        <w:r w:rsidR="00FD42ED" w:rsidRPr="007678CB" w:rsidDel="0012697B">
          <w:rPr>
            <w:rFonts w:cs="B Nazanin" w:hint="cs"/>
            <w:sz w:val="28"/>
            <w:szCs w:val="28"/>
            <w:rtl/>
            <w:lang w:bidi="fa-IR"/>
            <w:rPrChange w:id="115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اغلب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5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اماکن باستانی در حوم</w:t>
      </w:r>
      <w:ins w:id="1159" w:author="Windows User" w:date="2019-11-09T11:08:00Z">
        <w:r w:rsidR="0012697B" w:rsidRPr="007678CB">
          <w:rPr>
            <w:rFonts w:cs="B Nazanin" w:hint="cs"/>
            <w:sz w:val="28"/>
            <w:szCs w:val="28"/>
            <w:rtl/>
            <w:lang w:bidi="fa-IR"/>
            <w:rPrChange w:id="116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1161" w:author="Windows User" w:date="2019-11-09T11:08:00Z">
        <w:r w:rsidR="00FD42ED" w:rsidRPr="007678CB" w:rsidDel="0012697B">
          <w:rPr>
            <w:rFonts w:cs="B Nazanin" w:hint="cs"/>
            <w:sz w:val="28"/>
            <w:szCs w:val="28"/>
            <w:rtl/>
            <w:lang w:bidi="fa-IR"/>
            <w:rPrChange w:id="116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6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دمشق را شناسایی کنند. در این منطقه </w:t>
      </w:r>
      <w:ins w:id="1164" w:author="Windows User" w:date="2019-11-09T11:08:00Z">
        <w:r w:rsidR="0012697B" w:rsidRPr="007678CB">
          <w:rPr>
            <w:rFonts w:ascii="Calibri" w:hAnsi="Calibri" w:cs="B Nazanin"/>
            <w:sz w:val="28"/>
            <w:szCs w:val="28"/>
            <w:rtl/>
            <w:lang w:bidi="fa-IR"/>
            <w:rPrChange w:id="1165" w:author="Windows User" w:date="2019-11-09T12:39:00Z">
              <w:rPr>
                <w:rFonts w:ascii="Calibri" w:hAnsi="Calibri" w:cs="Calibri"/>
                <w:sz w:val="28"/>
                <w:szCs w:val="28"/>
                <w:rtl/>
                <w:lang w:bidi="fa-IR"/>
              </w:rPr>
            </w:rPrChange>
          </w:rPr>
          <w:t>۱۴۵</w:t>
        </w:r>
      </w:ins>
      <w:del w:id="1166" w:author="Windows User" w:date="2019-11-09T11:08:00Z">
        <w:r w:rsidR="00FD42ED" w:rsidRPr="007678CB" w:rsidDel="0012697B">
          <w:rPr>
            <w:rFonts w:cs="B Nazanin" w:hint="cs"/>
            <w:sz w:val="28"/>
            <w:szCs w:val="28"/>
            <w:rtl/>
            <w:lang w:bidi="fa-IR"/>
            <w:rPrChange w:id="116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145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6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مکان باستانی ثبت</w:t>
      </w:r>
      <w:ins w:id="1169" w:author="Windows User" w:date="2019-11-09T11:09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17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171" w:author="Windows User" w:date="2019-11-09T11:09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17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7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شده در فهرست میراث ملی وجود دارد و</w:t>
      </w:r>
      <w:ins w:id="1174" w:author="Windows User" w:date="2019-11-09T11:10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17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حدود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17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1177" w:author="Windows User" w:date="2019-11-09T11:09:00Z">
        <w:r w:rsidR="00407DAA" w:rsidRPr="007678CB">
          <w:rPr>
            <w:rFonts w:ascii="Calibri" w:hAnsi="Calibri" w:cs="B Nazanin"/>
            <w:sz w:val="28"/>
            <w:szCs w:val="28"/>
            <w:rtl/>
            <w:lang w:bidi="fa-IR"/>
            <w:rPrChange w:id="1178" w:author="Windows User" w:date="2019-11-09T12:39:00Z">
              <w:rPr>
                <w:rFonts w:ascii="Calibri" w:hAnsi="Calibri" w:cs="Calibri"/>
                <w:sz w:val="28"/>
                <w:szCs w:val="28"/>
                <w:rtl/>
                <w:lang w:bidi="fa-IR"/>
              </w:rPr>
            </w:rPrChange>
          </w:rPr>
          <w:t>۱۰۰</w:t>
        </w:r>
      </w:ins>
      <w:del w:id="1179" w:author="Windows User" w:date="2019-11-09T11:09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18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100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8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مکان باستانی دیگر نیز در حال ثبت</w:t>
      </w:r>
      <w:ins w:id="1182" w:author="Windows User" w:date="2019-11-09T11:10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18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184" w:author="Windows User" w:date="2019-11-09T11:10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18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8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شدن </w:t>
      </w:r>
      <w:ins w:id="1187" w:author="Windows User" w:date="2019-11-09T11:10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18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هستند</w:t>
        </w:r>
      </w:ins>
      <w:del w:id="1189" w:author="Windows User" w:date="2019-11-09T11:10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19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می باشد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9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</w:t>
      </w:r>
    </w:p>
    <w:p w:rsidR="00FD42ED" w:rsidRPr="007678CB" w:rsidRDefault="00407DAA" w:rsidP="00FD42ED">
      <w:pPr>
        <w:jc w:val="both"/>
        <w:rPr>
          <w:rFonts w:cs="B Nazanin"/>
          <w:sz w:val="28"/>
          <w:szCs w:val="28"/>
          <w:rtl/>
          <w:lang w:bidi="fa-IR"/>
          <w:rPrChange w:id="1192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ins w:id="1193" w:author="Windows User" w:date="2019-11-09T11:10:00Z">
        <w:r w:rsidRPr="007678CB">
          <w:rPr>
            <w:rFonts w:cs="B Nazanin" w:hint="cs"/>
            <w:sz w:val="28"/>
            <w:szCs w:val="28"/>
            <w:rtl/>
            <w:lang w:bidi="fa-IR"/>
            <w:rPrChange w:id="119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او</w:t>
        </w:r>
      </w:ins>
      <w:del w:id="1195" w:author="Windows User" w:date="2019-11-09T11:10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19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19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در پایان اظهار داشت: ادار</w:t>
      </w:r>
      <w:ins w:id="1198" w:author="Windows User" w:date="2019-11-09T11:10:00Z">
        <w:r w:rsidRPr="007678CB">
          <w:rPr>
            <w:rFonts w:cs="B Nazanin" w:hint="cs"/>
            <w:sz w:val="28"/>
            <w:szCs w:val="28"/>
            <w:rtl/>
            <w:lang w:bidi="fa-IR"/>
            <w:rPrChange w:id="119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1200" w:author="Windows User" w:date="2019-11-09T11:10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20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0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آثار باستانی</w:t>
      </w:r>
      <w:ins w:id="1203" w:author="Windows User" w:date="2019-11-09T11:10:00Z">
        <w:r w:rsidRPr="007678CB">
          <w:rPr>
            <w:rFonts w:cs="B Nazanin" w:hint="cs"/>
            <w:sz w:val="28"/>
            <w:szCs w:val="28"/>
            <w:rtl/>
            <w:lang w:bidi="fa-IR"/>
            <w:rPrChange w:id="120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20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1206" w:author="Windows User" w:date="2019-11-09T11:10:00Z">
        <w:r w:rsidRPr="007678CB">
          <w:rPr>
            <w:rFonts w:cs="B Nazanin" w:hint="cs"/>
            <w:sz w:val="28"/>
            <w:szCs w:val="28"/>
            <w:rtl/>
            <w:lang w:bidi="fa-IR"/>
            <w:rPrChange w:id="120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بسیاری</w:t>
        </w:r>
      </w:ins>
      <w:del w:id="1208" w:author="Windows User" w:date="2019-11-09T11:10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20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خیلی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1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از بناهای تاریخی را بازسازی </w:t>
      </w:r>
      <w:ins w:id="1211" w:author="Windows User" w:date="2019-11-09T11:10:00Z">
        <w:r w:rsidRPr="007678CB">
          <w:rPr>
            <w:rFonts w:cs="B Nazanin" w:hint="cs"/>
            <w:sz w:val="28"/>
            <w:szCs w:val="28"/>
            <w:rtl/>
            <w:lang w:bidi="fa-IR"/>
            <w:rPrChange w:id="121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کرده است؛</w:t>
        </w:r>
      </w:ins>
      <w:del w:id="1213" w:author="Windows User" w:date="2019-11-09T11:10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21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نموده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1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مانند بنای </w:t>
      </w:r>
      <w:ins w:id="1216" w:author="Windows User" w:date="2019-11-09T11:11:00Z">
        <w:r w:rsidRPr="007678CB">
          <w:rPr>
            <w:rFonts w:cs="B Nazanin" w:hint="cs"/>
            <w:sz w:val="28"/>
            <w:szCs w:val="28"/>
            <w:rtl/>
            <w:lang w:bidi="fa-IR"/>
            <w:rPrChange w:id="121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1218" w:author="Windows User" w:date="2019-11-09T11:11:00Z">
        <w:r w:rsidR="00FD42ED" w:rsidRPr="007678CB" w:rsidDel="00407DAA">
          <w:rPr>
            <w:rFonts w:cs="B Nazanin" w:hint="cs"/>
            <w:sz w:val="28"/>
            <w:szCs w:val="28"/>
            <w:highlight w:val="yellow"/>
            <w:rtl/>
            <w:lang w:bidi="fa-IR"/>
            <w:rPrChange w:id="121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highlight w:val="yellow"/>
          <w:rtl/>
          <w:lang w:bidi="fa-IR"/>
          <w:rPrChange w:id="122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خان الشیح</w:t>
      </w:r>
      <w:ins w:id="1221" w:author="Windows User" w:date="2019-11-09T11:11:00Z">
        <w:r w:rsidRPr="007678CB">
          <w:rPr>
            <w:rFonts w:cs="B Nazanin" w:hint="cs"/>
            <w:sz w:val="28"/>
            <w:szCs w:val="28"/>
            <w:highlight w:val="yellow"/>
            <w:rtl/>
            <w:lang w:bidi="fa-IR"/>
            <w:rPrChange w:id="122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1223" w:author="Windows User" w:date="2019-11-09T11:11:00Z">
        <w:r w:rsidR="00FD42ED" w:rsidRPr="007678CB" w:rsidDel="00407DAA">
          <w:rPr>
            <w:rFonts w:cs="B Nazanin" w:hint="cs"/>
            <w:sz w:val="28"/>
            <w:szCs w:val="28"/>
            <w:highlight w:val="yellow"/>
            <w:rtl/>
            <w:lang w:bidi="fa-IR"/>
            <w:rPrChange w:id="122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" </w:delText>
        </w:r>
      </w:del>
      <w:r w:rsidR="00FD42ED" w:rsidRPr="007678CB">
        <w:rPr>
          <w:rFonts w:cs="B Nazanin" w:hint="cs"/>
          <w:sz w:val="28"/>
          <w:szCs w:val="28"/>
          <w:highlight w:val="yellow"/>
          <w:rtl/>
          <w:lang w:bidi="fa-IR"/>
          <w:rPrChange w:id="122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،</w:t>
      </w:r>
      <w:r w:rsidR="00FD42ED" w:rsidRPr="007678CB">
        <w:rPr>
          <w:rFonts w:cs="B Nazanin" w:hint="cs"/>
          <w:sz w:val="28"/>
          <w:szCs w:val="28"/>
          <w:rtl/>
          <w:lang w:bidi="fa-IR"/>
          <w:rPrChange w:id="122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همچنین </w:t>
      </w:r>
      <w:ins w:id="1227" w:author="Windows User" w:date="2019-11-09T11:11:00Z">
        <w:r w:rsidRPr="007678CB">
          <w:rPr>
            <w:rFonts w:cs="B Nazanin" w:hint="cs"/>
            <w:sz w:val="28"/>
            <w:szCs w:val="28"/>
            <w:rtl/>
            <w:lang w:bidi="fa-IR"/>
            <w:rPrChange w:id="122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1229" w:author="Windows User" w:date="2019-11-09T11:11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23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3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خان دنون</w:t>
      </w:r>
      <w:ins w:id="1232" w:author="Windows User" w:date="2019-11-09T11:11:00Z">
        <w:r w:rsidRPr="007678CB">
          <w:rPr>
            <w:rFonts w:cs="B Nazanin" w:hint="cs"/>
            <w:sz w:val="28"/>
            <w:szCs w:val="28"/>
            <w:rtl/>
            <w:lang w:bidi="fa-IR"/>
            <w:rPrChange w:id="123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1234" w:author="Windows User" w:date="2019-11-09T11:11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23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3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که هنوز در حال مرمت و بازسازی است</w:t>
      </w:r>
      <w:del w:id="1237" w:author="Windows User" w:date="2019-11-09T11:11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23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3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 همچنین</w:t>
      </w:r>
      <w:ins w:id="1240" w:author="Windows User" w:date="2019-11-09T12:23:00Z">
        <w:r w:rsidR="00AE33DB" w:rsidRPr="007678CB">
          <w:rPr>
            <w:rFonts w:cs="B Nazanin" w:hint="cs"/>
            <w:sz w:val="28"/>
            <w:szCs w:val="28"/>
            <w:rtl/>
            <w:lang w:bidi="fa-IR"/>
            <w:rPrChange w:id="124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در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24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معبد تاریخی در شهر </w:t>
      </w:r>
      <w:ins w:id="1243" w:author="Windows User" w:date="2019-11-09T11:11:00Z">
        <w:r w:rsidRPr="007678CB">
          <w:rPr>
            <w:rFonts w:cs="B Nazanin" w:hint="cs"/>
            <w:sz w:val="28"/>
            <w:szCs w:val="28"/>
            <w:rtl/>
            <w:lang w:bidi="fa-IR"/>
            <w:rPrChange w:id="124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1245" w:author="Windows User" w:date="2019-11-09T11:11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24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4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الضمیر</w:t>
      </w:r>
      <w:ins w:id="1248" w:author="Windows User" w:date="2019-11-09T11:11:00Z">
        <w:r w:rsidRPr="007678CB">
          <w:rPr>
            <w:rFonts w:cs="B Nazanin" w:hint="cs"/>
            <w:sz w:val="28"/>
            <w:szCs w:val="28"/>
            <w:rtl/>
            <w:lang w:bidi="fa-IR"/>
            <w:rPrChange w:id="124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1250" w:author="Windows User" w:date="2019-11-09T11:11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25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"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5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که در حال بازسازی است</w:t>
      </w:r>
      <w:del w:id="1253" w:author="Windows User" w:date="2019-11-09T12:23:00Z">
        <w:r w:rsidR="00FD42ED" w:rsidRPr="007678CB" w:rsidDel="00AE33DB">
          <w:rPr>
            <w:rFonts w:cs="B Nazanin" w:hint="cs"/>
            <w:sz w:val="28"/>
            <w:szCs w:val="28"/>
            <w:rtl/>
            <w:lang w:bidi="fa-IR"/>
            <w:rPrChange w:id="125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del w:id="1255" w:author="Windows User" w:date="2019-11-09T11:11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25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5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1258" w:author="Windows User" w:date="2019-11-09T11:12:00Z">
        <w:r w:rsidRPr="007678CB">
          <w:rPr>
            <w:rFonts w:cs="B Nazanin" w:hint="cs"/>
            <w:sz w:val="28"/>
            <w:szCs w:val="28"/>
            <w:rtl/>
            <w:lang w:bidi="fa-IR"/>
            <w:rPrChange w:id="125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مشغول</w:t>
        </w:r>
      </w:ins>
      <w:del w:id="1260" w:author="Windows User" w:date="2019-11-09T11:12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26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در حال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6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بستن تونل</w:t>
      </w:r>
      <w:ins w:id="1263" w:author="Windows User" w:date="2019-11-09T11:12:00Z">
        <w:r w:rsidRPr="007678CB">
          <w:rPr>
            <w:rFonts w:cs="B Nazanin" w:hint="cs"/>
            <w:sz w:val="28"/>
            <w:szCs w:val="28"/>
            <w:rtl/>
            <w:lang w:bidi="fa-IR"/>
            <w:rPrChange w:id="126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265" w:author="Windows User" w:date="2019-11-09T11:12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26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6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هایی</w:t>
      </w:r>
      <w:ins w:id="1268" w:author="Windows User" w:date="2019-11-09T11:12:00Z">
        <w:r w:rsidRPr="007678CB">
          <w:rPr>
            <w:rFonts w:cs="B Nazanin" w:hint="cs"/>
            <w:sz w:val="28"/>
            <w:szCs w:val="28"/>
            <w:rtl/>
            <w:lang w:bidi="fa-IR"/>
            <w:rPrChange w:id="126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هستیم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27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که ب</w:t>
      </w:r>
      <w:ins w:id="1271" w:author="Windows User" w:date="2019-11-09T12:24:00Z">
        <w:r w:rsidR="00AE33DB" w:rsidRPr="007678CB">
          <w:rPr>
            <w:rFonts w:cs="B Nazanin" w:hint="cs"/>
            <w:sz w:val="28"/>
            <w:szCs w:val="28"/>
            <w:rtl/>
            <w:lang w:bidi="fa-IR"/>
            <w:rPrChange w:id="127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ه‌صورت</w:t>
        </w:r>
      </w:ins>
      <w:del w:id="1273" w:author="Windows User" w:date="2019-11-09T12:24:00Z">
        <w:r w:rsidR="00FD42ED" w:rsidRPr="007678CB" w:rsidDel="00AE33DB">
          <w:rPr>
            <w:rFonts w:cs="B Nazanin" w:hint="cs"/>
            <w:sz w:val="28"/>
            <w:szCs w:val="28"/>
            <w:rtl/>
            <w:lang w:bidi="fa-IR"/>
            <w:rPrChange w:id="127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 شکل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7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غیر قانونی در زیر آن حفر شده بود</w:t>
      </w:r>
      <w:del w:id="1276" w:author="Windows User" w:date="2019-11-09T11:12:00Z">
        <w:r w:rsidR="00FD42ED" w:rsidRPr="007678CB" w:rsidDel="00407DAA">
          <w:rPr>
            <w:rFonts w:cs="B Nazanin" w:hint="cs"/>
            <w:sz w:val="28"/>
            <w:szCs w:val="28"/>
            <w:rtl/>
            <w:lang w:bidi="fa-IR"/>
            <w:rPrChange w:id="127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، هستیم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27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</w:t>
      </w:r>
    </w:p>
    <w:p w:rsidR="00FD42ED" w:rsidRPr="007678CB" w:rsidRDefault="00FD42ED" w:rsidP="00FD42ED">
      <w:pPr>
        <w:jc w:val="both"/>
        <w:rPr>
          <w:rFonts w:cs="B Nazanin"/>
          <w:sz w:val="28"/>
          <w:szCs w:val="28"/>
          <w:rtl/>
          <w:lang w:bidi="fa-IR"/>
          <w:rPrChange w:id="1279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r w:rsidRPr="007678CB">
        <w:rPr>
          <w:rFonts w:cs="B Nazanin" w:hint="cs"/>
          <w:sz w:val="28"/>
          <w:szCs w:val="28"/>
          <w:rtl/>
          <w:lang w:bidi="fa-IR"/>
          <w:rPrChange w:id="128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در گزارشی دیگر روزنام</w:t>
      </w:r>
      <w:ins w:id="1281" w:author="Windows User" w:date="2019-11-09T11:12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28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1283" w:author="Windows User" w:date="2019-11-09T11:12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28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28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تشرین به نقل از دکتر حمود</w:t>
      </w:r>
      <w:ins w:id="1286" w:author="Windows User" w:date="2019-11-09T12:27:00Z">
        <w:r w:rsidR="00BA62DC" w:rsidRPr="007678CB">
          <w:rPr>
            <w:rFonts w:cs="B Nazanin" w:hint="cs"/>
            <w:sz w:val="28"/>
            <w:szCs w:val="28"/>
            <w:rtl/>
            <w:lang w:bidi="fa-IR"/>
            <w:rPrChange w:id="128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</w:t>
        </w:r>
      </w:ins>
      <w:del w:id="1288" w:author="Windows User" w:date="2019-11-09T12:27:00Z">
        <w:r w:rsidRPr="007678CB" w:rsidDel="00BA62DC">
          <w:rPr>
            <w:rFonts w:cs="B Nazanin" w:hint="cs"/>
            <w:sz w:val="28"/>
            <w:szCs w:val="28"/>
            <w:rtl/>
            <w:lang w:bidi="fa-IR"/>
            <w:rPrChange w:id="128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مدیرکل موزه</w:delText>
        </w:r>
      </w:del>
      <w:del w:id="1290" w:author="Windows User" w:date="2019-11-09T11:13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29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del w:id="1292" w:author="Windows User" w:date="2019-11-09T12:27:00Z">
        <w:r w:rsidRPr="007678CB" w:rsidDel="00BA62DC">
          <w:rPr>
            <w:rFonts w:cs="B Nazanin" w:hint="cs"/>
            <w:sz w:val="28"/>
            <w:szCs w:val="28"/>
            <w:rtl/>
            <w:lang w:bidi="fa-IR"/>
            <w:rPrChange w:id="129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ها و آثار باستنانی سوریه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29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اعلام کرد</w:t>
      </w:r>
      <w:ins w:id="1295" w:author="Windows User" w:date="2019-11-09T11:13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29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که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129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نیروهای اشغالگر ترکیه</w:t>
      </w:r>
      <w:del w:id="1298" w:author="Windows User" w:date="2019-11-09T11:13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29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0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، آثار باستانی</w:t>
      </w:r>
      <w:ins w:id="1301" w:author="Windows User" w:date="2019-11-09T11:13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0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موجود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130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در شهر عفرین سوریه را مورد تخریب و سرقت قرار می</w:t>
      </w:r>
      <w:ins w:id="1304" w:author="Windows User" w:date="2019-11-09T11:13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0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306" w:author="Windows User" w:date="2019-11-09T11:13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0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0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دهند. ادار</w:t>
      </w:r>
      <w:ins w:id="1309" w:author="Windows User" w:date="2019-11-09T11:13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1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1311" w:author="Windows User" w:date="2019-11-09T11:13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1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1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کل آثار و موزه</w:t>
      </w:r>
      <w:ins w:id="1314" w:author="Windows User" w:date="2019-11-09T11:13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1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316" w:author="Windows User" w:date="2019-11-09T11:13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1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1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سوریه از سازمان</w:t>
      </w:r>
      <w:ins w:id="1319" w:author="Windows User" w:date="2019-11-09T11:13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2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321" w:author="Windows User" w:date="2019-11-09T11:13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2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2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بین</w:t>
      </w:r>
      <w:ins w:id="1324" w:author="Windows User" w:date="2019-11-09T11:14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2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326" w:author="Windows User" w:date="2019-11-09T11:14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2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2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الملل</w:t>
      </w:r>
      <w:ins w:id="1329" w:author="Windows User" w:date="2019-11-09T11:13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3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133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خواست</w:t>
      </w:r>
      <w:ins w:id="1332" w:author="Windows User" w:date="2019-11-09T11:14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3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تا</w:t>
        </w:r>
      </w:ins>
      <w:del w:id="1334" w:author="Windows User" w:date="2019-11-09T11:14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3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ار دخالت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3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در این امر</w:t>
      </w:r>
      <w:ins w:id="1337" w:author="Windows User" w:date="2019-11-09T11:14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3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دخالت کنند</w:t>
        </w:r>
      </w:ins>
      <w:del w:id="1339" w:author="Windows User" w:date="2019-11-09T11:14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4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شد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4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</w:t>
      </w:r>
    </w:p>
    <w:p w:rsidR="00FD42ED" w:rsidRPr="007678CB" w:rsidRDefault="00FD42ED" w:rsidP="00FD42ED">
      <w:pPr>
        <w:jc w:val="both"/>
        <w:rPr>
          <w:rFonts w:cs="B Nazanin"/>
          <w:sz w:val="28"/>
          <w:szCs w:val="28"/>
          <w:rtl/>
          <w:lang w:bidi="fa-IR"/>
          <w:rPrChange w:id="1342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  <w:r w:rsidRPr="007678CB">
        <w:rPr>
          <w:rFonts w:cs="B Nazanin" w:hint="cs"/>
          <w:sz w:val="28"/>
          <w:szCs w:val="28"/>
          <w:rtl/>
          <w:lang w:bidi="fa-IR"/>
          <w:rPrChange w:id="134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ادار</w:t>
      </w:r>
      <w:ins w:id="1344" w:author="Windows User" w:date="2019-11-09T11:14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4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1346" w:author="Windows User" w:date="2019-11-09T11:14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4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4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کل آثار و موزه</w:t>
      </w:r>
      <w:ins w:id="1349" w:author="Windows User" w:date="2019-11-09T11:14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5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351" w:author="Windows User" w:date="2019-11-09T11:14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5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5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سوریه از سازمان</w:t>
      </w:r>
      <w:ins w:id="1354" w:author="Windows User" w:date="2019-11-09T11:14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5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356" w:author="Windows User" w:date="2019-11-09T11:14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5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5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بین</w:t>
      </w:r>
      <w:ins w:id="1359" w:author="Windows User" w:date="2019-11-09T11:14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6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361" w:author="Windows User" w:date="2019-11-09T11:14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6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6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الملل</w:t>
      </w:r>
      <w:ins w:id="1364" w:author="Windows User" w:date="2019-11-09T11:14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6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136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و شخصیت</w:t>
      </w:r>
      <w:ins w:id="1367" w:author="Windows User" w:date="2019-11-09T11:14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6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369" w:author="Windows User" w:date="2019-11-09T11:14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7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7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های اعتباری و آکادمیک جهان که </w:t>
      </w:r>
      <w:ins w:id="1372" w:author="Windows User" w:date="2019-11-09T11:15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7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در</w:t>
        </w:r>
      </w:ins>
      <w:del w:id="1374" w:author="Windows User" w:date="2019-11-09T11:15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7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به</w:delText>
        </w:r>
      </w:del>
      <w:ins w:id="1376" w:author="Windows User" w:date="2019-11-09T11:15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7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حفظ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137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میراث جهانی اهتمام دارند</w:t>
      </w:r>
      <w:del w:id="1379" w:author="Windows User" w:date="2019-11-09T11:14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8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8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، خواهان دخالت جهت حفظ و نگهداری آثار باستانی و میراث ملی سوریه و جلوگیری از تجاوز نیروهای اشغالگر ترکیه در اماکن باستانی حوم</w:t>
      </w:r>
      <w:ins w:id="1382" w:author="Windows User" w:date="2019-11-09T11:15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8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ۀ </w:t>
        </w:r>
      </w:ins>
      <w:del w:id="1384" w:author="Windows User" w:date="2019-11-09T11:15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8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ه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8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استان حلب شد.</w:t>
      </w:r>
    </w:p>
    <w:p w:rsidR="00FD42ED" w:rsidRPr="007678CB" w:rsidRDefault="00FD42ED" w:rsidP="009C6229">
      <w:pPr>
        <w:jc w:val="both"/>
        <w:rPr>
          <w:rFonts w:cs="B Nazanin"/>
          <w:sz w:val="28"/>
          <w:szCs w:val="28"/>
          <w:rtl/>
          <w:lang w:bidi="fa-IR"/>
          <w:rPrChange w:id="1387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  <w:pPrChange w:id="1388" w:author="Windows User" w:date="2019-11-09T12:29:00Z">
          <w:pPr>
            <w:jc w:val="both"/>
          </w:pPr>
        </w:pPrChange>
      </w:pPr>
      <w:r w:rsidRPr="007678CB">
        <w:rPr>
          <w:rFonts w:cs="B Nazanin" w:hint="cs"/>
          <w:sz w:val="28"/>
          <w:szCs w:val="28"/>
          <w:rtl/>
          <w:lang w:bidi="fa-IR"/>
          <w:rPrChange w:id="138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مدیر کل آثار باستانی و موزه</w:t>
      </w:r>
      <w:ins w:id="1390" w:author="Windows User" w:date="2019-11-09T11:15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9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392" w:author="Windows User" w:date="2019-11-09T11:15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9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9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ها اعلام </w:t>
      </w:r>
      <w:ins w:id="1395" w:author="Windows User" w:date="2019-11-09T11:15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39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کرد</w:t>
        </w:r>
      </w:ins>
      <w:del w:id="1397" w:author="Windows User" w:date="2019-11-09T11:15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39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نمود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39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که </w:t>
      </w:r>
      <w:del w:id="1400" w:author="Windows User" w:date="2019-11-09T12:29:00Z">
        <w:r w:rsidRPr="007678CB" w:rsidDel="009C6229">
          <w:rPr>
            <w:rFonts w:cs="B Nazanin" w:hint="cs"/>
            <w:sz w:val="28"/>
            <w:szCs w:val="28"/>
            <w:rtl/>
            <w:lang w:bidi="fa-IR"/>
            <w:rPrChange w:id="140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در منطق</w:delText>
        </w:r>
      </w:del>
      <w:del w:id="1402" w:author="Windows User" w:date="2019-11-09T11:15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0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del w:id="1404" w:author="Windows User" w:date="2019-11-09T12:29:00Z">
        <w:r w:rsidRPr="007678CB" w:rsidDel="009C6229">
          <w:rPr>
            <w:rFonts w:cs="B Nazanin" w:hint="cs"/>
            <w:sz w:val="28"/>
            <w:szCs w:val="28"/>
            <w:rtl/>
            <w:lang w:bidi="fa-IR"/>
            <w:rPrChange w:id="140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del w:id="1406" w:author="Windows User" w:date="2019-11-09T11:15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0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del w:id="1408" w:author="Windows User" w:date="2019-11-09T12:29:00Z">
        <w:r w:rsidRPr="007678CB" w:rsidDel="009C6229">
          <w:rPr>
            <w:rFonts w:cs="B Nazanin" w:hint="cs"/>
            <w:sz w:val="28"/>
            <w:szCs w:val="28"/>
            <w:rtl/>
            <w:lang w:bidi="fa-IR"/>
            <w:rPrChange w:id="140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عفرین</w:delText>
        </w:r>
      </w:del>
      <w:del w:id="1410" w:author="Windows User" w:date="2019-11-09T11:15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1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del w:id="1412" w:author="Windows User" w:date="2019-11-09T12:29:00Z">
        <w:r w:rsidRPr="007678CB" w:rsidDel="009C6229">
          <w:rPr>
            <w:rFonts w:cs="B Nazanin" w:hint="cs"/>
            <w:sz w:val="28"/>
            <w:szCs w:val="28"/>
            <w:rtl/>
            <w:lang w:bidi="fa-IR"/>
            <w:rPrChange w:id="141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در حوم</w:delText>
        </w:r>
      </w:del>
      <w:del w:id="1414" w:author="Windows User" w:date="2019-11-09T11:15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1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del w:id="1416" w:author="Windows User" w:date="2019-11-09T12:29:00Z">
        <w:r w:rsidRPr="007678CB" w:rsidDel="009C6229">
          <w:rPr>
            <w:rFonts w:cs="B Nazanin" w:hint="cs"/>
            <w:sz w:val="28"/>
            <w:szCs w:val="28"/>
            <w:rtl/>
            <w:lang w:bidi="fa-IR"/>
            <w:rPrChange w:id="141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حلب</w:delText>
        </w:r>
      </w:del>
      <w:del w:id="1418" w:author="Windows User" w:date="2019-11-09T11:15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1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del w:id="1420" w:author="Windows User" w:date="2019-11-09T12:29:00Z">
        <w:r w:rsidRPr="007678CB" w:rsidDel="009C6229">
          <w:rPr>
            <w:rFonts w:cs="B Nazanin" w:hint="cs"/>
            <w:sz w:val="28"/>
            <w:szCs w:val="28"/>
            <w:rtl/>
            <w:lang w:bidi="fa-IR"/>
            <w:rPrChange w:id="142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،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42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نیروهای اشغالگر ترکیه به</w:t>
      </w:r>
      <w:ins w:id="1423" w:author="Windows User" w:date="2019-11-09T11:16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42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425" w:author="Windows User" w:date="2019-11-09T11:16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2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42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همراه گروه</w:t>
      </w:r>
      <w:ins w:id="1428" w:author="Windows User" w:date="2019-11-09T11:16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42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430" w:author="Windows User" w:date="2019-11-09T11:16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3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43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مسلح تروریست</w:t>
      </w:r>
      <w:ins w:id="1433" w:author="Windows User" w:date="2019-11-09T12:30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43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143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1436" w:author="Windows User" w:date="2019-11-09T12:29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43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در منطقۀ «عفرین» در حومۀ حلب</w:t>
        </w:r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43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ins w:id="1439" w:author="Windows User" w:date="2019-11-09T11:16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44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با</w:t>
        </w:r>
      </w:ins>
      <w:del w:id="1441" w:author="Windows User" w:date="2019-11-09T11:16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4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به وسیله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44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ماشین</w:t>
      </w:r>
      <w:ins w:id="1444" w:author="Windows User" w:date="2019-11-09T11:16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44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446" w:author="Windows User" w:date="2019-11-09T11:16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4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44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آلات سنگین در حال کاوش غیر</w:t>
      </w:r>
      <w:del w:id="1449" w:author="Windows User" w:date="2019-11-09T11:16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5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45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قانونی در تپه</w:t>
      </w:r>
      <w:ins w:id="1452" w:author="Windows User" w:date="2019-11-09T11:16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45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454" w:author="Windows User" w:date="2019-11-09T11:16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5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45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های باستانی واقع در </w:t>
      </w:r>
      <w:ins w:id="1457" w:author="Windows User" w:date="2019-11-09T11:16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45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این منطقه </w:t>
        </w:r>
      </w:ins>
      <w:del w:id="1459" w:author="Windows User" w:date="2019-11-09T11:16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6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"عفرین"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46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جهت سرقت آثار باستانی و زیور</w:t>
      </w:r>
      <w:del w:id="1462" w:author="Windows User" w:date="2019-11-09T11:16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6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46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آلات موجود در این مناطق </w:t>
      </w:r>
      <w:ins w:id="1465" w:author="Windows User" w:date="2019-11-09T11:17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46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هستند 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146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که</w:t>
      </w:r>
      <w:ins w:id="1468" w:author="Windows User" w:date="2019-11-09T11:17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46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قدمت</w:t>
        </w:r>
      </w:ins>
      <w:ins w:id="1470" w:author="Windows User" w:date="2019-11-09T12:28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47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ی</w:t>
        </w:r>
      </w:ins>
      <w:ins w:id="1472" w:author="Windows User" w:date="2019-11-09T11:17:00Z">
        <w:r w:rsidR="00407DAA" w:rsidRPr="007678CB">
          <w:rPr>
            <w:rFonts w:cs="B Nazanin" w:hint="cs"/>
            <w:sz w:val="28"/>
            <w:szCs w:val="28"/>
            <w:rtl/>
            <w:lang w:bidi="fa-IR"/>
            <w:rPrChange w:id="147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آن‌ها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147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به هزاران</w:t>
      </w:r>
      <w:ins w:id="1475" w:author="Windows User" w:date="2019-11-09T12:30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47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477" w:author="Windows User" w:date="2019-11-09T12:30:00Z">
        <w:r w:rsidRPr="007678CB" w:rsidDel="009C6229">
          <w:rPr>
            <w:rFonts w:cs="B Nazanin" w:hint="cs"/>
            <w:sz w:val="28"/>
            <w:szCs w:val="28"/>
            <w:rtl/>
            <w:lang w:bidi="fa-IR"/>
            <w:rPrChange w:id="147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47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سال</w:t>
      </w:r>
      <w:ins w:id="1480" w:author="Windows User" w:date="2019-11-09T12:28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48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ه</w:t>
        </w:r>
      </w:ins>
      <w:r w:rsidRPr="007678CB">
        <w:rPr>
          <w:rFonts w:cs="B Nazanin" w:hint="cs"/>
          <w:sz w:val="28"/>
          <w:szCs w:val="28"/>
          <w:rtl/>
          <w:lang w:bidi="fa-IR"/>
          <w:rPrChange w:id="148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</w:t>
      </w:r>
      <w:ins w:id="1483" w:author="Windows User" w:date="2019-11-09T12:29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48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دارند</w:t>
        </w:r>
      </w:ins>
      <w:del w:id="1485" w:author="Windows User" w:date="2019-11-09T12:29:00Z">
        <w:r w:rsidRPr="007678CB" w:rsidDel="009C6229">
          <w:rPr>
            <w:rFonts w:cs="B Nazanin" w:hint="cs"/>
            <w:sz w:val="28"/>
            <w:szCs w:val="28"/>
            <w:rtl/>
            <w:lang w:bidi="fa-IR"/>
            <w:rPrChange w:id="148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پیش با</w:delText>
        </w:r>
      </w:del>
      <w:del w:id="1487" w:author="Windows User" w:date="2019-11-09T11:17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8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ز </w:delText>
        </w:r>
      </w:del>
      <w:del w:id="1489" w:author="Windows User" w:date="2019-11-09T12:28:00Z">
        <w:r w:rsidRPr="007678CB" w:rsidDel="009C6229">
          <w:rPr>
            <w:rFonts w:cs="B Nazanin" w:hint="cs"/>
            <w:sz w:val="28"/>
            <w:szCs w:val="28"/>
            <w:rtl/>
            <w:lang w:bidi="fa-IR"/>
            <w:rPrChange w:id="149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می</w:delText>
        </w:r>
      </w:del>
      <w:del w:id="1491" w:author="Windows User" w:date="2019-11-09T11:17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9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del w:id="1493" w:author="Windows User" w:date="2019-11-09T12:28:00Z">
        <w:r w:rsidRPr="007678CB" w:rsidDel="009C6229">
          <w:rPr>
            <w:rFonts w:cs="B Nazanin" w:hint="cs"/>
            <w:sz w:val="28"/>
            <w:szCs w:val="28"/>
            <w:rtl/>
            <w:lang w:bidi="fa-IR"/>
            <w:rPrChange w:id="149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گردد</w:delText>
        </w:r>
      </w:del>
      <w:del w:id="1495" w:author="Windows User" w:date="2019-11-09T11:17:00Z">
        <w:r w:rsidRPr="007678CB" w:rsidDel="00407DAA">
          <w:rPr>
            <w:rFonts w:cs="B Nazanin" w:hint="cs"/>
            <w:sz w:val="28"/>
            <w:szCs w:val="28"/>
            <w:rtl/>
            <w:lang w:bidi="fa-IR"/>
            <w:rPrChange w:id="149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، هستند</w:delText>
        </w:r>
      </w:del>
      <w:r w:rsidRPr="007678CB">
        <w:rPr>
          <w:rFonts w:cs="B Nazanin" w:hint="cs"/>
          <w:sz w:val="28"/>
          <w:szCs w:val="28"/>
          <w:rtl/>
          <w:lang w:bidi="fa-IR"/>
          <w:rPrChange w:id="149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</w:t>
      </w:r>
    </w:p>
    <w:p w:rsidR="00FD42ED" w:rsidRPr="007678CB" w:rsidRDefault="003F3192" w:rsidP="009C6229">
      <w:pPr>
        <w:jc w:val="both"/>
        <w:rPr>
          <w:rFonts w:cs="B Nazanin"/>
          <w:sz w:val="28"/>
          <w:szCs w:val="28"/>
          <w:rtl/>
          <w:lang w:bidi="fa-IR"/>
          <w:rPrChange w:id="1498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  <w:pPrChange w:id="1499" w:author="Windows User" w:date="2019-11-09T12:31:00Z">
          <w:pPr>
            <w:jc w:val="both"/>
          </w:pPr>
        </w:pPrChange>
      </w:pPr>
      <w:ins w:id="1500" w:author="Windows User" w:date="2019-11-09T11:17:00Z">
        <w:r w:rsidRPr="007678CB">
          <w:rPr>
            <w:rFonts w:cs="B Nazanin" w:hint="cs"/>
            <w:sz w:val="28"/>
            <w:szCs w:val="28"/>
            <w:rtl/>
            <w:lang w:bidi="fa-IR"/>
            <w:rPrChange w:id="150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براساس</w:t>
        </w:r>
      </w:ins>
      <w:del w:id="1502" w:author="Windows User" w:date="2019-11-09T11:17:00Z">
        <w:r w:rsidR="00FD42ED" w:rsidRPr="007678CB" w:rsidDel="003F3192">
          <w:rPr>
            <w:rFonts w:cs="B Nazanin" w:hint="cs"/>
            <w:sz w:val="28"/>
            <w:szCs w:val="28"/>
            <w:rtl/>
            <w:lang w:bidi="fa-IR"/>
            <w:rPrChange w:id="150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طبق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0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عکس</w:t>
      </w:r>
      <w:ins w:id="1505" w:author="Windows User" w:date="2019-11-09T11:18:00Z">
        <w:r w:rsidRPr="007678CB">
          <w:rPr>
            <w:rFonts w:cs="B Nazanin" w:hint="cs"/>
            <w:sz w:val="28"/>
            <w:szCs w:val="28"/>
            <w:rtl/>
            <w:lang w:bidi="fa-IR"/>
            <w:rPrChange w:id="150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507" w:author="Windows User" w:date="2019-11-09T11:18:00Z">
        <w:r w:rsidR="00FD42ED" w:rsidRPr="007678CB" w:rsidDel="003F3192">
          <w:rPr>
            <w:rFonts w:cs="B Nazanin" w:hint="cs"/>
            <w:sz w:val="28"/>
            <w:szCs w:val="28"/>
            <w:rtl/>
            <w:lang w:bidi="fa-IR"/>
            <w:rPrChange w:id="150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0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هایی که از این مناطق رسیده</w:t>
      </w:r>
      <w:del w:id="1510" w:author="Windows User" w:date="2019-11-09T11:18:00Z">
        <w:r w:rsidR="00FD42ED" w:rsidRPr="007678CB" w:rsidDel="003F3192">
          <w:rPr>
            <w:rFonts w:cs="B Nazanin" w:hint="cs"/>
            <w:sz w:val="28"/>
            <w:szCs w:val="28"/>
            <w:rtl/>
            <w:lang w:bidi="fa-IR"/>
            <w:rPrChange w:id="151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1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، مجسمه</w:t>
      </w:r>
      <w:ins w:id="1513" w:author="Windows User" w:date="2019-11-09T11:18:00Z">
        <w:r w:rsidRPr="007678CB">
          <w:rPr>
            <w:rFonts w:cs="B Nazanin" w:hint="cs"/>
            <w:sz w:val="28"/>
            <w:szCs w:val="28"/>
            <w:rtl/>
            <w:lang w:bidi="fa-IR"/>
            <w:rPrChange w:id="151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515" w:author="Windows User" w:date="2019-11-09T11:18:00Z">
        <w:r w:rsidR="00FD42ED" w:rsidRPr="007678CB" w:rsidDel="003F3192">
          <w:rPr>
            <w:rFonts w:cs="B Nazanin" w:hint="cs"/>
            <w:sz w:val="28"/>
            <w:szCs w:val="28"/>
            <w:rtl/>
            <w:lang w:bidi="fa-IR"/>
            <w:rPrChange w:id="151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1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باستانی مختلفی</w:t>
      </w:r>
      <w:ins w:id="1518" w:author="Windows User" w:date="2019-11-09T11:18:00Z">
        <w:r w:rsidRPr="007678CB">
          <w:rPr>
            <w:rFonts w:cs="B Nazanin" w:hint="cs"/>
            <w:sz w:val="28"/>
            <w:szCs w:val="28"/>
            <w:rtl/>
            <w:lang w:bidi="fa-IR"/>
            <w:rPrChange w:id="151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کشف شده است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52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که </w:t>
      </w:r>
      <w:ins w:id="1521" w:author="Windows User" w:date="2019-11-09T12:30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52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قدمت آن‌ها 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52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به دوران هزار</w:t>
      </w:r>
      <w:ins w:id="1524" w:author="Windows User" w:date="2019-11-09T11:18:00Z">
        <w:r w:rsidRPr="007678CB">
          <w:rPr>
            <w:rFonts w:cs="B Nazanin" w:hint="cs"/>
            <w:sz w:val="28"/>
            <w:szCs w:val="28"/>
            <w:rtl/>
            <w:lang w:bidi="fa-IR"/>
            <w:rPrChange w:id="152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</w:t>
        </w:r>
      </w:ins>
      <w:del w:id="1526" w:author="Windows User" w:date="2019-11-09T11:18:00Z">
        <w:r w:rsidR="00FD42ED" w:rsidRPr="007678CB" w:rsidDel="003F3192">
          <w:rPr>
            <w:rFonts w:cs="B Nazanin" w:hint="cs"/>
            <w:sz w:val="28"/>
            <w:szCs w:val="28"/>
            <w:rtl/>
            <w:lang w:bidi="fa-IR"/>
            <w:rPrChange w:id="152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2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اول قبل از میلاد و امپراتوری روم باز می</w:t>
      </w:r>
      <w:ins w:id="1529" w:author="Windows User" w:date="2019-11-09T11:18:00Z">
        <w:r w:rsidRPr="007678CB">
          <w:rPr>
            <w:rFonts w:cs="B Nazanin" w:hint="cs"/>
            <w:sz w:val="28"/>
            <w:szCs w:val="28"/>
            <w:rtl/>
            <w:lang w:bidi="fa-IR"/>
            <w:rPrChange w:id="153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531" w:author="Windows User" w:date="2019-11-09T11:18:00Z">
        <w:r w:rsidR="00FD42ED" w:rsidRPr="007678CB" w:rsidDel="003F3192">
          <w:rPr>
            <w:rFonts w:cs="B Nazanin" w:hint="cs"/>
            <w:sz w:val="28"/>
            <w:szCs w:val="28"/>
            <w:rtl/>
            <w:lang w:bidi="fa-IR"/>
            <w:rPrChange w:id="153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3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گردد</w:t>
      </w:r>
      <w:del w:id="1534" w:author="Windows User" w:date="2019-11-09T11:18:00Z">
        <w:r w:rsidR="00FD42ED" w:rsidRPr="007678CB" w:rsidDel="003F3192">
          <w:rPr>
            <w:rFonts w:cs="B Nazanin" w:hint="cs"/>
            <w:sz w:val="28"/>
            <w:szCs w:val="28"/>
            <w:rtl/>
            <w:lang w:bidi="fa-IR"/>
            <w:rPrChange w:id="153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، کشف شده است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3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 این تجاوز</w:t>
      </w:r>
      <w:ins w:id="1537" w:author="Windows User" w:date="2019-11-09T12:30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53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،</w:t>
        </w:r>
      </w:ins>
      <w:del w:id="1539" w:author="Windows User" w:date="2019-11-09T12:30:00Z">
        <w:r w:rsidR="00FD42ED" w:rsidRPr="007678CB" w:rsidDel="009C6229">
          <w:rPr>
            <w:rFonts w:cs="B Nazanin" w:hint="cs"/>
            <w:sz w:val="28"/>
            <w:szCs w:val="28"/>
            <w:rtl/>
            <w:lang w:bidi="fa-IR"/>
            <w:rPrChange w:id="154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4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بر آثار ملی سوریه در مناطق </w:t>
      </w:r>
      <w:ins w:id="1542" w:author="Windows User" w:date="2019-11-09T11:18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54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1544" w:author="Windows User" w:date="2019-11-09T11:18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54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4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تل برج عبدالو</w:t>
      </w:r>
      <w:ins w:id="1547" w:author="Windows User" w:date="2019-11-09T11:18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54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1549" w:author="Windows User" w:date="2019-11-09T11:18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55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ins w:id="1551" w:author="Windows User" w:date="2019-11-09T12:31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55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، </w:t>
        </w:r>
      </w:ins>
      <w:del w:id="1553" w:author="Windows User" w:date="2019-11-09T12:31:00Z">
        <w:r w:rsidR="00FD42ED" w:rsidRPr="007678CB" w:rsidDel="009C6229">
          <w:rPr>
            <w:rFonts w:cs="B Nazanin" w:hint="cs"/>
            <w:sz w:val="28"/>
            <w:szCs w:val="28"/>
            <w:rtl/>
            <w:lang w:bidi="fa-IR"/>
            <w:rPrChange w:id="155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و</w:delText>
        </w:r>
      </w:del>
      <w:ins w:id="1555" w:author="Windows User" w:date="2019-11-09T11:18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55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1557" w:author="Windows User" w:date="2019-11-09T11:18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55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5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تل عین</w:t>
      </w:r>
      <w:ins w:id="1560" w:author="Windows User" w:date="2019-11-09T12:33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56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56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داره</w:t>
      </w:r>
      <w:ins w:id="1563" w:author="Windows User" w:date="2019-11-09T11:18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56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1565" w:author="Windows User" w:date="2019-11-09T11:18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56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ins w:id="1567" w:author="Windows User" w:date="2019-11-09T12:31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56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، </w:t>
        </w:r>
      </w:ins>
      <w:del w:id="1569" w:author="Windows User" w:date="2019-11-09T12:31:00Z">
        <w:r w:rsidR="00FD42ED" w:rsidRPr="007678CB" w:rsidDel="009C6229">
          <w:rPr>
            <w:rFonts w:cs="B Nazanin" w:hint="cs"/>
            <w:sz w:val="28"/>
            <w:szCs w:val="28"/>
            <w:rtl/>
            <w:lang w:bidi="fa-IR"/>
            <w:rPrChange w:id="157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و </w:delText>
        </w:r>
      </w:del>
      <w:ins w:id="1571" w:author="Windows User" w:date="2019-11-09T11:19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57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1573" w:author="Windows User" w:date="2019-11-09T11:18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57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7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تل جندیریس</w:t>
      </w:r>
      <w:ins w:id="1576" w:author="Windows User" w:date="2019-11-09T11:19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57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1578" w:author="Windows User" w:date="2019-11-09T11:19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57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80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و </w:t>
      </w:r>
      <w:ins w:id="1581" w:author="Windows User" w:date="2019-11-09T11:19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58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«</w:t>
        </w:r>
      </w:ins>
      <w:del w:id="1583" w:author="Windows User" w:date="2019-11-09T11:19:00Z">
        <w:r w:rsidR="00FD42ED" w:rsidRPr="007678CB" w:rsidDel="00441C5B">
          <w:rPr>
            <w:rFonts w:cs="B Nazanin" w:hint="cs"/>
            <w:sz w:val="28"/>
            <w:szCs w:val="28"/>
            <w:highlight w:val="yellow"/>
            <w:rtl/>
            <w:lang w:bidi="fa-IR"/>
            <w:rPrChange w:id="158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highlight w:val="yellow"/>
          <w:rtl/>
          <w:lang w:bidi="fa-IR"/>
          <w:rPrChange w:id="158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موقع</w:t>
      </w:r>
      <w:r w:rsidR="00FD42ED" w:rsidRPr="007678CB">
        <w:rPr>
          <w:rFonts w:cs="B Nazanin" w:hint="cs"/>
          <w:sz w:val="28"/>
          <w:szCs w:val="28"/>
          <w:rtl/>
          <w:lang w:bidi="fa-IR"/>
          <w:rPrChange w:id="158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النبی هوری</w:t>
      </w:r>
      <w:ins w:id="1587" w:author="Windows User" w:date="2019-11-09T11:19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58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1589" w:author="Windows User" w:date="2019-11-09T11:19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59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9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که ثبت ملی شده</w:t>
      </w:r>
      <w:ins w:id="1592" w:author="Windows User" w:date="2019-11-09T11:19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59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‌ا</w:t>
        </w:r>
      </w:ins>
      <w:ins w:id="1594" w:author="Windows User" w:date="2019-11-09T12:31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59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ند</w:t>
        </w:r>
      </w:ins>
      <w:del w:id="1596" w:author="Windows User" w:date="2019-11-09T11:19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59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است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59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، صورت می</w:t>
      </w:r>
      <w:ins w:id="1599" w:author="Windows User" w:date="2019-11-09T11:19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60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601" w:author="Windows User" w:date="2019-11-09T11:19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0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0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گیرد. آقای دکتر محمود حمود </w:t>
      </w:r>
      <w:del w:id="1604" w:author="Windows User" w:date="2019-11-09T11:20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0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مدیر ک</w:delText>
        </w:r>
      </w:del>
      <w:del w:id="1606" w:author="Windows User" w:date="2019-11-09T11:19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0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ل اداره کل آثار باستانی و موزه های سوریه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0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گفت</w:t>
      </w:r>
      <w:del w:id="1609" w:author="Windows User" w:date="2019-11-09T11:20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1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1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: سوریه در</w:t>
      </w:r>
      <w:ins w:id="1612" w:author="Windows User" w:date="2019-11-09T11:20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61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بارۀ</w:t>
        </w:r>
      </w:ins>
      <w:del w:id="1614" w:author="Windows User" w:date="2019-11-09T11:20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1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خصوص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1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این موضوع با سازمان</w:t>
      </w:r>
      <w:ins w:id="1617" w:author="Windows User" w:date="2019-11-09T11:20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61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619" w:author="Windows User" w:date="2019-11-09T11:20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2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2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بین</w:t>
      </w:r>
      <w:ins w:id="1622" w:author="Windows User" w:date="2019-11-09T11:20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62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624" w:author="Windows User" w:date="2019-11-09T11:20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2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26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المللی مرتبط با امور فرهنگی تماس گرفته و آنان را از تجاوز نیروهای ترکیه اشغالگر در مناطق شمالی سوریه</w:t>
      </w:r>
      <w:del w:id="1627" w:author="Windows User" w:date="2019-11-09T12:34:00Z">
        <w:r w:rsidR="00FD42ED" w:rsidRPr="007678CB" w:rsidDel="009C6229">
          <w:rPr>
            <w:rFonts w:cs="B Nazanin" w:hint="cs"/>
            <w:sz w:val="28"/>
            <w:szCs w:val="28"/>
            <w:rtl/>
            <w:lang w:bidi="fa-IR"/>
            <w:rPrChange w:id="1628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2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، مطلع </w:t>
      </w:r>
      <w:ins w:id="1630" w:author="Windows User" w:date="2019-11-09T11:20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63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کرده</w:t>
        </w:r>
      </w:ins>
      <w:del w:id="1632" w:author="Windows User" w:date="2019-11-09T11:20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33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نموده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34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است</w:t>
      </w:r>
      <w:del w:id="1635" w:author="Windows User" w:date="2019-11-09T11:20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3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3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. </w:t>
      </w:r>
      <w:ins w:id="1638" w:author="Windows User" w:date="2019-11-09T11:20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63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او</w:t>
        </w:r>
      </w:ins>
      <w:del w:id="1640" w:author="Windows User" w:date="2019-11-09T11:20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4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وی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4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افزود: منطق</w:t>
      </w:r>
      <w:ins w:id="1643" w:author="Windows User" w:date="2019-11-09T11:20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64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ۀ «</w:t>
        </w:r>
      </w:ins>
      <w:del w:id="1645" w:author="Windows User" w:date="2019-11-09T11:20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46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ه 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47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عین داره</w:t>
      </w:r>
      <w:ins w:id="1648" w:author="Windows User" w:date="2019-11-09T11:21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649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»</w:t>
        </w:r>
      </w:ins>
      <w:del w:id="1650" w:author="Windows User" w:date="2019-11-09T11:21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5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>"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5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حتی قبل از اشغال</w:t>
      </w:r>
      <w:del w:id="1653" w:author="Windows User" w:date="2019-11-09T11:21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5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آن توسط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5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نیرهای ترکیه</w:t>
      </w:r>
      <w:del w:id="1656" w:author="Windows User" w:date="2019-11-09T11:21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5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5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، مورد </w:t>
      </w:r>
      <w:r w:rsidR="00FD42ED" w:rsidRPr="007678CB">
        <w:rPr>
          <w:rFonts w:cs="B Nazanin" w:hint="cs"/>
          <w:sz w:val="28"/>
          <w:szCs w:val="28"/>
          <w:rtl/>
          <w:lang w:bidi="fa-IR"/>
          <w:rPrChange w:id="1659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lastRenderedPageBreak/>
        <w:t>تهاجم هوایی هواپیماهای جنگی ترکیه قرار گرفت</w:t>
      </w:r>
      <w:ins w:id="1660" w:author="Windows User" w:date="2019-11-09T12:35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661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ه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662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که</w:t>
      </w:r>
      <w:ins w:id="1663" w:author="Windows User" w:date="2019-11-09T11:21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664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 xml:space="preserve"> این امر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665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 xml:space="preserve"> باعث تخریب و از</w:t>
      </w:r>
      <w:del w:id="1666" w:author="Windows User" w:date="2019-11-09T11:21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6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6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بین</w:t>
      </w:r>
      <w:ins w:id="1669" w:author="Windows User" w:date="2019-11-09T11:21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67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671" w:author="Windows User" w:date="2019-11-09T11:21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72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73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رفتن خیلی از آثار باستانی و مجسمه</w:t>
      </w:r>
      <w:ins w:id="1674" w:author="Windows User" w:date="2019-11-09T11:21:00Z">
        <w:r w:rsidR="00441C5B" w:rsidRPr="007678CB">
          <w:rPr>
            <w:rFonts w:cs="B Nazanin" w:hint="cs"/>
            <w:sz w:val="28"/>
            <w:szCs w:val="28"/>
            <w:rtl/>
            <w:lang w:bidi="fa-IR"/>
            <w:rPrChange w:id="1675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‌</w:t>
        </w:r>
      </w:ins>
      <w:del w:id="1676" w:author="Windows User" w:date="2019-11-09T11:21:00Z">
        <w:r w:rsidR="00FD42ED" w:rsidRPr="007678CB" w:rsidDel="00441C5B">
          <w:rPr>
            <w:rFonts w:cs="B Nazanin" w:hint="cs"/>
            <w:sz w:val="28"/>
            <w:szCs w:val="28"/>
            <w:rtl/>
            <w:lang w:bidi="fa-IR"/>
            <w:rPrChange w:id="1677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delText xml:space="preserve"> </w:delText>
        </w:r>
      </w:del>
      <w:r w:rsidR="00FD42ED" w:rsidRPr="007678CB">
        <w:rPr>
          <w:rFonts w:cs="B Nazanin" w:hint="cs"/>
          <w:sz w:val="28"/>
          <w:szCs w:val="28"/>
          <w:rtl/>
          <w:lang w:bidi="fa-IR"/>
          <w:rPrChange w:id="1678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های تاریخی آن منطقه شد</w:t>
      </w:r>
      <w:ins w:id="1679" w:author="Windows User" w:date="2019-11-09T12:35:00Z">
        <w:r w:rsidR="009C6229" w:rsidRPr="007678CB">
          <w:rPr>
            <w:rFonts w:cs="B Nazanin" w:hint="cs"/>
            <w:sz w:val="28"/>
            <w:szCs w:val="28"/>
            <w:rtl/>
            <w:lang w:bidi="fa-IR"/>
            <w:rPrChange w:id="1680" w:author="Windows User" w:date="2019-11-09T12:39:00Z">
              <w:rPr>
                <w:rFonts w:cs="B Zar" w:hint="cs"/>
                <w:sz w:val="28"/>
                <w:szCs w:val="28"/>
                <w:rtl/>
                <w:lang w:bidi="fa-IR"/>
              </w:rPr>
            </w:rPrChange>
          </w:rPr>
          <w:t>ه است</w:t>
        </w:r>
      </w:ins>
      <w:r w:rsidR="00FD42ED" w:rsidRPr="007678CB">
        <w:rPr>
          <w:rFonts w:cs="B Nazanin" w:hint="cs"/>
          <w:sz w:val="28"/>
          <w:szCs w:val="28"/>
          <w:rtl/>
          <w:lang w:bidi="fa-IR"/>
          <w:rPrChange w:id="1681" w:author="Windows User" w:date="2019-11-09T12:39:00Z">
            <w:rPr>
              <w:rFonts w:cs="B Zar" w:hint="cs"/>
              <w:sz w:val="28"/>
              <w:szCs w:val="28"/>
              <w:rtl/>
              <w:lang w:bidi="fa-IR"/>
            </w:rPr>
          </w:rPrChange>
        </w:rPr>
        <w:t>.</w:t>
      </w:r>
    </w:p>
    <w:p w:rsidR="00FD42ED" w:rsidRPr="007678CB" w:rsidRDefault="00FD42ED" w:rsidP="00FD42ED">
      <w:pPr>
        <w:jc w:val="both"/>
        <w:rPr>
          <w:rFonts w:cs="B Nazanin"/>
          <w:sz w:val="28"/>
          <w:szCs w:val="28"/>
          <w:rtl/>
          <w:lang w:bidi="fa-IR"/>
          <w:rPrChange w:id="1682" w:author="Windows User" w:date="2019-11-09T12:39:00Z">
            <w:rPr>
              <w:rFonts w:cs="B Zar"/>
              <w:sz w:val="28"/>
              <w:szCs w:val="28"/>
              <w:rtl/>
              <w:lang w:bidi="fa-IR"/>
            </w:rPr>
          </w:rPrChange>
        </w:rPr>
      </w:pPr>
    </w:p>
    <w:p w:rsidR="00FB04D3" w:rsidRPr="007678CB" w:rsidRDefault="00FB04D3" w:rsidP="00932BAD">
      <w:pPr>
        <w:jc w:val="both"/>
        <w:rPr>
          <w:rFonts w:cs="B Nazanin"/>
          <w:sz w:val="24"/>
          <w:szCs w:val="24"/>
          <w:rtl/>
          <w:lang w:bidi="fa-IR"/>
          <w:rPrChange w:id="1683" w:author="Windows User" w:date="2019-11-09T12:39:00Z">
            <w:rPr>
              <w:rFonts w:cs="B Zar"/>
              <w:sz w:val="24"/>
              <w:szCs w:val="24"/>
              <w:rtl/>
              <w:lang w:bidi="fa-IR"/>
            </w:rPr>
          </w:rPrChange>
        </w:rPr>
      </w:pPr>
      <w:r w:rsidRPr="007678CB">
        <w:rPr>
          <w:rFonts w:cs="B Nazanin" w:hint="cs"/>
          <w:sz w:val="24"/>
          <w:szCs w:val="24"/>
          <w:rtl/>
          <w:lang w:bidi="fa-IR"/>
          <w:rPrChange w:id="1684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>برگرفته از روزنام</w:t>
      </w:r>
      <w:ins w:id="1685" w:author="Windows User" w:date="2019-11-09T11:22:00Z">
        <w:r w:rsidR="00441C5B" w:rsidRPr="007678CB">
          <w:rPr>
            <w:rFonts w:cs="B Nazanin" w:hint="cs"/>
            <w:sz w:val="24"/>
            <w:szCs w:val="24"/>
            <w:rtl/>
            <w:lang w:bidi="fa-IR"/>
            <w:rPrChange w:id="1686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t>ۀ</w:t>
        </w:r>
      </w:ins>
      <w:del w:id="1687" w:author="Windows User" w:date="2019-11-09T11:22:00Z">
        <w:r w:rsidRPr="007678CB" w:rsidDel="00441C5B">
          <w:rPr>
            <w:rFonts w:cs="B Nazanin" w:hint="cs"/>
            <w:sz w:val="24"/>
            <w:szCs w:val="24"/>
            <w:rtl/>
            <w:lang w:bidi="fa-IR"/>
            <w:rPrChange w:id="1688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4"/>
          <w:szCs w:val="24"/>
          <w:rtl/>
          <w:lang w:bidi="fa-IR"/>
          <w:rPrChange w:id="1689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 xml:space="preserve"> الوطن شمار</w:t>
      </w:r>
      <w:ins w:id="1690" w:author="Windows User" w:date="2019-11-09T11:22:00Z">
        <w:r w:rsidR="00441C5B" w:rsidRPr="007678CB">
          <w:rPr>
            <w:rFonts w:cs="B Nazanin" w:hint="cs"/>
            <w:sz w:val="24"/>
            <w:szCs w:val="24"/>
            <w:rtl/>
            <w:lang w:bidi="fa-IR"/>
            <w:rPrChange w:id="1691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t>ۀ</w:t>
        </w:r>
      </w:ins>
      <w:del w:id="1692" w:author="Windows User" w:date="2019-11-09T11:22:00Z">
        <w:r w:rsidRPr="007678CB" w:rsidDel="00441C5B">
          <w:rPr>
            <w:rFonts w:cs="B Nazanin" w:hint="cs"/>
            <w:sz w:val="24"/>
            <w:szCs w:val="24"/>
            <w:rtl/>
            <w:lang w:bidi="fa-IR"/>
            <w:rPrChange w:id="1693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delText xml:space="preserve">ه </w:delText>
        </w:r>
      </w:del>
      <w:ins w:id="1694" w:author="Windows User" w:date="2019-11-09T11:22:00Z">
        <w:r w:rsidR="00441C5B" w:rsidRPr="007678CB">
          <w:rPr>
            <w:rFonts w:ascii="Calibri" w:hAnsi="Calibri" w:cs="B Nazanin"/>
            <w:sz w:val="24"/>
            <w:szCs w:val="24"/>
            <w:rtl/>
            <w:lang w:bidi="fa-IR"/>
            <w:rPrChange w:id="1695" w:author="Windows User" w:date="2019-11-09T12:39:00Z">
              <w:rPr>
                <w:rFonts w:ascii="Calibri" w:hAnsi="Calibri" w:cs="Calibri"/>
                <w:sz w:val="24"/>
                <w:szCs w:val="24"/>
                <w:rtl/>
                <w:lang w:bidi="fa-IR"/>
              </w:rPr>
            </w:rPrChange>
          </w:rPr>
          <w:t>۳۱۸۷</w:t>
        </w:r>
      </w:ins>
      <w:del w:id="1696" w:author="Windows User" w:date="2019-11-09T11:22:00Z">
        <w:r w:rsidRPr="007678CB" w:rsidDel="00441C5B">
          <w:rPr>
            <w:rFonts w:cs="B Nazanin" w:hint="cs"/>
            <w:sz w:val="24"/>
            <w:szCs w:val="24"/>
            <w:rtl/>
            <w:lang w:bidi="fa-IR"/>
            <w:rPrChange w:id="1697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delText>3187</w:delText>
        </w:r>
      </w:del>
      <w:r w:rsidRPr="007678CB">
        <w:rPr>
          <w:rFonts w:cs="B Nazanin" w:hint="cs"/>
          <w:sz w:val="24"/>
          <w:szCs w:val="24"/>
          <w:rtl/>
          <w:lang w:bidi="fa-IR"/>
          <w:rPrChange w:id="1698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 xml:space="preserve"> </w:t>
      </w:r>
      <w:r w:rsidRPr="007678CB">
        <w:rPr>
          <w:rFonts w:ascii="Times New Roman" w:hAnsi="Times New Roman" w:cs="B Nazanin" w:hint="cs"/>
          <w:sz w:val="24"/>
          <w:szCs w:val="24"/>
          <w:rtl/>
          <w:lang w:bidi="fa-IR"/>
          <w:rPrChange w:id="1699" w:author="Windows User" w:date="2019-11-09T12:39:00Z">
            <w:rPr>
              <w:rFonts w:ascii="Times New Roman" w:hAnsi="Times New Roman" w:cs="Times New Roman" w:hint="cs"/>
              <w:sz w:val="24"/>
              <w:szCs w:val="24"/>
              <w:rtl/>
              <w:lang w:bidi="fa-IR"/>
            </w:rPr>
          </w:rPrChange>
        </w:rPr>
        <w:t xml:space="preserve"> مو</w:t>
      </w:r>
      <w:r w:rsidRPr="007678CB">
        <w:rPr>
          <w:rFonts w:cs="B Nazanin" w:hint="cs"/>
          <w:sz w:val="24"/>
          <w:szCs w:val="24"/>
          <w:rtl/>
          <w:lang w:bidi="fa-IR"/>
          <w:rPrChange w:id="1700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 xml:space="preserve">رخ </w:t>
      </w:r>
      <w:ins w:id="1701" w:author="Windows User" w:date="2019-11-09T11:23:00Z">
        <w:r w:rsidR="00441C5B" w:rsidRPr="007678CB">
          <w:rPr>
            <w:rFonts w:ascii="Calibri" w:hAnsi="Calibri" w:cs="B Nazanin"/>
            <w:sz w:val="24"/>
            <w:szCs w:val="24"/>
            <w:rtl/>
            <w:lang w:bidi="fa-IR"/>
            <w:rPrChange w:id="1702" w:author="Windows User" w:date="2019-11-09T12:39:00Z">
              <w:rPr>
                <w:rFonts w:ascii="Calibri" w:hAnsi="Calibri" w:cs="Calibri"/>
                <w:sz w:val="24"/>
                <w:szCs w:val="24"/>
                <w:rtl/>
                <w:lang w:bidi="fa-IR"/>
              </w:rPr>
            </w:rPrChange>
          </w:rPr>
          <w:t>۱۰</w:t>
        </w:r>
      </w:ins>
      <w:del w:id="1703" w:author="Windows User" w:date="2019-11-09T11:23:00Z">
        <w:r w:rsidRPr="007678CB" w:rsidDel="00441C5B">
          <w:rPr>
            <w:rFonts w:cs="B Nazanin" w:hint="cs"/>
            <w:sz w:val="24"/>
            <w:szCs w:val="24"/>
            <w:rtl/>
            <w:lang w:bidi="fa-IR"/>
            <w:rPrChange w:id="1704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delText>10</w:delText>
        </w:r>
      </w:del>
      <w:r w:rsidRPr="007678CB">
        <w:rPr>
          <w:rFonts w:cs="B Nazanin" w:hint="cs"/>
          <w:sz w:val="24"/>
          <w:szCs w:val="24"/>
          <w:rtl/>
          <w:lang w:bidi="fa-IR"/>
          <w:rPrChange w:id="1705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>/</w:t>
      </w:r>
      <w:ins w:id="1706" w:author="Windows User" w:date="2019-11-09T11:22:00Z">
        <w:r w:rsidR="00441C5B" w:rsidRPr="007678CB">
          <w:rPr>
            <w:rFonts w:ascii="Calibri" w:hAnsi="Calibri" w:cs="B Nazanin"/>
            <w:sz w:val="24"/>
            <w:szCs w:val="24"/>
            <w:rtl/>
            <w:lang w:bidi="fa-IR"/>
            <w:rPrChange w:id="1707" w:author="Windows User" w:date="2019-11-09T12:39:00Z">
              <w:rPr>
                <w:rFonts w:ascii="Calibri" w:hAnsi="Calibri" w:cs="Calibri"/>
                <w:sz w:val="24"/>
                <w:szCs w:val="24"/>
                <w:rtl/>
                <w:lang w:bidi="fa-IR"/>
              </w:rPr>
            </w:rPrChange>
          </w:rPr>
          <w:t>۷</w:t>
        </w:r>
      </w:ins>
      <w:del w:id="1708" w:author="Windows User" w:date="2019-11-09T11:22:00Z">
        <w:r w:rsidRPr="007678CB" w:rsidDel="00441C5B">
          <w:rPr>
            <w:rFonts w:cs="B Nazanin" w:hint="cs"/>
            <w:sz w:val="24"/>
            <w:szCs w:val="24"/>
            <w:rtl/>
            <w:lang w:bidi="fa-IR"/>
            <w:rPrChange w:id="1709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delText>7</w:delText>
        </w:r>
      </w:del>
      <w:r w:rsidRPr="007678CB">
        <w:rPr>
          <w:rFonts w:cs="B Nazanin" w:hint="cs"/>
          <w:sz w:val="24"/>
          <w:szCs w:val="24"/>
          <w:rtl/>
          <w:lang w:bidi="fa-IR"/>
          <w:rPrChange w:id="1710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>/</w:t>
      </w:r>
      <w:ins w:id="1711" w:author="Windows User" w:date="2019-11-09T11:22:00Z">
        <w:r w:rsidR="00441C5B" w:rsidRPr="007678CB">
          <w:rPr>
            <w:rFonts w:ascii="Calibri" w:hAnsi="Calibri" w:cs="B Nazanin"/>
            <w:sz w:val="24"/>
            <w:szCs w:val="24"/>
            <w:rtl/>
            <w:lang w:bidi="fa-IR"/>
            <w:rPrChange w:id="1712" w:author="Windows User" w:date="2019-11-09T12:39:00Z">
              <w:rPr>
                <w:rFonts w:ascii="Calibri" w:hAnsi="Calibri" w:cs="Calibri"/>
                <w:sz w:val="24"/>
                <w:szCs w:val="24"/>
                <w:rtl/>
                <w:lang w:bidi="fa-IR"/>
              </w:rPr>
            </w:rPrChange>
          </w:rPr>
          <w:t>۲۰۱۹</w:t>
        </w:r>
      </w:ins>
      <w:del w:id="1713" w:author="Windows User" w:date="2019-11-09T11:22:00Z">
        <w:r w:rsidRPr="007678CB" w:rsidDel="00441C5B">
          <w:rPr>
            <w:rFonts w:cs="B Nazanin" w:hint="cs"/>
            <w:sz w:val="24"/>
            <w:szCs w:val="24"/>
            <w:rtl/>
            <w:lang w:bidi="fa-IR"/>
            <w:rPrChange w:id="1714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delText>2019</w:delText>
        </w:r>
      </w:del>
    </w:p>
    <w:p w:rsidR="00FB04D3" w:rsidRPr="007678CB" w:rsidRDefault="00FB04D3">
      <w:pPr>
        <w:jc w:val="both"/>
        <w:rPr>
          <w:rFonts w:cs="B Nazanin"/>
          <w:sz w:val="24"/>
          <w:szCs w:val="24"/>
          <w:rtl/>
          <w:lang w:bidi="fa-IR"/>
          <w:rPrChange w:id="1715" w:author="Windows User" w:date="2019-11-09T12:39:00Z">
            <w:rPr>
              <w:rFonts w:cs="B Zar"/>
              <w:sz w:val="24"/>
              <w:szCs w:val="24"/>
              <w:rtl/>
              <w:lang w:bidi="fa-IR"/>
            </w:rPr>
          </w:rPrChange>
        </w:rPr>
        <w:pPrChange w:id="1716" w:author="Windows User" w:date="2019-11-09T11:24:00Z">
          <w:pPr>
            <w:jc w:val="both"/>
          </w:pPr>
        </w:pPrChange>
      </w:pPr>
      <w:r w:rsidRPr="007678CB">
        <w:rPr>
          <w:rFonts w:cs="B Nazanin" w:hint="cs"/>
          <w:sz w:val="24"/>
          <w:szCs w:val="24"/>
          <w:rtl/>
          <w:lang w:bidi="fa-IR"/>
          <w:rPrChange w:id="1717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>برگرفته از روزنام</w:t>
      </w:r>
      <w:ins w:id="1718" w:author="Windows User" w:date="2019-11-09T11:23:00Z">
        <w:r w:rsidR="00441C5B" w:rsidRPr="007678CB">
          <w:rPr>
            <w:rFonts w:cs="B Nazanin" w:hint="cs"/>
            <w:sz w:val="24"/>
            <w:szCs w:val="24"/>
            <w:rtl/>
            <w:lang w:bidi="fa-IR"/>
            <w:rPrChange w:id="1719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t>ۀ</w:t>
        </w:r>
      </w:ins>
      <w:del w:id="1720" w:author="Windows User" w:date="2019-11-09T11:23:00Z">
        <w:r w:rsidRPr="007678CB" w:rsidDel="00441C5B">
          <w:rPr>
            <w:rFonts w:cs="B Nazanin" w:hint="cs"/>
            <w:sz w:val="24"/>
            <w:szCs w:val="24"/>
            <w:rtl/>
            <w:lang w:bidi="fa-IR"/>
            <w:rPrChange w:id="1721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4"/>
          <w:szCs w:val="24"/>
          <w:rtl/>
          <w:lang w:bidi="fa-IR"/>
          <w:rPrChange w:id="1722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 xml:space="preserve"> تشرین شمار</w:t>
      </w:r>
      <w:ins w:id="1723" w:author="Windows User" w:date="2019-11-09T11:23:00Z">
        <w:r w:rsidR="00441C5B" w:rsidRPr="007678CB">
          <w:rPr>
            <w:rFonts w:cs="B Nazanin" w:hint="cs"/>
            <w:sz w:val="24"/>
            <w:szCs w:val="24"/>
            <w:rtl/>
            <w:lang w:bidi="fa-IR"/>
            <w:rPrChange w:id="1724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t>ۀ</w:t>
        </w:r>
      </w:ins>
      <w:del w:id="1725" w:author="Windows User" w:date="2019-11-09T11:23:00Z">
        <w:r w:rsidRPr="007678CB" w:rsidDel="00441C5B">
          <w:rPr>
            <w:rFonts w:cs="B Nazanin" w:hint="cs"/>
            <w:sz w:val="24"/>
            <w:szCs w:val="24"/>
            <w:rtl/>
            <w:lang w:bidi="fa-IR"/>
            <w:rPrChange w:id="1726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delText>ه</w:delText>
        </w:r>
      </w:del>
      <w:r w:rsidRPr="007678CB">
        <w:rPr>
          <w:rFonts w:cs="B Nazanin" w:hint="cs"/>
          <w:sz w:val="24"/>
          <w:szCs w:val="24"/>
          <w:rtl/>
          <w:lang w:bidi="fa-IR"/>
          <w:rPrChange w:id="1727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 xml:space="preserve"> </w:t>
      </w:r>
      <w:ins w:id="1728" w:author="Windows User" w:date="2019-11-09T11:23:00Z">
        <w:r w:rsidR="00441C5B" w:rsidRPr="007678CB">
          <w:rPr>
            <w:rFonts w:ascii="Calibri" w:hAnsi="Calibri" w:cs="B Nazanin"/>
            <w:sz w:val="24"/>
            <w:szCs w:val="24"/>
            <w:rtl/>
            <w:lang w:bidi="fa-IR"/>
            <w:rPrChange w:id="1729" w:author="Windows User" w:date="2019-11-09T12:39:00Z">
              <w:rPr>
                <w:rFonts w:ascii="Calibri" w:hAnsi="Calibri" w:cs="Calibri"/>
                <w:sz w:val="24"/>
                <w:szCs w:val="24"/>
                <w:rtl/>
                <w:lang w:bidi="fa-IR"/>
              </w:rPr>
            </w:rPrChange>
          </w:rPr>
          <w:t>۱۳۵۶۳</w:t>
        </w:r>
      </w:ins>
      <w:del w:id="1730" w:author="Windows User" w:date="2019-11-09T11:23:00Z">
        <w:r w:rsidRPr="007678CB" w:rsidDel="00441C5B">
          <w:rPr>
            <w:rFonts w:cs="B Nazanin" w:hint="cs"/>
            <w:sz w:val="24"/>
            <w:szCs w:val="24"/>
            <w:rtl/>
            <w:lang w:bidi="fa-IR"/>
            <w:rPrChange w:id="1731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delText>13563</w:delText>
        </w:r>
      </w:del>
      <w:r w:rsidRPr="007678CB">
        <w:rPr>
          <w:rFonts w:cs="B Nazanin" w:hint="cs"/>
          <w:sz w:val="24"/>
          <w:szCs w:val="24"/>
          <w:rtl/>
          <w:lang w:bidi="fa-IR"/>
          <w:rPrChange w:id="1732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 xml:space="preserve"> </w:t>
      </w:r>
      <w:r w:rsidRPr="007678CB">
        <w:rPr>
          <w:rFonts w:ascii="Times New Roman" w:hAnsi="Times New Roman" w:cs="B Nazanin" w:hint="cs"/>
          <w:sz w:val="24"/>
          <w:szCs w:val="24"/>
          <w:rtl/>
          <w:lang w:bidi="fa-IR"/>
          <w:rPrChange w:id="1733" w:author="Windows User" w:date="2019-11-09T12:39:00Z">
            <w:rPr>
              <w:rFonts w:ascii="Times New Roman" w:hAnsi="Times New Roman" w:cs="Times New Roman" w:hint="cs"/>
              <w:sz w:val="24"/>
              <w:szCs w:val="24"/>
              <w:rtl/>
              <w:lang w:bidi="fa-IR"/>
            </w:rPr>
          </w:rPrChange>
        </w:rPr>
        <w:t>مو</w:t>
      </w:r>
      <w:r w:rsidRPr="007678CB">
        <w:rPr>
          <w:rFonts w:cs="B Nazanin" w:hint="cs"/>
          <w:sz w:val="24"/>
          <w:szCs w:val="24"/>
          <w:rtl/>
          <w:lang w:bidi="fa-IR"/>
          <w:rPrChange w:id="1734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 xml:space="preserve">رخ </w:t>
      </w:r>
      <w:ins w:id="1735" w:author="Windows User" w:date="2019-11-09T11:24:00Z">
        <w:r w:rsidR="00441C5B" w:rsidRPr="007678CB">
          <w:rPr>
            <w:rFonts w:ascii="Calibri" w:hAnsi="Calibri" w:cs="B Nazanin"/>
            <w:sz w:val="24"/>
            <w:szCs w:val="24"/>
            <w:rtl/>
            <w:lang w:bidi="fa-IR"/>
            <w:rPrChange w:id="1736" w:author="Windows User" w:date="2019-11-09T12:39:00Z">
              <w:rPr>
                <w:rFonts w:ascii="Calibri" w:hAnsi="Calibri" w:cs="Calibri"/>
                <w:sz w:val="24"/>
                <w:szCs w:val="24"/>
                <w:rtl/>
                <w:lang w:bidi="fa-IR"/>
              </w:rPr>
            </w:rPrChange>
          </w:rPr>
          <w:t>۱۱</w:t>
        </w:r>
      </w:ins>
      <w:del w:id="1737" w:author="Windows User" w:date="2019-11-09T11:24:00Z">
        <w:r w:rsidRPr="007678CB" w:rsidDel="00441C5B">
          <w:rPr>
            <w:rFonts w:cs="B Nazanin" w:hint="cs"/>
            <w:sz w:val="24"/>
            <w:szCs w:val="24"/>
            <w:rtl/>
            <w:lang w:bidi="fa-IR"/>
            <w:rPrChange w:id="1738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delText>11</w:delText>
        </w:r>
      </w:del>
      <w:r w:rsidRPr="007678CB">
        <w:rPr>
          <w:rFonts w:cs="B Nazanin" w:hint="cs"/>
          <w:sz w:val="24"/>
          <w:szCs w:val="24"/>
          <w:rtl/>
          <w:lang w:bidi="fa-IR"/>
          <w:rPrChange w:id="1739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>/</w:t>
      </w:r>
      <w:ins w:id="1740" w:author="Windows User" w:date="2019-11-09T11:23:00Z">
        <w:r w:rsidR="00441C5B" w:rsidRPr="007678CB">
          <w:rPr>
            <w:rFonts w:ascii="Calibri" w:hAnsi="Calibri" w:cs="B Nazanin"/>
            <w:sz w:val="24"/>
            <w:szCs w:val="24"/>
            <w:rtl/>
            <w:lang w:bidi="fa-IR"/>
            <w:rPrChange w:id="1741" w:author="Windows User" w:date="2019-11-09T12:39:00Z">
              <w:rPr>
                <w:rFonts w:ascii="Calibri" w:hAnsi="Calibri" w:cs="Calibri"/>
                <w:sz w:val="24"/>
                <w:szCs w:val="24"/>
                <w:rtl/>
                <w:lang w:bidi="fa-IR"/>
              </w:rPr>
            </w:rPrChange>
          </w:rPr>
          <w:t>۷</w:t>
        </w:r>
      </w:ins>
      <w:del w:id="1742" w:author="Windows User" w:date="2019-11-09T11:23:00Z">
        <w:r w:rsidRPr="007678CB" w:rsidDel="00441C5B">
          <w:rPr>
            <w:rFonts w:cs="B Nazanin" w:hint="cs"/>
            <w:sz w:val="24"/>
            <w:szCs w:val="24"/>
            <w:rtl/>
            <w:lang w:bidi="fa-IR"/>
            <w:rPrChange w:id="1743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delText>7</w:delText>
        </w:r>
      </w:del>
      <w:r w:rsidRPr="007678CB">
        <w:rPr>
          <w:rFonts w:cs="B Nazanin" w:hint="cs"/>
          <w:sz w:val="24"/>
          <w:szCs w:val="24"/>
          <w:rtl/>
          <w:lang w:bidi="fa-IR"/>
          <w:rPrChange w:id="1744" w:author="Windows User" w:date="2019-11-09T12:39:00Z">
            <w:rPr>
              <w:rFonts w:cs="B Zar" w:hint="cs"/>
              <w:sz w:val="24"/>
              <w:szCs w:val="24"/>
              <w:rtl/>
              <w:lang w:bidi="fa-IR"/>
            </w:rPr>
          </w:rPrChange>
        </w:rPr>
        <w:t>/</w:t>
      </w:r>
      <w:ins w:id="1745" w:author="Windows User" w:date="2019-11-09T11:23:00Z">
        <w:r w:rsidR="00441C5B" w:rsidRPr="007678CB">
          <w:rPr>
            <w:rFonts w:ascii="Calibri" w:hAnsi="Calibri" w:cs="B Nazanin"/>
            <w:sz w:val="24"/>
            <w:szCs w:val="24"/>
            <w:rtl/>
            <w:lang w:bidi="fa-IR"/>
            <w:rPrChange w:id="1746" w:author="Windows User" w:date="2019-11-09T12:39:00Z">
              <w:rPr>
                <w:rFonts w:ascii="Calibri" w:hAnsi="Calibri" w:cs="Calibri"/>
                <w:sz w:val="24"/>
                <w:szCs w:val="24"/>
                <w:rtl/>
                <w:lang w:bidi="fa-IR"/>
              </w:rPr>
            </w:rPrChange>
          </w:rPr>
          <w:t>۲۰۱۹</w:t>
        </w:r>
      </w:ins>
      <w:del w:id="1747" w:author="Windows User" w:date="2019-11-09T11:23:00Z">
        <w:r w:rsidRPr="007678CB" w:rsidDel="00441C5B">
          <w:rPr>
            <w:rFonts w:cs="B Nazanin" w:hint="cs"/>
            <w:sz w:val="24"/>
            <w:szCs w:val="24"/>
            <w:rtl/>
            <w:lang w:bidi="fa-IR"/>
            <w:rPrChange w:id="1748" w:author="Windows User" w:date="2019-11-09T12:39:00Z">
              <w:rPr>
                <w:rFonts w:cs="B Zar" w:hint="cs"/>
                <w:sz w:val="24"/>
                <w:szCs w:val="24"/>
                <w:rtl/>
                <w:lang w:bidi="fa-IR"/>
              </w:rPr>
            </w:rPrChange>
          </w:rPr>
          <w:delText>2019</w:delText>
        </w:r>
      </w:del>
    </w:p>
    <w:p w:rsidR="009D2048" w:rsidRPr="00FD42ED" w:rsidRDefault="00FD42ED" w:rsidP="009D2ECF">
      <w:pPr>
        <w:jc w:val="both"/>
        <w:rPr>
          <w:rFonts w:cs="B Zar"/>
          <w:color w:val="7030A0"/>
          <w:sz w:val="28"/>
          <w:szCs w:val="28"/>
          <w:rtl/>
          <w:lang w:bidi="fa-IR"/>
        </w:rPr>
      </w:pPr>
      <w:r w:rsidRPr="00FD42ED">
        <w:rPr>
          <w:rFonts w:cs="B Zar" w:hint="cs"/>
          <w:color w:val="7030A0"/>
          <w:sz w:val="28"/>
          <w:szCs w:val="28"/>
          <w:rtl/>
          <w:lang w:bidi="fa-IR"/>
        </w:rPr>
        <w:t>------------------------------------------------------------------------</w:t>
      </w:r>
      <w:r w:rsidR="007E199A" w:rsidRPr="00FD42ED">
        <w:rPr>
          <w:rFonts w:cs="B Zar" w:hint="cs"/>
          <w:color w:val="7030A0"/>
          <w:sz w:val="28"/>
          <w:szCs w:val="28"/>
          <w:rtl/>
          <w:lang w:bidi="fa-IR"/>
        </w:rPr>
        <w:t xml:space="preserve">  </w:t>
      </w:r>
    </w:p>
    <w:p w:rsidR="002F0CCC" w:rsidRPr="008B03F9" w:rsidRDefault="002F0CCC" w:rsidP="00F100F1">
      <w:pPr>
        <w:jc w:val="both"/>
        <w:rPr>
          <w:rFonts w:cs="B Nazanin"/>
          <w:sz w:val="24"/>
          <w:szCs w:val="24"/>
          <w:rtl/>
          <w:lang w:bidi="fa-IR"/>
          <w:rPrChange w:id="1749" w:author="Windows User" w:date="2019-11-09T12:39:00Z">
            <w:rPr>
              <w:rFonts w:cs="B Zar"/>
              <w:sz w:val="24"/>
              <w:szCs w:val="24"/>
              <w:rtl/>
              <w:lang w:bidi="fa-IR"/>
            </w:rPr>
          </w:rPrChange>
        </w:rPr>
      </w:pPr>
    </w:p>
    <w:p w:rsidR="00B365C3" w:rsidRDefault="00B365C3" w:rsidP="00206C55">
      <w:pPr>
        <w:pStyle w:val="ListParagraph"/>
        <w:jc w:val="right"/>
        <w:rPr>
          <w:rFonts w:cs="B Zar"/>
          <w:b/>
          <w:bCs/>
          <w:color w:val="215868" w:themeColor="accent5" w:themeShade="80"/>
          <w:sz w:val="28"/>
          <w:szCs w:val="28"/>
          <w:rtl/>
          <w:lang w:bidi="fa-IR"/>
        </w:rPr>
      </w:pPr>
    </w:p>
    <w:p w:rsidR="004E30FB" w:rsidRPr="00D71146" w:rsidRDefault="00153F0E" w:rsidP="00206C55">
      <w:pPr>
        <w:pStyle w:val="ListParagraph"/>
        <w:jc w:val="right"/>
        <w:rPr>
          <w:rFonts w:cs="B Zar"/>
          <w:b/>
          <w:bCs/>
          <w:sz w:val="30"/>
          <w:szCs w:val="30"/>
          <w:rtl/>
          <w:lang w:bidi="ar-SY"/>
        </w:rPr>
      </w:pPr>
      <w:r w:rsidRPr="00153F0E">
        <w:rPr>
          <w:rFonts w:cs="B Zar" w:hint="cs"/>
          <w:b/>
          <w:bCs/>
          <w:color w:val="215868" w:themeColor="accent5" w:themeShade="80"/>
          <w:sz w:val="28"/>
          <w:szCs w:val="28"/>
          <w:rtl/>
          <w:lang w:bidi="fa-IR"/>
        </w:rPr>
        <w:t>رایزنی فرهنگی جمهوری اسلامی ایران در سوریه</w:t>
      </w:r>
    </w:p>
    <w:sectPr w:rsidR="004E30FB" w:rsidRPr="00D71146" w:rsidSect="0012665F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276" w:right="1700" w:bottom="1276" w:left="1701" w:header="708" w:footer="708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24885" w:rsidRDefault="00624885" w:rsidP="00875016">
      <w:pPr>
        <w:spacing w:after="0" w:line="240" w:lineRule="auto"/>
      </w:pPr>
      <w:r>
        <w:separator/>
      </w:r>
    </w:p>
  </w:endnote>
  <w:endnote w:type="continuationSeparator" w:id="0">
    <w:p w:rsidR="00624885" w:rsidRDefault="00624885" w:rsidP="00875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192" w:rsidRDefault="003F319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0" allowOverlap="1">
              <wp:simplePos x="0" y="0"/>
              <wp:positionH relativeFrom="page">
                <wp:posOffset>-77470</wp:posOffset>
              </wp:positionH>
              <wp:positionV relativeFrom="page">
                <wp:posOffset>10284460</wp:posOffset>
              </wp:positionV>
              <wp:extent cx="7938135" cy="490220"/>
              <wp:effectExtent l="0" t="0" r="0" b="0"/>
              <wp:wrapNone/>
              <wp:docPr id="4" name="Rectangle 7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813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F3192" w:rsidRPr="00BF0AD7" w:rsidRDefault="003F3192" w:rsidP="000F2D88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 xml:space="preserve">رايزني فرهنگي جمهوري اسلامي ايران در سوريه </w:t>
                          </w:r>
                        </w:p>
                        <w:p w:rsidR="003F3192" w:rsidRPr="00965D65" w:rsidRDefault="003F3192" w:rsidP="00EC2CF7">
                          <w:pPr>
                            <w:rPr>
                              <w:sz w:val="26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7" o:spid="_x0000_s1027" alt="Description: Description: Description: بردي" style="position:absolute;left:0;text-align:left;margin-left:-6.1pt;margin-top:809.8pt;width:625.05pt;height:38.6pt;flip:x;z-index:251666432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" o:allowincell="f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0F2D88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 xml:space="preserve">رايزني فرهنگي جمهوري اسلامي ايران در سوريه </w:t>
                    </w:r>
                  </w:p>
                  <w:p w:rsidR="00ED0E81" w:rsidRPr="00965D65" w:rsidRDefault="00ED0E81" w:rsidP="00EC2CF7">
                    <w:pPr>
                      <w:rPr>
                        <w:sz w:val="26"/>
                        <w:rtl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192" w:rsidRDefault="003F319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-139065</wp:posOffset>
              </wp:positionH>
              <wp:positionV relativeFrom="page">
                <wp:posOffset>10284460</wp:posOffset>
              </wp:positionV>
              <wp:extent cx="7934325" cy="490220"/>
              <wp:effectExtent l="3810" t="0" r="0" b="0"/>
              <wp:wrapNone/>
              <wp:docPr id="1" name="Rectangle 1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325" cy="490220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F3192" w:rsidRPr="00BF0AD7" w:rsidRDefault="003F3192" w:rsidP="000F2D88">
                          <w:pPr>
                            <w:ind w:right="1560"/>
                            <w:jc w:val="right"/>
                            <w:rPr>
                              <w:rFonts w:cs="B Titr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</w:pPr>
                          <w:r w:rsidRPr="00BF0AD7"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رايزني فرهن</w:t>
                          </w:r>
                          <w:r>
                            <w:rPr>
                              <w:rFonts w:cs="B Titr" w:hint="cs"/>
                              <w:b/>
                              <w:bCs/>
                              <w:color w:val="333399"/>
                              <w:rtl/>
                              <w:lang w:bidi="ar-SY"/>
                            </w:rPr>
                            <w:t>گي جمهوري اسلامي ايران در سوريه</w:t>
                          </w:r>
                        </w:p>
                        <w:p w:rsidR="003F3192" w:rsidRPr="00A72BEB" w:rsidRDefault="003F3192" w:rsidP="00A72BEB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1" o:spid="_x0000_s1029" alt="Description: Description: Description: بردي" style="position:absolute;left:0;text-align:left;margin-left:-10.95pt;margin-top:809.8pt;width:624.75pt;height:38.6pt;flip:x;z-index:25166028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0F2D88">
                    <w:pPr>
                      <w:ind w:right="1560"/>
                      <w:jc w:val="right"/>
                      <w:rPr>
                        <w:rFonts w:cs="B Titr"/>
                        <w:b/>
                        <w:bCs/>
                        <w:color w:val="333399"/>
                        <w:rtl/>
                        <w:lang w:bidi="ar-SY"/>
                      </w:rPr>
                    </w:pPr>
                    <w:r w:rsidRPr="00BF0AD7"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رايزني فرهن</w:t>
                    </w:r>
                    <w:r>
                      <w:rPr>
                        <w:rFonts w:cs="B Titr" w:hint="cs"/>
                        <w:b/>
                        <w:bCs/>
                        <w:color w:val="333399"/>
                        <w:rtl/>
                        <w:lang w:bidi="ar-SY"/>
                      </w:rPr>
                      <w:t>گي جمهوري اسلامي ايران در سوريه</w:t>
                    </w:r>
                  </w:p>
                  <w:p w:rsidR="00ED0E81" w:rsidRPr="00A72BEB" w:rsidRDefault="00ED0E81" w:rsidP="00A72BEB"/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24885" w:rsidRDefault="00624885" w:rsidP="00875016">
      <w:pPr>
        <w:spacing w:after="0" w:line="240" w:lineRule="auto"/>
      </w:pPr>
      <w:r>
        <w:separator/>
      </w:r>
    </w:p>
  </w:footnote>
  <w:footnote w:type="continuationSeparator" w:id="0">
    <w:p w:rsidR="00624885" w:rsidRDefault="00624885" w:rsidP="00875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192" w:rsidRDefault="003F3192" w:rsidP="0012665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-80645</wp:posOffset>
              </wp:positionH>
              <wp:positionV relativeFrom="page">
                <wp:posOffset>-74930</wp:posOffset>
              </wp:positionV>
              <wp:extent cx="7934960" cy="579755"/>
              <wp:effectExtent l="0" t="1270" r="3175" b="0"/>
              <wp:wrapNone/>
              <wp:docPr id="7" name="Rectangle 8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96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F3192" w:rsidRPr="00BF0AD7" w:rsidRDefault="003F3192" w:rsidP="0012665F">
                          <w:pPr>
                            <w:ind w:right="709"/>
                            <w:jc w:val="right"/>
                            <w:rPr>
                              <w:rFonts w:cs="B Zar"/>
                              <w:color w:val="FFFFFF"/>
                              <w:sz w:val="12"/>
                              <w:szCs w:val="12"/>
                              <w:rtl/>
                              <w:lang w:bidi="ar-SY"/>
                            </w:rPr>
                          </w:pPr>
                        </w:p>
                        <w:p w:rsidR="003F3192" w:rsidRPr="007440F6" w:rsidRDefault="003F3192" w:rsidP="000F2D88">
                          <w:pPr>
                            <w:ind w:right="1134"/>
                            <w:jc w:val="right"/>
                            <w:rPr>
                              <w:rFonts w:cs="B Titr"/>
                              <w:b/>
                              <w:bCs/>
                              <w:color w:val="00642D"/>
                              <w:rtl/>
                              <w:lang w:bidi="ar-SY"/>
                            </w:rPr>
                          </w:pPr>
                        </w:p>
                        <w:p w:rsidR="003F3192" w:rsidRPr="00067A32" w:rsidRDefault="003F3192" w:rsidP="0012665F">
                          <w:pPr>
                            <w:ind w:left="3600"/>
                            <w:jc w:val="center"/>
                            <w:rPr>
                              <w:rFonts w:cs="B Zar"/>
                              <w:b/>
                              <w:bCs/>
                              <w:rtl/>
                              <w:lang w:bidi="ar-SY"/>
                            </w:rPr>
                          </w:pPr>
                        </w:p>
                        <w:p w:rsidR="003F3192" w:rsidRPr="00BF0AD7" w:rsidRDefault="003F3192" w:rsidP="0012665F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8" o:spid="_x0000_s1026" alt="Description: Description: Description: بردي" style="position:absolute;left:0;text-align:left;margin-left:-6.35pt;margin-top:-5.9pt;width:624.8pt;height:45.65pt;flip:x;z-index:251667456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" stroked="f" strokecolor="#31849b">
              <v:fill r:id="rId2" o:title=" بردي" recolor="t" rotate="t" type="tile"/>
              <v:textbox>
                <w:txbxContent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rFonts w:cs="B Zar"/>
                        <w:color w:val="FFFFFF"/>
                        <w:sz w:val="12"/>
                        <w:szCs w:val="12"/>
                        <w:rtl/>
                        <w:lang w:bidi="ar-SY"/>
                      </w:rPr>
                    </w:pPr>
                  </w:p>
                  <w:p w:rsidR="00ED0E81" w:rsidRPr="007440F6" w:rsidRDefault="00ED0E81" w:rsidP="000F2D88">
                    <w:pPr>
                      <w:ind w:right="1134"/>
                      <w:jc w:val="right"/>
                      <w:rPr>
                        <w:rFonts w:cs="B Titr"/>
                        <w:b/>
                        <w:bCs/>
                        <w:color w:val="00642D"/>
                        <w:rtl/>
                        <w:lang w:bidi="ar-SY"/>
                      </w:rPr>
                    </w:pPr>
                  </w:p>
                  <w:p w:rsidR="00ED0E81" w:rsidRPr="00067A32" w:rsidRDefault="00ED0E81" w:rsidP="0012665F">
                    <w:pPr>
                      <w:ind w:left="3600"/>
                      <w:jc w:val="center"/>
                      <w:rPr>
                        <w:rFonts w:cs="B Zar"/>
                        <w:b/>
                        <w:bCs/>
                        <w:rtl/>
                        <w:lang w:bidi="ar-SY"/>
                      </w:rPr>
                    </w:pPr>
                  </w:p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>
              <wp:simplePos x="0" y="0"/>
              <wp:positionH relativeFrom="page">
                <wp:posOffset>527050</wp:posOffset>
              </wp:positionH>
              <wp:positionV relativeFrom="page">
                <wp:posOffset>-104140</wp:posOffset>
              </wp:positionV>
              <wp:extent cx="90805" cy="11207115"/>
              <wp:effectExtent l="0" t="0" r="23495" b="12700"/>
              <wp:wrapNone/>
              <wp:docPr id="10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5" o:spid="_x0000_s1026" style="position:absolute;left:0;text-align:left;margin-left:41.5pt;margin-top:-8.2pt;width:7.15pt;height:882.45pt;flip:x;z-index:251664384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" o:allowincell="f" strokecolor="#31849b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page">
                <wp:posOffset>6908800</wp:posOffset>
              </wp:positionH>
              <wp:positionV relativeFrom="page">
                <wp:posOffset>-190500</wp:posOffset>
              </wp:positionV>
              <wp:extent cx="90805" cy="11207115"/>
              <wp:effectExtent l="0" t="0" r="23495" b="12700"/>
              <wp:wrapNone/>
              <wp:docPr id="9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31849B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4" o:spid="_x0000_s1026" style="position:absolute;left:0;text-align:left;margin-left:544pt;margin-top:-15pt;width:7.15pt;height:882.45pt;flip:x;z-index:251663360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" o:allowincell="f" strokecolor="#31849b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192" w:rsidRDefault="003F3192" w:rsidP="0012665F">
    <w:pPr>
      <w:pStyle w:val="NoSpacing"/>
      <w:rPr>
        <w:lang w:bidi="ar-SY"/>
      </w:rPr>
    </w:pP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5408" behindDoc="0" locked="0" layoutInCell="0" allowOverlap="1">
              <wp:simplePos x="0" y="0"/>
              <wp:positionH relativeFrom="page">
                <wp:posOffset>-233045</wp:posOffset>
              </wp:positionH>
              <wp:positionV relativeFrom="page">
                <wp:posOffset>-67945</wp:posOffset>
              </wp:positionV>
              <wp:extent cx="7934960" cy="579755"/>
              <wp:effectExtent l="0" t="0" r="3175" b="2540"/>
              <wp:wrapNone/>
              <wp:docPr id="3" name="Rectangle 6" descr="Description: Description: بردي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7934960" cy="5797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tile tx="0" ty="0" sx="100000" sy="100000" flip="none" algn="tl"/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31849B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F3192" w:rsidRPr="00EC2CF7" w:rsidRDefault="003F3192" w:rsidP="00CB6ECA">
                          <w:pPr>
                            <w:jc w:val="center"/>
                            <w:rPr>
                              <w:rFonts w:cs="B Titr"/>
                              <w:b/>
                              <w:bCs/>
                              <w:color w:val="00642D"/>
                              <w:sz w:val="30"/>
                              <w:szCs w:val="30"/>
                              <w:rtl/>
                              <w:lang w:bidi="fa-IR"/>
                            </w:rPr>
                          </w:pPr>
                        </w:p>
                        <w:p w:rsidR="003F3192" w:rsidRPr="00067A32" w:rsidRDefault="003F3192" w:rsidP="00904300">
                          <w:pPr>
                            <w:ind w:left="3600"/>
                            <w:jc w:val="right"/>
                            <w:rPr>
                              <w:rFonts w:cs="B Zar"/>
                              <w:b/>
                              <w:bCs/>
                              <w:rtl/>
                              <w:lang w:bidi="fa-IR"/>
                            </w:rPr>
                          </w:pPr>
                        </w:p>
                        <w:p w:rsidR="003F3192" w:rsidRPr="00BF0AD7" w:rsidRDefault="003F3192" w:rsidP="0012665F">
                          <w:pPr>
                            <w:ind w:right="709"/>
                            <w:jc w:val="right"/>
                            <w:rPr>
                              <w:color w:val="FFFFFF"/>
                              <w:lang w:bidi="ar-SY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105000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6" o:spid="_x0000_s1028" alt="Description: Description: Description: بردي" style="position:absolute;left:0;text-align:left;margin-left:-18.35pt;margin-top:-5.35pt;width:624.8pt;height:45.65pt;flip:x;z-index:251665408;visibility:visible;mso-wrap-style:square;mso-width-percent:10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1050;mso-height-percent:0;mso-width-relative:page;mso-height-relative:top-margin-area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" o:allowincell="f" stroked="f" strokecolor="#31849b">
              <v:fill r:id="rId2" o:title=" بردي" recolor="t" rotate="t" type="tile"/>
              <v:textbox>
                <w:txbxContent>
                  <w:p w:rsidR="00ED0E81" w:rsidRPr="00EC2CF7" w:rsidRDefault="00ED0E81" w:rsidP="00CB6ECA">
                    <w:pPr>
                      <w:jc w:val="center"/>
                      <w:rPr>
                        <w:rFonts w:cs="B Titr"/>
                        <w:b/>
                        <w:bCs/>
                        <w:color w:val="00642D"/>
                        <w:sz w:val="30"/>
                        <w:szCs w:val="30"/>
                        <w:rtl/>
                        <w:lang w:bidi="fa-IR"/>
                      </w:rPr>
                    </w:pPr>
                  </w:p>
                  <w:p w:rsidR="00ED0E81" w:rsidRPr="00067A32" w:rsidRDefault="00ED0E81" w:rsidP="00904300">
                    <w:pPr>
                      <w:ind w:left="3600"/>
                      <w:jc w:val="right"/>
                      <w:rPr>
                        <w:rFonts w:cs="B Zar"/>
                        <w:b/>
                        <w:bCs/>
                        <w:rtl/>
                        <w:lang w:bidi="fa-IR"/>
                      </w:rPr>
                    </w:pPr>
                  </w:p>
                  <w:p w:rsidR="00ED0E81" w:rsidRPr="00BF0AD7" w:rsidRDefault="00ED0E81" w:rsidP="0012665F">
                    <w:pPr>
                      <w:ind w:right="709"/>
                      <w:jc w:val="right"/>
                      <w:rPr>
                        <w:color w:val="FFFFFF"/>
                        <w:lang w:bidi="ar-SY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6943090</wp:posOffset>
              </wp:positionH>
              <wp:positionV relativeFrom="page">
                <wp:posOffset>-262255</wp:posOffset>
              </wp:positionV>
              <wp:extent cx="90805" cy="11207115"/>
              <wp:effectExtent l="0" t="0" r="23495" b="12700"/>
              <wp:wrapNone/>
              <wp:docPr id="6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3" o:spid="_x0000_s1026" style="position:absolute;left:0;text-align:left;margin-left:546.7pt;margin-top:-20.65pt;width:7.15pt;height:882.45pt;flip:x;z-index:251662336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" o:allowincell="f" strokecolor="#930">
              <w10:wrap anchorx="page" anchory="page"/>
            </v:rect>
          </w:pict>
        </mc:Fallback>
      </mc:AlternateContent>
    </w:r>
    <w:r>
      <w:rPr>
        <w:rFonts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525780</wp:posOffset>
              </wp:positionH>
              <wp:positionV relativeFrom="page">
                <wp:posOffset>-262255</wp:posOffset>
              </wp:positionV>
              <wp:extent cx="90805" cy="11207115"/>
              <wp:effectExtent l="0" t="0" r="23495" b="12700"/>
              <wp:wrapNone/>
              <wp:docPr id="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90805" cy="112071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9933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105000</wp14:pctHeight>
              </wp14:sizeRelV>
            </wp:anchor>
          </w:drawing>
        </mc:Choice>
        <mc:Fallback>
          <w:pict>
            <v:rect id="Rectangle 2" o:spid="_x0000_s1026" style="position:absolute;left:0;text-align:left;margin-left:41.4pt;margin-top:-20.65pt;width:7.15pt;height:882.45pt;flip:x;z-index:251661312;visibility:visible;mso-wrap-style:square;mso-width-percent:0;mso-height-percent:105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" o:allowincell="f" strokecolor="#930">
              <w10:wrap anchorx="page" anchory="page"/>
            </v:rect>
          </w:pict>
        </mc:Fallback>
      </mc:AlternateContent>
    </w:r>
    <w:r>
      <w:rPr>
        <w:rFonts w:cs="B Zar"/>
        <w:b/>
        <w:bCs/>
        <w:rtl/>
        <w:lang w:bidi="ar-SY"/>
      </w:rPr>
      <w:br w:type="pag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091B32"/>
    <w:multiLevelType w:val="hybridMultilevel"/>
    <w:tmpl w:val="ECD07FAA"/>
    <w:lvl w:ilvl="0" w:tplc="93CA30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904D5B"/>
    <w:multiLevelType w:val="hybridMultilevel"/>
    <w:tmpl w:val="932805F8"/>
    <w:lvl w:ilvl="0" w:tplc="9CEA54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B135F3"/>
    <w:multiLevelType w:val="hybridMultilevel"/>
    <w:tmpl w:val="2430C306"/>
    <w:lvl w:ilvl="0" w:tplc="3918AC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476468"/>
    <w:multiLevelType w:val="hybridMultilevel"/>
    <w:tmpl w:val="EC84138C"/>
    <w:lvl w:ilvl="0" w:tplc="9D3E0032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0633A0"/>
    <w:multiLevelType w:val="hybridMultilevel"/>
    <w:tmpl w:val="60DE7EC0"/>
    <w:lvl w:ilvl="0" w:tplc="0409000F">
      <w:start w:val="1"/>
      <w:numFmt w:val="decimal"/>
      <w:lvlText w:val="%1."/>
      <w:lvlJc w:val="left"/>
      <w:pPr>
        <w:ind w:left="1185" w:hanging="360"/>
      </w:p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>
    <w:nsid w:val="1AE5770B"/>
    <w:multiLevelType w:val="hybridMultilevel"/>
    <w:tmpl w:val="DBCCA59E"/>
    <w:lvl w:ilvl="0" w:tplc="C5DAD53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F24BDD"/>
    <w:multiLevelType w:val="hybridMultilevel"/>
    <w:tmpl w:val="AB684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660348"/>
    <w:multiLevelType w:val="hybridMultilevel"/>
    <w:tmpl w:val="D9BC927A"/>
    <w:lvl w:ilvl="0" w:tplc="A40E223C">
      <w:numFmt w:val="bullet"/>
      <w:lvlText w:val="-"/>
      <w:lvlJc w:val="left"/>
      <w:pPr>
        <w:ind w:left="720" w:hanging="360"/>
      </w:pPr>
      <w:rPr>
        <w:rFonts w:ascii="Arabic Typesetting" w:eastAsia="Calibri" w:hAnsi="Arabic Typesetting" w:cs="Arabic Typesetti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993336"/>
    <w:multiLevelType w:val="hybridMultilevel"/>
    <w:tmpl w:val="08D8B422"/>
    <w:lvl w:ilvl="0" w:tplc="241A44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EE0207"/>
    <w:multiLevelType w:val="hybridMultilevel"/>
    <w:tmpl w:val="40847D68"/>
    <w:lvl w:ilvl="0" w:tplc="07C69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4E7259"/>
    <w:multiLevelType w:val="hybridMultilevel"/>
    <w:tmpl w:val="C5C22506"/>
    <w:lvl w:ilvl="0" w:tplc="3C947AF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9C1EC8"/>
    <w:multiLevelType w:val="hybridMultilevel"/>
    <w:tmpl w:val="4A668282"/>
    <w:lvl w:ilvl="0" w:tplc="5D24BE40">
      <w:numFmt w:val="bullet"/>
      <w:lvlText w:val="-"/>
      <w:lvlJc w:val="left"/>
      <w:pPr>
        <w:ind w:left="720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E700D9E"/>
    <w:multiLevelType w:val="hybridMultilevel"/>
    <w:tmpl w:val="5A8C2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B12F6C"/>
    <w:multiLevelType w:val="hybridMultilevel"/>
    <w:tmpl w:val="FE8870BC"/>
    <w:lvl w:ilvl="0" w:tplc="807452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2D76CCE"/>
    <w:multiLevelType w:val="hybridMultilevel"/>
    <w:tmpl w:val="B6902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3"/>
  </w:num>
  <w:num w:numId="5">
    <w:abstractNumId w:val="2"/>
  </w:num>
  <w:num w:numId="6">
    <w:abstractNumId w:val="11"/>
  </w:num>
  <w:num w:numId="7">
    <w:abstractNumId w:val="7"/>
  </w:num>
  <w:num w:numId="8">
    <w:abstractNumId w:val="6"/>
  </w:num>
  <w:num w:numId="9">
    <w:abstractNumId w:val="12"/>
  </w:num>
  <w:num w:numId="10">
    <w:abstractNumId w:val="13"/>
  </w:num>
  <w:num w:numId="11">
    <w:abstractNumId w:val="14"/>
  </w:num>
  <w:num w:numId="12">
    <w:abstractNumId w:val="9"/>
  </w:num>
  <w:num w:numId="13">
    <w:abstractNumId w:val="5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hideGrammaticalErrors/>
  <w:proofState w:spelling="clean"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7A72"/>
    <w:rsid w:val="00012847"/>
    <w:rsid w:val="00025E51"/>
    <w:rsid w:val="00027714"/>
    <w:rsid w:val="00031721"/>
    <w:rsid w:val="00032891"/>
    <w:rsid w:val="00032E30"/>
    <w:rsid w:val="00045363"/>
    <w:rsid w:val="00046127"/>
    <w:rsid w:val="00060C66"/>
    <w:rsid w:val="00061482"/>
    <w:rsid w:val="000615CF"/>
    <w:rsid w:val="00062FA1"/>
    <w:rsid w:val="0006433C"/>
    <w:rsid w:val="00065167"/>
    <w:rsid w:val="0007417E"/>
    <w:rsid w:val="00075422"/>
    <w:rsid w:val="00081FF4"/>
    <w:rsid w:val="0008769A"/>
    <w:rsid w:val="000879EF"/>
    <w:rsid w:val="000A728F"/>
    <w:rsid w:val="000B1699"/>
    <w:rsid w:val="000B23E4"/>
    <w:rsid w:val="000B29B5"/>
    <w:rsid w:val="000B2A5C"/>
    <w:rsid w:val="000B3EC0"/>
    <w:rsid w:val="000B4A28"/>
    <w:rsid w:val="000C2761"/>
    <w:rsid w:val="000C3F3D"/>
    <w:rsid w:val="000C5469"/>
    <w:rsid w:val="000C607C"/>
    <w:rsid w:val="000C772F"/>
    <w:rsid w:val="000D0B2E"/>
    <w:rsid w:val="000D0F02"/>
    <w:rsid w:val="000D2A65"/>
    <w:rsid w:val="000D6882"/>
    <w:rsid w:val="000D6EFC"/>
    <w:rsid w:val="000D7EFE"/>
    <w:rsid w:val="000E27D2"/>
    <w:rsid w:val="000E32C4"/>
    <w:rsid w:val="000F2D88"/>
    <w:rsid w:val="000F6CFC"/>
    <w:rsid w:val="00101F10"/>
    <w:rsid w:val="00102D39"/>
    <w:rsid w:val="00107A16"/>
    <w:rsid w:val="00112824"/>
    <w:rsid w:val="00112AB6"/>
    <w:rsid w:val="00116B5A"/>
    <w:rsid w:val="00120CF2"/>
    <w:rsid w:val="0012665F"/>
    <w:rsid w:val="0012697B"/>
    <w:rsid w:val="001338B2"/>
    <w:rsid w:val="001378D9"/>
    <w:rsid w:val="0014011D"/>
    <w:rsid w:val="00142C16"/>
    <w:rsid w:val="00146465"/>
    <w:rsid w:val="001506E6"/>
    <w:rsid w:val="00150F18"/>
    <w:rsid w:val="00153F0E"/>
    <w:rsid w:val="00153F7A"/>
    <w:rsid w:val="00157EB9"/>
    <w:rsid w:val="00161E61"/>
    <w:rsid w:val="00165503"/>
    <w:rsid w:val="00176DB6"/>
    <w:rsid w:val="00180636"/>
    <w:rsid w:val="00180BE6"/>
    <w:rsid w:val="001826DF"/>
    <w:rsid w:val="0018399A"/>
    <w:rsid w:val="001849D5"/>
    <w:rsid w:val="001865AE"/>
    <w:rsid w:val="00187A72"/>
    <w:rsid w:val="00190E4D"/>
    <w:rsid w:val="00191E69"/>
    <w:rsid w:val="00195115"/>
    <w:rsid w:val="00195308"/>
    <w:rsid w:val="001B08D1"/>
    <w:rsid w:val="001B150D"/>
    <w:rsid w:val="001B193E"/>
    <w:rsid w:val="001B2874"/>
    <w:rsid w:val="001B4F74"/>
    <w:rsid w:val="001B5C5F"/>
    <w:rsid w:val="001B5EA9"/>
    <w:rsid w:val="001B7491"/>
    <w:rsid w:val="001C3C5E"/>
    <w:rsid w:val="001C5A09"/>
    <w:rsid w:val="001D165D"/>
    <w:rsid w:val="001D2DBE"/>
    <w:rsid w:val="001D64A9"/>
    <w:rsid w:val="001E5253"/>
    <w:rsid w:val="001E5965"/>
    <w:rsid w:val="001F0D66"/>
    <w:rsid w:val="001F79CB"/>
    <w:rsid w:val="002048BB"/>
    <w:rsid w:val="00206C55"/>
    <w:rsid w:val="00212C13"/>
    <w:rsid w:val="00214148"/>
    <w:rsid w:val="00217012"/>
    <w:rsid w:val="002307A1"/>
    <w:rsid w:val="00230E43"/>
    <w:rsid w:val="0023646F"/>
    <w:rsid w:val="0023775D"/>
    <w:rsid w:val="0024111E"/>
    <w:rsid w:val="002438AE"/>
    <w:rsid w:val="00244267"/>
    <w:rsid w:val="00250A61"/>
    <w:rsid w:val="00251242"/>
    <w:rsid w:val="00254535"/>
    <w:rsid w:val="002638C0"/>
    <w:rsid w:val="00271AB0"/>
    <w:rsid w:val="00282345"/>
    <w:rsid w:val="002937C3"/>
    <w:rsid w:val="00297438"/>
    <w:rsid w:val="0029779A"/>
    <w:rsid w:val="002A5E9D"/>
    <w:rsid w:val="002B4886"/>
    <w:rsid w:val="002C1434"/>
    <w:rsid w:val="002C36D2"/>
    <w:rsid w:val="002C674C"/>
    <w:rsid w:val="002C77EF"/>
    <w:rsid w:val="002D2AF8"/>
    <w:rsid w:val="002D5506"/>
    <w:rsid w:val="002D63A4"/>
    <w:rsid w:val="002E6256"/>
    <w:rsid w:val="002F0CCC"/>
    <w:rsid w:val="002F1C0E"/>
    <w:rsid w:val="002F3D58"/>
    <w:rsid w:val="002F5F92"/>
    <w:rsid w:val="002F7C1A"/>
    <w:rsid w:val="0030132C"/>
    <w:rsid w:val="0030269C"/>
    <w:rsid w:val="0031049B"/>
    <w:rsid w:val="00310F55"/>
    <w:rsid w:val="00312729"/>
    <w:rsid w:val="00312822"/>
    <w:rsid w:val="00312FA7"/>
    <w:rsid w:val="003258DD"/>
    <w:rsid w:val="003272A2"/>
    <w:rsid w:val="00331972"/>
    <w:rsid w:val="00340EDD"/>
    <w:rsid w:val="0034118F"/>
    <w:rsid w:val="00343155"/>
    <w:rsid w:val="0035002D"/>
    <w:rsid w:val="00350A38"/>
    <w:rsid w:val="003568D2"/>
    <w:rsid w:val="00366FAE"/>
    <w:rsid w:val="003712B6"/>
    <w:rsid w:val="00396CB9"/>
    <w:rsid w:val="003A0891"/>
    <w:rsid w:val="003B474F"/>
    <w:rsid w:val="003B4A4A"/>
    <w:rsid w:val="003D0E9C"/>
    <w:rsid w:val="003D1D61"/>
    <w:rsid w:val="003D69B9"/>
    <w:rsid w:val="003D7359"/>
    <w:rsid w:val="003E2759"/>
    <w:rsid w:val="003E31B5"/>
    <w:rsid w:val="003E3BBA"/>
    <w:rsid w:val="003E4979"/>
    <w:rsid w:val="003E5012"/>
    <w:rsid w:val="003F3192"/>
    <w:rsid w:val="003F74F0"/>
    <w:rsid w:val="00401027"/>
    <w:rsid w:val="00406958"/>
    <w:rsid w:val="00407BD6"/>
    <w:rsid w:val="00407DAA"/>
    <w:rsid w:val="004120FF"/>
    <w:rsid w:val="004122A4"/>
    <w:rsid w:val="00420A5E"/>
    <w:rsid w:val="00421219"/>
    <w:rsid w:val="00423272"/>
    <w:rsid w:val="00423873"/>
    <w:rsid w:val="0042455F"/>
    <w:rsid w:val="00426679"/>
    <w:rsid w:val="004266A1"/>
    <w:rsid w:val="004267D0"/>
    <w:rsid w:val="004303F6"/>
    <w:rsid w:val="004361AB"/>
    <w:rsid w:val="00441C5B"/>
    <w:rsid w:val="00442298"/>
    <w:rsid w:val="004440D8"/>
    <w:rsid w:val="00444948"/>
    <w:rsid w:val="004476D6"/>
    <w:rsid w:val="004513C5"/>
    <w:rsid w:val="004532FC"/>
    <w:rsid w:val="00453E1E"/>
    <w:rsid w:val="00454941"/>
    <w:rsid w:val="00464C7F"/>
    <w:rsid w:val="0046524C"/>
    <w:rsid w:val="00467209"/>
    <w:rsid w:val="00472652"/>
    <w:rsid w:val="0047297D"/>
    <w:rsid w:val="004774A7"/>
    <w:rsid w:val="004827A9"/>
    <w:rsid w:val="0048687C"/>
    <w:rsid w:val="00486D42"/>
    <w:rsid w:val="0048721F"/>
    <w:rsid w:val="00487C89"/>
    <w:rsid w:val="00492904"/>
    <w:rsid w:val="004935CF"/>
    <w:rsid w:val="004941B4"/>
    <w:rsid w:val="00496FE2"/>
    <w:rsid w:val="00497EC3"/>
    <w:rsid w:val="004A3E0C"/>
    <w:rsid w:val="004B0E71"/>
    <w:rsid w:val="004B7077"/>
    <w:rsid w:val="004C3A25"/>
    <w:rsid w:val="004D0BA9"/>
    <w:rsid w:val="004D17AD"/>
    <w:rsid w:val="004D1D1A"/>
    <w:rsid w:val="004D2361"/>
    <w:rsid w:val="004D2D07"/>
    <w:rsid w:val="004D53A0"/>
    <w:rsid w:val="004E30FB"/>
    <w:rsid w:val="004E33B9"/>
    <w:rsid w:val="004E373E"/>
    <w:rsid w:val="004E78A3"/>
    <w:rsid w:val="004E7DB6"/>
    <w:rsid w:val="004F0EC4"/>
    <w:rsid w:val="004F1A0E"/>
    <w:rsid w:val="004F35F6"/>
    <w:rsid w:val="004F46EA"/>
    <w:rsid w:val="004F5FAC"/>
    <w:rsid w:val="004F76C2"/>
    <w:rsid w:val="005040F8"/>
    <w:rsid w:val="00506EA9"/>
    <w:rsid w:val="005122FF"/>
    <w:rsid w:val="005124DB"/>
    <w:rsid w:val="005132AF"/>
    <w:rsid w:val="00526425"/>
    <w:rsid w:val="00526452"/>
    <w:rsid w:val="00527549"/>
    <w:rsid w:val="005315C1"/>
    <w:rsid w:val="00531879"/>
    <w:rsid w:val="005353C3"/>
    <w:rsid w:val="00540999"/>
    <w:rsid w:val="00540E6D"/>
    <w:rsid w:val="00541A9D"/>
    <w:rsid w:val="00543F4F"/>
    <w:rsid w:val="005458E3"/>
    <w:rsid w:val="005475FA"/>
    <w:rsid w:val="00552E4A"/>
    <w:rsid w:val="005534B7"/>
    <w:rsid w:val="005536B0"/>
    <w:rsid w:val="00553D93"/>
    <w:rsid w:val="00555046"/>
    <w:rsid w:val="00557EDD"/>
    <w:rsid w:val="00562099"/>
    <w:rsid w:val="00562655"/>
    <w:rsid w:val="00563F03"/>
    <w:rsid w:val="00565DA3"/>
    <w:rsid w:val="005730D5"/>
    <w:rsid w:val="00574D27"/>
    <w:rsid w:val="00575EC6"/>
    <w:rsid w:val="00576054"/>
    <w:rsid w:val="005764F1"/>
    <w:rsid w:val="00586EAD"/>
    <w:rsid w:val="00592783"/>
    <w:rsid w:val="00595A87"/>
    <w:rsid w:val="00596F10"/>
    <w:rsid w:val="005A5182"/>
    <w:rsid w:val="005B66D5"/>
    <w:rsid w:val="005B71A2"/>
    <w:rsid w:val="005B76E9"/>
    <w:rsid w:val="005C334B"/>
    <w:rsid w:val="005D1502"/>
    <w:rsid w:val="005E6E97"/>
    <w:rsid w:val="005E7AF0"/>
    <w:rsid w:val="005F22C8"/>
    <w:rsid w:val="005F59B7"/>
    <w:rsid w:val="005F5B2A"/>
    <w:rsid w:val="00600F1B"/>
    <w:rsid w:val="00601485"/>
    <w:rsid w:val="0060403E"/>
    <w:rsid w:val="00606A1A"/>
    <w:rsid w:val="006106DF"/>
    <w:rsid w:val="00615449"/>
    <w:rsid w:val="006154AB"/>
    <w:rsid w:val="006163A7"/>
    <w:rsid w:val="00616CA1"/>
    <w:rsid w:val="00620FA6"/>
    <w:rsid w:val="006213E6"/>
    <w:rsid w:val="0062439F"/>
    <w:rsid w:val="006245EF"/>
    <w:rsid w:val="00624885"/>
    <w:rsid w:val="0063072B"/>
    <w:rsid w:val="006335E0"/>
    <w:rsid w:val="00633847"/>
    <w:rsid w:val="006401CB"/>
    <w:rsid w:val="00646EB1"/>
    <w:rsid w:val="00651D8A"/>
    <w:rsid w:val="006526F2"/>
    <w:rsid w:val="00652C7E"/>
    <w:rsid w:val="00655359"/>
    <w:rsid w:val="00660F8C"/>
    <w:rsid w:val="0066117C"/>
    <w:rsid w:val="006626B9"/>
    <w:rsid w:val="00666E76"/>
    <w:rsid w:val="00674D9B"/>
    <w:rsid w:val="0067698F"/>
    <w:rsid w:val="00677C52"/>
    <w:rsid w:val="00681CD8"/>
    <w:rsid w:val="006830E6"/>
    <w:rsid w:val="00687139"/>
    <w:rsid w:val="00694FB1"/>
    <w:rsid w:val="00697CCD"/>
    <w:rsid w:val="006A16EC"/>
    <w:rsid w:val="006A3026"/>
    <w:rsid w:val="006A4168"/>
    <w:rsid w:val="006A508C"/>
    <w:rsid w:val="006A6526"/>
    <w:rsid w:val="006B03FE"/>
    <w:rsid w:val="006B1811"/>
    <w:rsid w:val="006B43CC"/>
    <w:rsid w:val="006B6FCE"/>
    <w:rsid w:val="006C1D9F"/>
    <w:rsid w:val="006C460F"/>
    <w:rsid w:val="006C5569"/>
    <w:rsid w:val="006C5815"/>
    <w:rsid w:val="006C5AF6"/>
    <w:rsid w:val="006C5C5C"/>
    <w:rsid w:val="006C60A6"/>
    <w:rsid w:val="006C73E2"/>
    <w:rsid w:val="006C7DBF"/>
    <w:rsid w:val="006D0D70"/>
    <w:rsid w:val="006D1E11"/>
    <w:rsid w:val="006D646C"/>
    <w:rsid w:val="006D6842"/>
    <w:rsid w:val="006E415F"/>
    <w:rsid w:val="006E5A5E"/>
    <w:rsid w:val="006F0CC2"/>
    <w:rsid w:val="006F39E6"/>
    <w:rsid w:val="00702A40"/>
    <w:rsid w:val="007032FD"/>
    <w:rsid w:val="00710C52"/>
    <w:rsid w:val="00713903"/>
    <w:rsid w:val="00715E26"/>
    <w:rsid w:val="0072288C"/>
    <w:rsid w:val="00727844"/>
    <w:rsid w:val="007278AA"/>
    <w:rsid w:val="0073117F"/>
    <w:rsid w:val="0073140E"/>
    <w:rsid w:val="007322E7"/>
    <w:rsid w:val="007343A6"/>
    <w:rsid w:val="00734AFE"/>
    <w:rsid w:val="00740ABD"/>
    <w:rsid w:val="007440F6"/>
    <w:rsid w:val="00750EF5"/>
    <w:rsid w:val="00757842"/>
    <w:rsid w:val="00760C31"/>
    <w:rsid w:val="0076173B"/>
    <w:rsid w:val="00763A48"/>
    <w:rsid w:val="0076594F"/>
    <w:rsid w:val="007678CB"/>
    <w:rsid w:val="00775352"/>
    <w:rsid w:val="007849BD"/>
    <w:rsid w:val="00787955"/>
    <w:rsid w:val="00795B16"/>
    <w:rsid w:val="00796466"/>
    <w:rsid w:val="007A6B8B"/>
    <w:rsid w:val="007A7EB9"/>
    <w:rsid w:val="007B0DB7"/>
    <w:rsid w:val="007B15D5"/>
    <w:rsid w:val="007B52B8"/>
    <w:rsid w:val="007B5AC0"/>
    <w:rsid w:val="007B6134"/>
    <w:rsid w:val="007C3119"/>
    <w:rsid w:val="007D1D27"/>
    <w:rsid w:val="007D2252"/>
    <w:rsid w:val="007D669F"/>
    <w:rsid w:val="007D7E26"/>
    <w:rsid w:val="007E199A"/>
    <w:rsid w:val="007E2622"/>
    <w:rsid w:val="007E442F"/>
    <w:rsid w:val="007F1D92"/>
    <w:rsid w:val="007F1F4B"/>
    <w:rsid w:val="007F2F1C"/>
    <w:rsid w:val="007F5A7E"/>
    <w:rsid w:val="008105AE"/>
    <w:rsid w:val="008224F9"/>
    <w:rsid w:val="00826AD4"/>
    <w:rsid w:val="00827943"/>
    <w:rsid w:val="00827BF4"/>
    <w:rsid w:val="00830E87"/>
    <w:rsid w:val="00830FAA"/>
    <w:rsid w:val="00831513"/>
    <w:rsid w:val="008369D5"/>
    <w:rsid w:val="00837E66"/>
    <w:rsid w:val="00845B39"/>
    <w:rsid w:val="00857389"/>
    <w:rsid w:val="00857747"/>
    <w:rsid w:val="00867FCB"/>
    <w:rsid w:val="00875016"/>
    <w:rsid w:val="00876888"/>
    <w:rsid w:val="00881F81"/>
    <w:rsid w:val="00882193"/>
    <w:rsid w:val="008911F8"/>
    <w:rsid w:val="008930FE"/>
    <w:rsid w:val="008935E7"/>
    <w:rsid w:val="00895601"/>
    <w:rsid w:val="00896554"/>
    <w:rsid w:val="0089699A"/>
    <w:rsid w:val="008A2446"/>
    <w:rsid w:val="008B03F9"/>
    <w:rsid w:val="008B67C4"/>
    <w:rsid w:val="008C635B"/>
    <w:rsid w:val="008D000C"/>
    <w:rsid w:val="008D045B"/>
    <w:rsid w:val="008D7963"/>
    <w:rsid w:val="008E3A15"/>
    <w:rsid w:val="008E3BCD"/>
    <w:rsid w:val="008E48EF"/>
    <w:rsid w:val="008E6DEF"/>
    <w:rsid w:val="008F2365"/>
    <w:rsid w:val="008F5DA3"/>
    <w:rsid w:val="00902E3E"/>
    <w:rsid w:val="00904300"/>
    <w:rsid w:val="00914D8F"/>
    <w:rsid w:val="00916D5B"/>
    <w:rsid w:val="00916F70"/>
    <w:rsid w:val="00931101"/>
    <w:rsid w:val="00932BAD"/>
    <w:rsid w:val="00932D8F"/>
    <w:rsid w:val="00933B57"/>
    <w:rsid w:val="00933E66"/>
    <w:rsid w:val="00934FC1"/>
    <w:rsid w:val="00951C0A"/>
    <w:rsid w:val="00952F34"/>
    <w:rsid w:val="00953032"/>
    <w:rsid w:val="0095602A"/>
    <w:rsid w:val="009658B1"/>
    <w:rsid w:val="00965D65"/>
    <w:rsid w:val="00966993"/>
    <w:rsid w:val="00970323"/>
    <w:rsid w:val="009704D0"/>
    <w:rsid w:val="00971D4B"/>
    <w:rsid w:val="0097591E"/>
    <w:rsid w:val="00980D43"/>
    <w:rsid w:val="00981D52"/>
    <w:rsid w:val="009847A1"/>
    <w:rsid w:val="009865A5"/>
    <w:rsid w:val="00994754"/>
    <w:rsid w:val="00996E61"/>
    <w:rsid w:val="009971A8"/>
    <w:rsid w:val="009A1B4F"/>
    <w:rsid w:val="009A2123"/>
    <w:rsid w:val="009A533E"/>
    <w:rsid w:val="009A63F8"/>
    <w:rsid w:val="009A6454"/>
    <w:rsid w:val="009A6B5C"/>
    <w:rsid w:val="009B2769"/>
    <w:rsid w:val="009B378D"/>
    <w:rsid w:val="009B4A32"/>
    <w:rsid w:val="009B6ADB"/>
    <w:rsid w:val="009C0A23"/>
    <w:rsid w:val="009C339D"/>
    <w:rsid w:val="009C45AD"/>
    <w:rsid w:val="009C6229"/>
    <w:rsid w:val="009C7CEF"/>
    <w:rsid w:val="009D1974"/>
    <w:rsid w:val="009D2048"/>
    <w:rsid w:val="009D2ECF"/>
    <w:rsid w:val="009E1BE0"/>
    <w:rsid w:val="009E596B"/>
    <w:rsid w:val="009E721D"/>
    <w:rsid w:val="009F179A"/>
    <w:rsid w:val="009F3F0F"/>
    <w:rsid w:val="009F505B"/>
    <w:rsid w:val="00A00DC2"/>
    <w:rsid w:val="00A11394"/>
    <w:rsid w:val="00A11A5C"/>
    <w:rsid w:val="00A12935"/>
    <w:rsid w:val="00A13379"/>
    <w:rsid w:val="00A20B20"/>
    <w:rsid w:val="00A23E35"/>
    <w:rsid w:val="00A269BA"/>
    <w:rsid w:val="00A31F27"/>
    <w:rsid w:val="00A40B11"/>
    <w:rsid w:val="00A40CDF"/>
    <w:rsid w:val="00A41A14"/>
    <w:rsid w:val="00A43840"/>
    <w:rsid w:val="00A44526"/>
    <w:rsid w:val="00A445B9"/>
    <w:rsid w:val="00A44D1D"/>
    <w:rsid w:val="00A4540A"/>
    <w:rsid w:val="00A51C70"/>
    <w:rsid w:val="00A55276"/>
    <w:rsid w:val="00A60FC0"/>
    <w:rsid w:val="00A62BDB"/>
    <w:rsid w:val="00A639E6"/>
    <w:rsid w:val="00A63CC4"/>
    <w:rsid w:val="00A64611"/>
    <w:rsid w:val="00A64867"/>
    <w:rsid w:val="00A658BE"/>
    <w:rsid w:val="00A72BEB"/>
    <w:rsid w:val="00A7444A"/>
    <w:rsid w:val="00A747D0"/>
    <w:rsid w:val="00A8260D"/>
    <w:rsid w:val="00A82917"/>
    <w:rsid w:val="00A83670"/>
    <w:rsid w:val="00A83E7C"/>
    <w:rsid w:val="00A84D85"/>
    <w:rsid w:val="00A91EF2"/>
    <w:rsid w:val="00A921E8"/>
    <w:rsid w:val="00A933C5"/>
    <w:rsid w:val="00AA1532"/>
    <w:rsid w:val="00AA3ED2"/>
    <w:rsid w:val="00AA421D"/>
    <w:rsid w:val="00AA4E21"/>
    <w:rsid w:val="00AA6F25"/>
    <w:rsid w:val="00AA797B"/>
    <w:rsid w:val="00AC1020"/>
    <w:rsid w:val="00AC17FA"/>
    <w:rsid w:val="00AC65DC"/>
    <w:rsid w:val="00AD1881"/>
    <w:rsid w:val="00AD45E3"/>
    <w:rsid w:val="00AD5A9B"/>
    <w:rsid w:val="00AD7B35"/>
    <w:rsid w:val="00AE135B"/>
    <w:rsid w:val="00AE33DB"/>
    <w:rsid w:val="00AE5D9F"/>
    <w:rsid w:val="00AF16E4"/>
    <w:rsid w:val="00AF618D"/>
    <w:rsid w:val="00B06DC2"/>
    <w:rsid w:val="00B07F5B"/>
    <w:rsid w:val="00B1092C"/>
    <w:rsid w:val="00B11882"/>
    <w:rsid w:val="00B145B0"/>
    <w:rsid w:val="00B162C3"/>
    <w:rsid w:val="00B2265C"/>
    <w:rsid w:val="00B22DCE"/>
    <w:rsid w:val="00B3230C"/>
    <w:rsid w:val="00B3506A"/>
    <w:rsid w:val="00B365C3"/>
    <w:rsid w:val="00B378CD"/>
    <w:rsid w:val="00B405C4"/>
    <w:rsid w:val="00B420C7"/>
    <w:rsid w:val="00B438C0"/>
    <w:rsid w:val="00B479AE"/>
    <w:rsid w:val="00B53953"/>
    <w:rsid w:val="00B54BE9"/>
    <w:rsid w:val="00B55A8A"/>
    <w:rsid w:val="00B617C1"/>
    <w:rsid w:val="00B61A18"/>
    <w:rsid w:val="00B6284E"/>
    <w:rsid w:val="00B6642D"/>
    <w:rsid w:val="00B70579"/>
    <w:rsid w:val="00B7111E"/>
    <w:rsid w:val="00B752EC"/>
    <w:rsid w:val="00B7543A"/>
    <w:rsid w:val="00B76A60"/>
    <w:rsid w:val="00B825EB"/>
    <w:rsid w:val="00B83B18"/>
    <w:rsid w:val="00B878E9"/>
    <w:rsid w:val="00B934F8"/>
    <w:rsid w:val="00B947EA"/>
    <w:rsid w:val="00B95420"/>
    <w:rsid w:val="00B95EED"/>
    <w:rsid w:val="00B95EF0"/>
    <w:rsid w:val="00BA030D"/>
    <w:rsid w:val="00BA0593"/>
    <w:rsid w:val="00BA2B38"/>
    <w:rsid w:val="00BA62DC"/>
    <w:rsid w:val="00BC3469"/>
    <w:rsid w:val="00BC491B"/>
    <w:rsid w:val="00BD1306"/>
    <w:rsid w:val="00BD17D7"/>
    <w:rsid w:val="00BE2C69"/>
    <w:rsid w:val="00BE3773"/>
    <w:rsid w:val="00BE3D16"/>
    <w:rsid w:val="00BF05CE"/>
    <w:rsid w:val="00C01AB3"/>
    <w:rsid w:val="00C01E00"/>
    <w:rsid w:val="00C20B64"/>
    <w:rsid w:val="00C24B33"/>
    <w:rsid w:val="00C30B67"/>
    <w:rsid w:val="00C3144B"/>
    <w:rsid w:val="00C34B07"/>
    <w:rsid w:val="00C3522A"/>
    <w:rsid w:val="00C50F63"/>
    <w:rsid w:val="00C5317A"/>
    <w:rsid w:val="00C53591"/>
    <w:rsid w:val="00C6084F"/>
    <w:rsid w:val="00C63989"/>
    <w:rsid w:val="00C668E0"/>
    <w:rsid w:val="00C67C29"/>
    <w:rsid w:val="00C743E2"/>
    <w:rsid w:val="00C84F50"/>
    <w:rsid w:val="00C94DEA"/>
    <w:rsid w:val="00CA35B8"/>
    <w:rsid w:val="00CA6866"/>
    <w:rsid w:val="00CA6E72"/>
    <w:rsid w:val="00CB2285"/>
    <w:rsid w:val="00CB3791"/>
    <w:rsid w:val="00CB48D0"/>
    <w:rsid w:val="00CB4ABB"/>
    <w:rsid w:val="00CB6ECA"/>
    <w:rsid w:val="00CC0E47"/>
    <w:rsid w:val="00CC4B7A"/>
    <w:rsid w:val="00CD2C4E"/>
    <w:rsid w:val="00CD3938"/>
    <w:rsid w:val="00CD661F"/>
    <w:rsid w:val="00CE743E"/>
    <w:rsid w:val="00CE7AFE"/>
    <w:rsid w:val="00CF11CB"/>
    <w:rsid w:val="00CF2194"/>
    <w:rsid w:val="00D100D9"/>
    <w:rsid w:val="00D12B12"/>
    <w:rsid w:val="00D16221"/>
    <w:rsid w:val="00D17A83"/>
    <w:rsid w:val="00D2027D"/>
    <w:rsid w:val="00D20B92"/>
    <w:rsid w:val="00D22533"/>
    <w:rsid w:val="00D2472D"/>
    <w:rsid w:val="00D2754C"/>
    <w:rsid w:val="00D279A2"/>
    <w:rsid w:val="00D31C7A"/>
    <w:rsid w:val="00D32251"/>
    <w:rsid w:val="00D34639"/>
    <w:rsid w:val="00D36478"/>
    <w:rsid w:val="00D46271"/>
    <w:rsid w:val="00D46D37"/>
    <w:rsid w:val="00D4707A"/>
    <w:rsid w:val="00D53F5E"/>
    <w:rsid w:val="00D54060"/>
    <w:rsid w:val="00D55D02"/>
    <w:rsid w:val="00D60551"/>
    <w:rsid w:val="00D60E65"/>
    <w:rsid w:val="00D64743"/>
    <w:rsid w:val="00D66B66"/>
    <w:rsid w:val="00D71146"/>
    <w:rsid w:val="00D76228"/>
    <w:rsid w:val="00D8199E"/>
    <w:rsid w:val="00D92DDA"/>
    <w:rsid w:val="00D96935"/>
    <w:rsid w:val="00DA03B1"/>
    <w:rsid w:val="00DA644B"/>
    <w:rsid w:val="00DC3618"/>
    <w:rsid w:val="00DC42FD"/>
    <w:rsid w:val="00DC4996"/>
    <w:rsid w:val="00DC505D"/>
    <w:rsid w:val="00DD0AA0"/>
    <w:rsid w:val="00DD3D67"/>
    <w:rsid w:val="00DD7218"/>
    <w:rsid w:val="00DE1950"/>
    <w:rsid w:val="00DE5088"/>
    <w:rsid w:val="00DE5B2F"/>
    <w:rsid w:val="00DF47F9"/>
    <w:rsid w:val="00DF739D"/>
    <w:rsid w:val="00E04CCA"/>
    <w:rsid w:val="00E20166"/>
    <w:rsid w:val="00E20630"/>
    <w:rsid w:val="00E22B9A"/>
    <w:rsid w:val="00E254CE"/>
    <w:rsid w:val="00E25562"/>
    <w:rsid w:val="00E258FA"/>
    <w:rsid w:val="00E27C2B"/>
    <w:rsid w:val="00E27E32"/>
    <w:rsid w:val="00E37F3A"/>
    <w:rsid w:val="00E37FE3"/>
    <w:rsid w:val="00E40E17"/>
    <w:rsid w:val="00E42AC0"/>
    <w:rsid w:val="00E4492D"/>
    <w:rsid w:val="00E5139A"/>
    <w:rsid w:val="00E52274"/>
    <w:rsid w:val="00E54AB4"/>
    <w:rsid w:val="00E55064"/>
    <w:rsid w:val="00E6092C"/>
    <w:rsid w:val="00E60E82"/>
    <w:rsid w:val="00E6226D"/>
    <w:rsid w:val="00E63DB8"/>
    <w:rsid w:val="00E64B92"/>
    <w:rsid w:val="00E64D88"/>
    <w:rsid w:val="00E6524E"/>
    <w:rsid w:val="00E66E41"/>
    <w:rsid w:val="00E70679"/>
    <w:rsid w:val="00E7780F"/>
    <w:rsid w:val="00E83D97"/>
    <w:rsid w:val="00E843E1"/>
    <w:rsid w:val="00E876E8"/>
    <w:rsid w:val="00E87C38"/>
    <w:rsid w:val="00E95877"/>
    <w:rsid w:val="00E96F85"/>
    <w:rsid w:val="00EA0100"/>
    <w:rsid w:val="00EA03CA"/>
    <w:rsid w:val="00EA38BE"/>
    <w:rsid w:val="00EA791A"/>
    <w:rsid w:val="00EC12DD"/>
    <w:rsid w:val="00EC2CF7"/>
    <w:rsid w:val="00EC56E7"/>
    <w:rsid w:val="00EC6B8F"/>
    <w:rsid w:val="00ED0E81"/>
    <w:rsid w:val="00ED634B"/>
    <w:rsid w:val="00EE1578"/>
    <w:rsid w:val="00EE4B3A"/>
    <w:rsid w:val="00EE7E81"/>
    <w:rsid w:val="00EF473B"/>
    <w:rsid w:val="00EF484F"/>
    <w:rsid w:val="00EF6F68"/>
    <w:rsid w:val="00F010BF"/>
    <w:rsid w:val="00F01928"/>
    <w:rsid w:val="00F0259A"/>
    <w:rsid w:val="00F02F8B"/>
    <w:rsid w:val="00F033C3"/>
    <w:rsid w:val="00F03D5E"/>
    <w:rsid w:val="00F05D7B"/>
    <w:rsid w:val="00F067BC"/>
    <w:rsid w:val="00F079AA"/>
    <w:rsid w:val="00F100F1"/>
    <w:rsid w:val="00F102DF"/>
    <w:rsid w:val="00F15873"/>
    <w:rsid w:val="00F159F1"/>
    <w:rsid w:val="00F174AA"/>
    <w:rsid w:val="00F21158"/>
    <w:rsid w:val="00F21992"/>
    <w:rsid w:val="00F30252"/>
    <w:rsid w:val="00F37ADC"/>
    <w:rsid w:val="00F43F32"/>
    <w:rsid w:val="00F442DE"/>
    <w:rsid w:val="00F44435"/>
    <w:rsid w:val="00F502A3"/>
    <w:rsid w:val="00F51438"/>
    <w:rsid w:val="00F54ACC"/>
    <w:rsid w:val="00F56B59"/>
    <w:rsid w:val="00F647AB"/>
    <w:rsid w:val="00F6575E"/>
    <w:rsid w:val="00F70E24"/>
    <w:rsid w:val="00F80814"/>
    <w:rsid w:val="00F907C0"/>
    <w:rsid w:val="00F93175"/>
    <w:rsid w:val="00F93DD7"/>
    <w:rsid w:val="00F94451"/>
    <w:rsid w:val="00F97B36"/>
    <w:rsid w:val="00FA0551"/>
    <w:rsid w:val="00FA2E13"/>
    <w:rsid w:val="00FA3CED"/>
    <w:rsid w:val="00FA5431"/>
    <w:rsid w:val="00FB04D3"/>
    <w:rsid w:val="00FB1D6B"/>
    <w:rsid w:val="00FB34E4"/>
    <w:rsid w:val="00FB5426"/>
    <w:rsid w:val="00FB58E0"/>
    <w:rsid w:val="00FB5CDC"/>
    <w:rsid w:val="00FC4A4B"/>
    <w:rsid w:val="00FD42ED"/>
    <w:rsid w:val="00FD55FE"/>
    <w:rsid w:val="00FD6C1A"/>
    <w:rsid w:val="00FE13BD"/>
    <w:rsid w:val="00FE29E8"/>
    <w:rsid w:val="00FE3641"/>
    <w:rsid w:val="00FE42D4"/>
    <w:rsid w:val="00FE7050"/>
    <w:rsid w:val="00FF04B0"/>
    <w:rsid w:val="00FF1B9F"/>
    <w:rsid w:val="00FF4120"/>
    <w:rsid w:val="00FF4366"/>
    <w:rsid w:val="00FF4D15"/>
    <w:rsid w:val="00FF55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66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3D9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703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10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87A72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basedOn w:val="DefaultParagraphFont"/>
    <w:link w:val="NoSpacing"/>
    <w:uiPriority w:val="1"/>
    <w:rsid w:val="00187A72"/>
    <w:rPr>
      <w:rFonts w:ascii="Calibri" w:eastAsia="Times New Roman" w:hAnsi="Calibri" w:cs="Arial"/>
    </w:rPr>
  </w:style>
  <w:style w:type="paragraph" w:styleId="Header">
    <w:name w:val="header"/>
    <w:basedOn w:val="Normal"/>
    <w:link w:val="Head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187A7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87A7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A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2665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83D97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7032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C102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69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56783568-62AD-46CF-9681-EDC610474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4</Pages>
  <Words>1108</Words>
  <Characters>6318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MRT www.Win2Farsi.com</Company>
  <LinksUpToDate>false</LinksUpToDate>
  <CharactersWithSpaces>7412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nezam</dc:creator>
  <cp:lastModifiedBy>Windows User</cp:lastModifiedBy>
  <cp:revision>94</cp:revision>
  <cp:lastPrinted>2018-03-02T12:50:00Z</cp:lastPrinted>
  <dcterms:created xsi:type="dcterms:W3CDTF">2019-11-06T14:05:00Z</dcterms:created>
  <dcterms:modified xsi:type="dcterms:W3CDTF">2019-11-09T09:12:00Z</dcterms:modified>
</cp:coreProperties>
</file>