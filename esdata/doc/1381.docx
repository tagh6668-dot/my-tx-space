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3E4" w:rsidRPr="000A53E4" w:rsidRDefault="009F6E20" w:rsidP="009F6E20">
      <w:pPr>
        <w:spacing w:after="160" w:line="259" w:lineRule="auto"/>
        <w:jc w:val="center"/>
        <w:rPr>
          <w:rFonts w:ascii="Calibri" w:eastAsia="Calibri" w:hAnsi="Calibri" w:cs="B Titr"/>
          <w:b/>
          <w:bCs/>
          <w:sz w:val="24"/>
          <w:szCs w:val="24"/>
          <w:rtl/>
          <w:lang w:val="kk-KZ" w:bidi="fa-IR"/>
        </w:rPr>
      </w:pPr>
      <w:r>
        <w:rPr>
          <w:rFonts w:ascii="Calibri" w:eastAsia="Calibri" w:hAnsi="Calibri" w:cs="B Titr" w:hint="cs"/>
          <w:b/>
          <w:bCs/>
          <w:sz w:val="24"/>
          <w:szCs w:val="24"/>
          <w:rtl/>
          <w:lang w:val="kk-KZ" w:bidi="fa-IR"/>
        </w:rPr>
        <w:t>توسع</w:t>
      </w:r>
      <w:ins w:id="0" w:author="Windows User" w:date="2019-10-27T18:53:00Z">
        <w:r>
          <w:rPr>
            <w:rFonts w:ascii="Calibri" w:eastAsia="Calibri" w:hAnsi="Calibri" w:cs="B Titr" w:hint="cs"/>
            <w:b/>
            <w:bCs/>
            <w:sz w:val="24"/>
            <w:szCs w:val="24"/>
            <w:rtl/>
            <w:lang w:val="kk-KZ" w:bidi="fa-IR"/>
          </w:rPr>
          <w:t>ۀ</w:t>
        </w:r>
      </w:ins>
      <w:del w:id="1" w:author="Windows User" w:date="2019-10-27T18:53:00Z">
        <w:r w:rsidDel="009F6E20">
          <w:rPr>
            <w:rFonts w:ascii="Calibri" w:eastAsia="Calibri" w:hAnsi="Calibri" w:cs="B Titr" w:hint="cs"/>
            <w:b/>
            <w:bCs/>
            <w:sz w:val="24"/>
            <w:szCs w:val="24"/>
            <w:rtl/>
            <w:lang w:val="kk-KZ" w:bidi="fa-IR"/>
          </w:rPr>
          <w:delText>ه</w:delText>
        </w:r>
      </w:del>
      <w:r w:rsidR="000A53E4" w:rsidRPr="000A53E4">
        <w:rPr>
          <w:rFonts w:ascii="Calibri" w:eastAsia="Calibri" w:hAnsi="Calibri" w:cs="B Titr" w:hint="cs"/>
          <w:b/>
          <w:bCs/>
          <w:sz w:val="24"/>
          <w:szCs w:val="24"/>
          <w:rtl/>
          <w:lang w:val="kk-KZ" w:bidi="fa-IR"/>
        </w:rPr>
        <w:t xml:space="preserve"> سینمای قزاقی </w:t>
      </w:r>
      <w:r w:rsidR="000A53E4" w:rsidRPr="000C0E60">
        <w:rPr>
          <w:rFonts w:ascii="Calibri" w:eastAsia="Calibri" w:hAnsi="Calibri" w:cs="B Titr" w:hint="cs"/>
          <w:b/>
          <w:bCs/>
          <w:sz w:val="24"/>
          <w:szCs w:val="24"/>
          <w:rtl/>
          <w:lang w:val="kk-KZ" w:bidi="fa-IR"/>
        </w:rPr>
        <w:t xml:space="preserve">طی </w:t>
      </w:r>
      <w:ins w:id="2" w:author="Windows User" w:date="2019-10-27T18:53:00Z">
        <w:r w:rsidRPr="009F6E20">
          <w:rPr>
            <w:rFonts w:ascii="Calibri" w:eastAsia="Calibri" w:hAnsi="Calibri" w:cs="B Titr"/>
            <w:b/>
            <w:bCs/>
            <w:sz w:val="24"/>
            <w:szCs w:val="24"/>
            <w:rtl/>
            <w:lang w:val="kk-KZ" w:bidi="fa-IR"/>
            <w:rPrChange w:id="3" w:author="Windows User" w:date="2019-10-27T18:54:00Z">
              <w:rPr>
                <w:rFonts w:ascii="Calibri" w:eastAsia="Calibri" w:hAnsi="Calibri" w:cs="Calibri"/>
                <w:b/>
                <w:bCs/>
                <w:sz w:val="24"/>
                <w:szCs w:val="24"/>
                <w:rtl/>
                <w:lang w:val="kk-KZ" w:bidi="fa-IR"/>
              </w:rPr>
            </w:rPrChange>
          </w:rPr>
          <w:t>۲۵</w:t>
        </w:r>
      </w:ins>
      <w:del w:id="4" w:author="Windows User" w:date="2019-10-27T18:53:00Z">
        <w:r w:rsidR="000A53E4" w:rsidRPr="000A53E4" w:rsidDel="009F6E20">
          <w:rPr>
            <w:rFonts w:ascii="Calibri" w:eastAsia="Calibri" w:hAnsi="Calibri" w:cs="B Titr" w:hint="cs"/>
            <w:b/>
            <w:bCs/>
            <w:sz w:val="24"/>
            <w:szCs w:val="24"/>
            <w:rtl/>
            <w:lang w:val="kk-KZ" w:bidi="fa-IR"/>
          </w:rPr>
          <w:delText>25</w:delText>
        </w:r>
      </w:del>
      <w:r w:rsidR="000A53E4" w:rsidRPr="000A53E4">
        <w:rPr>
          <w:rFonts w:ascii="Calibri" w:eastAsia="Calibri" w:hAnsi="Calibri" w:cs="B Titr" w:hint="cs"/>
          <w:b/>
          <w:bCs/>
          <w:sz w:val="24"/>
          <w:szCs w:val="24"/>
          <w:rtl/>
          <w:lang w:val="kk-KZ" w:bidi="fa-IR"/>
        </w:rPr>
        <w:t xml:space="preserve"> سال</w:t>
      </w:r>
    </w:p>
    <w:p w:rsidR="000A53E4" w:rsidRPr="000A53E4" w:rsidRDefault="000A53E4" w:rsidP="000A53E4">
      <w:pPr>
        <w:spacing w:after="160" w:line="259" w:lineRule="auto"/>
        <w:rPr>
          <w:rFonts w:ascii="Calibri" w:eastAsia="Calibri" w:hAnsi="Calibri" w:cs="B Nazanin"/>
          <w:b/>
          <w:bCs/>
          <w:sz w:val="28"/>
          <w:szCs w:val="28"/>
          <w:rtl/>
          <w:lang w:val="kk-KZ" w:bidi="fa-IR"/>
        </w:rPr>
      </w:pP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val="kk-KZ" w:bidi="fa-IR"/>
        </w:rPr>
        <w:t>م</w:t>
      </w:r>
      <w:ins w:id="5" w:author="Windows User" w:date="2019-10-27T18:54:00Z">
        <w:r w:rsidR="005B365C">
          <w:rPr>
            <w:rFonts w:ascii="Calibri" w:eastAsia="Calibri" w:hAnsi="Calibri" w:cs="B Nazanin" w:hint="cs"/>
            <w:b/>
            <w:bCs/>
            <w:sz w:val="28"/>
            <w:szCs w:val="28"/>
            <w:rtl/>
            <w:lang w:val="kk-KZ" w:bidi="fa-IR"/>
          </w:rPr>
          <w:t>ؤ</w:t>
        </w:r>
      </w:ins>
      <w:del w:id="6" w:author="Windows User" w:date="2019-10-27T18:54:00Z">
        <w:r w:rsidRPr="000A53E4" w:rsidDel="005B365C">
          <w:rPr>
            <w:rFonts w:ascii="Calibri" w:eastAsia="Calibri" w:hAnsi="Calibri" w:cs="B Nazanin" w:hint="cs"/>
            <w:b/>
            <w:bCs/>
            <w:sz w:val="28"/>
            <w:szCs w:val="28"/>
            <w:rtl/>
            <w:lang w:val="kk-KZ" w:bidi="fa-IR"/>
          </w:rPr>
          <w:delText>و</w:delText>
        </w:r>
      </w:del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val="kk-KZ" w:bidi="fa-IR"/>
        </w:rPr>
        <w:t>لف گزارش:</w:t>
      </w:r>
      <w:ins w:id="7" w:author="Windows User" w:date="2019-10-27T18:54:00Z">
        <w:r w:rsidR="005B365C">
          <w:rPr>
            <w:rFonts w:ascii="Calibri" w:eastAsia="Calibri" w:hAnsi="Calibri" w:cs="B Nazanin" w:hint="cs"/>
            <w:b/>
            <w:bCs/>
            <w:sz w:val="28"/>
            <w:szCs w:val="28"/>
            <w:rtl/>
            <w:lang w:val="kk-KZ" w:bidi="fa-IR"/>
          </w:rPr>
          <w:t xml:space="preserve"> </w:t>
        </w:r>
      </w:ins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val="kk-KZ" w:bidi="fa-IR"/>
        </w:rPr>
        <w:t>آلتین مندیبایوا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جمهور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۱۹۹۱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استقلال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8" w:author="Windows User" w:date="2019-10-27T18:54:00Z">
        <w:r w:rsidR="005B365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رسید</w:t>
        </w:r>
      </w:ins>
      <w:del w:id="9" w:author="Windows User" w:date="2019-10-27T18:54:00Z">
        <w:r w:rsidRPr="000A53E4" w:rsidDel="005B365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دست</w:delText>
        </w:r>
        <w:r w:rsidRPr="000A53E4" w:rsidDel="005B365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5B365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یافت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</w:t>
      </w:r>
      <w:ins w:id="10" w:author="Windows User" w:date="2019-10-27T19:00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1" w:author="Windows User" w:date="2019-10-27T19:00:00Z">
        <w:r w:rsidRPr="000A53E4" w:rsidDel="00120CB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چهارم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قرن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کاملا</w:t>
      </w:r>
      <w:ins w:id="12" w:author="Windows User" w:date="2019-10-27T19:00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ً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قابل</w:t>
      </w:r>
      <w:ins w:id="13" w:author="Windows User" w:date="2019-10-27T19:00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4" w:author="Windows User" w:date="2019-10-27T19:00:00Z">
        <w:r w:rsidRPr="000A53E4" w:rsidDel="00120CB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رقابت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وجود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آمد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حاضر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ملی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15" w:author="Windows User" w:date="2019-10-27T19:00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«</w:t>
        </w:r>
      </w:ins>
      <w:del w:id="16" w:author="Windows User" w:date="2019-10-27T19:00:00Z">
        <w:r w:rsidRPr="000A53E4" w:rsidDel="00120CB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17" w:author="Windows User" w:date="2019-10-27T19:00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»</w:t>
        </w:r>
      </w:ins>
      <w:del w:id="18" w:author="Windows User" w:date="2019-10-27T19:00:00Z">
        <w:r w:rsidRPr="000A53E4" w:rsidDel="00120CB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۱۹۳۴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شهر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آلمات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ins w:id="19" w:author="Windows User" w:date="2019-10-27T19:00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أ</w:t>
        </w:r>
      </w:ins>
      <w:del w:id="20" w:author="Windows User" w:date="2019-10-27T19:00:00Z">
        <w:r w:rsidRPr="000A53E4" w:rsidDel="00120CB0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بزرگ</w:t>
      </w:r>
      <w:ins w:id="21" w:author="Windows User" w:date="2019-10-27T19:00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تنها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مرکز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حساب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22" w:author="Windows User" w:date="2019-10-27T19:01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3" w:author="Windows User" w:date="2019-10-27T19:01:00Z">
        <w:r w:rsidRPr="000A53E4" w:rsidDel="00120CB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ط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گسترده</w:t>
      </w:r>
      <w:ins w:id="24" w:author="Windows User" w:date="2019-10-27T19:01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5" w:author="Windows User" w:date="2019-10-27T19:01:00Z">
        <w:r w:rsidRPr="000A53E4" w:rsidDel="00120CB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خدمات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del w:id="26" w:author="Windows User" w:date="2019-10-27T19:01:00Z">
        <w:r w:rsidRPr="000A53E4" w:rsidDel="00120CB0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</w:delText>
        </w:r>
      </w:del>
      <w:ins w:id="27" w:author="Windows User" w:date="2019-10-27T19:01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شامل</w:t>
        </w:r>
      </w:ins>
      <w:del w:id="28" w:author="Windows User" w:date="2019-10-27T19:01:00Z">
        <w:r w:rsidRPr="000A53E4" w:rsidDel="00120CB0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عم</w:delText>
        </w:r>
        <w:r w:rsidRPr="000A53E4" w:rsidDel="00120CB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120CB0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از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29" w:author="Windows User" w:date="2019-10-27T19:01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0" w:author="Windows User" w:date="2019-10-27T19:01:00Z">
        <w:r w:rsidRPr="000A53E4" w:rsidDel="00120CB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مستند،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سینمایی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عرضه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31" w:author="Windows User" w:date="2019-10-27T19:02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2" w:author="Windows User" w:date="2019-10-27T19:02:00Z">
        <w:r w:rsidRPr="000A53E4" w:rsidDel="00120CB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ins w:id="33" w:author="Windows User" w:date="2019-10-27T19:02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4" w:author="Windows User" w:date="2019-10-27T19:02:00Z">
        <w:r w:rsidRPr="000A53E4" w:rsidDel="00120CB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صورت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نواری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تال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ی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انجام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35" w:author="Windows User" w:date="2019-10-27T19:02:00Z">
        <w:r w:rsidR="00120C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6" w:author="Windows User" w:date="2019-10-27T19:02:00Z">
        <w:r w:rsidRPr="000A53E4" w:rsidDel="00120CB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ins w:id="37" w:author="Windows User" w:date="2019-10-27T19:03:00Z">
        <w:r w:rsidR="000C0E6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دولت قزاقستان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لمسازان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ins w:id="38" w:author="Windows User" w:date="2019-10-27T19:03:00Z">
        <w:r w:rsidR="000C0E6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ساختن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39" w:author="Windows User" w:date="2019-10-27T19:02:00Z">
        <w:r w:rsidR="000C0E6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40" w:author="Windows User" w:date="2019-10-27T19:02:00Z">
        <w:r w:rsidRPr="000A53E4" w:rsidDel="000C0E6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سته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del w:id="41" w:author="Windows User" w:date="2019-10-27T19:02:00Z">
        <w:r w:rsidRPr="000A53E4" w:rsidDel="000C0E6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ارزش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42" w:author="Windows User" w:date="2019-10-27T19:04:00Z">
        <w:r w:rsidR="000C0E6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یاری می‌رساند</w:t>
        </w:r>
      </w:ins>
      <w:del w:id="43" w:author="Windows User" w:date="2019-10-27T19:04:00Z">
        <w:r w:rsidRPr="000A53E4" w:rsidDel="000C0E60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کمک</w:delText>
        </w:r>
        <w:r w:rsidRPr="000A53E4" w:rsidDel="000C0E6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0C0E60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</w:delText>
        </w:r>
        <w:r w:rsidRPr="000A53E4" w:rsidDel="000C0E6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del w:id="44" w:author="Windows User" w:date="2019-10-27T19:03:00Z">
        <w:r w:rsidRPr="000A53E4" w:rsidDel="000C0E6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del w:id="45" w:author="Windows User" w:date="2019-10-27T19:04:00Z">
        <w:r w:rsidRPr="000A53E4" w:rsidDel="000C0E60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کند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</w:p>
    <w:p w:rsidR="000A53E4" w:rsidRPr="000A53E4" w:rsidDel="00630288" w:rsidRDefault="000A53E4" w:rsidP="004F7AF9">
      <w:pPr>
        <w:spacing w:after="160" w:line="259" w:lineRule="auto"/>
        <w:jc w:val="both"/>
        <w:rPr>
          <w:del w:id="46" w:author="Windows User" w:date="2019-10-28T07:18:00Z"/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۱۹۴۱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آلمات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47" w:author="Windows User" w:date="2019-10-27T19:04:00Z">
        <w:r w:rsidR="000C0E6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«</w:t>
        </w:r>
      </w:ins>
      <w:del w:id="48" w:author="Windows User" w:date="2019-10-27T19:04:00Z">
        <w:r w:rsidRPr="000A53E4" w:rsidDel="000C0E60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ماسف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49" w:author="Windows User" w:date="2019-10-27T22:07:00Z">
        <w:r w:rsidR="005101D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»</w:t>
        </w:r>
      </w:ins>
      <w:del w:id="50" w:author="Windows User" w:date="2019-10-27T22:07:00Z">
        <w:r w:rsidRPr="000A53E4" w:rsidDel="005101D4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51" w:author="Windows User" w:date="2019-10-27T22:07:00Z">
        <w:r w:rsidR="005101D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«</w:t>
        </w:r>
      </w:ins>
      <w:del w:id="52" w:author="Windows User" w:date="2019-10-27T22:07:00Z">
        <w:r w:rsidRPr="000A53E4" w:rsidDel="005101D4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لنف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53" w:author="Windows User" w:date="2019-10-27T22:07:00Z">
        <w:r w:rsidR="005101D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»</w:t>
        </w:r>
      </w:ins>
      <w:del w:id="54" w:author="Windows User" w:date="2019-10-27T22:07:00Z">
        <w:r w:rsidRPr="000A53E4" w:rsidDel="005101D4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del w:id="55" w:author="Windows User" w:date="2019-10-27T22:07:00Z">
        <w:r w:rsidRPr="000A53E4" w:rsidDel="005101D4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شهر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آلمات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منتقل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بودند</w:t>
      </w:r>
      <w:ins w:id="56" w:author="Windows User" w:date="2019-10-27T22:07:00Z">
        <w:r w:rsidR="005101D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ins w:id="57" w:author="Windows User" w:date="2019-10-27T22:08:00Z">
        <w:r w:rsidR="005101D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«</w:t>
        </w:r>
      </w:ins>
      <w:del w:id="58" w:author="Windows User" w:date="2019-10-27T22:07:00Z">
        <w:r w:rsidRPr="000A53E4" w:rsidDel="005101D4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"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مرکز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متحده</w:t>
      </w:r>
      <w:ins w:id="59" w:author="Windows User" w:date="2019-10-27T22:08:00Z">
        <w:r w:rsidR="005101D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»</w:t>
        </w:r>
      </w:ins>
      <w:del w:id="60" w:author="Windows User" w:date="2019-10-27T22:08:00Z">
        <w:r w:rsidRPr="000A53E4" w:rsidDel="005101D4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تشک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دادند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۱۹۴۴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فعال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کرد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 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ins w:id="61" w:author="Windows User" w:date="2019-10-27T22:08:00Z">
        <w:r w:rsidR="005101D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62" w:author="Windows User" w:date="2019-10-27T22:08:00Z">
        <w:r w:rsidRPr="000A53E4" w:rsidDel="005101D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جنگ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جهانی دوم</w:t>
      </w:r>
      <w:del w:id="63" w:author="Windows User" w:date="2019-10-27T22:08:00Z">
        <w:r w:rsidRPr="000A53E4" w:rsidDel="005101D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تا</w:delText>
        </w:r>
        <w:r w:rsidRPr="000A53E4" w:rsidDel="005101D4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۸۰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درصد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تمام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64" w:author="Windows User" w:date="2019-10-27T22:08:00Z">
        <w:r w:rsidR="005101D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سینمای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ملی را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کرد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۱۹۶۰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65" w:author="Windows User" w:date="2019-10-27T22:10:00Z">
        <w:r w:rsidR="00C9569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66" w:author="Windows User" w:date="2019-10-27T22:10:00Z">
        <w:r w:rsidRPr="000A53E4" w:rsidDel="00C9569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del w:id="67" w:author="Windows User" w:date="2019-10-27T22:10:00Z">
        <w:r w:rsidRPr="000A53E4" w:rsidDel="00C95699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سینمایی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مستند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68" w:author="Windows User" w:date="2019-10-27T22:10:00Z">
        <w:r w:rsidR="00C9569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«</w:t>
        </w:r>
      </w:ins>
      <w:del w:id="69" w:author="Windows User" w:date="2019-10-27T22:10:00Z">
        <w:r w:rsidRPr="000A53E4" w:rsidDel="00C95699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70" w:author="Windows User" w:date="2019-10-27T22:10:00Z">
        <w:r w:rsidR="00C9569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»</w:t>
        </w:r>
      </w:ins>
      <w:del w:id="71" w:author="Windows User" w:date="2019-10-27T22:10:00Z">
        <w:r w:rsidRPr="000A53E4" w:rsidDel="00C95699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تبد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۱۹۸۴</w:t>
      </w:r>
      <w:ins w:id="72" w:author="Windows User" w:date="2019-10-27T22:11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نام «</w:t>
        </w:r>
        <w:r w:rsidR="000E3BC5"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شکن</w:t>
        </w:r>
        <w:r w:rsidR="000E3BC5"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  <w:r w:rsidR="000E3BC5"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آ</w:t>
        </w:r>
        <w:r w:rsidR="000E3BC5"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</w:t>
        </w:r>
        <w:r w:rsidR="000E3BC5"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مانو</w:t>
        </w:r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»</w:t>
        </w:r>
      </w:ins>
      <w:ins w:id="73" w:author="Windows User" w:date="2019-10-27T22:12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را</w:t>
        </w:r>
      </w:ins>
      <w:ins w:id="74" w:author="Windows User" w:date="2019-10-27T22:11:00Z">
        <w:r w:rsidR="000E3BC5"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</w:ins>
      <w:del w:id="75" w:author="Windows User" w:date="2019-10-27T22:11:00Z">
        <w:r w:rsidRPr="000A53E4" w:rsidDel="000E3BC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ins w:id="76" w:author="Windows User" w:date="2019-10-27T22:12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ر</w:t>
        </w:r>
      </w:ins>
      <w:del w:id="77" w:author="Windows User" w:date="2019-10-27T22:12:00Z">
        <w:r w:rsidRPr="000A53E4" w:rsidDel="000E3BC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8" w:author="Windows User" w:date="2019-10-27T22:12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گذاشتند که</w:t>
        </w:r>
      </w:ins>
      <w:del w:id="79" w:author="Windows User" w:date="2019-10-27T22:12:00Z">
        <w:r w:rsidRPr="000A53E4" w:rsidDel="000E3BC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نا</w:delText>
        </w:r>
      </w:del>
      <w:ins w:id="80" w:author="Windows User" w:date="2019-10-27T22:12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یکی از اشخاص</w:t>
        </w:r>
      </w:ins>
      <w:del w:id="81" w:author="Windows User" w:date="2019-10-27T22:12:00Z">
        <w:r w:rsidRPr="000A53E4" w:rsidDel="000E3BC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</w:delText>
        </w:r>
        <w:r w:rsidRPr="000A53E4" w:rsidDel="000E3BC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0E3BC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شخص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برجسته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در زمینه</w:t>
      </w:r>
      <w:del w:id="82" w:author="Windows User" w:date="2019-10-27T22:10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تولید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83" w:author="Windows User" w:date="2019-10-27T22:10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4" w:author="Windows User" w:date="2019-10-27T22:10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قزاقی </w:t>
      </w:r>
      <w:del w:id="85" w:author="Windows User" w:date="2019-10-27T22:11:00Z">
        <w:r w:rsidRPr="000A53E4" w:rsidDel="000E3BC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  <w:r w:rsidRPr="000A53E4" w:rsidDel="000E3BC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شکن</w:delText>
        </w:r>
        <w:r w:rsidRPr="000A53E4" w:rsidDel="000E3BC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0E3BC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آ</w:delText>
        </w:r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0E3BC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مانوف</w:delText>
        </w:r>
        <w:r w:rsidRPr="000A53E4" w:rsidDel="000E3BC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" </w:delText>
        </w:r>
      </w:del>
      <w:ins w:id="86" w:author="Windows User" w:date="2019-10-27T22:12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بود</w:t>
        </w:r>
      </w:ins>
      <w:del w:id="87" w:author="Windows User" w:date="2019-10-27T22:12:00Z">
        <w:r w:rsidRPr="000A53E4" w:rsidDel="000E3BC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داده</w:delText>
        </w:r>
        <w:r w:rsidRPr="000A53E4" w:rsidDel="000E3BC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0E3BC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شد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del w:id="88" w:author="Windows User" w:date="2019-10-27T22:10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 </w:delText>
        </w:r>
      </w:del>
      <w:ins w:id="89" w:author="Windows User" w:date="2019-10-28T07:18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</w:p>
    <w:p w:rsidR="000A53E4" w:rsidRPr="000A53E4" w:rsidDel="00630288" w:rsidRDefault="000A53E4" w:rsidP="00A208BB">
      <w:pPr>
        <w:spacing w:after="160" w:line="259" w:lineRule="auto"/>
        <w:jc w:val="both"/>
        <w:rPr>
          <w:del w:id="90" w:author="Windows User" w:date="2019-10-28T07:20:00Z"/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موضوع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اصل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91" w:author="Windows User" w:date="2019-10-28T07:19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فیلم‌</w:t>
        </w:r>
      </w:ins>
      <w:del w:id="92" w:author="Windows User" w:date="2019-10-28T07:19:00Z">
        <w:r w:rsidRPr="000A53E4" w:rsidDel="00630288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کار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«قزاق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»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بهتر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ژگ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93" w:author="Windows User" w:date="2019-10-27T22:12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4" w:author="Windows User" w:date="2019-10-27T22:12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اخلاقی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مردم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ستان معاصر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دوست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وحدت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اقوام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مختلف،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del w:id="95" w:author="Windows User" w:date="2019-10-27T22:13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م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سیر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تار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کشور،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معاصر،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حفظ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آثار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تار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فرهنگ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96" w:author="Windows User" w:date="2019-10-27T22:13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و</w:t>
        </w:r>
      </w:ins>
      <w:del w:id="97" w:author="Windows User" w:date="2019-10-27T22:13:00Z">
        <w:r w:rsidRPr="000A53E4" w:rsidDel="000E3BC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اهم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دست</w:t>
      </w:r>
      <w:ins w:id="98" w:author="Windows User" w:date="2019-10-28T07:20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</w:t>
        </w:r>
      </w:ins>
      <w:del w:id="99" w:author="Windows User" w:date="2019-10-28T07:20:00Z">
        <w:r w:rsidRPr="000A53E4" w:rsidDel="00630288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آ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وردها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استقلال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کشور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ins w:id="100" w:author="Windows User" w:date="2019-10-28T07:20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</w:p>
    <w:p w:rsidR="000A53E4" w:rsidRPr="000A53E4" w:rsidRDefault="000A53E4" w:rsidP="00630288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  <w:pPrChange w:id="101" w:author="Windows User" w:date="2019-10-28T07:20:00Z">
          <w:pPr>
            <w:spacing w:after="160" w:line="259" w:lineRule="auto"/>
            <w:jc w:val="both"/>
          </w:pPr>
        </w:pPrChange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ی </w:t>
      </w:r>
      <w:ins w:id="102" w:author="Windows User" w:date="2019-10-27T22:13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«</w:t>
        </w:r>
      </w:ins>
      <w:del w:id="103" w:author="Windows User" w:date="2019-10-27T22:13:00Z">
        <w:r w:rsidRPr="000A53E4" w:rsidDel="000E3BC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104" w:author="Windows User" w:date="2019-10-27T22:13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»</w:t>
        </w:r>
      </w:ins>
      <w:del w:id="105" w:author="Windows User" w:date="2019-10-27T22:13:00Z">
        <w:r w:rsidRPr="000A53E4" w:rsidDel="000E3BC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حدود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۱۰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سینمایی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106" w:author="Windows User" w:date="2019-10-27T22:13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07" w:author="Windows User" w:date="2019-10-27T22:13:00Z">
        <w:r w:rsidRPr="000A53E4" w:rsidDel="000E3BC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ins w:id="108" w:author="Windows User" w:date="2019-10-27T22:14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از این تعداد حدود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۶</w:t>
      </w:r>
      <w:ins w:id="109" w:author="Windows User" w:date="2019-10-27T22:14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یا </w:t>
        </w:r>
        <w:r w:rsidR="000E3BC5">
          <w:rPr>
            <w:rFonts w:ascii="Calibri" w:eastAsia="Calibri" w:hAnsi="Calibri" w:cs="Calibri"/>
            <w:sz w:val="28"/>
            <w:szCs w:val="28"/>
            <w:rtl/>
            <w:lang w:bidi="ar-SA"/>
          </w:rPr>
          <w:t>۷</w:t>
        </w:r>
      </w:ins>
      <w:del w:id="110" w:author="Windows User" w:date="2019-10-27T22:14:00Z">
        <w:r w:rsidRPr="000A53E4" w:rsidDel="000E3BC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-۷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در سراسر کشور پخش می</w:t>
      </w:r>
      <w:ins w:id="111" w:author="Windows User" w:date="2019-10-27T22:14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12" w:author="Windows User" w:date="2019-10-27T22:14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شود.</w:t>
      </w:r>
    </w:p>
    <w:p w:rsidR="000A53E4" w:rsidRPr="000A53E4" w:rsidDel="00630288" w:rsidRDefault="000A53E4" w:rsidP="004F7AF9">
      <w:pPr>
        <w:spacing w:after="160" w:line="259" w:lineRule="auto"/>
        <w:jc w:val="both"/>
        <w:rPr>
          <w:del w:id="113" w:author="Windows User" w:date="2019-10-28T07:22:00Z"/>
          <w:rFonts w:ascii="Calibri" w:eastAsia="Calibri" w:hAnsi="Calibri" w:cs="B Nazanin"/>
          <w:sz w:val="28"/>
          <w:szCs w:val="28"/>
          <w:rtl/>
          <w:lang w:bidi="ar-SA"/>
        </w:rPr>
      </w:pPr>
      <w:del w:id="114" w:author="Windows User" w:date="2019-10-27T22:14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«قزاق فیلم» در </w:t>
      </w:r>
      <w:ins w:id="115" w:author="Windows User" w:date="2019-10-27T22:14:00Z">
        <w:r w:rsidR="000E3BC5">
          <w:rPr>
            <w:rFonts w:ascii="Calibri" w:eastAsia="Calibri" w:hAnsi="Calibri" w:cs="Calibri"/>
            <w:sz w:val="28"/>
            <w:szCs w:val="28"/>
            <w:rtl/>
            <w:lang w:bidi="ar-SA"/>
          </w:rPr>
          <w:t>۹</w:t>
        </w:r>
      </w:ins>
      <w:del w:id="116" w:author="Windows User" w:date="2019-10-27T22:14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9 </w:delText>
        </w:r>
      </w:del>
      <w:ins w:id="117" w:author="Windows User" w:date="2019-10-27T22:14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ج</w:t>
        </w:r>
      </w:ins>
      <w:del w:id="118" w:author="Windows User" w:date="2019-10-27T22:14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ج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شنوار</w:t>
      </w:r>
      <w:ins w:id="119" w:author="Windows User" w:date="2019-10-27T22:14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20" w:author="Windows User" w:date="2019-10-27T22:14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کلاس «</w:t>
      </w:r>
      <w:r w:rsidRPr="000A53E4">
        <w:rPr>
          <w:rFonts w:ascii="Calibri" w:eastAsia="Calibri" w:hAnsi="Calibri" w:cs="B Nazanin"/>
          <w:sz w:val="28"/>
          <w:szCs w:val="28"/>
          <w:lang w:bidi="ar-SA"/>
        </w:rPr>
        <w:t>A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» شرکت کرده است</w:t>
      </w:r>
      <w:ins w:id="121" w:author="Windows User" w:date="2019-10-27T22:15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. </w:t>
        </w:r>
      </w:ins>
      <w:del w:id="122" w:author="Windows User" w:date="2019-10-27T22:15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و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کارگردانان قزاقستان به</w:t>
      </w:r>
      <w:ins w:id="123" w:author="Windows User" w:date="2019-10-27T22:15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4" w:author="Windows User" w:date="2019-10-27T22:15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طور مرتب فیلم</w:t>
      </w:r>
      <w:ins w:id="125" w:author="Windows User" w:date="2019-10-27T22:15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6" w:author="Windows User" w:date="2019-10-27T22:15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 خود را به</w:t>
      </w:r>
      <w:ins w:id="127" w:author="Windows User" w:date="2019-10-27T22:15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جشنواره‌های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کن، برلین، ونیز، مسکو،لارنکو، روتردام</w:t>
      </w:r>
      <w:ins w:id="128" w:author="Windows User" w:date="2019-10-28T07:22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و</w:t>
        </w:r>
      </w:ins>
      <w:del w:id="129" w:author="Windows User" w:date="2019-10-28T07:22:00Z">
        <w:r w:rsidRPr="000A53E4" w:rsidDel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سن سباستین </w:t>
      </w:r>
      <w:ins w:id="130" w:author="Windows User" w:date="2019-10-27T22:15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ارسال می‌کنند</w:t>
        </w:r>
      </w:ins>
      <w:del w:id="131" w:author="Windows User" w:date="2019-10-27T22:15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می برند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 آثار سینماگران قزاقستان در ج</w:t>
      </w:r>
      <w:ins w:id="132" w:author="Windows User" w:date="2019-10-27T22:16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شنواره‌های</w:t>
        </w:r>
      </w:ins>
      <w:del w:id="133" w:author="Windows User" w:date="2019-10-27T22:16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ایزه های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معتبر بین</w:t>
      </w:r>
      <w:ins w:id="134" w:author="Windows User" w:date="2019-10-27T22:16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35" w:author="Windows User" w:date="2019-10-27T22:16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المللی </w:t>
      </w:r>
      <w:ins w:id="136" w:author="Windows User" w:date="2019-10-27T22:16:00Z">
        <w:r w:rsidR="000E3BC5">
          <w:rPr>
            <w:rFonts w:ascii="Calibri" w:eastAsia="Calibri" w:hAnsi="Calibri" w:cs="Calibri"/>
            <w:sz w:val="28"/>
            <w:szCs w:val="28"/>
            <w:rtl/>
            <w:lang w:bidi="ar-SA"/>
          </w:rPr>
          <w:t>۱۳۴</w:t>
        </w:r>
      </w:ins>
      <w:del w:id="137" w:author="Windows User" w:date="2019-10-27T22:16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134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ج</w:t>
      </w:r>
      <w:ins w:id="138" w:author="Windows User" w:date="2019-10-27T22:16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ایزه</w:t>
        </w:r>
      </w:ins>
      <w:del w:id="139" w:author="Windows User" w:date="2019-10-27T22:16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وایز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را به خود اختصاص داده است </w:t>
      </w:r>
      <w:ins w:id="140" w:author="Windows User" w:date="2019-10-27T22:17:00Z">
        <w:r w:rsidR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که</w:t>
        </w:r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تعداد</w:t>
        </w:r>
      </w:ins>
      <w:del w:id="141" w:author="Windows User" w:date="2019-10-27T22:17:00Z">
        <w:r w:rsidRPr="000A53E4" w:rsidDel="000E3BC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و</w:delText>
        </w:r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ins w:id="142" w:author="Windows User" w:date="2019-10-27T22:17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  <w:r w:rsidR="004024E5">
          <w:rPr>
            <w:rFonts w:ascii="Calibri" w:eastAsia="Calibri" w:hAnsi="Calibri" w:cs="Calibri"/>
            <w:sz w:val="28"/>
            <w:szCs w:val="28"/>
            <w:rtl/>
            <w:lang w:bidi="ar-SA"/>
          </w:rPr>
          <w:t>۱۴</w:t>
        </w:r>
      </w:ins>
      <w:del w:id="143" w:author="Windows User" w:date="2019-10-27T22:17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14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ins w:id="144" w:author="Windows User" w:date="2019-10-27T22:18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جایزه</w:t>
        </w:r>
      </w:ins>
      <w:del w:id="145" w:author="Windows User" w:date="2019-10-27T22:18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از آنها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متعلق به جایز</w:t>
      </w:r>
      <w:ins w:id="146" w:author="Windows User" w:date="2019-10-27T22:18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47" w:author="Windows User" w:date="2019-10-27T22:18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فیلم کلاس «</w:t>
      </w:r>
      <w:del w:id="148" w:author="Windows User" w:date="2019-10-27T22:17:00Z">
        <w:r w:rsidRPr="000A53E4" w:rsidDel="004024E5">
          <w:rPr>
            <w:rFonts w:ascii="Calibri" w:eastAsia="Calibri" w:hAnsi="Calibri" w:cs="B Nazanin"/>
            <w:sz w:val="28"/>
            <w:szCs w:val="28"/>
            <w:lang w:bidi="ar-SA"/>
          </w:rPr>
          <w:tab/>
        </w:r>
      </w:del>
      <w:r w:rsidRPr="000A53E4">
        <w:rPr>
          <w:rFonts w:ascii="Calibri" w:eastAsia="Calibri" w:hAnsi="Calibri" w:cs="B Nazanin"/>
          <w:sz w:val="28"/>
          <w:szCs w:val="28"/>
          <w:lang w:bidi="ar-SA"/>
        </w:rPr>
        <w:t>A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» </w:t>
      </w:r>
      <w:ins w:id="149" w:author="Windows User" w:date="2019-10-27T22:18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است</w:t>
        </w:r>
      </w:ins>
      <w:del w:id="150" w:author="Windows User" w:date="2019-10-27T22:18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می باشد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</w:t>
      </w:r>
      <w:del w:id="151" w:author="Windows User" w:date="2019-10-28T07:22:00Z">
        <w:r w:rsidRPr="000A53E4" w:rsidDel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ins w:id="152" w:author="Windows User" w:date="2019-10-28T07:22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</w:p>
    <w:p w:rsidR="000A53E4" w:rsidRPr="000A53E4" w:rsidRDefault="000A53E4" w:rsidP="00630288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lang w:bidi="ar-SA"/>
        </w:rPr>
        <w:pPrChange w:id="153" w:author="Windows User" w:date="2019-10-28T07:22:00Z">
          <w:pPr>
            <w:spacing w:after="160" w:line="259" w:lineRule="auto"/>
          </w:pPr>
        </w:pPrChange>
      </w:pP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استودیوی «قزاق فیلم»</w:t>
      </w:r>
      <w:ins w:id="154" w:author="Windows User" w:date="2019-10-27T22:19:00Z">
        <w:r w:rsidR="004024E5" w:rsidRP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  <w:r w:rsidR="004024E5"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با سازمان</w:t>
        </w:r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  <w:r w:rsidR="004024E5"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های تولید فیلم پیشرو</w:t>
        </w:r>
      </w:ins>
      <w:ins w:id="155" w:author="Windows User" w:date="2019-10-28T07:23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در</w:t>
        </w:r>
      </w:ins>
      <w:ins w:id="156" w:author="Windows User" w:date="2019-10-27T22:19:00Z">
        <w:r w:rsidR="004024E5"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جهان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تفاه</w:t>
      </w:r>
      <w:ins w:id="157" w:author="Windows User" w:date="2019-10-27T22:18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م‌‌</w:t>
        </w:r>
      </w:ins>
      <w:del w:id="158" w:author="Windows User" w:date="2019-10-27T22:18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م</w:delText>
        </w:r>
      </w:del>
      <w:ins w:id="159" w:author="Windows User" w:date="2019-10-27T22:18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60" w:author="Windows User" w:date="2019-10-27T22:18:00Z">
        <w:r w:rsidRPr="000A53E4" w:rsidDel="004024E5">
          <w:rPr>
            <w:rFonts w:ascii="Calibri" w:eastAsia="Calibri" w:hAnsi="Calibri" w:cs="B Nazanin"/>
            <w:sz w:val="28"/>
            <w:szCs w:val="28"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نامه</w:t>
      </w:r>
      <w:ins w:id="161" w:author="Windows User" w:date="2019-10-27T22:18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62" w:author="Windows User" w:date="2019-10-27T22:18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های همکاری </w:t>
      </w:r>
      <w:del w:id="163" w:author="Windows User" w:date="2019-10-27T22:19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با سازمانهای تولید فیلم پیشرو جهان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دارد</w:t>
      </w:r>
      <w:ins w:id="164" w:author="Windows User" w:date="2019-10-27T22:19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.</w:t>
        </w:r>
      </w:ins>
      <w:del w:id="165" w:author="Windows User" w:date="2019-10-27T22:19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از </w:t>
      </w:r>
      <w:ins w:id="166" w:author="Windows User" w:date="2019-10-27T22:20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جمله این</w:t>
        </w:r>
      </w:ins>
      <w:ins w:id="167" w:author="Windows User" w:date="2019-10-27T22:19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تفاهم‌نامه‌ها</w:t>
        </w:r>
      </w:ins>
      <w:ins w:id="168" w:author="Windows User" w:date="2019-10-27T22:20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عبارتند از:</w:t>
        </w:r>
      </w:ins>
      <w:del w:id="169" w:author="Windows User" w:date="2019-10-27T22:20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جمله: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بنیاد فیلم روسیه، مرکز ملی سینمای فرانسه، مدرس</w:t>
      </w:r>
      <w:ins w:id="170" w:author="Windows User" w:date="2019-10-27T22:20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71" w:author="Windows User" w:date="2019-10-27T22:20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سینمای نیویورک، استودیوی فیلم ایتالیا </w:t>
      </w:r>
      <w:r w:rsidRPr="000A53E4">
        <w:rPr>
          <w:rFonts w:ascii="Calibri" w:eastAsia="Calibri" w:hAnsi="Calibri" w:cs="B Nazanin"/>
          <w:sz w:val="28"/>
          <w:szCs w:val="28"/>
          <w:lang w:bidi="ar-SA"/>
        </w:rPr>
        <w:t>IstitutoLuce/Cinecitta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و </w:t>
      </w:r>
      <w:ins w:id="172" w:author="Windows User" w:date="2019-10-27T22:21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..</w:t>
        </w:r>
      </w:ins>
      <w:del w:id="173" w:author="Windows User" w:date="2019-10-27T22:21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غیره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</w:t>
      </w:r>
      <w:ins w:id="174" w:author="Windows User" w:date="2019-10-28T07:23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.</w:t>
        </w:r>
      </w:ins>
      <w:ins w:id="175" w:author="Windows User" w:date="2019-10-27T22:21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حاضر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ins w:id="176" w:author="Windows User" w:date="2019-10-27T22:20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177" w:author="Windows User" w:date="2019-10-27T22:20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78" w:author="Windows User" w:date="2019-10-27T22:20:00Z">
        <w:r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آ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ماده</w:t>
      </w:r>
      <w:ins w:id="179" w:author="Windows User" w:date="2019-10-27T22:20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80" w:author="Windows User" w:date="2019-10-27T22:20:00Z">
        <w:r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اجرا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پروژه</w:t>
      </w:r>
      <w:ins w:id="181" w:author="Windows User" w:date="2019-10-27T22:21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82" w:author="Windows User" w:date="2019-10-27T22:21:00Z">
        <w:r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مشترک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در حوز</w:t>
      </w:r>
      <w:ins w:id="183" w:author="Windows User" w:date="2019-10-27T22:21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84" w:author="Windows User" w:date="2019-10-27T22:21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185" w:author="Windows User" w:date="2019-10-27T22:21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و</w:t>
        </w:r>
      </w:ins>
      <w:del w:id="186" w:author="Windows User" w:date="2019-10-27T22:21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آموزش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جشنواره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del w:id="187" w:author="Windows User" w:date="2019-10-27T22:21:00Z">
        <w:r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</w:t>
      </w:r>
    </w:p>
    <w:p w:rsidR="000A53E4" w:rsidRPr="000A53E4" w:rsidDel="00630288" w:rsidRDefault="000A53E4" w:rsidP="000A53E4">
      <w:pPr>
        <w:spacing w:after="160" w:line="259" w:lineRule="auto"/>
        <w:jc w:val="both"/>
        <w:rPr>
          <w:del w:id="188" w:author="Windows User" w:date="2019-10-28T07:24:00Z"/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گزارش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وزارت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فرهنگ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و ورزش جمهوری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ins w:id="189" w:author="Windows User" w:date="2019-10-27T22:21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del w:id="190" w:author="Windows User" w:date="2019-10-27T22:21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ins w:id="191" w:author="Windows User" w:date="2019-10-27T22:21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اخ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بالاتر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فروش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داشته</w:t>
      </w:r>
      <w:ins w:id="192" w:author="Windows User" w:date="2019-10-27T22:21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93" w:author="Windows User" w:date="2019-10-27T22:21:00Z">
        <w:r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اند</w:t>
      </w:r>
      <w:ins w:id="194" w:author="Windows User" w:date="2019-10-27T22:22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تار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«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ژاو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ژورک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بالا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» (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هزار بچ</w:t>
      </w:r>
      <w:ins w:id="195" w:author="Windows User" w:date="2019-10-27T22:22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96" w:author="Windows User" w:date="2019-10-27T22:22:00Z"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شجاع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)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۲۰۱۲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رتب</w:t>
      </w:r>
      <w:ins w:id="197" w:author="Windows User" w:date="2019-10-27T22:22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98" w:author="Windows User" w:date="2019-10-27T22:22:00Z">
        <w:r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نخست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قرار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دارد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کارگردان این فیلم آقای آکان ساتایف است.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ins w:id="199" w:author="Windows User" w:date="2019-10-27T22:22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00" w:author="Windows User" w:date="2019-10-27T22:22:00Z">
        <w:r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۱۰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دلار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ساخته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روا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زندگ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سخت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دشوار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مردم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جنگ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خونبار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آن</w:t>
      </w:r>
      <w:ins w:id="201" w:author="Windows User" w:date="2019-10-27T22:22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جون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ق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ارها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ins w:id="202" w:author="Windows User" w:date="2019-10-27T22:22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03" w:author="Windows User" w:date="2019-10-27T22:22:00Z">
        <w:r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اول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قرن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۱۸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زمان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حمل</w:t>
      </w:r>
      <w:ins w:id="204" w:author="Windows User" w:date="2019-10-27T22:22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05" w:author="Windows User" w:date="2019-10-27T22:22:00Z">
        <w:r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جون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ق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سرزمین قزاق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مردم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نابود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کامل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تهد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شدند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،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اما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ins w:id="206" w:author="Windows User" w:date="2019-10-27T22:23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وحدت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خود</w:t>
      </w:r>
      <w:ins w:id="207" w:author="Windows User" w:date="2019-10-27T22:23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توانستند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جنگ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روز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</w:t>
      </w:r>
      <w:ins w:id="208" w:author="Windows User" w:date="2019-10-27T22:23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و</w:t>
        </w:r>
      </w:ins>
      <w:del w:id="209" w:author="Windows User" w:date="2019-10-27T22:23:00Z">
        <w:r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ins w:id="210" w:author="Windows User" w:date="2019-10-28T07:24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</w:p>
    <w:p w:rsidR="000A53E4" w:rsidRPr="000A53E4" w:rsidRDefault="000A53E4" w:rsidP="00A208BB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مورد نظر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همچن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عشق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فرزند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استپ کبیر 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جنگجو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هنرمند</w:t>
      </w:r>
      <w:ins w:id="211" w:author="Windows User" w:date="2019-10-27T22:23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 یعنی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سارتا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ی»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ره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»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دختر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بارو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212" w:author="Windows User" w:date="2019-10-27T22:23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13" w:author="Windows User" w:date="2019-10-27T22:23:00Z">
        <w:r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پردازد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ins w:id="214" w:author="Windows User" w:date="2019-10-27T22:23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در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این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موضوع</w:t>
      </w:r>
      <w:del w:id="215" w:author="Windows User" w:date="2019-10-27T22:24:00Z">
        <w:r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ات</w:delText>
        </w:r>
        <w:r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چون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دوست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پرداخته</w:t>
      </w:r>
      <w:ins w:id="216" w:author="Windows User" w:date="2019-10-27T22:24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شده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</w:t>
      </w:r>
    </w:p>
    <w:p w:rsidR="000A53E4" w:rsidRPr="000A53E4" w:rsidRDefault="004024E5" w:rsidP="000A53E4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</w:pPr>
      <w:ins w:id="217" w:author="Windows User" w:date="2019-10-27T22:24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گفتنی است</w:t>
        </w:r>
      </w:ins>
      <w:del w:id="218" w:author="Windows User" w:date="2019-10-27T22:24:00Z">
        <w:r w:rsidR="000A53E4"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لازم</w:delText>
        </w:r>
        <w:r w:rsidR="000A53E4"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به</w:delText>
        </w:r>
        <w:r w:rsidR="000A53E4"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ذکر</w:delText>
        </w:r>
        <w:r w:rsidR="000A53E4"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است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نماگران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پروژه</w:t>
      </w:r>
      <w:ins w:id="219" w:author="Windows User" w:date="2019-10-27T22:24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20" w:author="Windows User" w:date="2019-10-27T22:24:00Z">
        <w:r w:rsidR="000A53E4"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ins w:id="221" w:author="Windows User" w:date="2019-10-28T07:24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22" w:author="Windows User" w:date="2019-10-28T07:24:00Z">
        <w:r w:rsidR="000A53E4" w:rsidRPr="000A53E4" w:rsidDel="00630288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الملل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بس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ار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شرکت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223" w:author="Windows User" w:date="2019-10-27T22:24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کرده‌اند</w:t>
        </w:r>
      </w:ins>
      <w:del w:id="224" w:author="Windows User" w:date="2019-10-27T22:24:00Z">
        <w:r w:rsidR="000A53E4"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داشته</w:delText>
        </w:r>
        <w:r w:rsidR="000A53E4"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اند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نمونه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«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عشا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»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ins w:id="225" w:author="Windows User" w:date="2019-10-27T22:24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26" w:author="Windows User" w:date="2019-10-27T22:24:00Z">
        <w:r w:rsidR="000A53E4"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نورسلطان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نظربا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ساخته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محصول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مشترک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نماگران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خارج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لمنام</w:t>
      </w:r>
      <w:ins w:id="227" w:author="Windows User" w:date="2019-10-27T22:25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28" w:author="Windows User" w:date="2019-10-27T22:25:00Z">
        <w:r w:rsidR="000A53E4"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</w:t>
      </w:r>
      <w:del w:id="229" w:author="Windows User" w:date="2019-10-27T22:25:00Z">
        <w:r w:rsidR="000A53E4"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اساس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جلد دوم اثر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ال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نبرلن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با عنوان 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lastRenderedPageBreak/>
        <w:t xml:space="preserve">«عشایر کوچنشین» نوشته شد.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«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منصور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»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جنگجو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جوان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قبا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مختلف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پراکنده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شده</w:t>
      </w:r>
      <w:ins w:id="230" w:author="Windows User" w:date="2019-10-27T22:25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31" w:author="Windows User" w:date="2019-10-27T22:25:00Z">
        <w:r w:rsidR="000A53E4"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اند</w:t>
      </w:r>
      <w:ins w:id="232" w:author="Windows User" w:date="2019-10-27T22:25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گرد</w:t>
      </w:r>
      <w:ins w:id="233" w:author="Windows User" w:date="2019-10-27T22:25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هم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234" w:author="Windows User" w:date="2019-10-27T22:25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35" w:author="Windows User" w:date="2019-10-27T22:25:00Z">
        <w:r w:rsidR="000A53E4"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آورد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سرزمین قزاق را از</w:t>
      </w:r>
      <w:ins w:id="236" w:author="Windows User" w:date="2019-10-27T22:26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دست</w:t>
        </w:r>
      </w:ins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جونقارها آزاد می</w:t>
      </w:r>
      <w:ins w:id="237" w:author="Windows User" w:date="2019-10-27T22:26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38" w:author="Windows User" w:date="2019-10-27T22:26:00Z">
        <w:r w:rsidR="000A53E4" w:rsidRPr="000A53E4" w:rsidDel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کند.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روا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تار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آزادانه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239" w:author="Windows User" w:date="2019-10-27T22:26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موضوع</w:t>
        </w:r>
      </w:ins>
      <w:del w:id="240" w:author="Windows User" w:date="2019-10-27T22:26:00Z">
        <w:r w:rsidR="000A53E4"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درباره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عشق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واقع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دوست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راست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وفادار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ادا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وظ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فه</w:t>
      </w:r>
      <w:del w:id="241" w:author="Windows User" w:date="2019-10-27T22:26:00Z">
        <w:r w:rsidR="000A53E4"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4024E5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را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242" w:author="Windows User" w:date="2019-10-28T07:25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شده</w:t>
        </w:r>
      </w:ins>
      <w:del w:id="243" w:author="Windows User" w:date="2019-10-28T07:25:00Z">
        <w:r w:rsidR="000A53E4" w:rsidRPr="000A53E4" w:rsidDel="00630288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داشته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244" w:author="Windows User" w:date="2019-10-27T22:26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45" w:author="Windows User" w:date="2019-10-27T22:26:00Z">
        <w:r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مشترک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کشورها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246" w:author="Windows User" w:date="2019-10-27T22:27:00Z">
        <w:r w:rsidR="004024E5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47" w:author="Windows User" w:date="2019-10-27T22:27:00Z">
        <w:r w:rsidRPr="000A53E4" w:rsidDel="004024E5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مغول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»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نام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del w:id="248" w:author="Windows User" w:date="2019-10-27T22:27:00Z">
        <w:r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ف</w:delText>
        </w:r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لم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محصول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کشور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آلمان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روس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ins w:id="249" w:author="Windows User" w:date="2019-10-27T22:27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فیلم «</w:t>
        </w:r>
      </w:ins>
      <w:del w:id="250" w:author="Windows User" w:date="2019-10-27T22:27:00Z">
        <w:r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مغول</w:t>
      </w:r>
      <w:ins w:id="251" w:author="Windows User" w:date="2019-10-27T22:27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»</w:t>
        </w:r>
      </w:ins>
      <w:del w:id="252" w:author="Windows User" w:date="2019-10-27T22:27:00Z">
        <w:r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"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که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بودج</w:t>
      </w:r>
      <w:ins w:id="253" w:author="Windows User" w:date="2019-10-27T22:27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54" w:author="Windows User" w:date="2019-10-27T22:27:00Z">
        <w:r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ساخت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آن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۱۸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دلار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255" w:author="Windows User" w:date="2019-10-27T22:27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است</w:t>
        </w:r>
      </w:ins>
      <w:del w:id="256" w:author="Windows User" w:date="2019-10-27T22:27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می باشد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۲۶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دلار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فروش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داشت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 این فیلم گویای این موضوع است که «تول</w:t>
      </w:r>
      <w:ins w:id="257" w:author="Windows User" w:date="2019-10-27T22:28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58" w:author="Windows User" w:date="2019-10-27T22:28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ضعیف را آزار مده، شاید او بچه ببر باشد» این فیلم در</w:t>
      </w:r>
      <w:del w:id="259" w:author="Windows User" w:date="2019-10-27T22:28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بار</w:t>
      </w:r>
      <w:ins w:id="260" w:author="Windows User" w:date="2019-10-27T22:28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61" w:author="Windows User" w:date="2019-10-27T22:28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تموچین معروف به چنگیزخان است و موضوع اصلی آن عشق است که سبب نگهداری و حفاظت از شخصیت اصلی شد.</w:t>
      </w:r>
    </w:p>
    <w:p w:rsidR="000A53E4" w:rsidRPr="000A53E4" w:rsidDel="00630288" w:rsidRDefault="000A53E4" w:rsidP="004F7AF9">
      <w:pPr>
        <w:spacing w:after="160" w:line="259" w:lineRule="auto"/>
        <w:jc w:val="both"/>
        <w:rPr>
          <w:del w:id="262" w:author="Windows User" w:date="2019-10-28T07:26:00Z"/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محصول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کشور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بعد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استقلال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کشور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شناخته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</w:t>
      </w:r>
      <w:ins w:id="263" w:author="Windows User" w:date="2019-10-27T22:28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شرق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وحش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»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کارگردان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رش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نوگمانوف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264" w:author="Windows User" w:date="2019-10-27T22:28:00Z">
        <w:r w:rsidR="00592722">
          <w:rPr>
            <w:rFonts w:ascii="Calibri" w:eastAsia="Calibri" w:hAnsi="Calibri" w:cs="Calibri"/>
            <w:sz w:val="28"/>
            <w:szCs w:val="28"/>
            <w:rtl/>
            <w:lang w:bidi="ar-SA"/>
          </w:rPr>
          <w:t>۱۹</w:t>
        </w:r>
      </w:ins>
      <w:ins w:id="265" w:author="Windows User" w:date="2019-10-27T22:29:00Z">
        <w:r w:rsidR="00592722">
          <w:rPr>
            <w:rFonts w:ascii="Calibri" w:eastAsia="Calibri" w:hAnsi="Calibri" w:cs="Calibri"/>
            <w:sz w:val="28"/>
            <w:szCs w:val="28"/>
            <w:rtl/>
            <w:lang w:bidi="ar-SA"/>
          </w:rPr>
          <w:t>۹۳</w:t>
        </w:r>
      </w:ins>
      <w:del w:id="266" w:author="Windows User" w:date="2019-10-27T22:28:00Z">
        <w:r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1993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نمایش داده شد</w:t>
      </w:r>
      <w:ins w:id="267" w:author="Windows User" w:date="2019-10-27T22:29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.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جشنواره</w:t>
      </w:r>
      <w:ins w:id="268" w:author="Windows User" w:date="2019-10-27T22:29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69" w:author="Windows User" w:date="2019-10-27T22:29:00Z">
        <w:r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مختلف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درآمد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ins w:id="270" w:author="Windows User" w:date="2019-10-27T22:29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بارۀ</w:t>
        </w:r>
      </w:ins>
      <w:del w:id="271" w:author="Windows User" w:date="2019-10-27T22:29:00Z">
        <w:r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مورد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ماجرای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کوتوله</w:t>
      </w:r>
      <w:ins w:id="272" w:author="Windows User" w:date="2019-10-27T22:29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73" w:author="Windows User" w:date="2019-10-27T22:29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رک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سابق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توسط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موتورس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کلت</w:t>
      </w:r>
      <w:ins w:id="274" w:author="Windows User" w:date="2019-10-27T22:29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75" w:author="Windows User" w:date="2019-10-27T22:29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مورد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آزار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اذ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قرار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می</w:t>
      </w:r>
      <w:ins w:id="276" w:author="Windows User" w:date="2019-10-27T22:29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77" w:author="Windows User" w:date="2019-10-27T22:29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گیرند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شخص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ins w:id="278" w:author="Windows User" w:date="2019-10-27T22:29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79" w:author="Windows User" w:date="2019-10-27T22:29:00Z">
        <w:r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سع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دارند</w:t>
      </w:r>
      <w:ins w:id="280" w:author="Windows User" w:date="2019-10-27T22:29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اما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تصم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281" w:author="Windows User" w:date="2019-10-27T22:29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82" w:author="Windows User" w:date="2019-10-27T22:29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283" w:author="Windows User" w:date="2019-10-27T22:29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دفاع از 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حقوق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مبارزه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کنند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ins w:id="284" w:author="Windows User" w:date="2019-10-28T07:26:00Z">
        <w:r w:rsidR="0063028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</w:p>
    <w:p w:rsidR="000A53E4" w:rsidRPr="000A53E4" w:rsidRDefault="00592722" w:rsidP="00A208BB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</w:pPr>
      <w:ins w:id="285" w:author="Windows User" w:date="2019-10-27T22:30:00Z">
        <w:r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کارگردان</w:t>
        </w:r>
        <w:r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  <w:r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ا</w:t>
        </w:r>
        <w:r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</w:t>
        </w:r>
        <w:r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ن</w:t>
        </w:r>
        <w:r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  <w:r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اثر</w:t>
        </w:r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  <w:r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</w:ins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رش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نوگمانوف</w:t>
      </w:r>
      <w:ins w:id="286" w:author="Windows User" w:date="2019-10-27T22:30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 در این فیلم</w:t>
        </w:r>
      </w:ins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del w:id="287" w:author="Windows User" w:date="2019-10-27T22:30:00Z">
        <w:r w:rsidR="000A53E4"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کارگردان</w:delText>
        </w:r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</w:delText>
        </w:r>
        <w:r w:rsidR="000A53E4"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="000A53E4"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ن</w:delText>
        </w:r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اثر</w:delText>
        </w:r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نوع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تفکرات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خود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دربار</w:t>
      </w:r>
      <w:ins w:id="288" w:author="Windows User" w:date="2019-10-27T22:30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89" w:author="Windows User" w:date="2019-10-27T22:30:00Z">
        <w:r w:rsidR="000A53E4"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تغ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ساختار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چشم</w:t>
      </w:r>
      <w:ins w:id="290" w:author="Windows User" w:date="2019-10-27T22:30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91" w:author="Windows User" w:date="2019-10-27T22:30:00Z"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انداز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صنعت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داخل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ارائه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292" w:author="Windows User" w:date="2019-10-27T22:31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93" w:author="Windows User" w:date="2019-10-27T22:31:00Z"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دهد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ins w:id="294" w:author="Windows User" w:date="2019-10-27T22:31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او</w:t>
        </w:r>
      </w:ins>
      <w:del w:id="295" w:author="Windows User" w:date="2019-10-27T22:31:00Z">
        <w:r w:rsidR="000A53E4"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و</w:delText>
        </w:r>
        <w:r w:rsidR="000A53E4"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مصاحبه</w:t>
      </w:r>
      <w:ins w:id="296" w:author="Windows User" w:date="2019-10-27T22:31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97" w:author="Windows User" w:date="2019-10-27T22:31:00Z"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اعلام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کرد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م</w:t>
      </w:r>
      <w:ins w:id="298" w:author="Windows User" w:date="2019-10-27T22:31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ؤ</w:t>
        </w:r>
      </w:ins>
      <w:del w:id="299" w:author="Windows User" w:date="2019-10-27T22:31:00Z">
        <w:r w:rsidR="000A53E4"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و</w:delText>
        </w:r>
      </w:del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لفان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</w:t>
      </w:r>
      <w:del w:id="300" w:author="Windows User" w:date="2019-10-27T22:31:00Z"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خلاف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سینما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ژانر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هنوز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با رکود روب</w:t>
      </w:r>
      <w:ins w:id="301" w:author="Windows User" w:date="2019-10-27T22:31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ه‌</w:t>
        </w:r>
      </w:ins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روست،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ins w:id="302" w:author="Windows User" w:date="2019-10-27T22:31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03" w:author="Windows User" w:date="2019-10-27T22:31:00Z"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خوب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توسعه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افته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</w:p>
    <w:p w:rsidR="000A53E4" w:rsidRPr="000A53E4" w:rsidDel="00AA380D" w:rsidRDefault="00592722" w:rsidP="000A53E4">
      <w:pPr>
        <w:spacing w:after="160" w:line="259" w:lineRule="auto"/>
        <w:jc w:val="both"/>
        <w:rPr>
          <w:del w:id="304" w:author="Windows User" w:date="2019-10-28T07:27:00Z"/>
          <w:rFonts w:ascii="Calibri" w:eastAsia="Calibri" w:hAnsi="Calibri" w:cs="B Nazanin"/>
          <w:sz w:val="28"/>
          <w:szCs w:val="28"/>
          <w:rtl/>
          <w:lang w:bidi="ar-SA"/>
        </w:rPr>
      </w:pPr>
      <w:ins w:id="305" w:author="Windows User" w:date="2019-10-27T22:34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«</w:t>
        </w:r>
      </w:ins>
      <w:del w:id="306" w:author="Windows User" w:date="2019-10-27T22:31:00Z">
        <w:r w:rsidR="000A53E4"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«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وضع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جاد</w:t>
      </w:r>
      <w:del w:id="307" w:author="Windows User" w:date="2019-10-27T22:31:00Z"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سبب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تا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سالن</w:t>
      </w:r>
      <w:ins w:id="308" w:author="Windows User" w:date="2019-10-27T22:31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09" w:author="Windows User" w:date="2019-10-27T22:31:00Z">
        <w:r w:rsidR="000A53E4"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خصوص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310" w:author="Windows User" w:date="2019-10-27T22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11" w:author="Windows User" w:date="2019-10-27T22:32:00Z"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ساز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شوند</w:t>
      </w:r>
      <w:ins w:id="312" w:author="Windows User" w:date="2019-10-27T22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.</w:t>
        </w:r>
      </w:ins>
      <w:del w:id="313" w:author="Windows User" w:date="2019-10-27T22:32:00Z"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و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حال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del w:id="314" w:author="Windows User" w:date="2019-10-27T22:32:00Z"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ه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ins w:id="315" w:author="Windows User" w:date="2019-10-27T22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316" w:author="Windows User" w:date="2019-10-27T22:32:00Z">
        <w:r w:rsidR="000A53E4"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ساخت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بس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ار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317" w:author="Windows User" w:date="2019-10-27T22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18" w:author="Windows User" w:date="2019-10-27T22:32:00Z"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دولت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پرداخت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319" w:author="Windows User" w:date="2019-10-27T22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20" w:author="Windows User" w:date="2019-10-27T22:32:00Z">
        <w:r w:rsidR="000A53E4"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کند</w:t>
      </w:r>
      <w:ins w:id="321" w:author="Windows User" w:date="2019-10-27T22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اما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پیوندی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وجود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ندارد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</w:t>
      </w:r>
      <w:ins w:id="322" w:author="Windows User" w:date="2019-10-28T07:27:00Z">
        <w:r w:rsidR="00AA380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</w:p>
    <w:p w:rsidR="000A53E4" w:rsidRPr="000A53E4" w:rsidRDefault="000A53E4" w:rsidP="00A208BB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اگر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323" w:author="Windows User" w:date="2019-10-27T22:32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فقط</w:t>
        </w:r>
      </w:ins>
      <w:del w:id="324" w:author="Windows User" w:date="2019-10-27T22:32:00Z">
        <w:r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تنها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مخاطبان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جشنواره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</w:t>
      </w:r>
      <w:ins w:id="325" w:author="Windows User" w:date="2019-10-27T22:32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326" w:author="Windows User" w:date="2019-10-27T22:32:00Z">
        <w:r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محدود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منتقدان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تمرکز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شود</w:t>
      </w:r>
      <w:ins w:id="327" w:author="Windows User" w:date="2019-10-27T22:32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328" w:author="Windows User" w:date="2019-10-27T22:32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29" w:author="Windows User" w:date="2019-10-27T22:32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تواند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شرفت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del w:id="330" w:author="Windows User" w:date="2019-10-27T22:32:00Z">
        <w:r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ن</w:delText>
        </w:r>
      </w:del>
      <w:ins w:id="331" w:author="Windows User" w:date="2019-10-27T22:32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کند</w:t>
        </w:r>
      </w:ins>
      <w:del w:id="332" w:author="Windows User" w:date="2019-10-27T22:32:00Z">
        <w:r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ما</w:delText>
        </w:r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وزارت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فرهنگ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هنر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آماده</w:t>
      </w:r>
      <w:ins w:id="333" w:author="Windows User" w:date="2019-10-27T22:32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34" w:author="Windows User" w:date="2019-10-27T22:32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نظری</w:t>
      </w:r>
      <w:ins w:id="335" w:author="Windows User" w:date="2019-10-27T22:33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336" w:author="Windows User" w:date="2019-10-27T22:33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توسعه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ملی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۲۰۵۰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ادامه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337" w:author="Windows User" w:date="2019-10-27T22:33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می‌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یابد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338" w:author="Windows User" w:date="2019-10-27T22:33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که</w:t>
        </w:r>
      </w:ins>
      <w:del w:id="339" w:author="Windows User" w:date="2019-10-27T22:33:00Z">
        <w:r w:rsidRPr="000A53E4" w:rsidDel="00592722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و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وظا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اصل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برطرف</w:t>
      </w:r>
      <w:ins w:id="340" w:author="Windows User" w:date="2019-10-27T22:33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41" w:author="Windows User" w:date="2019-10-27T22:33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کردن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ناهماهنگی</w:t>
      </w:r>
      <w:del w:id="342" w:author="Windows User" w:date="2019-10-27T22:33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های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343" w:author="Windows User" w:date="2019-10-27T22:33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44" w:author="Windows User" w:date="2019-10-27T22:33:00Z">
        <w:r w:rsidRPr="000A53E4" w:rsidDel="00592722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سینمای مدرن در قالب ژانر است و در محتوا ملی است.»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جایز</w:t>
      </w:r>
      <w:ins w:id="345" w:author="Windows User" w:date="2019-10-27T22:34:00Z">
        <w:r w:rsidR="00592722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ۀ</w:t>
        </w:r>
      </w:ins>
      <w:del w:id="346" w:author="Windows User" w:date="2019-10-27T22:34:00Z">
        <w:r w:rsidRPr="000A53E4" w:rsidDel="00592722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 xml:space="preserve"> اول جشنواره «کینا شوک»</w:t>
      </w:r>
    </w:p>
    <w:p w:rsidR="000A53E4" w:rsidRPr="000A53E4" w:rsidDel="00AA380D" w:rsidRDefault="000A53E4" w:rsidP="000A53E4">
      <w:pPr>
        <w:spacing w:after="160" w:line="259" w:lineRule="auto"/>
        <w:jc w:val="both"/>
        <w:rPr>
          <w:del w:id="347" w:author="Windows User" w:date="2019-10-28T07:28:00Z"/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فیلم</w:t>
      </w:r>
      <w:ins w:id="348" w:author="Windows User" w:date="2019-10-27T22:34:00Z">
        <w:r w:rsidR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49" w:author="Windows User" w:date="2019-10-27T22:34:00Z">
        <w:r w:rsidRPr="000A53E4" w:rsidDel="00592722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 کارگردانان قزاقستان نه تنها در جشنواره</w:t>
      </w:r>
      <w:ins w:id="350" w:author="Windows User" w:date="2019-10-27T22:35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51" w:author="Windows User" w:date="2019-10-27T22:35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 مختلف شرکت می</w:t>
      </w:r>
      <w:ins w:id="352" w:author="Windows User" w:date="2019-10-27T22:34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53" w:author="Windows User" w:date="2019-10-27T22:34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کنند، بلکه به موفقیت</w:t>
      </w:r>
      <w:ins w:id="354" w:author="Windows User" w:date="2019-10-27T22:34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55" w:author="Windows User" w:date="2019-10-27T22:34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هایی نیز دست می</w:t>
      </w:r>
      <w:ins w:id="356" w:author="Windows User" w:date="2019-10-27T22:35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57" w:author="Windows User" w:date="2019-10-27T22:35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یابند.</w:t>
      </w:r>
      <w:ins w:id="358" w:author="Windows User" w:date="2019-10-28T07:28:00Z">
        <w:r w:rsidR="00AA380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</w:p>
    <w:p w:rsidR="000A53E4" w:rsidRPr="000A53E4" w:rsidDel="00AA380D" w:rsidRDefault="000A53E4" w:rsidP="00A208BB">
      <w:pPr>
        <w:spacing w:after="160" w:line="259" w:lineRule="auto"/>
        <w:jc w:val="both"/>
        <w:rPr>
          <w:del w:id="359" w:author="Windows User" w:date="2019-10-28T07:28:00Z"/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به</w:t>
      </w:r>
      <w:ins w:id="360" w:author="Windows User" w:date="2019-10-27T22:35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61" w:author="Windows User" w:date="2019-10-27T22:35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عنوان مثال جایز</w:t>
      </w:r>
      <w:ins w:id="362" w:author="Windows User" w:date="2019-10-27T22:35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363" w:author="Windows User" w:date="2019-10-27T22:35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اول جشنوار</w:t>
      </w:r>
      <w:ins w:id="364" w:author="Windows User" w:date="2019-10-27T22:35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365" w:author="Windows User" w:date="2019-10-27T22:35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«کیناشوک» که به مناسبت سالگرد ت</w:t>
      </w:r>
      <w:ins w:id="366" w:author="Windows User" w:date="2019-10-27T22:35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أ</w:t>
        </w:r>
      </w:ins>
      <w:del w:id="367" w:author="Windows User" w:date="2019-10-27T22:35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سیس جشنوار</w:t>
      </w:r>
      <w:ins w:id="368" w:author="Windows User" w:date="2019-10-27T22:35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369" w:author="Windows User" w:date="2019-10-27T22:35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سینمای کشور</w:t>
      </w:r>
      <w:ins w:id="370" w:author="Windows User" w:date="2019-10-27T22:35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71" w:author="Windows User" w:date="2019-10-27T22:35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 مستقل مشترک</w:t>
      </w:r>
      <w:ins w:id="372" w:author="Windows User" w:date="2019-10-27T22:35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73" w:author="Windows User" w:date="2019-10-27T22:35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المنافع، لتونی، لیتونی و استونی برگزار شد، به فیلم«طاعون در روستای قاراتاس»</w:t>
      </w:r>
      <w:del w:id="374" w:author="Windows User" w:date="2019-10-27T22:35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محصول قزاقستان اهدا شد. این فیلم</w:t>
      </w:r>
      <w:del w:id="375" w:author="Windows User" w:date="2019-10-27T22:36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از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زندگی یک روستای دور</w:t>
      </w:r>
      <w:del w:id="376" w:author="Windows User" w:date="2019-10-27T22:35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افتاده</w:t>
      </w:r>
      <w:ins w:id="377" w:author="Windows User" w:date="2019-10-27T22:36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را به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تصویر می</w:t>
      </w:r>
      <w:ins w:id="378" w:author="Windows User" w:date="2019-10-27T22:36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79" w:author="Windows User" w:date="2019-10-27T22:36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کشد که بیماری طاعون آن را فرا</w:t>
      </w:r>
      <w:del w:id="380" w:author="Windows User" w:date="2019-10-27T22:36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گرفت</w:t>
      </w:r>
      <w:ins w:id="381" w:author="Windows User" w:date="2019-10-27T22:36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 ا</w:t>
        </w:r>
      </w:ins>
      <w:del w:id="382" w:author="Windows User" w:date="2019-10-27T22:36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. آ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ما هم</w:t>
      </w:r>
      <w:ins w:id="383" w:author="Windows User" w:date="2019-10-27T22:36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384" w:author="Windows User" w:date="2019-10-27T22:36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اهالی و پزشکان معتقد هستند که این یک آنفولانزا معمولی است.</w:t>
      </w:r>
      <w:ins w:id="385" w:author="Windows User" w:date="2019-10-28T07:28:00Z">
        <w:r w:rsidR="00AA380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</w:p>
    <w:p w:rsidR="000A53E4" w:rsidRPr="000A53E4" w:rsidRDefault="000A53E4" w:rsidP="00AA380D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  <w:pPrChange w:id="386" w:author="Windows User" w:date="2019-10-28T07:28:00Z">
          <w:pPr>
            <w:spacing w:after="160" w:line="259" w:lineRule="auto"/>
            <w:jc w:val="both"/>
          </w:pPr>
        </w:pPrChange>
      </w:pP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همچنین این فیلم وارد </w:t>
      </w:r>
      <w:r w:rsidRPr="004F7AF9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387" w:author="Windows User" w:date="2019-10-27T22:36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کنکور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اصلی جشنواره فیلم بین</w:t>
      </w:r>
      <w:ins w:id="388" w:author="Windows User" w:date="2019-10-27T22:36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389" w:author="Windows User" w:date="2019-10-27T22:36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المللی «لیستاپاد» در مینسک شد. کارگردان فیلم مورد نظر</w:t>
      </w:r>
      <w:ins w:id="390" w:author="Windows User" w:date="2019-10-27T22:37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آقای عادلخان یرژانوف</w:t>
      </w:r>
      <w:ins w:id="391" w:author="Windows User" w:date="2019-10-27T22:37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انتظار نداشت که فیلمی که با هزین</w:t>
      </w:r>
      <w:ins w:id="392" w:author="Windows User" w:date="2019-10-27T22:37:00Z">
        <w:r w:rsidR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393" w:author="Windows User" w:date="2019-10-27T22:37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ins w:id="394" w:author="Windows User" w:date="2019-10-27T22:37:00Z">
        <w:r w:rsidR="004F7AF9">
          <w:rPr>
            <w:rFonts w:ascii="Calibri" w:eastAsia="Calibri" w:hAnsi="Calibri" w:cs="Calibri"/>
            <w:sz w:val="28"/>
            <w:szCs w:val="28"/>
            <w:rtl/>
            <w:lang w:bidi="ar-SA"/>
          </w:rPr>
          <w:t>۶</w:t>
        </w:r>
      </w:ins>
      <w:del w:id="395" w:author="Windows User" w:date="2019-10-27T22:37:00Z">
        <w:r w:rsidRPr="000A53E4" w:rsidDel="004F7A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6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هزار دلار ساخ</w:t>
      </w:r>
      <w:ins w:id="396" w:author="Windows User" w:date="2019-10-27T22:37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ت</w:t>
        </w:r>
      </w:ins>
      <w:del w:id="397" w:author="Windows User" w:date="2019-10-27T22:37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ن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 شد</w:t>
      </w:r>
      <w:ins w:id="398" w:author="Windows User" w:date="2019-10-27T22:37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ه بود بتواند</w:t>
        </w:r>
      </w:ins>
      <w:ins w:id="399" w:author="Windows User" w:date="2019-10-28T07:28:00Z">
        <w:r w:rsidR="00AA380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این دستاورد را کسب کند. </w:t>
        </w:r>
      </w:ins>
      <w:del w:id="400" w:author="Windows User" w:date="2019-10-28T07:28:00Z">
        <w:r w:rsidRPr="000A53E4" w:rsidDel="00AA380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del w:id="401" w:author="Windows User" w:date="2019-10-27T22:37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موفق خواهد شد</w:delText>
        </w:r>
      </w:del>
      <w:del w:id="402" w:author="Windows User" w:date="2019-10-28T07:28:00Z">
        <w:r w:rsidRPr="000A53E4" w:rsidDel="00AA380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.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این نتیج</w:t>
      </w:r>
      <w:ins w:id="403" w:author="Windows User" w:date="2019-10-27T22:37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404" w:author="Windows User" w:date="2019-10-27T22:37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کار بی</w:t>
      </w:r>
      <w:ins w:id="405" w:author="Windows User" w:date="2019-10-27T22:37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406" w:author="Windows User" w:date="2019-10-27T22:37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نظیر تیم </w:t>
      </w:r>
      <w:ins w:id="407" w:author="Windows User" w:date="2019-10-27T22:38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فیلم‌سازی و کارگردانی</w:t>
        </w:r>
      </w:ins>
      <w:del w:id="408" w:author="Windows User" w:date="2019-10-27T22:38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و</w:delText>
        </w:r>
      </w:del>
      <w:del w:id="409" w:author="Windows User" w:date="2019-10-27T22:37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</w:t>
      </w:r>
      <w:ins w:id="410" w:author="Windows User" w:date="2019-10-27T22:38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و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ست.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فیلم</w:t>
      </w:r>
      <w:ins w:id="411" w:author="Windows User" w:date="2019-10-27T22:38:00Z">
        <w:r w:rsidR="00487CA1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‌</w:t>
        </w:r>
      </w:ins>
      <w:del w:id="412" w:author="Windows User" w:date="2019-10-27T22:38:00Z">
        <w:r w:rsidRPr="000A53E4" w:rsidDel="00487CA1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های کوتاه</w:t>
      </w:r>
      <w:del w:id="413" w:author="Windows User" w:date="2019-10-28T07:29:00Z">
        <w:r w:rsidRPr="000A53E4" w:rsidDel="00AA380D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 xml:space="preserve"> :</w:delText>
        </w:r>
      </w:del>
    </w:p>
    <w:p w:rsidR="000A53E4" w:rsidRPr="000A53E4" w:rsidRDefault="000A53E4" w:rsidP="00982F11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lastRenderedPageBreak/>
        <w:t>به گزارش وزارت فرهنگ و ورزش جمهوری قزاقستان</w:t>
      </w:r>
      <w:ins w:id="414" w:author="Windows User" w:date="2019-10-27T22:38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طی </w:t>
      </w:r>
      <w:ins w:id="415" w:author="Windows User" w:date="2019-10-27T22:38:00Z">
        <w:r w:rsidR="00487CA1">
          <w:rPr>
            <w:rFonts w:ascii="Calibri" w:eastAsia="Calibri" w:hAnsi="Calibri" w:cs="Calibri"/>
            <w:sz w:val="28"/>
            <w:szCs w:val="28"/>
            <w:rtl/>
            <w:lang w:bidi="ar-SA"/>
          </w:rPr>
          <w:t>۲۵</w:t>
        </w:r>
      </w:ins>
      <w:del w:id="416" w:author="Windows User" w:date="2019-10-27T22:38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25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سال بعد از استقلال قزاقستان</w:t>
      </w:r>
      <w:ins w:id="417" w:author="Windows User" w:date="2019-10-27T22:39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ins w:id="418" w:author="Windows User" w:date="2019-10-27T22:39:00Z">
        <w:r w:rsidR="00487CA1">
          <w:rPr>
            <w:rFonts w:ascii="Calibri" w:eastAsia="Calibri" w:hAnsi="Calibri" w:cs="Calibri"/>
            <w:sz w:val="28"/>
            <w:szCs w:val="28"/>
            <w:rtl/>
            <w:lang w:bidi="ar-SA"/>
          </w:rPr>
          <w:t>۲۸</w:t>
        </w:r>
      </w:ins>
      <w:del w:id="419" w:author="Windows User" w:date="2019-10-27T22:39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28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فیلم کوتاه قزاقستانی در جشنواره</w:t>
      </w:r>
      <w:ins w:id="420" w:author="Windows User" w:date="2019-10-27T22:39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421" w:author="Windows User" w:date="2019-10-27T22:39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 بین</w:t>
      </w:r>
      <w:ins w:id="422" w:author="Windows User" w:date="2019-10-27T22:39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423" w:author="Windows User" w:date="2019-10-27T22:39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المللی شرک</w:t>
      </w:r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ins w:id="424" w:author="Windows User" w:date="2019-10-27T22:39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کردند</w:t>
        </w:r>
      </w:ins>
      <w:del w:id="425" w:author="Windows User" w:date="2019-10-27T22:39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نمودند</w:delText>
        </w:r>
      </w:del>
      <w:del w:id="426" w:author="Windows User" w:date="2019-10-28T07:29:00Z">
        <w:r w:rsidRPr="000A53E4" w:rsidDel="00AA380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del w:id="427" w:author="Windows User" w:date="2019-10-27T22:39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و </w:delText>
        </w:r>
      </w:del>
      <w:ins w:id="428" w:author="Windows User" w:date="2019-10-27T22:39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که از میان آن‌ها </w:t>
        </w:r>
        <w:r w:rsidR="00487CA1">
          <w:rPr>
            <w:rFonts w:ascii="Calibri" w:eastAsia="Calibri" w:hAnsi="Calibri" w:cs="Calibri"/>
            <w:sz w:val="28"/>
            <w:szCs w:val="28"/>
            <w:rtl/>
            <w:lang w:bidi="ar-SA"/>
          </w:rPr>
          <w:t>۸</w:t>
        </w:r>
      </w:ins>
      <w:del w:id="429" w:author="Windows User" w:date="2019-10-27T22:39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8  </w:delText>
        </w:r>
      </w:del>
      <w:ins w:id="430" w:author="Windows User" w:date="2019-10-27T22:40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ف</w:t>
        </w:r>
      </w:ins>
      <w:del w:id="431" w:author="Windows User" w:date="2019-10-27T22:40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ف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یلم</w:t>
      </w:r>
      <w:del w:id="432" w:author="Windows User" w:date="2019-10-27T22:40:00Z">
        <w:r w:rsidRPr="000A53E4" w:rsidDel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از آنها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برنده شدند.</w:t>
      </w:r>
    </w:p>
    <w:p w:rsidR="000A53E4" w:rsidRPr="000A53E4" w:rsidRDefault="000A53E4" w:rsidP="00630288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فیلم</w:t>
      </w:r>
      <w:ins w:id="433" w:author="Windows User" w:date="2019-10-27T22:40:00Z">
        <w:r w:rsidR="00487CA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 کوتاه</w:t>
      </w:r>
      <w:ins w:id="434" w:author="Windows User" w:date="2019-10-27T22:44:00Z">
        <w:r w:rsidR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del w:id="435" w:author="Windows User" w:date="2019-10-27T22:44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یک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مرحله</w:t>
      </w:r>
      <w:ins w:id="436" w:author="Windows User" w:date="2019-10-27T22:45:00Z">
        <w:r w:rsidR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437" w:author="Windows User" w:date="2019-10-27T22:44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ای اجتناب</w:t>
      </w:r>
      <w:ins w:id="438" w:author="Windows User" w:date="2019-10-27T22:45:00Z">
        <w:r w:rsidR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439" w:author="Windows User" w:date="2019-10-27T22:45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ناپذیر</w:t>
      </w:r>
      <w:del w:id="440" w:author="Windows User" w:date="2019-10-27T22:45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در مسیر هنری هر فیلمساز است که </w:t>
      </w:r>
      <w:ins w:id="441" w:author="Windows User" w:date="2019-10-27T22:45:00Z">
        <w:r w:rsidR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با</w:t>
        </w:r>
      </w:ins>
      <w:del w:id="442" w:author="Windows User" w:date="2019-10-27T22:45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از طریق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ساخت آن</w:t>
      </w:r>
      <w:ins w:id="443" w:author="Windows User" w:date="2019-10-27T22:45:00Z">
        <w:r w:rsidR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می‌توان</w:t>
        </w:r>
      </w:ins>
      <w:del w:id="444" w:author="Windows User" w:date="2019-10-27T22:45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سازنده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نظر مخاطبان را جلب </w:t>
      </w:r>
      <w:ins w:id="445" w:author="Windows User" w:date="2019-10-27T22:46:00Z">
        <w:r w:rsidR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کرد</w:t>
        </w:r>
      </w:ins>
      <w:del w:id="446" w:author="Windows User" w:date="2019-10-27T22:46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می کند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 باید ت</w:t>
      </w:r>
      <w:ins w:id="447" w:author="Windows User" w:date="2019-10-27T22:46:00Z">
        <w:r w:rsidR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أ</w:t>
        </w:r>
      </w:ins>
      <w:del w:id="448" w:author="Windows User" w:date="2019-10-27T22:46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کید کرد که</w:t>
      </w:r>
      <w:ins w:id="449" w:author="Windows User" w:date="2019-10-27T22:46:00Z">
        <w:r w:rsidR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برای</w:t>
        </w:r>
      </w:ins>
      <w:del w:id="450" w:author="Windows User" w:date="2019-10-27T22:46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جهت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شرکت در جشنوار</w:t>
      </w:r>
      <w:ins w:id="451" w:author="Windows User" w:date="2019-10-27T22:46:00Z">
        <w:r w:rsidR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452" w:author="Windows User" w:date="2019-10-27T22:46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فیلم</w:t>
      </w:r>
      <w:ins w:id="453" w:author="Windows User" w:date="2019-10-27T22:46:00Z">
        <w:r w:rsidR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454" w:author="Windows User" w:date="2019-10-27T22:46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 کوتاه</w:t>
      </w:r>
      <w:ins w:id="455" w:author="Windows User" w:date="2019-10-27T22:46:00Z">
        <w:r w:rsidR="00EA2709" w:rsidRPr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  <w:r w:rsidR="00EA2709"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بیش از </w:t>
        </w:r>
        <w:r w:rsidR="00EA2709">
          <w:rPr>
            <w:rFonts w:ascii="Calibri" w:eastAsia="Calibri" w:hAnsi="Calibri" w:cs="Calibri"/>
            <w:sz w:val="28"/>
            <w:szCs w:val="28"/>
            <w:rtl/>
            <w:lang w:bidi="ar-SA"/>
          </w:rPr>
          <w:t>۲۰۰</w:t>
        </w:r>
        <w:r w:rsidR="00EA2709"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درخواست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به کمیسیون جشنواره </w:t>
      </w:r>
      <w:del w:id="456" w:author="Windows User" w:date="2019-10-27T22:46:00Z">
        <w:r w:rsidRPr="000A53E4" w:rsidDel="00EA270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بیش از 200 درخواست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ارسال شد که</w:t>
      </w:r>
      <w:ins w:id="457" w:author="Windows User" w:date="2019-10-27T22:48:00Z">
        <w:r w:rsidR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از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بین آن</w:t>
      </w:r>
      <w:ins w:id="458" w:author="Windows User" w:date="2019-10-27T22:48:00Z">
        <w:r w:rsidR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ها </w:t>
      </w:r>
      <w:ins w:id="459" w:author="Windows User" w:date="2019-10-27T22:48:00Z">
        <w:r w:rsidR="003E47B0">
          <w:rPr>
            <w:rFonts w:ascii="Calibri" w:eastAsia="Calibri" w:hAnsi="Calibri" w:cs="Calibri"/>
            <w:sz w:val="28"/>
            <w:szCs w:val="28"/>
            <w:rtl/>
            <w:lang w:bidi="ar-SA"/>
          </w:rPr>
          <w:t>۴۰</w:t>
        </w:r>
      </w:ins>
      <w:del w:id="460" w:author="Windows User" w:date="2019-10-27T22:48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40 </w:delText>
        </w:r>
      </w:del>
      <w:ins w:id="461" w:author="Windows User" w:date="2019-10-27T22:48:00Z">
        <w:r w:rsidR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ن</w:t>
        </w:r>
      </w:ins>
      <w:del w:id="462" w:author="Windows User" w:date="2019-10-27T22:48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ن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فر اجاز</w:t>
      </w:r>
      <w:ins w:id="463" w:author="Windows User" w:date="2019-10-27T22:48:00Z">
        <w:r w:rsidR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464" w:author="Windows User" w:date="2019-10-27T22:48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شرکت در جشنواره گرفتند. یکی از </w:t>
      </w:r>
      <w:ins w:id="465" w:author="Windows User" w:date="2019-10-27T22:49:00Z">
        <w:r w:rsidR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فیلم‌هایی که به جشنواره راه پیدا کرد</w:t>
        </w:r>
      </w:ins>
      <w:ins w:id="466" w:author="Windows User" w:date="2019-10-28T07:30:00Z">
        <w:r w:rsidR="00AA380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del w:id="467" w:author="Windows User" w:date="2019-10-27T22:49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آنها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فیلم کوتاه کارگردان قزاق «دیاس عظیم جانوف»، شاگرد آکادمی هنر نیو</w:t>
      </w:r>
      <w:del w:id="468" w:author="Windows User" w:date="2019-10-27T22:49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یورک بود. فیلم کوتاه او که</w:t>
      </w:r>
      <w:del w:id="469" w:author="Windows User" w:date="2019-10-27T22:50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del w:id="470" w:author="Windows User" w:date="2019-10-27T22:49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نام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/>
          <w:sz w:val="28"/>
          <w:szCs w:val="28"/>
          <w:lang w:val="kk-KZ" w:bidi="ar-SA"/>
        </w:rPr>
        <w:t>«</w:t>
      </w:r>
      <w:r w:rsidRPr="000A53E4">
        <w:rPr>
          <w:rFonts w:ascii="Calibri" w:eastAsia="Calibri" w:hAnsi="Calibri" w:cs="B Nazanin"/>
          <w:sz w:val="28"/>
          <w:szCs w:val="28"/>
          <w:lang w:bidi="ar-SA"/>
        </w:rPr>
        <w:t>Moments of Englightenment</w:t>
      </w:r>
      <w:r w:rsidRPr="000A53E4">
        <w:rPr>
          <w:rFonts w:ascii="Calibri" w:eastAsia="Calibri" w:hAnsi="Calibri" w:cs="B Nazanin"/>
          <w:sz w:val="28"/>
          <w:szCs w:val="28"/>
          <w:lang w:val="kk-KZ" w:bidi="ar-SA"/>
        </w:rPr>
        <w:t>»</w:t>
      </w:r>
      <w:del w:id="471" w:author="Windows User" w:date="2019-10-28T07:30:00Z">
        <w:r w:rsidRPr="000A53E4" w:rsidDel="00AA380D">
          <w:rPr>
            <w:rFonts w:ascii="Calibri" w:eastAsia="Calibri" w:hAnsi="Calibri" w:cs="B Nazanin"/>
            <w:sz w:val="28"/>
            <w:szCs w:val="28"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</w:t>
      </w:r>
      <w:ins w:id="472" w:author="Windows User" w:date="2019-10-27T22:50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 xml:space="preserve">نام 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دارد</w:t>
      </w:r>
      <w:del w:id="473" w:author="Windows User" w:date="2019-10-27T22:50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ins w:id="474" w:author="Windows User" w:date="2019-10-27T22:50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،</w:t>
        </w:r>
      </w:ins>
      <w:del w:id="475" w:author="Windows User" w:date="2019-10-27T22:50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و</w:delText>
        </w:r>
      </w:del>
      <w:r w:rsidRPr="000A53E4">
        <w:rPr>
          <w:rFonts w:ascii="Calibri" w:eastAsia="Calibri" w:hAnsi="Calibri" w:cs="B Nazanin"/>
          <w:sz w:val="28"/>
          <w:szCs w:val="28"/>
          <w:lang w:val="kk-KZ" w:bidi="fa-IR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در جشنوار</w:t>
      </w:r>
      <w:ins w:id="476" w:author="Windows User" w:date="2019-10-27T22:50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ۀ</w:t>
        </w:r>
      </w:ins>
      <w:del w:id="477" w:author="Windows User" w:date="2019-10-27T22:50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فیلم</w:t>
      </w:r>
      <w:ins w:id="478" w:author="Windows User" w:date="2019-10-27T22:50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</w:ins>
      <w:del w:id="479" w:author="Windows User" w:date="2019-10-27T22:50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های بین</w:t>
      </w:r>
      <w:ins w:id="480" w:author="Windows User" w:date="2019-10-27T22:50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</w:ins>
      <w:del w:id="481" w:author="Windows User" w:date="2019-10-27T22:50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المللی هالیوود جایز</w:t>
      </w:r>
      <w:ins w:id="482" w:author="Windows User" w:date="2019-10-27T22:50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ۀ</w:t>
        </w:r>
      </w:ins>
      <w:del w:id="483" w:author="Windows User" w:date="2019-10-27T22:50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«مقبولیت» را به خود اختصاص داد. عظیم جانوف می</w:t>
      </w:r>
      <w:ins w:id="484" w:author="Windows User" w:date="2019-10-27T22:50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</w:ins>
      <w:del w:id="485" w:author="Windows User" w:date="2019-10-27T22:50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گوید که </w:t>
      </w:r>
      <w:del w:id="486" w:author="Windows User" w:date="2019-10-27T22:52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فیلمهای کوتاه در قزاقستان</w:delText>
        </w:r>
      </w:del>
      <w:ins w:id="487" w:author="Windows User" w:date="2019-10-27T22:52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به‌دلیل</w:t>
        </w:r>
      </w:ins>
      <w:ins w:id="488" w:author="Windows User" w:date="2019-10-27T22:51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 xml:space="preserve"> توسع</w:t>
        </w:r>
      </w:ins>
      <w:ins w:id="489" w:author="Windows User" w:date="2019-10-27T22:52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ۀ</w:t>
        </w:r>
      </w:ins>
      <w:ins w:id="490" w:author="Windows User" w:date="2019-10-27T22:51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 xml:space="preserve"> تکنولوژی و علاق</w:t>
        </w:r>
      </w:ins>
      <w:ins w:id="491" w:author="Windows User" w:date="2019-10-27T22:53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ۀ</w:t>
        </w:r>
      </w:ins>
      <w:ins w:id="492" w:author="Windows User" w:date="2019-10-27T22:51:00Z">
        <w:r w:rsidR="003E47B0" w:rsidRPr="000A53E4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 xml:space="preserve"> مردم به وید</w:t>
        </w:r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ئ</w:t>
        </w:r>
        <w:r w:rsidR="003E47B0" w:rsidRPr="000A53E4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وهای کوتاه</w:t>
        </w:r>
      </w:ins>
      <w:ins w:id="493" w:author="Windows User" w:date="2019-10-27T22:52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،</w:t>
        </w:r>
      </w:ins>
      <w:ins w:id="494" w:author="Windows User" w:date="2019-10-27T22:53:00Z">
        <w:r w:rsidR="003E47B0" w:rsidRP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 xml:space="preserve"> </w:t>
        </w:r>
        <w:r w:rsidR="003E47B0" w:rsidRPr="000A53E4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فیلم</w:t>
        </w:r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  <w:r w:rsidR="003E47B0" w:rsidRPr="000A53E4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های کوتاه در قزاقستان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</w:t>
      </w:r>
      <w:ins w:id="495" w:author="Windows User" w:date="2019-10-27T22:53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طرفداران بسیاری دارد</w:t>
        </w:r>
      </w:ins>
      <w:del w:id="496" w:author="Windows User" w:date="2019-10-27T22:53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معروف می</w:delText>
        </w:r>
      </w:del>
      <w:del w:id="497" w:author="Windows User" w:date="2019-10-27T22:50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del w:id="498" w:author="Windows User" w:date="2019-10-27T22:53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شود</w:delText>
        </w:r>
      </w:del>
      <w:ins w:id="499" w:author="Windows User" w:date="2019-10-27T22:53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.</w:t>
        </w:r>
      </w:ins>
      <w:del w:id="500" w:author="Windows User" w:date="2019-10-27T22:53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، </w:delText>
        </w:r>
      </w:del>
      <w:del w:id="501" w:author="Windows User" w:date="2019-10-27T22:51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علت آن توسعه تکنولوژی و علاقه مردم به ویدیوهای کوتاه </w:delText>
        </w:r>
      </w:del>
      <w:del w:id="502" w:author="Windows User" w:date="2019-10-27T22:53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است.</w:delText>
        </w:r>
      </w:del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kk-KZ" w:bidi="fa-IR"/>
        </w:rPr>
      </w:pP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val="kk-KZ" w:bidi="fa-IR"/>
        </w:rPr>
        <w:t>همکاری با دانشگاه</w:t>
      </w:r>
      <w:ins w:id="503" w:author="Windows User" w:date="2019-10-27T22:51:00Z">
        <w:r w:rsidR="003E47B0">
          <w:rPr>
            <w:rFonts w:ascii="Calibri" w:eastAsia="Calibri" w:hAnsi="Calibri" w:cs="B Nazanin" w:hint="cs"/>
            <w:b/>
            <w:bCs/>
            <w:sz w:val="28"/>
            <w:szCs w:val="28"/>
            <w:rtl/>
            <w:lang w:val="kk-KZ" w:bidi="fa-IR"/>
          </w:rPr>
          <w:t>‌</w:t>
        </w:r>
      </w:ins>
      <w:del w:id="504" w:author="Windows User" w:date="2019-10-27T22:51:00Z">
        <w:r w:rsidRPr="000A53E4" w:rsidDel="003E47B0">
          <w:rPr>
            <w:rFonts w:ascii="Calibri" w:eastAsia="Calibri" w:hAnsi="Calibri" w:cs="B Nazanin" w:hint="cs"/>
            <w:b/>
            <w:bCs/>
            <w:sz w:val="28"/>
            <w:szCs w:val="28"/>
            <w:rtl/>
            <w:lang w:val="kk-KZ"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val="kk-KZ" w:bidi="fa-IR"/>
        </w:rPr>
        <w:t>ها</w:t>
      </w:r>
      <w:del w:id="505" w:author="Windows User" w:date="2019-10-28T07:30:00Z">
        <w:r w:rsidRPr="000A53E4" w:rsidDel="00AA380D">
          <w:rPr>
            <w:rFonts w:ascii="Calibri" w:eastAsia="Calibri" w:hAnsi="Calibri" w:cs="B Nazanin" w:hint="cs"/>
            <w:b/>
            <w:bCs/>
            <w:sz w:val="28"/>
            <w:szCs w:val="28"/>
            <w:rtl/>
            <w:lang w:val="kk-KZ" w:bidi="fa-IR"/>
          </w:rPr>
          <w:delText>:</w:delText>
        </w:r>
      </w:del>
    </w:p>
    <w:p w:rsidR="000A53E4" w:rsidRPr="000A53E4" w:rsidRDefault="000A53E4" w:rsidP="00982F11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val="kk-KZ" w:bidi="fa-IR"/>
        </w:rPr>
      </w:pPr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به گ</w:t>
      </w:r>
      <w:ins w:id="506" w:author="Windows User" w:date="2019-10-27T22:54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زارش</w:t>
        </w:r>
      </w:ins>
      <w:del w:id="507" w:author="Windows User" w:date="2019-10-27T22:54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فت</w:delText>
        </w:r>
      </w:del>
      <w:del w:id="508" w:author="Windows User" w:date="2019-10-27T22:53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وزارت فرهنگ جمهوری قزاقستان</w:t>
      </w:r>
      <w:ins w:id="509" w:author="Windows User" w:date="2019-10-27T22:54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«قزاق فیلم» با دانشگاه</w:t>
      </w:r>
      <w:ins w:id="510" w:author="Windows User" w:date="2019-10-27T22:54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</w:ins>
      <w:del w:id="511" w:author="Windows User" w:date="2019-10-27T22:54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های پیشرو داخلی و خارجی همکاری می</w:t>
      </w:r>
      <w:ins w:id="512" w:author="Windows User" w:date="2019-10-27T22:54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</w:ins>
      <w:del w:id="513" w:author="Windows User" w:date="2019-10-27T22:54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کند </w:t>
      </w:r>
      <w:ins w:id="514" w:author="Windows User" w:date="2019-10-27T22:54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و</w:t>
        </w:r>
      </w:ins>
      <w:del w:id="515" w:author="Windows User" w:date="2019-10-27T22:54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که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متخصصان سینما و تلویزیون را آموزش می</w:t>
      </w:r>
      <w:ins w:id="516" w:author="Windows User" w:date="2019-10-27T22:54:00Z"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</w:ins>
      <w:del w:id="517" w:author="Windows User" w:date="2019-10-27T22:54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ده</w:t>
      </w:r>
      <w:del w:id="518" w:author="Windows User" w:date="2019-10-27T22:54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ن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د. در قزاقستان </w:t>
      </w:r>
      <w:del w:id="519" w:author="Windows User" w:date="2019-10-27T22:57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با م</w:delText>
        </w:r>
      </w:del>
      <w:del w:id="520" w:author="Windows User" w:date="2019-10-27T22:54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و</w:delText>
        </w:r>
      </w:del>
      <w:del w:id="521" w:author="Windows User" w:date="2019-10-27T22:57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سسات آموزشی</w:delText>
        </w:r>
      </w:del>
      <w:ins w:id="522" w:author="Windows User" w:date="2019-10-27T22:56:00Z">
        <w:r w:rsidR="003E47B0" w:rsidRPr="000A53E4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برنامه</w:t>
        </w:r>
        <w:r w:rsidR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  <w:r w:rsidR="003E47B0" w:rsidRPr="000A53E4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های مختلف آموزشی مشترک</w:t>
        </w:r>
      </w:ins>
      <w:ins w:id="523" w:author="Windows User" w:date="2019-10-27T22:57:00Z">
        <w:r w:rsidR="00344F4F" w:rsidRP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 xml:space="preserve"> </w:t>
        </w:r>
        <w:r w:rsid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از جمله کارگردانی، فیلمنامه</w:t>
        </w:r>
      </w:ins>
      <w:ins w:id="524" w:author="Windows User" w:date="2019-10-27T22:58:00Z">
        <w:r w:rsid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</w:ins>
      <w:ins w:id="525" w:author="Windows User" w:date="2019-10-27T22:57:00Z">
        <w:r w:rsid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نویسی، کارگاه</w:t>
        </w:r>
      </w:ins>
      <w:ins w:id="526" w:author="Windows User" w:date="2019-10-27T22:58:00Z">
        <w:r w:rsid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</w:ins>
      <w:ins w:id="527" w:author="Windows User" w:date="2019-10-27T22:57:00Z">
        <w:r w:rsidR="00344F4F" w:rsidRPr="000A53E4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های آموزشی</w:t>
        </w:r>
      </w:ins>
      <w:ins w:id="528" w:author="Windows User" w:date="2019-10-27T22:58:00Z">
        <w:r w:rsidR="00344F4F" w:rsidRP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 xml:space="preserve"> </w:t>
        </w:r>
        <w:r w:rsidR="00344F4F" w:rsidRPr="000A53E4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با م</w:t>
        </w:r>
        <w:r w:rsid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ؤ</w:t>
        </w:r>
        <w:r w:rsidR="00344F4F" w:rsidRPr="000A53E4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سسات آموزشی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</w:t>
      </w:r>
      <w:ins w:id="529" w:author="Windows User" w:date="2019-10-27T22:58:00Z">
        <w:r w:rsid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مانند</w:t>
        </w:r>
      </w:ins>
      <w:del w:id="530" w:author="Windows User" w:date="2019-10-27T22:58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چون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دانشگاه هنر موسوم به ژورگیناف و دانشگاه «توران» در آلماتی، آکادمی هنر سینما در نیو</w:t>
      </w:r>
      <w:del w:id="531" w:author="Windows User" w:date="2019-10-27T22:56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یورک، دانشگاه سینما و تلویزیون س</w:t>
      </w:r>
      <w:del w:id="532" w:author="Windows User" w:date="2019-10-28T07:31:00Z">
        <w:r w:rsidRPr="000A53E4" w:rsidDel="00AA380D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ا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نت</w:t>
      </w:r>
      <w:ins w:id="533" w:author="Windows User" w:date="2019-10-28T07:31:00Z">
        <w:r w:rsidR="00AA380D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 xml:space="preserve"> </w:t>
        </w:r>
      </w:ins>
      <w:del w:id="534" w:author="Windows User" w:date="2019-10-28T07:31:00Z">
        <w:r w:rsidRPr="000A53E4" w:rsidDel="00AA380D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-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پترزبورگ و سایر م</w:t>
      </w:r>
      <w:ins w:id="535" w:author="Windows User" w:date="2019-10-28T07:30:00Z">
        <w:r w:rsidR="00AA380D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ؤ</w:t>
        </w:r>
      </w:ins>
      <w:del w:id="536" w:author="Windows User" w:date="2019-10-28T07:30:00Z">
        <w:r w:rsidRPr="000A53E4" w:rsidDel="00AA380D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و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سسات</w:t>
      </w:r>
      <w:ins w:id="537" w:author="Windows User" w:date="2019-10-27T22:56:00Z">
        <w:r w:rsidR="003E47B0"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 xml:space="preserve"> </w:t>
        </w:r>
      </w:ins>
      <w:del w:id="538" w:author="Windows User" w:date="2019-10-27T22:56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، برنامه های مختلف آموزشی مشترک</w:delText>
        </w:r>
      </w:del>
      <w:del w:id="539" w:author="Windows User" w:date="2019-10-27T22:58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،</w:delText>
        </w:r>
      </w:del>
      <w:del w:id="540" w:author="Windows User" w:date="2019-10-27T22:59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del w:id="541" w:author="Windows User" w:date="2019-10-27T22:57:00Z">
        <w:r w:rsidRPr="000A53E4" w:rsidDel="003E47B0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از جمله کارگردانی، فیلمنامه نویسی، کارگاه های آموزشی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برگزار می</w:t>
      </w:r>
      <w:ins w:id="542" w:author="Windows User" w:date="2019-10-27T22:58:00Z">
        <w:r w:rsid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</w:ins>
      <w:del w:id="543" w:author="Windows User" w:date="2019-10-27T22:58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شود.</w:t>
      </w:r>
      <w:del w:id="544" w:author="Windows User" w:date="2019-10-28T07:31:00Z">
        <w:r w:rsidRPr="000A53E4" w:rsidDel="00AA380D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kk-KZ" w:bidi="fa-IR"/>
        </w:rPr>
      </w:pP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val="kk-KZ" w:bidi="fa-IR"/>
        </w:rPr>
        <w:t>نظر منتقد سینما</w:t>
      </w:r>
      <w:del w:id="545" w:author="Windows User" w:date="2019-10-27T22:59:00Z">
        <w:r w:rsidRPr="000A53E4" w:rsidDel="00344F4F">
          <w:rPr>
            <w:rFonts w:ascii="Calibri" w:eastAsia="Calibri" w:hAnsi="Calibri" w:cs="B Nazanin" w:hint="cs"/>
            <w:b/>
            <w:bCs/>
            <w:sz w:val="28"/>
            <w:szCs w:val="28"/>
            <w:rtl/>
            <w:lang w:val="kk-KZ" w:bidi="fa-IR"/>
          </w:rPr>
          <w:delText xml:space="preserve"> :</w:delText>
        </w:r>
      </w:del>
    </w:p>
    <w:p w:rsidR="000A53E4" w:rsidRPr="000A53E4" w:rsidRDefault="000A53E4" w:rsidP="00982F11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کریم قدربایف</w:t>
      </w:r>
      <w:ins w:id="546" w:author="Windows User" w:date="2019-10-27T22:59:00Z">
        <w:r w:rsid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منتقد سینما</w:t>
      </w:r>
      <w:ins w:id="547" w:author="Windows User" w:date="2019-10-27T22:59:00Z">
        <w:r w:rsid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معتقد است که در قزاقستان چهر</w:t>
      </w:r>
      <w:ins w:id="548" w:author="Windows User" w:date="2019-10-27T22:59:00Z">
        <w:r w:rsid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ۀ</w:t>
        </w:r>
      </w:ins>
      <w:del w:id="549" w:author="Windows User" w:date="2019-10-27T22:59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 xml:space="preserve"> جدید سینمای قزاقی شکل می</w:t>
      </w:r>
      <w:ins w:id="550" w:author="Windows User" w:date="2019-10-27T22:59:00Z">
        <w:r w:rsidR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t>‌</w:t>
        </w:r>
      </w:ins>
      <w:del w:id="551" w:author="Windows User" w:date="2019-10-27T22:59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val="kk-KZ"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val="kk-KZ" w:bidi="fa-IR"/>
        </w:rPr>
        <w:t>گیرد.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اگر در سال</w:t>
      </w:r>
      <w:ins w:id="552" w:author="Windows User" w:date="2019-10-27T22:59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های </w:t>
      </w:r>
      <w:ins w:id="553" w:author="Windows User" w:date="2019-10-27T23:00:00Z">
        <w:r w:rsidR="00344F4F">
          <w:rPr>
            <w:rFonts w:ascii="Calibri" w:eastAsia="Calibri" w:hAnsi="Calibri" w:cs="Calibri"/>
            <w:sz w:val="28"/>
            <w:szCs w:val="28"/>
            <w:rtl/>
            <w:lang w:bidi="fa-IR"/>
          </w:rPr>
          <w:t>۲۰۱۲</w:t>
        </w:r>
      </w:ins>
      <w:del w:id="554" w:author="Windows User" w:date="2019-10-27T22:59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>2012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در قزاقستان</w:t>
      </w:r>
      <w:ins w:id="555" w:author="Windows User" w:date="2019-10-27T23:00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 xml:space="preserve"> تعداد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ins w:id="556" w:author="Windows User" w:date="2019-10-27T23:00:00Z">
        <w:r w:rsidR="00344F4F">
          <w:rPr>
            <w:rFonts w:ascii="Calibri" w:eastAsia="Calibri" w:hAnsi="Calibri" w:cs="Calibri"/>
            <w:sz w:val="28"/>
            <w:szCs w:val="28"/>
            <w:rtl/>
            <w:lang w:bidi="fa-IR"/>
          </w:rPr>
          <w:t>۱۰</w:t>
        </w:r>
      </w:ins>
      <w:del w:id="557" w:author="Windows User" w:date="2019-10-27T23:00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>10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فیلم در سال ساخته می</w:t>
      </w:r>
      <w:ins w:id="558" w:author="Windows User" w:date="2019-10-27T23:00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‌</w:t>
        </w:r>
      </w:ins>
      <w:del w:id="559" w:author="Windows User" w:date="2019-10-27T23:00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شد، </w:t>
      </w:r>
      <w:ins w:id="560" w:author="Windows User" w:date="2019-10-27T23:00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در پایان</w:t>
        </w:r>
      </w:ins>
      <w:del w:id="561" w:author="Windows User" w:date="2019-10-27T23:00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>اخر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سال </w:t>
      </w:r>
      <w:ins w:id="562" w:author="Windows User" w:date="2019-10-27T23:00:00Z">
        <w:r w:rsidR="00344F4F">
          <w:rPr>
            <w:rFonts w:ascii="Calibri" w:eastAsia="Calibri" w:hAnsi="Calibri" w:cs="Calibri"/>
            <w:sz w:val="28"/>
            <w:szCs w:val="28"/>
            <w:rtl/>
            <w:lang w:bidi="fa-IR"/>
          </w:rPr>
          <w:t>۲۰۱۶</w:t>
        </w:r>
      </w:ins>
      <w:del w:id="563" w:author="Windows User" w:date="2019-10-27T23:00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>2016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تعداد فیلم</w:t>
      </w:r>
      <w:ins w:id="564" w:author="Windows User" w:date="2019-10-27T23:01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‌</w:t>
        </w:r>
      </w:ins>
      <w:del w:id="565" w:author="Windows User" w:date="2019-10-27T23:01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های جدید به </w:t>
      </w:r>
      <w:ins w:id="566" w:author="Windows User" w:date="2019-10-27T23:01:00Z">
        <w:r w:rsidR="00344F4F">
          <w:rPr>
            <w:rFonts w:ascii="Calibri" w:eastAsia="Calibri" w:hAnsi="Calibri" w:cs="Calibri"/>
            <w:sz w:val="28"/>
            <w:szCs w:val="28"/>
            <w:rtl/>
            <w:lang w:bidi="fa-IR"/>
          </w:rPr>
          <w:t>۳۰</w:t>
        </w:r>
      </w:ins>
      <w:del w:id="567" w:author="Windows User" w:date="2019-10-27T23:01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>30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عنوان رسیده است.</w:t>
      </w:r>
    </w:p>
    <w:p w:rsidR="000A53E4" w:rsidRPr="000A53E4" w:rsidRDefault="000A53E4" w:rsidP="000B477E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«اکنون جای خرسندی است که </w:t>
      </w:r>
      <w:del w:id="568" w:author="Windows User" w:date="2019-10-27T23:01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 xml:space="preserve">دوره فیلم های با هزینه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>ساخت</w:t>
      </w:r>
      <w:ins w:id="569" w:author="Windows User" w:date="2019-10-27T23:01:00Z">
        <w:r w:rsidR="00344F4F" w:rsidRP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 xml:space="preserve"> </w:t>
        </w:r>
        <w:r w:rsidR="00344F4F" w:rsidRPr="000A53E4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دور</w:t>
        </w:r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ۀ</w:t>
        </w:r>
        <w:r w:rsidR="00344F4F" w:rsidRPr="000A53E4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 xml:space="preserve"> فیلم</w:t>
        </w:r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‌های پرهزینه</w:t>
        </w:r>
      </w:ins>
      <w:del w:id="570" w:author="Windows User" w:date="2019-10-27T23:01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 xml:space="preserve"> بالا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و کم</w:t>
      </w:r>
      <w:ins w:id="571" w:author="Windows User" w:date="2019-10-27T23:02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‌</w:t>
        </w:r>
      </w:ins>
      <w:del w:id="572" w:author="Windows User" w:date="2019-10-27T23:02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>فروش در سینما گذشت. اکنون مردم می</w:t>
      </w:r>
      <w:ins w:id="573" w:author="Windows User" w:date="2019-10-27T23:02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‌</w:t>
        </w:r>
      </w:ins>
      <w:del w:id="574" w:author="Windows User" w:date="2019-10-27T23:02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>دانند هنر فیلمسازی و هدف فیلم</w:t>
      </w:r>
      <w:ins w:id="575" w:author="Windows User" w:date="2019-10-27T23:02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‌</w:t>
        </w:r>
      </w:ins>
      <w:del w:id="576" w:author="Windows User" w:date="2019-10-27T23:02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>ساز چیست. امروزه مردم قزاقستان با سینمای قزاقی به</w:t>
      </w:r>
      <w:ins w:id="577" w:author="Windows User" w:date="2019-10-27T23:02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‌</w:t>
        </w:r>
      </w:ins>
      <w:del w:id="578" w:author="Windows User" w:date="2019-10-27T23:02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>خوبی آشنا هستند و بازیگران جدیدی وارد عرصه سینما شده</w:t>
      </w:r>
      <w:ins w:id="579" w:author="Windows User" w:date="2019-10-27T23:02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‌</w:t>
        </w:r>
      </w:ins>
      <w:del w:id="580" w:author="Windows User" w:date="2019-10-27T23:02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>اند که مورد</w:t>
      </w:r>
      <w:ins w:id="581" w:author="Windows User" w:date="2019-10-27T23:02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 xml:space="preserve"> </w:t>
        </w:r>
      </w:ins>
      <w:del w:id="582" w:author="Windows User" w:date="2019-10-27T23:02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>علاق</w:t>
      </w:r>
      <w:ins w:id="583" w:author="Windows User" w:date="2019-10-27T23:02:00Z">
        <w:r w:rsidR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ۀ</w:t>
        </w:r>
      </w:ins>
      <w:del w:id="584" w:author="Windows User" w:date="2019-10-27T23:02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مردم هستند.</w:t>
      </w:r>
      <w:del w:id="585" w:author="Windows User" w:date="2019-10-27T23:02:00Z">
        <w:r w:rsidRPr="000A53E4" w:rsidDel="00344F4F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</w:p>
    <w:p w:rsidR="000A53E4" w:rsidRPr="000A53E4" w:rsidRDefault="000A53E4" w:rsidP="000A53E4">
      <w:pPr>
        <w:bidi w:val="0"/>
        <w:spacing w:after="160" w:line="259" w:lineRule="auto"/>
        <w:jc w:val="both"/>
        <w:rPr>
          <w:rFonts w:ascii="Calibri" w:eastAsia="Calibri" w:hAnsi="Calibri" w:cs="Arial"/>
          <w:color w:val="0000FF"/>
          <w:u w:val="single"/>
          <w:rtl/>
          <w:lang w:bidi="ar-SA"/>
        </w:rPr>
      </w:pPr>
      <w:r w:rsidRPr="000A53E4">
        <w:rPr>
          <w:rFonts w:ascii="Calibri" w:eastAsia="Calibri" w:hAnsi="Calibri" w:cs="Arial"/>
          <w:color w:val="0000FF"/>
          <w:u w:val="single"/>
          <w:lang w:bidi="ar-SA"/>
        </w:rPr>
        <w:t>today.kz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Times New Roman"/>
          <w:b/>
          <w:bCs/>
          <w:sz w:val="28"/>
          <w:szCs w:val="28"/>
          <w:rtl/>
          <w:lang w:bidi="fa-IR"/>
        </w:rPr>
      </w:pPr>
    </w:p>
    <w:p w:rsidR="000A53E4" w:rsidRPr="000A53E4" w:rsidRDefault="000A53E4" w:rsidP="00982F11">
      <w:pPr>
        <w:spacing w:after="160" w:line="259" w:lineRule="auto"/>
        <w:jc w:val="center"/>
        <w:rPr>
          <w:rFonts w:ascii="Calibri" w:eastAsia="Calibri" w:hAnsi="Calibri" w:cs="B Titr"/>
          <w:sz w:val="24"/>
          <w:szCs w:val="24"/>
          <w:lang w:val="ru-RU" w:bidi="ar-SA"/>
        </w:rPr>
      </w:pPr>
      <w:r w:rsidRPr="000A53E4">
        <w:rPr>
          <w:rFonts w:ascii="Calibri" w:eastAsia="Calibri" w:hAnsi="Calibri" w:cs="B Titr" w:hint="eastAsia"/>
          <w:sz w:val="24"/>
          <w:szCs w:val="24"/>
          <w:rtl/>
          <w:lang w:bidi="ar-SA"/>
        </w:rPr>
        <w:t>شکل</w:t>
      </w:r>
      <w:ins w:id="586" w:author="Windows User" w:date="2019-10-27T23:02:00Z">
        <w:r w:rsidR="00344F4F">
          <w:rPr>
            <w:rFonts w:ascii="Calibri" w:eastAsia="Calibri" w:hAnsi="Calibri" w:cs="B Titr" w:hint="cs"/>
            <w:sz w:val="24"/>
            <w:szCs w:val="24"/>
            <w:rtl/>
            <w:lang w:bidi="ar-SA"/>
          </w:rPr>
          <w:t>‌</w:t>
        </w:r>
      </w:ins>
      <w:del w:id="587" w:author="Windows User" w:date="2019-10-27T23:02:00Z">
        <w:r w:rsidRPr="000A53E4" w:rsidDel="00344F4F">
          <w:rPr>
            <w:rFonts w:ascii="Calibri" w:eastAsia="Calibri" w:hAnsi="Calibri" w:cs="B Titr"/>
            <w:sz w:val="24"/>
            <w:szCs w:val="24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Titr" w:hint="eastAsia"/>
          <w:sz w:val="24"/>
          <w:szCs w:val="24"/>
          <w:rtl/>
          <w:lang w:bidi="ar-SA"/>
        </w:rPr>
        <w:t>گ</w:t>
      </w:r>
      <w:r w:rsidRPr="000A53E4">
        <w:rPr>
          <w:rFonts w:ascii="Calibri" w:eastAsia="Calibri" w:hAnsi="Calibri" w:cs="B Titr" w:hint="cs"/>
          <w:sz w:val="24"/>
          <w:szCs w:val="24"/>
          <w:rtl/>
          <w:lang w:bidi="ar-SA"/>
        </w:rPr>
        <w:t>ی</w:t>
      </w:r>
      <w:r w:rsidRPr="000A53E4">
        <w:rPr>
          <w:rFonts w:ascii="Calibri" w:eastAsia="Calibri" w:hAnsi="Calibri" w:cs="B Titr" w:hint="eastAsia"/>
          <w:sz w:val="24"/>
          <w:szCs w:val="24"/>
          <w:rtl/>
          <w:lang w:bidi="ar-SA"/>
        </w:rPr>
        <w:t>ر</w:t>
      </w:r>
      <w:r w:rsidRPr="000A53E4">
        <w:rPr>
          <w:rFonts w:ascii="Calibri" w:eastAsia="Calibri" w:hAnsi="Calibri" w:cs="B Titr" w:hint="cs"/>
          <w:sz w:val="24"/>
          <w:szCs w:val="24"/>
          <w:rtl/>
          <w:lang w:bidi="ar-SA"/>
        </w:rPr>
        <w:t>ی</w:t>
      </w:r>
      <w:r w:rsidRPr="000A53E4">
        <w:rPr>
          <w:rFonts w:ascii="Calibri" w:eastAsia="Calibri" w:hAnsi="Calibri" w:cs="B Titr"/>
          <w:sz w:val="24"/>
          <w:szCs w:val="24"/>
          <w:rtl/>
          <w:lang w:bidi="ar-SA"/>
        </w:rPr>
        <w:t xml:space="preserve"> </w:t>
      </w:r>
      <w:r w:rsidRPr="000A53E4">
        <w:rPr>
          <w:rFonts w:ascii="Calibri" w:eastAsia="Calibri" w:hAnsi="Calibri" w:cs="B Titr" w:hint="eastAsia"/>
          <w:sz w:val="24"/>
          <w:szCs w:val="24"/>
          <w:rtl/>
          <w:lang w:bidi="ar-SA"/>
        </w:rPr>
        <w:t>و</w:t>
      </w:r>
      <w:r w:rsidRPr="000A53E4">
        <w:rPr>
          <w:rFonts w:ascii="Calibri" w:eastAsia="Calibri" w:hAnsi="Calibri" w:cs="B Titr"/>
          <w:sz w:val="24"/>
          <w:szCs w:val="24"/>
          <w:rtl/>
          <w:lang w:bidi="ar-SA"/>
        </w:rPr>
        <w:t xml:space="preserve"> </w:t>
      </w:r>
      <w:r w:rsidRPr="000A53E4">
        <w:rPr>
          <w:rFonts w:ascii="Calibri" w:eastAsia="Calibri" w:hAnsi="Calibri" w:cs="B Titr" w:hint="eastAsia"/>
          <w:sz w:val="24"/>
          <w:szCs w:val="24"/>
          <w:rtl/>
          <w:lang w:bidi="ar-SA"/>
        </w:rPr>
        <w:t>توسع</w:t>
      </w:r>
      <w:ins w:id="588" w:author="Windows User" w:date="2019-10-27T23:02:00Z">
        <w:r w:rsidR="00344F4F">
          <w:rPr>
            <w:rFonts w:ascii="Calibri" w:eastAsia="Calibri" w:hAnsi="Calibri" w:cs="B Titr" w:hint="cs"/>
            <w:sz w:val="24"/>
            <w:szCs w:val="24"/>
            <w:rtl/>
            <w:lang w:bidi="ar-SA"/>
          </w:rPr>
          <w:t>ۀ</w:t>
        </w:r>
      </w:ins>
      <w:del w:id="589" w:author="Windows User" w:date="2019-10-27T23:02:00Z">
        <w:r w:rsidRPr="000A53E4" w:rsidDel="00344F4F">
          <w:rPr>
            <w:rFonts w:ascii="Calibri" w:eastAsia="Calibri" w:hAnsi="Calibri" w:cs="B Titr" w:hint="eastAsia"/>
            <w:sz w:val="24"/>
            <w:szCs w:val="24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Titr"/>
          <w:sz w:val="24"/>
          <w:szCs w:val="24"/>
          <w:rtl/>
          <w:lang w:bidi="ar-SA"/>
        </w:rPr>
        <w:t xml:space="preserve"> </w:t>
      </w:r>
      <w:r w:rsidRPr="000A53E4">
        <w:rPr>
          <w:rFonts w:ascii="Calibri" w:eastAsia="Calibri" w:hAnsi="Calibri" w:cs="B Titr" w:hint="eastAsia"/>
          <w:sz w:val="24"/>
          <w:szCs w:val="24"/>
          <w:rtl/>
          <w:lang w:bidi="ar-SA"/>
        </w:rPr>
        <w:t>س</w:t>
      </w:r>
      <w:r w:rsidRPr="000A53E4">
        <w:rPr>
          <w:rFonts w:ascii="Calibri" w:eastAsia="Calibri" w:hAnsi="Calibri" w:cs="B Titr" w:hint="cs"/>
          <w:sz w:val="24"/>
          <w:szCs w:val="24"/>
          <w:rtl/>
          <w:lang w:bidi="ar-SA"/>
        </w:rPr>
        <w:t>ی</w:t>
      </w:r>
      <w:r w:rsidRPr="000A53E4">
        <w:rPr>
          <w:rFonts w:ascii="Calibri" w:eastAsia="Calibri" w:hAnsi="Calibri" w:cs="B Titr" w:hint="eastAsia"/>
          <w:sz w:val="24"/>
          <w:szCs w:val="24"/>
          <w:rtl/>
          <w:lang w:bidi="ar-SA"/>
        </w:rPr>
        <w:t>نما</w:t>
      </w:r>
      <w:r w:rsidRPr="000A53E4">
        <w:rPr>
          <w:rFonts w:ascii="Calibri" w:eastAsia="Calibri" w:hAnsi="Calibri" w:cs="B Titr" w:hint="cs"/>
          <w:sz w:val="24"/>
          <w:szCs w:val="24"/>
          <w:rtl/>
          <w:lang w:bidi="ar-SA"/>
        </w:rPr>
        <w:t>ی</w:t>
      </w:r>
      <w:r w:rsidRPr="000A53E4">
        <w:rPr>
          <w:rFonts w:ascii="Calibri" w:eastAsia="Calibri" w:hAnsi="Calibri" w:cs="B Titr"/>
          <w:sz w:val="24"/>
          <w:szCs w:val="24"/>
          <w:rtl/>
          <w:lang w:bidi="ar-SA"/>
        </w:rPr>
        <w:t xml:space="preserve"> </w:t>
      </w:r>
      <w:r w:rsidRPr="000A53E4">
        <w:rPr>
          <w:rFonts w:ascii="Calibri" w:eastAsia="Calibri" w:hAnsi="Calibri" w:cs="B Titr" w:hint="eastAsia"/>
          <w:sz w:val="24"/>
          <w:szCs w:val="24"/>
          <w:rtl/>
          <w:lang w:bidi="ar-SA"/>
        </w:rPr>
        <w:t>قزاقستان</w:t>
      </w:r>
      <w:r w:rsidRPr="000A53E4">
        <w:rPr>
          <w:rFonts w:ascii="Calibri" w:eastAsia="Calibri" w:hAnsi="Calibri" w:cs="B Titr"/>
          <w:sz w:val="24"/>
          <w:szCs w:val="24"/>
          <w:rtl/>
          <w:lang w:bidi="ar-SA"/>
        </w:rPr>
        <w:t xml:space="preserve"> </w:t>
      </w:r>
      <w:r w:rsidRPr="000A53E4">
        <w:rPr>
          <w:rFonts w:ascii="Calibri" w:eastAsia="Calibri" w:hAnsi="Calibri" w:cs="B Titr" w:hint="eastAsia"/>
          <w:sz w:val="24"/>
          <w:szCs w:val="24"/>
          <w:rtl/>
          <w:lang w:bidi="ar-SA"/>
        </w:rPr>
        <w:t>در</w:t>
      </w:r>
      <w:r w:rsidRPr="000A53E4">
        <w:rPr>
          <w:rFonts w:ascii="Calibri" w:eastAsia="Calibri" w:hAnsi="Calibri" w:cs="B Titr"/>
          <w:sz w:val="24"/>
          <w:szCs w:val="24"/>
          <w:rtl/>
          <w:lang w:bidi="ar-SA"/>
        </w:rPr>
        <w:t xml:space="preserve"> </w:t>
      </w:r>
      <w:r w:rsidRPr="000A53E4">
        <w:rPr>
          <w:rFonts w:ascii="Calibri" w:eastAsia="Calibri" w:hAnsi="Calibri" w:cs="B Titr" w:hint="eastAsia"/>
          <w:sz w:val="24"/>
          <w:szCs w:val="24"/>
          <w:rtl/>
          <w:lang w:bidi="ar-SA"/>
        </w:rPr>
        <w:t>سال</w:t>
      </w:r>
      <w:r w:rsidRPr="000A53E4">
        <w:rPr>
          <w:rFonts w:ascii="Calibri" w:eastAsia="Calibri" w:hAnsi="Calibri" w:cs="B Titr"/>
          <w:sz w:val="24"/>
          <w:szCs w:val="24"/>
          <w:rtl/>
          <w:lang w:bidi="ar-SA"/>
        </w:rPr>
        <w:t xml:space="preserve"> </w:t>
      </w:r>
      <w:r w:rsidRPr="000A53E4">
        <w:rPr>
          <w:rFonts w:ascii="Calibri" w:eastAsia="Calibri" w:hAnsi="Calibri" w:cs="B Titr" w:hint="eastAsia"/>
          <w:sz w:val="24"/>
          <w:szCs w:val="24"/>
          <w:rtl/>
          <w:lang w:bidi="ar-SA"/>
        </w:rPr>
        <w:t>ها</w:t>
      </w:r>
      <w:r w:rsidRPr="000A53E4">
        <w:rPr>
          <w:rFonts w:ascii="Calibri" w:eastAsia="Calibri" w:hAnsi="Calibri" w:cs="B Titr" w:hint="cs"/>
          <w:sz w:val="24"/>
          <w:szCs w:val="24"/>
          <w:rtl/>
          <w:lang w:bidi="ar-SA"/>
        </w:rPr>
        <w:t>ی</w:t>
      </w:r>
      <w:r w:rsidRPr="000A53E4">
        <w:rPr>
          <w:rFonts w:ascii="Calibri" w:eastAsia="Calibri" w:hAnsi="Calibri" w:cs="B Titr"/>
          <w:sz w:val="24"/>
          <w:szCs w:val="24"/>
          <w:rtl/>
          <w:lang w:bidi="ar-SA"/>
        </w:rPr>
        <w:t xml:space="preserve"> </w:t>
      </w:r>
      <w:ins w:id="590" w:author="Windows User" w:date="2019-10-27T23:03:00Z">
        <w:r w:rsidR="00D66BA9">
          <w:rPr>
            <w:rFonts w:ascii="Calibri" w:eastAsia="Calibri" w:hAnsi="Calibri" w:cs="Calibri"/>
            <w:sz w:val="24"/>
            <w:szCs w:val="24"/>
            <w:rtl/>
            <w:lang w:bidi="ar-SA"/>
          </w:rPr>
          <w:t>۱۹۹۱</w:t>
        </w:r>
      </w:ins>
      <w:del w:id="591" w:author="Windows User" w:date="2019-10-27T23:03:00Z">
        <w:r w:rsidRPr="000A53E4" w:rsidDel="00D66BA9">
          <w:rPr>
            <w:rFonts w:ascii="Calibri" w:eastAsia="Calibri" w:hAnsi="Calibri" w:cs="B Titr"/>
            <w:sz w:val="24"/>
            <w:szCs w:val="24"/>
            <w:rtl/>
            <w:lang w:bidi="ar-SA"/>
          </w:rPr>
          <w:delText>1991</w:delText>
        </w:r>
      </w:del>
      <w:r w:rsidRPr="000A53E4">
        <w:rPr>
          <w:rFonts w:ascii="Calibri" w:eastAsia="Calibri" w:hAnsi="Calibri" w:cs="B Titr"/>
          <w:sz w:val="24"/>
          <w:szCs w:val="24"/>
          <w:rtl/>
          <w:lang w:bidi="ar-SA"/>
        </w:rPr>
        <w:t>-</w:t>
      </w:r>
      <w:ins w:id="592" w:author="Windows User" w:date="2019-10-27T23:03:00Z">
        <w:r w:rsidR="00D66BA9">
          <w:rPr>
            <w:rFonts w:ascii="Calibri" w:eastAsia="Calibri" w:hAnsi="Calibri" w:cs="Calibri"/>
            <w:sz w:val="24"/>
            <w:szCs w:val="24"/>
            <w:rtl/>
            <w:lang w:bidi="ar-SA"/>
          </w:rPr>
          <w:t>۲۰۱۰</w:t>
        </w:r>
      </w:ins>
      <w:del w:id="593" w:author="Windows User" w:date="2019-10-27T23:03:00Z">
        <w:r w:rsidRPr="000A53E4" w:rsidDel="00D66BA9">
          <w:rPr>
            <w:rFonts w:ascii="Calibri" w:eastAsia="Calibri" w:hAnsi="Calibri" w:cs="B Titr"/>
            <w:sz w:val="24"/>
            <w:szCs w:val="24"/>
            <w:lang w:val="ru-RU" w:bidi="ar-SA"/>
          </w:rPr>
          <w:delText xml:space="preserve"> </w:delText>
        </w:r>
        <w:r w:rsidRPr="000A53E4" w:rsidDel="00D66BA9">
          <w:rPr>
            <w:rFonts w:ascii="Calibri" w:eastAsia="Calibri" w:hAnsi="Calibri" w:cs="B Titr"/>
            <w:sz w:val="24"/>
            <w:szCs w:val="24"/>
            <w:rtl/>
            <w:lang w:bidi="ar-SA"/>
          </w:rPr>
          <w:delText>2010</w:delText>
        </w:r>
      </w:del>
    </w:p>
    <w:p w:rsidR="000A53E4" w:rsidRPr="000A53E4" w:rsidRDefault="000A53E4" w:rsidP="000A53E4">
      <w:pPr>
        <w:spacing w:after="160" w:line="259" w:lineRule="auto"/>
        <w:rPr>
          <w:rFonts w:ascii="Calibri" w:eastAsia="Calibri" w:hAnsi="Calibri" w:cs="B Nazanin"/>
          <w:b/>
          <w:bCs/>
          <w:sz w:val="32"/>
          <w:szCs w:val="32"/>
          <w:rtl/>
          <w:lang w:val="ru-RU" w:bidi="fa-IR"/>
        </w:rPr>
      </w:pP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م</w:t>
      </w:r>
      <w:ins w:id="594" w:author="Windows User" w:date="2019-10-27T23:03:00Z">
        <w:r w:rsidR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ؤ</w:t>
        </w:r>
      </w:ins>
      <w:del w:id="595" w:author="Windows User" w:date="2019-10-27T23:03:00Z">
        <w:r w:rsidRPr="000A53E4" w:rsidDel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>و</w:delText>
        </w:r>
      </w:del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لفان: امرینا، شیریمبیتووا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b/>
          <w:bCs/>
          <w:sz w:val="28"/>
          <w:szCs w:val="28"/>
          <w:lang w:val="ru-RU" w:bidi="ar-SA"/>
        </w:rPr>
      </w:pP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زمان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دور</w:t>
      </w:r>
      <w:ins w:id="596" w:author="Windows User" w:date="2019-10-27T23:03:00Z">
        <w:r w:rsidR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ۀ</w:t>
        </w:r>
      </w:ins>
      <w:del w:id="597" w:author="Windows User" w:date="2019-10-27T23:03:00Z">
        <w:r w:rsidRPr="000A53E4" w:rsidDel="00D66BA9">
          <w:rPr>
            <w:rFonts w:ascii="Calibri" w:eastAsia="Calibri" w:hAnsi="Calibri" w:cs="B Nazanin" w:hint="eastAsia"/>
            <w:b/>
            <w:bCs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شورو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پا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ان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رس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جامع</w:t>
      </w:r>
      <w:ins w:id="598" w:author="Windows User" w:date="2019-10-27T23:04:00Z">
        <w:r w:rsidR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ۀ</w:t>
        </w:r>
      </w:ins>
      <w:del w:id="599" w:author="Windows User" w:date="2019-10-27T23:04:00Z">
        <w:r w:rsidRPr="000A53E4" w:rsidDel="00D66BA9">
          <w:rPr>
            <w:rFonts w:ascii="Calibri" w:eastAsia="Calibri" w:hAnsi="Calibri" w:cs="B Nazanin" w:hint="eastAsia"/>
            <w:b/>
            <w:bCs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جد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برقرار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شد،</w:t>
      </w:r>
      <w:r w:rsidRPr="000A53E4">
        <w:rPr>
          <w:rFonts w:ascii="Calibri" w:eastAsia="Calibri" w:hAnsi="Calibri" w:cs="B Nazanin"/>
          <w:b/>
          <w:bCs/>
          <w:sz w:val="28"/>
          <w:szCs w:val="28"/>
          <w:lang w:val="ru-RU" w:bidi="ar-SA"/>
        </w:rPr>
        <w:t xml:space="preserve"> 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val="kk-KZ" w:bidi="fa-IR"/>
        </w:rPr>
        <w:t>همراه با اقتصاد نو</w:t>
      </w:r>
      <w:ins w:id="600" w:author="Windows User" w:date="2019-10-27T23:04:00Z">
        <w:r w:rsidR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val="kk-KZ" w:bidi="fa-IR"/>
          </w:rPr>
          <w:t>،</w:t>
        </w:r>
      </w:ins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تغ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رات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حوز</w:t>
      </w:r>
      <w:ins w:id="601" w:author="Windows User" w:date="2019-10-27T23:04:00Z">
        <w:r w:rsidR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ۀ</w:t>
        </w:r>
      </w:ins>
      <w:del w:id="602" w:author="Windows User" w:date="2019-10-27T23:04:00Z">
        <w:r w:rsidRPr="000A53E4" w:rsidDel="00D66BA9">
          <w:rPr>
            <w:rFonts w:ascii="Calibri" w:eastAsia="Calibri" w:hAnsi="Calibri" w:cs="B Nazanin" w:hint="eastAsia"/>
            <w:b/>
            <w:bCs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ب</w:t>
      </w:r>
      <w:ins w:id="603" w:author="Windows User" w:date="2019-10-27T23:04:00Z">
        <w:r w:rsidR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 xml:space="preserve">ه </w:t>
        </w:r>
      </w:ins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وجود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آمد</w:t>
      </w:r>
      <w:ins w:id="604" w:author="Windows User" w:date="2019-10-27T23:04:00Z">
        <w:r w:rsidR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 xml:space="preserve"> که</w:t>
        </w:r>
      </w:ins>
      <w:del w:id="605" w:author="Windows User" w:date="2019-10-27T23:04:00Z">
        <w:r w:rsidRPr="000A53E4" w:rsidDel="00D66BA9">
          <w:rPr>
            <w:rFonts w:ascii="Calibri" w:eastAsia="Calibri" w:hAnsi="Calibri" w:cs="B Nazanin" w:hint="eastAsia"/>
            <w:b/>
            <w:bCs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ک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آن</w:t>
      </w:r>
      <w:ins w:id="606" w:author="Windows User" w:date="2019-10-27T23:04:00Z">
        <w:r w:rsidR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ت</w:t>
      </w:r>
      <w:ins w:id="607" w:author="Windows User" w:date="2019-10-27T23:04:00Z">
        <w:r w:rsidR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أ</w:t>
        </w:r>
      </w:ins>
      <w:del w:id="608" w:author="Windows User" w:date="2019-10-27T23:04:00Z">
        <w:r w:rsidRPr="000A53E4" w:rsidDel="00D66BA9">
          <w:rPr>
            <w:rFonts w:ascii="Calibri" w:eastAsia="Calibri" w:hAnsi="Calibri" w:cs="B Nazanin" w:hint="eastAsia"/>
            <w:b/>
            <w:bCs/>
            <w:sz w:val="28"/>
            <w:szCs w:val="28"/>
            <w:rtl/>
            <w:lang w:bidi="ar-SA"/>
          </w:rPr>
          <w:delText>ا</w:delText>
        </w:r>
      </w:del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اتحادی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ه</w:t>
      </w:r>
      <w:ins w:id="609" w:author="Windows User" w:date="2019-10-27T23:04:00Z">
        <w:r w:rsidR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fa-IR"/>
          </w:rPr>
          <w:t>‌</w:t>
        </w:r>
      </w:ins>
      <w:del w:id="610" w:author="Windows User" w:date="2019-10-27T23:04:00Z">
        <w:r w:rsidRPr="000A53E4" w:rsidDel="00D66BA9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fa-IR"/>
          </w:rPr>
          <w:delText xml:space="preserve"> </w:delText>
        </w:r>
      </w:del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های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 خصوصی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بود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>.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lang w:bidi="ar-SA"/>
        </w:rPr>
      </w:pPr>
      <w:del w:id="611" w:author="Windows User" w:date="2019-10-27T23:04:00Z">
        <w:r w:rsidRPr="000A53E4" w:rsidDel="000E163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تغ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تعداد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ins w:id="612" w:author="Windows User" w:date="2019-10-27T23:04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أ</w:t>
        </w:r>
      </w:ins>
      <w:del w:id="613" w:author="Windows User" w:date="2019-10-27T23:04:00Z">
        <w:r w:rsidRPr="000A53E4" w:rsidDel="000E163E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ث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گذاشت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ده</w:t>
      </w:r>
      <w:ins w:id="614" w:author="Windows User" w:date="2019-10-27T23:04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615" w:author="Windows User" w:date="2019-10-27T23:04:00Z">
        <w:r w:rsidRPr="000A53E4" w:rsidDel="000E163E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616" w:author="Windows User" w:date="2019-10-27T23:05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617" w:author="Windows User" w:date="2019-10-27T23:05:00Z">
        <w:r w:rsidRPr="000A53E4" w:rsidDel="000E163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توان</w:t>
      </w:r>
      <w:del w:id="618" w:author="Windows User" w:date="2019-10-27T23:05:00Z">
        <w:r w:rsidRPr="000A53E4" w:rsidDel="000E163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0E163E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به</w:delText>
        </w:r>
        <w:r w:rsidRPr="000A53E4" w:rsidDel="000E163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0E163E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عنوان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دور</w:t>
      </w:r>
      <w:ins w:id="619" w:author="Windows User" w:date="2019-10-27T23:05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620" w:author="Windows User" w:date="2019-10-27T23:05:00Z">
        <w:r w:rsidRPr="000A53E4" w:rsidDel="000E163E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طلا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دانست</w:t>
      </w:r>
      <w:ins w:id="621" w:author="Windows User" w:date="2019-10-27T23:05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؛ زیرا</w:t>
        </w:r>
      </w:ins>
      <w:del w:id="622" w:author="Windows User" w:date="2019-10-27T23:05:00Z">
        <w:r w:rsidRPr="000A53E4" w:rsidDel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،</w:delText>
        </w:r>
        <w:r w:rsidRPr="000A53E4" w:rsidDel="000E163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0E163E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چرا</w:delText>
        </w:r>
        <w:r w:rsidRPr="000A53E4" w:rsidDel="000E163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0E163E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که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قزاقستان در این حوزه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سطح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جهان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ins w:id="623" w:author="Windows User" w:date="2019-10-27T23:05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ins w:id="624" w:author="Windows User" w:date="2019-10-27T23:05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غلب</w:t>
        </w:r>
      </w:ins>
      <w:del w:id="625" w:author="Windows User" w:date="2019-10-27T23:05:00Z">
        <w:r w:rsidRPr="000A53E4" w:rsidDel="000E163E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کثر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آثار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کارگردانان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موج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د»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جشنواره</w:t>
      </w:r>
      <w:ins w:id="626" w:author="Windows User" w:date="2019-10-27T23:06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627" w:author="Windows User" w:date="2019-10-27T23:06:00Z">
        <w:r w:rsidRPr="000A53E4" w:rsidDel="000E163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ی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جهان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شرکت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628" w:author="Windows User" w:date="2019-10-27T23:06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lastRenderedPageBreak/>
          <w:t>کردند</w:t>
        </w:r>
      </w:ins>
      <w:del w:id="629" w:author="Windows User" w:date="2019-10-27T23:06:00Z">
        <w:r w:rsidRPr="000A53E4" w:rsidDel="000E163E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نمودند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شهر</w:t>
      </w:r>
      <w:del w:id="630" w:author="Windows User" w:date="2019-10-27T23:06:00Z">
        <w:r w:rsidRPr="000A53E4" w:rsidDel="000E163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631" w:author="Windows User" w:date="2019-10-27T23:06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همچون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توک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فرانس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سکو،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استانبول،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پار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بن،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صوف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پکن،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بروکسل،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بوداپست،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کارلوو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ins w:id="632" w:author="Windows User" w:date="2019-10-28T07:34:00Z">
        <w:r w:rsidR="009A22F8" w:rsidRPr="009A22F8">
          <w:rPr>
            <w:rFonts w:ascii="Calibri" w:eastAsia="Calibri" w:hAnsi="Calibri" w:cs="B Nazanin" w:hint="cs"/>
            <w:sz w:val="28"/>
            <w:szCs w:val="28"/>
            <w:highlight w:val="yellow"/>
            <w:rtl/>
            <w:lang w:bidi="ar-SA"/>
            <w:rPrChange w:id="633" w:author="Windows User" w:date="2019-10-28T07:34:00Z">
              <w:rPr>
                <w:rFonts w:ascii="Calibri" w:eastAsia="Calibri" w:hAnsi="Calibri" w:cs="B Nazanin" w:hint="cs"/>
                <w:sz w:val="28"/>
                <w:szCs w:val="28"/>
                <w:rtl/>
                <w:lang w:bidi="ar-SA"/>
              </w:rPr>
            </w:rPrChange>
          </w:rPr>
          <w:t>ا</w:t>
        </w:r>
      </w:ins>
      <w:del w:id="634" w:author="Windows User" w:date="2019-10-28T07:34:00Z">
        <w:r w:rsidRPr="009A22F8" w:rsidDel="009A22F8">
          <w:rPr>
            <w:rFonts w:ascii="Calibri" w:eastAsia="Calibri" w:hAnsi="Calibri" w:cs="B Nazanin" w:hint="cs"/>
            <w:sz w:val="28"/>
            <w:szCs w:val="28"/>
            <w:highlight w:val="yellow"/>
            <w:rtl/>
            <w:lang w:bidi="ar-SA"/>
            <w:rPrChange w:id="635" w:author="Windows User" w:date="2019-10-28T07:34:00Z">
              <w:rPr>
                <w:rFonts w:ascii="Calibri" w:eastAsia="Calibri" w:hAnsi="Calibri" w:cs="B Nazanin" w:hint="cs"/>
                <w:sz w:val="28"/>
                <w:szCs w:val="28"/>
                <w:rtl/>
                <w:lang w:bidi="ar-SA"/>
              </w:rPr>
            </w:rPrChange>
          </w:rPr>
          <w:delText>ی</w:delText>
        </w:r>
      </w:del>
      <w:r w:rsidRPr="009A22F8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636" w:author="Windows User" w:date="2019-10-28T07:34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ر</w:t>
      </w:r>
      <w:ins w:id="637" w:author="Windows User" w:date="2019-10-28T07:34:00Z">
        <w:r w:rsidR="009A22F8" w:rsidRPr="009A22F8">
          <w:rPr>
            <w:rFonts w:ascii="Calibri" w:eastAsia="Calibri" w:hAnsi="Calibri" w:cs="B Nazanin" w:hint="cs"/>
            <w:sz w:val="28"/>
            <w:szCs w:val="28"/>
            <w:highlight w:val="yellow"/>
            <w:rtl/>
            <w:lang w:bidi="ar-SA"/>
            <w:rPrChange w:id="638" w:author="Windows User" w:date="2019-10-28T07:34:00Z">
              <w:rPr>
                <w:rFonts w:ascii="Calibri" w:eastAsia="Calibri" w:hAnsi="Calibri" w:cs="B Nazanin" w:hint="cs"/>
                <w:sz w:val="28"/>
                <w:szCs w:val="28"/>
                <w:rtl/>
                <w:lang w:bidi="ar-SA"/>
              </w:rPr>
            </w:rPrChange>
          </w:rPr>
          <w:t>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مسکو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سایر </w:t>
      </w:r>
      <w:r w:rsidRPr="000E163E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639" w:author="Windows User" w:date="2019-10-27T23:06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شهرها</w:t>
      </w:r>
      <w:del w:id="640" w:author="Windows User" w:date="2019-10-27T23:06:00Z">
        <w:r w:rsidRPr="000E163E" w:rsidDel="000E163E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641" w:author="Windows User" w:date="2019-10-27T23:06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delText>،</w:delText>
        </w:r>
      </w:del>
      <w:r w:rsidRPr="000E163E">
        <w:rPr>
          <w:rFonts w:ascii="Calibri" w:eastAsia="Calibri" w:hAnsi="Calibri" w:cs="B Nazanin"/>
          <w:sz w:val="28"/>
          <w:szCs w:val="28"/>
          <w:highlight w:val="yellow"/>
          <w:rtl/>
          <w:lang w:bidi="ar-SA"/>
          <w:rPrChange w:id="642" w:author="Windows User" w:date="2019-10-27T23:06:00Z">
            <w:rPr>
              <w:rFonts w:ascii="Calibri" w:eastAsia="Calibri" w:hAnsi="Calibri" w:cs="B Nazanin"/>
              <w:sz w:val="28"/>
              <w:szCs w:val="28"/>
              <w:rtl/>
              <w:lang w:bidi="ar-SA"/>
            </w:rPr>
          </w:rPrChange>
        </w:rPr>
        <w:t xml:space="preserve"> </w:t>
      </w:r>
      <w:r w:rsidRPr="000E163E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643" w:author="Windows User" w:date="2019-10-27T23:06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روزها</w:t>
      </w:r>
      <w:r w:rsidRPr="000E163E">
        <w:rPr>
          <w:rFonts w:ascii="Calibri" w:eastAsia="Calibri" w:hAnsi="Calibri" w:cs="B Nazanin" w:hint="cs"/>
          <w:sz w:val="28"/>
          <w:szCs w:val="28"/>
          <w:highlight w:val="yellow"/>
          <w:rtl/>
          <w:lang w:bidi="ar-SA"/>
          <w:rPrChange w:id="644" w:author="Windows User" w:date="2019-10-27T23:06:00Z">
            <w:rPr>
              <w:rFonts w:ascii="Calibri" w:eastAsia="Calibri" w:hAnsi="Calibri" w:cs="B Nazanin" w:hint="cs"/>
              <w:sz w:val="28"/>
              <w:szCs w:val="28"/>
              <w:rtl/>
              <w:lang w:bidi="ar-SA"/>
            </w:rPr>
          </w:rPrChange>
        </w:rPr>
        <w:t>ی</w:t>
      </w:r>
      <w:r w:rsidRPr="000E163E">
        <w:rPr>
          <w:rFonts w:ascii="Calibri" w:eastAsia="Calibri" w:hAnsi="Calibri" w:cs="B Nazanin"/>
          <w:sz w:val="28"/>
          <w:szCs w:val="28"/>
          <w:highlight w:val="yellow"/>
          <w:rtl/>
          <w:lang w:bidi="ar-SA"/>
          <w:rPrChange w:id="645" w:author="Windows User" w:date="2019-10-27T23:06:00Z">
            <w:rPr>
              <w:rFonts w:ascii="Calibri" w:eastAsia="Calibri" w:hAnsi="Calibri" w:cs="B Nazanin"/>
              <w:sz w:val="28"/>
              <w:szCs w:val="28"/>
              <w:rtl/>
              <w:lang w:bidi="ar-SA"/>
            </w:rPr>
          </w:rPrChange>
        </w:rPr>
        <w:t xml:space="preserve"> </w:t>
      </w:r>
      <w:r w:rsidRPr="000E163E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646" w:author="Windows User" w:date="2019-10-27T23:06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س</w:t>
      </w:r>
      <w:r w:rsidRPr="000E163E">
        <w:rPr>
          <w:rFonts w:ascii="Calibri" w:eastAsia="Calibri" w:hAnsi="Calibri" w:cs="B Nazanin" w:hint="cs"/>
          <w:sz w:val="28"/>
          <w:szCs w:val="28"/>
          <w:highlight w:val="yellow"/>
          <w:rtl/>
          <w:lang w:bidi="ar-SA"/>
          <w:rPrChange w:id="647" w:author="Windows User" w:date="2019-10-27T23:06:00Z">
            <w:rPr>
              <w:rFonts w:ascii="Calibri" w:eastAsia="Calibri" w:hAnsi="Calibri" w:cs="B Nazanin" w:hint="cs"/>
              <w:sz w:val="28"/>
              <w:szCs w:val="28"/>
              <w:rtl/>
              <w:lang w:bidi="ar-SA"/>
            </w:rPr>
          </w:rPrChange>
        </w:rPr>
        <w:t>ی</w:t>
      </w:r>
      <w:r w:rsidRPr="000E163E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648" w:author="Windows User" w:date="2019-10-27T23:06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نما</w:t>
      </w:r>
      <w:r w:rsidRPr="000E163E">
        <w:rPr>
          <w:rFonts w:ascii="Calibri" w:eastAsia="Calibri" w:hAnsi="Calibri" w:cs="B Nazanin" w:hint="cs"/>
          <w:sz w:val="28"/>
          <w:szCs w:val="28"/>
          <w:highlight w:val="yellow"/>
          <w:rtl/>
          <w:lang w:bidi="ar-SA"/>
          <w:rPrChange w:id="649" w:author="Windows User" w:date="2019-10-27T23:06:00Z">
            <w:rPr>
              <w:rFonts w:ascii="Calibri" w:eastAsia="Calibri" w:hAnsi="Calibri" w:cs="B Nazanin" w:hint="cs"/>
              <w:sz w:val="28"/>
              <w:szCs w:val="28"/>
              <w:rtl/>
              <w:lang w:bidi="ar-SA"/>
            </w:rPr>
          </w:rPrChange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برگزار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جهان</w:t>
      </w:r>
      <w:del w:id="650" w:author="Windows User" w:date="2019-10-27T23:06:00Z">
        <w:r w:rsidRPr="000A53E4" w:rsidDel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آشنا شد</w:t>
      </w:r>
      <w:ins w:id="651" w:author="Windows User" w:date="2019-10-27T23:06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و</w:t>
        </w:r>
      </w:ins>
      <w:del w:id="652" w:author="Windows User" w:date="2019-10-27T23:06:00Z">
        <w:r w:rsidRPr="000A53E4" w:rsidDel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تنها</w:t>
      </w:r>
      <w:ins w:id="653" w:author="Windows User" w:date="2019-10-27T23:07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آن‌ها را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del w:id="654" w:author="Windows User" w:date="2019-10-27T23:06:00Z">
        <w:r w:rsidRPr="000A53E4" w:rsidDel="000E163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تماشا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کرد،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بلکه با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ارز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 آن</w:t>
      </w:r>
      <w:ins w:id="655" w:author="Windows User" w:date="2019-10-27T23:07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ژگ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656" w:author="Windows User" w:date="2019-10-27T23:07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خاص</w:t>
      </w:r>
      <w:ins w:id="657" w:author="Windows User" w:date="2019-10-27T23:07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موجود در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آن</w:t>
      </w:r>
      <w:ins w:id="658" w:author="Windows User" w:date="2019-10-27T23:07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‌ها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پذ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رفت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del w:id="659" w:author="Windows User" w:date="2019-10-28T07:33:00Z">
        <w:r w:rsidRPr="000A53E4" w:rsidDel="009A22F8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</w:p>
    <w:p w:rsidR="000A53E4" w:rsidRPr="000A53E4" w:rsidRDefault="000A53E4" w:rsidP="00982F11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کشورها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660" w:author="Windows User" w:date="2019-10-27T23:07:00Z">
        <w:r w:rsidR="000E163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مانند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بلژ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فرانسه،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اتر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و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انگل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del w:id="661" w:author="Windows User" w:date="2019-10-27T23:07:00Z">
        <w:r w:rsidRPr="000A53E4" w:rsidDel="00C96BC8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C96BC8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دارا</w:delText>
        </w:r>
        <w:r w:rsidRPr="000A53E4" w:rsidDel="00C96BC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صنعت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فیلمسازی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پیشرفته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662" w:author="Windows User" w:date="2019-10-27T23:07:00Z">
        <w:r w:rsidR="00C96BC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دارند</w:t>
        </w:r>
      </w:ins>
      <w:del w:id="663" w:author="Windows User" w:date="2019-10-27T23:07:00Z">
        <w:r w:rsidRPr="000A53E4" w:rsidDel="00C96BC8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هستند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سرما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</w:t>
      </w:r>
      <w:ins w:id="664" w:author="Windows User" w:date="2019-10-27T23:07:00Z">
        <w:r w:rsidR="00C96BC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665" w:author="Windows User" w:date="2019-10-27T23:07:00Z">
        <w:r w:rsidRPr="000A53E4" w:rsidDel="00C96BC8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گذار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ins w:id="666" w:author="Windows User" w:date="2019-10-27T23:08:00Z">
        <w:r w:rsidR="00C96BC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667" w:author="Windows User" w:date="2019-10-27T23:08:00Z">
        <w:r w:rsidRPr="000A53E4" w:rsidDel="00C96BC8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آمدند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چارچوب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جشنوار</w:t>
      </w:r>
      <w:ins w:id="668" w:author="Windows User" w:date="2019-10-27T23:08:00Z">
        <w:r w:rsidR="00C96BC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669" w:author="Windows User" w:date="2019-10-27T23:08:00Z">
        <w:r w:rsidRPr="000A53E4" w:rsidDel="00C96BC8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قاره»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شهر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نانت</w:t>
      </w:r>
      <w:ins w:id="670" w:author="Windows User" w:date="2019-10-27T23:08:00Z">
        <w:r w:rsidR="00C96BC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(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فرانسه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)</w:t>
      </w:r>
      <w:ins w:id="671" w:author="Windows User" w:date="2019-10-27T23:08:00Z">
        <w:r w:rsidR="00C96BC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در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ins w:id="672" w:author="Windows User" w:date="2019-10-27T23:08:00Z">
        <w:r w:rsidR="00C96BC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  <w:r w:rsidR="00982F11">
          <w:rPr>
            <w:rFonts w:ascii="Calibri" w:eastAsia="Calibri" w:hAnsi="Calibri" w:cs="Calibri"/>
            <w:sz w:val="28"/>
            <w:szCs w:val="28"/>
            <w:rtl/>
            <w:lang w:bidi="ar-SA"/>
          </w:rPr>
          <w:t>۲۰۰۱</w:t>
        </w:r>
      </w:ins>
      <w:del w:id="673" w:author="Windows User" w:date="2019-10-27T23:08:00Z">
        <w:r w:rsidRPr="000A53E4" w:rsidDel="00C96BC8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2001 </w:delText>
        </w:r>
      </w:del>
      <w:del w:id="674" w:author="Windows User" w:date="2019-10-27T23:10:00Z"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توسط</w:delText>
        </w:r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فرانسه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برپا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برنام</w:t>
      </w:r>
      <w:ins w:id="675" w:author="Windows User" w:date="2019-10-27T23:09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676" w:author="Windows User" w:date="2019-10-27T23:09:00Z"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ژ</w:t>
      </w:r>
      <w:ins w:id="677" w:author="Windows User" w:date="2019-10-27T23:09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678" w:author="Windows User" w:date="2019-10-27T23:09:00Z"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ins w:id="679" w:author="Windows User" w:date="2019-10-28T07:35:00Z">
        <w:r w:rsidR="009A22F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نیز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برگزار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b/>
          <w:bCs/>
          <w:sz w:val="28"/>
          <w:szCs w:val="28"/>
          <w:lang w:bidi="ar-SA"/>
        </w:rPr>
      </w:pP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اگر</w:t>
      </w:r>
      <w:del w:id="680" w:author="Windows User" w:date="2019-10-27T23:11:00Z">
        <w:r w:rsidRPr="000A53E4" w:rsidDel="00982F11">
          <w:rPr>
            <w:rFonts w:ascii="Calibri" w:eastAsia="Calibri" w:hAnsi="Calibri" w:cs="B Nazanin"/>
            <w:b/>
            <w:bCs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eastAsia"/>
            <w:b/>
            <w:bCs/>
            <w:sz w:val="28"/>
            <w:szCs w:val="28"/>
            <w:rtl/>
            <w:lang w:bidi="ar-SA"/>
          </w:rPr>
          <w:delText>به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تار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خ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توسع</w:t>
      </w:r>
      <w:ins w:id="681" w:author="Windows User" w:date="2019-10-27T23:10:00Z">
        <w:r w:rsidR="00982F11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ۀ</w:t>
        </w:r>
      </w:ins>
      <w:del w:id="682" w:author="Windows User" w:date="2019-10-27T23:10:00Z">
        <w:r w:rsidRPr="000A53E4" w:rsidDel="00982F11">
          <w:rPr>
            <w:rFonts w:ascii="Calibri" w:eastAsia="Calibri" w:hAnsi="Calibri" w:cs="B Nazanin" w:hint="eastAsia"/>
            <w:b/>
            <w:bCs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قزاق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ins w:id="683" w:author="Windows User" w:date="2019-10-27T23:11:00Z">
        <w:r w:rsidR="00982F11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را مرور کنیم</w:t>
        </w:r>
      </w:ins>
      <w:del w:id="684" w:author="Windows User" w:date="2019-10-27T23:10:00Z">
        <w:r w:rsidRPr="000A53E4" w:rsidDel="00982F11">
          <w:rPr>
            <w:rFonts w:ascii="Calibri" w:eastAsia="Calibri" w:hAnsi="Calibri" w:cs="B Nazanin" w:hint="eastAsia"/>
            <w:b/>
            <w:bCs/>
            <w:sz w:val="28"/>
            <w:szCs w:val="28"/>
            <w:rtl/>
            <w:lang w:bidi="ar-SA"/>
          </w:rPr>
          <w:delText>نگاه</w:delText>
        </w:r>
        <w:r w:rsidRPr="000A53E4" w:rsidDel="00982F11">
          <w:rPr>
            <w:rFonts w:ascii="Calibri" w:eastAsia="Calibri" w:hAnsi="Calibri" w:cs="B Nazanin"/>
            <w:b/>
            <w:bCs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>کنیم</w:delText>
        </w:r>
      </w:del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،</w:t>
      </w:r>
      <w:ins w:id="685" w:author="Windows User" w:date="2019-10-27T23:11:00Z">
        <w:r w:rsidR="00982F11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 xml:space="preserve"> متوجه خواهیم شد که</w:t>
        </w:r>
      </w:ins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هم از لحاظ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میزان تولید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هم از لحاظ عمق محتوا،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فراز و نشیب</w:t>
      </w:r>
      <w:ins w:id="686" w:author="Windows User" w:date="2019-10-27T23:10:00Z">
        <w:r w:rsidR="00982F11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‌</w:t>
        </w:r>
      </w:ins>
      <w:del w:id="687" w:author="Windows User" w:date="2019-10-27T23:10:00Z">
        <w:r w:rsidRPr="000A53E4" w:rsidDel="00982F11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هایی</w:t>
      </w:r>
      <w:ins w:id="688" w:author="Windows User" w:date="2019-10-27T23:12:00Z">
        <w:r w:rsidR="00982F11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 xml:space="preserve"> را</w:t>
        </w:r>
      </w:ins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 xml:space="preserve"> تجربه کرد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امروزه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هم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چن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وضع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رو</w:t>
      </w:r>
      <w:del w:id="689" w:author="Windows User" w:date="2019-10-27T23:12:00Z">
        <w:r w:rsidRPr="000A53E4" w:rsidDel="00982F11">
          <w:rPr>
            <w:rFonts w:ascii="Calibri" w:eastAsia="Calibri" w:hAnsi="Calibri" w:cs="B Nazanin"/>
            <w:b/>
            <w:bCs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به</w:t>
      </w:r>
      <w:ins w:id="690" w:author="Windows User" w:date="2019-10-27T23:12:00Z">
        <w:r w:rsidR="00982F11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‌</w:t>
        </w:r>
      </w:ins>
      <w:del w:id="691" w:author="Windows User" w:date="2019-10-27T23:12:00Z">
        <w:r w:rsidRPr="000A53E4" w:rsidDel="00982F11">
          <w:rPr>
            <w:rFonts w:ascii="Calibri" w:eastAsia="Calibri" w:hAnsi="Calibri" w:cs="B Nazanin"/>
            <w:b/>
            <w:bCs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رو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هست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>.</w:t>
      </w:r>
    </w:p>
    <w:p w:rsidR="000A53E4" w:rsidRPr="000A53E4" w:rsidRDefault="000A53E4" w:rsidP="000B477E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ده</w:t>
      </w:r>
      <w:ins w:id="692" w:author="Windows User" w:date="2019-10-27T23:12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693" w:author="Windows User" w:date="2019-10-27T23:12:00Z"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694" w:author="Windows User" w:date="2019-10-27T23:14:00Z">
        <w:r w:rsidR="00982F11" w:rsidRPr="00982F11">
          <w:rPr>
            <w:rFonts w:ascii="Calibri" w:eastAsia="Calibri" w:hAnsi="Calibri" w:cs="B Nazanin" w:hint="eastAsia"/>
            <w:sz w:val="28"/>
            <w:szCs w:val="28"/>
            <w:rtl/>
            <w:lang w:bidi="ar-SA"/>
            <w:rPrChange w:id="695" w:author="Windows User" w:date="2019-10-27T23:14:00Z">
              <w:rPr>
                <w:rFonts w:ascii="Calibri" w:eastAsia="Calibri" w:hAnsi="Calibri" w:cs="Calibri" w:hint="eastAsia"/>
                <w:sz w:val="28"/>
                <w:szCs w:val="28"/>
                <w:rtl/>
                <w:lang w:bidi="ar-SA"/>
              </w:rPr>
            </w:rPrChange>
          </w:rPr>
          <w:t>نود</w:t>
        </w:r>
      </w:ins>
      <w:del w:id="696" w:author="Windows User" w:date="2019-10-27T23:12:00Z">
        <w:r w:rsidRPr="000B477E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نود</w:delText>
        </w:r>
      </w:del>
      <w:r w:rsidRPr="000B477E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تعداد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del w:id="697" w:author="Windows User" w:date="2019-10-27T23:12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 فیلم</w:t>
      </w:r>
      <w:ins w:id="698" w:author="Windows User" w:date="2019-10-27T23:12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699" w:author="Windows User" w:date="2019-10-27T23:12:00Z">
        <w:r w:rsidRPr="000A53E4" w:rsidDel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سازی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خصوص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حدود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00" w:author="Windows User" w:date="2019-10-27T23:12:00Z">
        <w:r w:rsidR="00982F11">
          <w:rPr>
            <w:rFonts w:ascii="Calibri" w:eastAsia="Calibri" w:hAnsi="Calibri" w:cs="Calibri"/>
            <w:sz w:val="28"/>
            <w:szCs w:val="28"/>
            <w:rtl/>
            <w:lang w:bidi="ar-SA"/>
          </w:rPr>
          <w:t>۳۰</w:t>
        </w:r>
      </w:ins>
      <w:del w:id="701" w:author="Windows User" w:date="2019-10-27T23:12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30 </w:delText>
        </w:r>
      </w:del>
      <w:ins w:id="702" w:author="Windows User" w:date="2019-10-27T23:13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م</w:t>
        </w:r>
      </w:ins>
      <w:del w:id="703" w:author="Windows User" w:date="2019-10-27T23:13:00Z"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رکز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توانا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یی</w:t>
      </w:r>
      <w:ins w:id="704" w:author="Windows User" w:date="2019-10-27T23:13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705" w:author="Windows User" w:date="2019-10-27T23:13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اقتصاد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706" w:author="Windows User" w:date="2019-10-27T23:13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و</w:t>
        </w:r>
      </w:ins>
      <w:del w:id="707" w:author="Windows User" w:date="2019-10-27T23:13:00Z"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و</w:delText>
        </w:r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اتحاد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</w:t>
      </w:r>
      <w:ins w:id="708" w:author="Windows User" w:date="2019-10-27T23:13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709" w:author="Windows User" w:date="2019-10-27T23:13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محدود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بود،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10" w:author="Windows User" w:date="2019-10-27T23:13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همین</w:t>
        </w:r>
      </w:ins>
      <w:del w:id="711" w:author="Windows User" w:date="2019-10-27T23:13:00Z"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</w:delText>
        </w:r>
        <w:r w:rsidRPr="000A53E4" w:rsidDel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ن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راستا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12" w:author="Windows User" w:date="2019-10-27T23:14:00Z">
        <w:r w:rsidR="00982F11"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حکومت</w:t>
        </w:r>
        <w:r w:rsidR="00982F11"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برخ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713" w:author="Windows User" w:date="2019-10-27T23:13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714" w:author="Windows User" w:date="2019-10-27T23:13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منتشر</w:t>
      </w:r>
      <w:del w:id="715" w:author="Windows User" w:date="2019-10-27T23:13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شده</w:t>
      </w:r>
      <w:ins w:id="716" w:author="Windows User" w:date="2019-10-27T23:13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را</w:t>
        </w:r>
      </w:ins>
      <w:del w:id="717" w:author="Windows User" w:date="2019-10-27T23:13:00Z">
        <w:r w:rsidRPr="000A53E4" w:rsidDel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،</w:delText>
        </w:r>
      </w:del>
      <w:del w:id="718" w:author="Windows User" w:date="2019-10-27T23:14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 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توسط</w:delText>
        </w:r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حکومت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مال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719" w:author="Windows User" w:date="2019-10-27T23:14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‌کرد</w:t>
        </w:r>
      </w:ins>
      <w:del w:id="720" w:author="Windows User" w:date="2019-10-27T23:14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شدند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مال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حکومت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721" w:author="Windows User" w:date="2019-10-28T07:35:00Z">
        <w:r w:rsidR="009A22F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و</w:t>
        </w:r>
      </w:ins>
      <w:ins w:id="722" w:author="Windows User" w:date="2019-10-27T23:14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723" w:author="Windows User" w:date="2019-10-27T23:14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724" w:author="Windows User" w:date="2019-10-27T23:14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ده</w:t>
      </w:r>
      <w:ins w:id="725" w:author="Windows User" w:date="2019-10-27T23:14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726" w:author="Windows User" w:date="2019-10-27T23:14:00Z"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27" w:author="Windows User" w:date="2019-10-27T23:15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تعداد </w:t>
        </w:r>
        <w:r w:rsidR="00982F11">
          <w:rPr>
            <w:rFonts w:ascii="Calibri" w:eastAsia="Calibri" w:hAnsi="Calibri" w:cs="Calibri"/>
            <w:sz w:val="28"/>
            <w:szCs w:val="28"/>
            <w:rtl/>
            <w:lang w:bidi="ar-SA"/>
          </w:rPr>
          <w:t>۱۴</w:t>
        </w:r>
      </w:ins>
      <w:del w:id="728" w:author="Windows User" w:date="2019-10-27T23:15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14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29" w:author="Windows User" w:date="2019-10-27T23:15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</w:t>
        </w:r>
      </w:ins>
      <w:del w:id="730" w:author="Windows User" w:date="2019-10-27T23:15:00Z"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آ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ثر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هنر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ins w:id="731" w:author="Windows User" w:date="2019-10-27T23:15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ه 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وجود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آمد</w:t>
      </w:r>
      <w:ins w:id="732" w:author="Windows User" w:date="2019-10-27T23:15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که از این بین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33" w:author="Windows User" w:date="2019-10-27T23:15:00Z">
        <w:r w:rsidR="00982F11">
          <w:rPr>
            <w:rFonts w:ascii="Calibri" w:eastAsia="Calibri" w:hAnsi="Calibri" w:cs="Calibri"/>
            <w:sz w:val="28"/>
            <w:szCs w:val="28"/>
            <w:rtl/>
            <w:lang w:bidi="ar-SA"/>
          </w:rPr>
          <w:t>۱۲</w:t>
        </w:r>
      </w:ins>
      <w:del w:id="734" w:author="Windows User" w:date="2019-10-27T23:15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(12 </w:delText>
        </w:r>
      </w:del>
      <w:ins w:id="735" w:author="Windows User" w:date="2019-10-27T23:16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ف</w:t>
        </w:r>
      </w:ins>
      <w:del w:id="736" w:author="Windows User" w:date="2019-10-27T23:16:00Z"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ف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37" w:author="Windows User" w:date="2019-10-27T23:16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را</w:t>
        </w:r>
      </w:ins>
      <w:del w:id="738" w:author="Windows User" w:date="2019-10-27T23:16:00Z"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از</w:delText>
        </w:r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طرف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739" w:author="Windows User" w:date="2019-10-28T07:36:00Z">
        <w:r w:rsidR="009A22F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و</w:t>
        </w:r>
      </w:ins>
      <w:ins w:id="740" w:author="Windows User" w:date="2019-10-27T23:16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741" w:author="Windows User" w:date="2019-10-27T23:16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742" w:author="Windows User" w:date="2019-10-27T23:16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خصوص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43" w:author="Windows User" w:date="2019-10-27T23:16:00Z">
        <w:r w:rsidR="00982F11">
          <w:rPr>
            <w:rFonts w:ascii="Calibri" w:eastAsia="Calibri" w:hAnsi="Calibri" w:cs="Calibri"/>
            <w:sz w:val="28"/>
            <w:szCs w:val="28"/>
            <w:rtl/>
            <w:lang w:bidi="ar-SA"/>
          </w:rPr>
          <w:t>۲</w:t>
        </w:r>
      </w:ins>
      <w:del w:id="744" w:author="Windows User" w:date="2019-10-27T23:16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2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45" w:author="Windows User" w:date="2019-10-27T23:16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را حکومت</w:t>
        </w:r>
      </w:ins>
      <w:del w:id="746" w:author="Windows User" w:date="2019-10-27T23:16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از</w:delText>
        </w:r>
      </w:del>
      <w:ins w:id="747" w:author="Windows User" w:date="2019-10-27T23:16:00Z">
        <w:r w:rsidR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حمایت مالی کرد</w:t>
        </w:r>
      </w:ins>
      <w:del w:id="748" w:author="Windows User" w:date="2019-10-27T23:16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طرف</w:delText>
        </w:r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حکومت</w:delText>
        </w:r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تام</w:delText>
        </w:r>
        <w:r w:rsidRPr="000A53E4" w:rsidDel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ن</w:delText>
        </w:r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مال</w:delText>
        </w:r>
        <w:r w:rsidRPr="000A53E4" w:rsidDel="00982F11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82F11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شد</w:delText>
        </w:r>
      </w:del>
      <w:del w:id="749" w:author="Windows User" w:date="2019-10-27T23:17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)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50" w:author="Windows User" w:date="2019-10-27T23:17:00Z">
        <w:r w:rsidR="00982F11">
          <w:rPr>
            <w:rFonts w:ascii="Calibri" w:eastAsia="Calibri" w:hAnsi="Calibri" w:cs="Calibri"/>
            <w:sz w:val="28"/>
            <w:szCs w:val="28"/>
            <w:rtl/>
            <w:lang w:bidi="ar-SA"/>
          </w:rPr>
          <w:t>۱۹۹۱</w:t>
        </w:r>
      </w:ins>
      <w:del w:id="751" w:author="Windows User" w:date="2019-10-27T23:17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1991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52" w:author="Windows User" w:date="2019-10-27T23:17:00Z">
        <w:r w:rsidR="00982F11">
          <w:rPr>
            <w:rFonts w:ascii="Calibri" w:eastAsia="Calibri" w:hAnsi="Calibri" w:cs="Calibri"/>
            <w:sz w:val="28"/>
            <w:szCs w:val="28"/>
            <w:rtl/>
            <w:lang w:bidi="ar-SA"/>
          </w:rPr>
          <w:t>۱۸</w:t>
        </w:r>
      </w:ins>
      <w:del w:id="753" w:author="Windows User" w:date="2019-10-27T23:17:00Z">
        <w:r w:rsidRPr="000A53E4" w:rsidDel="00982F11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18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سینمایی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نصف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54" w:author="Windows User" w:date="2019-10-27T23:17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را</w:t>
        </w:r>
      </w:ins>
      <w:del w:id="755" w:author="Windows User" w:date="2019-10-27T23:17:00Z">
        <w:r w:rsidRPr="000A53E4" w:rsidDel="00303A83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توسط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یو</w:t>
      </w:r>
      <w:del w:id="756" w:author="Windows User" w:date="2019-10-27T23:17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757" w:author="Windows User" w:date="2019-10-27T23:17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758" w:author="Windows User" w:date="2019-10-27T23:17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خصوص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مال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59" w:author="Windows User" w:date="2019-10-27T23:18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می‌کردند</w:t>
        </w:r>
      </w:ins>
      <w:del w:id="760" w:author="Windows User" w:date="2019-10-27T23:18:00Z">
        <w:r w:rsidRPr="000A53E4" w:rsidDel="00303A83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شد</w:delText>
        </w:r>
        <w:r w:rsidRPr="000A53E4" w:rsidDel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 بود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ins w:id="761" w:author="Windows User" w:date="2019-10-27T23:18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762" w:author="Windows User" w:date="2019-10-27T23:18:00Z">
        <w:r w:rsidRPr="000A53E4" w:rsidDel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مال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763" w:author="Windows User" w:date="2019-10-28T07:36:00Z">
        <w:r w:rsidR="009A22F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و</w:t>
        </w:r>
      </w:ins>
      <w:ins w:id="764" w:author="Windows User" w:date="2019-10-27T23:18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خصوص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نسبت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del w:id="765" w:author="Windows User" w:date="2019-10-28T07:36:00Z">
        <w:r w:rsidRPr="000A53E4" w:rsidDel="009A22F8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A22F8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حما</w:delText>
        </w:r>
        <w:r w:rsidRPr="000A53E4" w:rsidDel="009A22F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9A22F8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ت</w:delText>
        </w:r>
        <w:r w:rsidRPr="000A53E4" w:rsidDel="009A22F8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9A22F8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مال</w:delText>
        </w:r>
        <w:r w:rsidRPr="000A53E4" w:rsidDel="009A22F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حکومت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66" w:author="Windows User" w:date="2019-10-27T23:18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با یکدیگر برابر</w:t>
        </w:r>
      </w:ins>
      <w:del w:id="767" w:author="Windows User" w:date="2019-10-27T23:18:00Z">
        <w:r w:rsidRPr="000A53E4" w:rsidDel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در یک میزان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شتر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68" w:author="Windows User" w:date="2019-10-27T23:18:00Z">
        <w:r w:rsidR="00303A83">
          <w:rPr>
            <w:rFonts w:ascii="Calibri" w:eastAsia="Calibri" w:hAnsi="Calibri" w:cs="Calibri"/>
            <w:sz w:val="28"/>
            <w:szCs w:val="28"/>
            <w:rtl/>
            <w:lang w:bidi="ar-SA"/>
          </w:rPr>
          <w:t>۱۹۹</w:t>
        </w:r>
      </w:ins>
      <w:ins w:id="769" w:author="Windows User" w:date="2019-10-27T23:19:00Z">
        <w:r w:rsidR="00303A83">
          <w:rPr>
            <w:rFonts w:ascii="Calibri" w:eastAsia="Calibri" w:hAnsi="Calibri" w:cs="Calibri"/>
            <w:sz w:val="28"/>
            <w:szCs w:val="28"/>
            <w:rtl/>
            <w:lang w:bidi="ar-SA"/>
          </w:rPr>
          <w:t>۲</w:t>
        </w:r>
      </w:ins>
      <w:del w:id="770" w:author="Windows User" w:date="2019-10-27T23:18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1992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ins w:id="771" w:author="Windows User" w:date="2019-10-27T23:19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  <w:r w:rsidR="00303A83">
          <w:rPr>
            <w:rFonts w:ascii="Calibri" w:eastAsia="Calibri" w:hAnsi="Calibri" w:cs="Calibri"/>
            <w:sz w:val="28"/>
            <w:szCs w:val="28"/>
            <w:rtl/>
            <w:lang w:bidi="ar-SA"/>
          </w:rPr>
          <w:t>۱۲</w:t>
        </w:r>
      </w:ins>
      <w:del w:id="772" w:author="Windows User" w:date="2019-10-27T23:19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12 </w:delText>
        </w:r>
      </w:del>
      <w:ins w:id="773" w:author="Windows User" w:date="2019-10-27T23:19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ف</w:t>
        </w:r>
      </w:ins>
      <w:del w:id="774" w:author="Windows User" w:date="2019-10-27T23:19:00Z">
        <w:r w:rsidRPr="000A53E4" w:rsidDel="00303A83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ف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سینمایی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75" w:author="Windows User" w:date="2019-10-27T23:19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که</w:t>
        </w:r>
      </w:ins>
      <w:del w:id="776" w:author="Windows User" w:date="2019-10-27T23:19:00Z">
        <w:r w:rsidRPr="000A53E4" w:rsidDel="00303A83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و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آ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ثار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77" w:author="Windows User" w:date="2019-10-27T23:19:00Z">
        <w:r w:rsidR="00303A83">
          <w:rPr>
            <w:rFonts w:ascii="Calibri" w:eastAsia="Calibri" w:hAnsi="Calibri" w:cs="Calibri"/>
            <w:sz w:val="28"/>
            <w:szCs w:val="28"/>
            <w:rtl/>
            <w:lang w:bidi="ar-SA"/>
          </w:rPr>
          <w:t>۱۰</w:t>
        </w:r>
      </w:ins>
      <w:del w:id="778" w:author="Windows User" w:date="2019-10-27T23:19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10 </w:delText>
        </w:r>
        <w:r w:rsidRPr="000A53E4" w:rsidDel="00303A83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اثر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79" w:author="Windows User" w:date="2019-10-27T23:19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فیلم را</w:t>
        </w:r>
      </w:ins>
      <w:del w:id="780" w:author="Windows User" w:date="2019-10-27T23:19:00Z">
        <w:r w:rsidRPr="000A53E4" w:rsidDel="00303A83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توسط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del w:id="781" w:author="Windows User" w:date="2019-10-27T23:19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خصوص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82" w:author="Windows User" w:date="2019-10-27T23:19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تولید کردند</w:t>
        </w:r>
      </w:ins>
      <w:ins w:id="783" w:author="Windows User" w:date="2019-10-27T23:20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.</w:t>
        </w:r>
      </w:ins>
      <w:del w:id="784" w:author="Windows User" w:date="2019-10-27T23:19:00Z">
        <w:r w:rsidRPr="000A53E4" w:rsidDel="00303A83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ساخته</w:delText>
        </w:r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303A83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شد،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85" w:author="Windows User" w:date="2019-10-27T23:20:00Z">
        <w:r w:rsidR="00303A83">
          <w:rPr>
            <w:rFonts w:ascii="Calibri" w:eastAsia="Calibri" w:hAnsi="Calibri" w:cs="Calibri"/>
            <w:sz w:val="28"/>
            <w:szCs w:val="28"/>
            <w:rtl/>
            <w:lang w:bidi="ar-SA"/>
          </w:rPr>
          <w:t>۱۹۹۳</w:t>
        </w:r>
      </w:ins>
      <w:del w:id="786" w:author="Windows User" w:date="2019-10-27T23:20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1993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87" w:author="Windows User" w:date="2019-10-27T23:20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از 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88" w:author="Windows User" w:date="2019-10-27T23:20:00Z">
        <w:r w:rsidR="00303A83">
          <w:rPr>
            <w:rFonts w:ascii="Calibri" w:eastAsia="Calibri" w:hAnsi="Calibri" w:cs="Calibri"/>
            <w:sz w:val="28"/>
            <w:szCs w:val="28"/>
            <w:rtl/>
            <w:lang w:bidi="ar-SA"/>
          </w:rPr>
          <w:t>۱۵</w:t>
        </w:r>
      </w:ins>
      <w:del w:id="789" w:author="Windows User" w:date="2019-10-27T23:20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15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90" w:author="Windows User" w:date="2019-10-27T23:20:00Z">
        <w:r w:rsidR="00303A83">
          <w:rPr>
            <w:rFonts w:ascii="Calibri" w:eastAsia="Calibri" w:hAnsi="Calibri" w:cs="Calibri"/>
            <w:sz w:val="28"/>
            <w:szCs w:val="28"/>
            <w:rtl/>
            <w:lang w:bidi="ar-SA"/>
          </w:rPr>
          <w:t>۱۳</w:t>
        </w:r>
      </w:ins>
      <w:del w:id="791" w:author="Windows User" w:date="2019-10-27T23:20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13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مربوط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del w:id="792" w:author="Windows User" w:date="2019-10-27T23:20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خصوص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بود</w:t>
      </w:r>
      <w:ins w:id="793" w:author="Windows User" w:date="2019-10-27T23:21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 اما</w:t>
        </w:r>
      </w:ins>
      <w:del w:id="794" w:author="Windows User" w:date="2019-10-27T23:21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.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تغ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روابط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اقتصاد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رکود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منجر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</w:p>
    <w:p w:rsidR="000A53E4" w:rsidRPr="000A53E4" w:rsidRDefault="000A53E4" w:rsidP="000B2E80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ins w:id="795" w:author="Windows User" w:date="2019-10-27T23:21:00Z">
        <w:r w:rsidR="00303A83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796" w:author="Windows User" w:date="2019-10-27T23:21:00Z">
        <w:r w:rsidRPr="000A53E4" w:rsidDel="00303A83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797" w:author="Windows User" w:date="2019-10-27T23:25:00Z">
        <w:r w:rsidR="000B477E">
          <w:rPr>
            <w:rFonts w:ascii="Calibri" w:eastAsia="Calibri" w:hAnsi="Calibri" w:cs="Calibri"/>
            <w:sz w:val="28"/>
            <w:szCs w:val="28"/>
            <w:rtl/>
            <w:lang w:bidi="ar-SA"/>
          </w:rPr>
          <w:t>۱۹۹۱</w:t>
        </w:r>
      </w:ins>
      <w:del w:id="798" w:author="Windows User" w:date="2019-10-27T23:25:00Z">
        <w:r w:rsidRPr="000A53E4" w:rsidDel="000B477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1991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-</w:t>
      </w:r>
      <w:ins w:id="799" w:author="Windows User" w:date="2019-10-27T23:25:00Z">
        <w:r w:rsidR="000B477E">
          <w:rPr>
            <w:rFonts w:ascii="Calibri" w:eastAsia="Calibri" w:hAnsi="Calibri" w:cs="Calibri"/>
            <w:sz w:val="28"/>
            <w:szCs w:val="28"/>
            <w:rtl/>
            <w:lang w:bidi="ar-SA"/>
          </w:rPr>
          <w:t>۱۹۹۷</w:t>
        </w:r>
      </w:ins>
      <w:del w:id="800" w:author="Windows User" w:date="2019-10-27T23:25:00Z">
        <w:r w:rsidRPr="000A53E4" w:rsidDel="000B477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1997</w:delText>
        </w:r>
      </w:del>
      <w:ins w:id="801" w:author="Windows User" w:date="2019-10-27T23:26:00Z">
        <w:r w:rsidR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، یعنی </w:t>
        </w:r>
      </w:ins>
      <w:del w:id="802" w:author="Windows User" w:date="2019-10-27T23:26:00Z">
        <w:r w:rsidRPr="000A53E4" w:rsidDel="000B477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ins w:id="803" w:author="Windows User" w:date="2019-10-27T23:25:00Z">
        <w:r w:rsidR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استقلال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ملی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ins w:id="804" w:author="Windows User" w:date="2019-10-27T23:26:00Z">
        <w:r w:rsidR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مهم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805" w:author="Windows User" w:date="2019-10-27T23:26:00Z">
        <w:r w:rsidR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سال‌ها</w:t>
        </w:r>
      </w:ins>
      <w:del w:id="806" w:author="Windows User" w:date="2019-10-27T23:26:00Z">
        <w:r w:rsidRPr="000A53E4" w:rsidDel="000B477E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دوره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، دورۀ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از بین بردن مواضع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شورو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B477E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807" w:author="Windows User" w:date="2019-10-27T23:27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سندرم</w:t>
      </w:r>
      <w:ins w:id="808" w:author="Windows User" w:date="2019-10-28T07:37:00Z">
        <w:r w:rsidR="007348C4">
          <w:rPr>
            <w:rFonts w:ascii="Calibri" w:eastAsia="Calibri" w:hAnsi="Calibri" w:cs="B Nazanin" w:hint="cs"/>
            <w:sz w:val="28"/>
            <w:szCs w:val="28"/>
            <w:highlight w:val="yellow"/>
            <w:rtl/>
            <w:lang w:bidi="ar-SA"/>
          </w:rPr>
          <w:t>‌ه</w:t>
        </w:r>
      </w:ins>
      <w:del w:id="809" w:author="Windows User" w:date="2019-10-27T23:27:00Z">
        <w:r w:rsidRPr="000B477E" w:rsidDel="000B477E">
          <w:rPr>
            <w:rFonts w:ascii="Calibri" w:eastAsia="Calibri" w:hAnsi="Calibri" w:cs="B Nazanin"/>
            <w:sz w:val="28"/>
            <w:szCs w:val="28"/>
            <w:highlight w:val="yellow"/>
            <w:rtl/>
            <w:lang w:bidi="ar-SA"/>
            <w:rPrChange w:id="810" w:author="Windows User" w:date="2019-10-27T23:27:00Z">
              <w:rPr>
                <w:rFonts w:ascii="Calibri" w:eastAsia="Calibri" w:hAnsi="Calibri" w:cs="B Nazanin"/>
                <w:sz w:val="28"/>
                <w:szCs w:val="28"/>
                <w:rtl/>
                <w:lang w:bidi="ar-SA"/>
              </w:rPr>
            </w:rPrChange>
          </w:rPr>
          <w:delText xml:space="preserve"> </w:delText>
        </w:r>
      </w:del>
      <w:del w:id="811" w:author="Windows User" w:date="2019-10-28T07:37:00Z">
        <w:r w:rsidRPr="000B477E" w:rsidDel="007348C4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812" w:author="Windows User" w:date="2019-10-27T23:27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delText>ه</w:delText>
        </w:r>
      </w:del>
      <w:r w:rsidRPr="000B477E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813" w:author="Windows User" w:date="2019-10-27T23:27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ا</w:t>
      </w:r>
      <w:r w:rsidRPr="000B477E">
        <w:rPr>
          <w:rFonts w:ascii="Calibri" w:eastAsia="Calibri" w:hAnsi="Calibri" w:cs="B Nazanin" w:hint="cs"/>
          <w:sz w:val="28"/>
          <w:szCs w:val="28"/>
          <w:highlight w:val="yellow"/>
          <w:rtl/>
          <w:lang w:bidi="ar-SA"/>
          <w:rPrChange w:id="814" w:author="Windows User" w:date="2019-10-27T23:27:00Z">
            <w:rPr>
              <w:rFonts w:ascii="Calibri" w:eastAsia="Calibri" w:hAnsi="Calibri" w:cs="B Nazanin" w:hint="cs"/>
              <w:sz w:val="28"/>
              <w:szCs w:val="28"/>
              <w:rtl/>
              <w:lang w:bidi="ar-SA"/>
            </w:rPr>
          </w:rPrChange>
        </w:rPr>
        <w:t>ی</w:t>
      </w:r>
      <w:r w:rsidRPr="000B477E">
        <w:rPr>
          <w:rFonts w:ascii="Calibri" w:eastAsia="Calibri" w:hAnsi="Calibri" w:cs="B Nazanin"/>
          <w:sz w:val="28"/>
          <w:szCs w:val="28"/>
          <w:highlight w:val="yellow"/>
          <w:rtl/>
          <w:lang w:bidi="ar-SA"/>
          <w:rPrChange w:id="815" w:author="Windows User" w:date="2019-10-27T23:27:00Z">
            <w:rPr>
              <w:rFonts w:ascii="Calibri" w:eastAsia="Calibri" w:hAnsi="Calibri" w:cs="B Nazanin"/>
              <w:sz w:val="28"/>
              <w:szCs w:val="28"/>
              <w:rtl/>
              <w:lang w:bidi="ar-SA"/>
            </w:rPr>
          </w:rPrChange>
        </w:rPr>
        <w:t xml:space="preserve"> </w:t>
      </w:r>
      <w:r w:rsidRPr="000B477E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816" w:author="Windows User" w:date="2019-10-27T23:27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پس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توتال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تار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یسم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</w:p>
    <w:p w:rsidR="000A53E4" w:rsidRPr="000A53E4" w:rsidDel="007348C4" w:rsidRDefault="000A53E4" w:rsidP="000A53E4">
      <w:pPr>
        <w:spacing w:after="160" w:line="259" w:lineRule="auto"/>
        <w:jc w:val="both"/>
        <w:rPr>
          <w:del w:id="817" w:author="Windows User" w:date="2019-10-28T07:38:00Z"/>
          <w:rFonts w:ascii="Calibri" w:eastAsia="Calibri" w:hAnsi="Calibri" w:cs="B Nazanin"/>
          <w:sz w:val="28"/>
          <w:szCs w:val="28"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818" w:author="Windows User" w:date="2019-10-27T23:27:00Z">
        <w:r w:rsidR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19" w:author="Windows User" w:date="2019-10-27T23:27:00Z">
        <w:r w:rsidRPr="000A53E4" w:rsidDel="000B477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دوره</w:t>
      </w:r>
      <w:ins w:id="820" w:author="Windows User" w:date="2019-10-27T23:27:00Z">
        <w:r w:rsidR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حقایق مربوط 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برقرار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حکومت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شورو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821" w:author="Windows User" w:date="2019-10-27T23:29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 مانند</w:t>
        </w:r>
      </w:ins>
      <w:del w:id="822" w:author="Windows User" w:date="2019-10-27T23:29:00Z"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ب</w:delText>
        </w:r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ان</w:delText>
        </w:r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</w:delText>
        </w:r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del w:id="823" w:author="Windows User" w:date="2019-10-27T23:27:00Z">
        <w:r w:rsidRPr="000A53E4" w:rsidDel="000B477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del w:id="824" w:author="Windows User" w:date="2019-10-27T23:29:00Z">
        <w:r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شود</w:delText>
        </w:r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.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ins w:id="825" w:author="Windows User" w:date="2019-10-27T23:27:00Z">
        <w:r w:rsidR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ئ</w:t>
        </w:r>
      </w:ins>
      <w:del w:id="826" w:author="Windows User" w:date="2019-10-27T23:27:00Z">
        <w:r w:rsidRPr="000A53E4" w:rsidDel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ولوژ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رسم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شورو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که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چند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اعلام نمی</w:t>
      </w:r>
      <w:ins w:id="827" w:author="Windows User" w:date="2019-10-27T23:27:00Z">
        <w:r w:rsidR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28" w:author="Windows User" w:date="2019-10-27T23:27:00Z">
        <w:r w:rsidRPr="000A53E4" w:rsidDel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شد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مهم</w:t>
      </w:r>
      <w:ins w:id="829" w:author="Windows User" w:date="2019-10-27T23:27:00Z">
        <w:r w:rsidR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ترین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موضوعات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دور</w:t>
      </w:r>
      <w:ins w:id="830" w:author="Windows User" w:date="2019-10-27T23:27:00Z">
        <w:r w:rsidR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831" w:author="Windows User" w:date="2019-10-27T23:27:00Z">
        <w:r w:rsidRPr="000A53E4" w:rsidDel="000B477E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جمع</w:t>
      </w:r>
      <w:ins w:id="832" w:author="Windows User" w:date="2019-10-27T23:27:00Z">
        <w:r w:rsidR="000B477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33" w:author="Windows User" w:date="2019-10-27T23:27:00Z">
        <w:r w:rsidRPr="000A53E4" w:rsidDel="000B477E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آور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(</w:t>
      </w:r>
      <w:r w:rsidRPr="000A53E4">
        <w:rPr>
          <w:rFonts w:ascii="Calibri" w:eastAsia="Calibri" w:hAnsi="Calibri" w:cs="B Nazanin"/>
          <w:sz w:val="28"/>
          <w:szCs w:val="28"/>
          <w:lang w:bidi="ar-SA"/>
        </w:rPr>
        <w:t>collectivization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)</w:t>
      </w:r>
      <w:r w:rsidRPr="000A53E4">
        <w:rPr>
          <w:rFonts w:ascii="Arial" w:eastAsia="Calibri" w:hAnsi="Arial" w:cs="B Nazanin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جنگ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جهانی دوم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تمام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واقع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ins w:id="834" w:author="Windows User" w:date="2019-10-27T23:30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35" w:author="Windows User" w:date="2019-10-27T23:30:00Z"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سرکوب</w:t>
      </w:r>
      <w:ins w:id="836" w:author="Windows User" w:date="2019-10-27T23:30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37" w:author="Windows User" w:date="2019-10-27T23:30:00Z"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استال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del w:id="838" w:author="Windows User" w:date="2019-10-28T07:38:00Z">
        <w:r w:rsidRPr="000A53E4" w:rsidDel="007348C4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7348C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در</w:delText>
        </w:r>
        <w:r w:rsidRPr="000A53E4" w:rsidDel="007348C4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7348C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ف</w:delText>
        </w:r>
        <w:r w:rsidRPr="000A53E4" w:rsidDel="007348C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del w:id="839" w:author="Windows User" w:date="2019-10-28T07:37:00Z">
        <w:r w:rsidRPr="000A53E4" w:rsidDel="007348C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لم</w:delText>
        </w:r>
      </w:del>
      <w:del w:id="840" w:author="Windows User" w:date="2019-10-27T23:30:00Z"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del w:id="841" w:author="Windows User" w:date="2019-10-28T07:37:00Z">
        <w:r w:rsidRPr="000A53E4" w:rsidDel="007348C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ها</w:delText>
        </w:r>
        <w:r w:rsidRPr="000A53E4" w:rsidDel="007348C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7348C4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7348C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</w:delText>
        </w:r>
        <w:r w:rsidRPr="000A53E4" w:rsidDel="007348C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7348C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ن</w:delText>
        </w:r>
        <w:r w:rsidRPr="000A53E4" w:rsidDel="007348C4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7348C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سالها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منعکس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842" w:author="Windows User" w:date="2019-10-27T23:28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43" w:author="Windows User" w:date="2019-10-27T23:28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del w:id="844" w:author="Windows User" w:date="2019-10-27T23:28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سورژ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845" w:author="Windows User" w:date="2019-10-28T07:38:00Z">
        <w:r w:rsidR="007348C4">
          <w:rPr>
            <w:rFonts w:ascii="Times New Roman" w:eastAsia="Calibri" w:hAnsi="Times New Roman" w:cs="Times New Roman" w:hint="cs"/>
            <w:sz w:val="28"/>
            <w:szCs w:val="28"/>
            <w:rtl/>
            <w:lang w:bidi="ar-SA"/>
          </w:rPr>
          <w:t>ـ</w:t>
        </w:r>
      </w:ins>
      <w:del w:id="846" w:author="Windows User" w:date="2019-10-28T07:38:00Z">
        <w:r w:rsidRPr="000A53E4" w:rsidDel="007348C4">
          <w:rPr>
            <w:rFonts w:ascii="Times New Roman" w:eastAsia="Calibri" w:hAnsi="Times New Roman" w:cs="Times New Roman" w:hint="cs"/>
            <w:sz w:val="28"/>
            <w:szCs w:val="28"/>
            <w:rtl/>
            <w:lang w:bidi="ar-SA"/>
          </w:rPr>
          <w:delText>–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فرشته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مرگ»،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وگراف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آکارد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جوان»،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بال»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وض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عت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غم</w:t>
      </w:r>
      <w:ins w:id="847" w:author="Windows User" w:date="2019-10-27T23:28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48" w:author="Windows User" w:date="2019-10-27T23:28:00Z"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مردم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ins w:id="849" w:author="Windows User" w:date="2019-10-27T23:28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میانه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زمان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شورو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تصو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کش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</w:t>
      </w:r>
      <w:del w:id="850" w:author="Windows User" w:date="2019-10-27T23:29:00Z"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ins w:id="851" w:author="Windows User" w:date="2019-10-28T07:38:00Z">
        <w:r w:rsidR="007348C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</w:p>
    <w:p w:rsidR="000A53E4" w:rsidRPr="000A53E4" w:rsidRDefault="00336117" w:rsidP="00A208BB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lang w:bidi="ar-SA"/>
        </w:rPr>
      </w:pPr>
      <w:ins w:id="852" w:author="Windows User" w:date="2019-10-27T23:30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همچنین</w:t>
        </w:r>
      </w:ins>
      <w:ins w:id="853" w:author="Windows User" w:date="2019-10-27T23:31:00Z">
        <w:r w:rsidRPr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 xml:space="preserve"> </w:t>
        </w:r>
        <w:r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به</w:t>
        </w:r>
        <w:r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  <w:r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برقرار</w:t>
        </w:r>
        <w:r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</w:t>
        </w:r>
        <w:r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  <w:r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عدالت</w:t>
        </w:r>
        <w:r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  <w:r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دربار</w:t>
        </w:r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  <w:r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  <w:r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تار</w:t>
        </w:r>
        <w:r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</w:t>
        </w:r>
        <w:r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خ</w:t>
        </w:r>
        <w:r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  <w:r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قزاقستان </w:t>
        </w:r>
      </w:ins>
      <w:del w:id="854" w:author="Windows User" w:date="2019-10-27T23:30:00Z"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ب</w:delText>
        </w:r>
        <w:r w:rsidR="000A53E4"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شتر</w:delText>
        </w:r>
      </w:del>
      <w:del w:id="855" w:author="Windows User" w:date="2019-10-27T23:31:00Z">
        <w:r w:rsidR="000A53E4"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اهم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ins w:id="856" w:author="Windows User" w:date="2019-10-27T23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بسیاری</w:t>
        </w:r>
      </w:ins>
      <w:del w:id="857" w:author="Windows User" w:date="2019-10-27T23:31:00Z">
        <w:r w:rsidR="000A53E4"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نیز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del w:id="858" w:author="Windows User" w:date="2019-10-27T23:31:00Z"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به</w:delText>
        </w:r>
        <w:r w:rsidR="000A53E4"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برقرار</w:delText>
        </w:r>
        <w:r w:rsidR="000A53E4"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="000A53E4"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عدالت</w:delText>
        </w:r>
        <w:r w:rsidR="000A53E4"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درباره</w:delText>
        </w:r>
        <w:r w:rsidR="000A53E4"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تار</w:delText>
        </w:r>
        <w:r w:rsidR="000A53E4"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خ</w:delText>
        </w:r>
        <w:r w:rsidR="000A53E4"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="000A53E4"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قزاقستان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داده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بعد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859" w:author="Windows User" w:date="2019-10-27T23:31:00Z">
        <w:r>
          <w:rPr>
            <w:rFonts w:ascii="Calibri" w:eastAsia="Calibri" w:hAnsi="Calibri" w:cs="Calibri"/>
            <w:sz w:val="28"/>
            <w:szCs w:val="28"/>
            <w:rtl/>
            <w:lang w:bidi="ar-SA"/>
          </w:rPr>
          <w:t>۷۰</w:t>
        </w:r>
      </w:ins>
      <w:del w:id="860" w:author="Windows User" w:date="2019-10-27T23:31:00Z">
        <w:r w:rsidR="000A53E4"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70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توانست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آزادانه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del w:id="861" w:author="Windows User" w:date="2019-10-27T23:31:00Z">
        <w:r w:rsidR="000A53E4"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بار</w:t>
      </w:r>
      <w:ins w:id="862" w:author="Windows User" w:date="2019-10-27T23:31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863" w:author="Windows User" w:date="2019-10-27T23:31:00Z"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چهره</w:t>
      </w:r>
      <w:ins w:id="864" w:author="Windows User" w:date="2019-10-27T23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65" w:author="Windows User" w:date="2019-10-27T23:32:00Z">
        <w:r w:rsidR="000A53E4"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برجست</w:t>
      </w:r>
      <w:ins w:id="866" w:author="Windows User" w:date="2019-10-27T23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867" w:author="Windows User" w:date="2019-10-27T23:32:00Z"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تار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مردم قزاق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صحبت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کند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امر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868" w:author="Windows User" w:date="2019-10-27T23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69" w:author="Windows User" w:date="2019-10-27T23:32:00Z">
        <w:r w:rsidR="000A53E4"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870" w:author="Windows User" w:date="2019-10-27T23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</w:t>
        </w:r>
      </w:ins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همچون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فاجع</w:t>
      </w:r>
      <w:ins w:id="871" w:author="Windows User" w:date="2019-10-27T23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872" w:author="Windows User" w:date="2019-10-27T23:32:00Z"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شهر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اترار»،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بات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ان»،«سال</w:t>
      </w:r>
      <w:ins w:id="873" w:author="Windows User" w:date="2019-10-27T23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جوانگ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آبا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»،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کاز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کرپش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سولو»</w:t>
      </w:r>
      <w:ins w:id="874" w:author="Windows User" w:date="2019-10-27T23:32:00Z">
        <w:r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و</w:t>
        </w:r>
      </w:ins>
      <w:del w:id="875" w:author="Windows User" w:date="2019-10-27T23:32:00Z">
        <w:r w:rsidR="000A53E4"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،</w:delText>
        </w:r>
      </w:del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جوانگ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ژامب</w:t>
      </w:r>
      <w:r w:rsidR="000A53E4"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ل»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معنکس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شده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="000A53E4"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="000A53E4"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</w:p>
    <w:p w:rsidR="000A53E4" w:rsidRPr="000A53E4" w:rsidRDefault="000A53E4" w:rsidP="007348C4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lang w:bidi="ar-SA"/>
        </w:rPr>
        <w:pPrChange w:id="876" w:author="Windows User" w:date="2019-10-28T07:39:00Z">
          <w:pPr>
            <w:spacing w:after="160" w:line="259" w:lineRule="auto"/>
            <w:jc w:val="both"/>
          </w:pPr>
        </w:pPrChange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877" w:author="Windows User" w:date="2019-10-27T23:33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دوره</w:t>
      </w:r>
      <w:ins w:id="878" w:author="Windows User" w:date="2019-10-27T23:33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به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موضوعات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879" w:author="Windows User" w:date="2019-10-27T23:33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مانند</w:t>
        </w:r>
      </w:ins>
      <w:del w:id="880" w:author="Windows User" w:date="2019-10-27T23:33:00Z"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همچون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فرار</w:t>
      </w:r>
      <w:ins w:id="881" w:author="Windows User" w:date="2019-10-27T23:33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و</w:t>
        </w:r>
      </w:ins>
      <w:del w:id="882" w:author="Windows User" w:date="2019-10-27T23:33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راه بی</w:t>
      </w:r>
      <w:ins w:id="883" w:author="Windows User" w:date="2019-10-27T23:33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84" w:author="Windows User" w:date="2019-10-27T23:33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پایان</w:t>
      </w:r>
      <w:ins w:id="885" w:author="Windows User" w:date="2019-10-27T23:33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و</w:t>
        </w:r>
      </w:ins>
      <w:del w:id="886" w:author="Windows User" w:date="2019-10-27T23:33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جست</w:t>
      </w:r>
      <w:ins w:id="887" w:author="Windows User" w:date="2019-10-27T23:33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‌و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جوی مدین</w:t>
      </w:r>
      <w:ins w:id="888" w:author="Windows User" w:date="2019-10-27T23:33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889" w:author="Windows User" w:date="2019-10-27T23:33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فاضله</w:t>
      </w:r>
      <w:ins w:id="890" w:author="Windows User" w:date="2019-10-27T23:34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اهمیت بیشتری داده می‌شود</w:t>
        </w:r>
      </w:ins>
      <w:del w:id="891" w:author="Windows User" w:date="2019-10-27T23:34:00Z">
        <w:r w:rsidRPr="000A53E4" w:rsidDel="00336117">
          <w:rPr>
            <w:rFonts w:ascii="Calibri" w:eastAsia="Calibri" w:hAnsi="Calibri" w:cs="B Nazanin" w:hint="cs"/>
            <w:color w:val="FF0000"/>
            <w:sz w:val="28"/>
            <w:szCs w:val="28"/>
            <w:rtl/>
            <w:lang w:bidi="ar-SA"/>
          </w:rPr>
          <w:delText xml:space="preserve"> </w:delText>
        </w:r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بیشتر دیده می شود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 مثلا</w:t>
      </w:r>
      <w:ins w:id="892" w:author="Windows User" w:date="2019-10-27T23:34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ً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در فیلم</w:t>
      </w:r>
      <w:ins w:id="893" w:author="Windows User" w:date="2019-10-27T23:34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94" w:author="Windows User" w:date="2019-10-27T23:34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 «سفر به هیچ</w:t>
      </w:r>
      <w:ins w:id="895" w:author="Windows User" w:date="2019-10-27T23:34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96" w:author="Windows User" w:date="2019-10-27T23:34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جا»، «آینالاین»</w:t>
      </w:r>
      <w:del w:id="897" w:author="Windows User" w:date="2019-10-27T23:34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.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احساسات وطن</w:t>
      </w:r>
      <w:ins w:id="898" w:author="Windows User" w:date="2019-10-27T23:34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99" w:author="Windows User" w:date="2019-10-27T23:34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دوس</w:t>
      </w:r>
      <w:ins w:id="900" w:author="Windows User" w:date="2019-10-27T23:34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ت</w:t>
        </w:r>
      </w:ins>
      <w:del w:id="901" w:author="Windows User" w:date="2019-10-27T23:34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ن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ی و عشق به زادگاه خود، </w:t>
      </w:r>
      <w:r w:rsidRPr="00336117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902" w:author="Windows User" w:date="2019-10-27T23:36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ضع</w:t>
      </w:r>
      <w:r w:rsidRPr="00336117">
        <w:rPr>
          <w:rFonts w:ascii="Calibri" w:eastAsia="Calibri" w:hAnsi="Calibri" w:cs="B Nazanin" w:hint="cs"/>
          <w:sz w:val="28"/>
          <w:szCs w:val="28"/>
          <w:highlight w:val="yellow"/>
          <w:rtl/>
          <w:lang w:bidi="ar-SA"/>
          <w:rPrChange w:id="903" w:author="Windows User" w:date="2019-10-27T23:36:00Z">
            <w:rPr>
              <w:rFonts w:ascii="Calibri" w:eastAsia="Calibri" w:hAnsi="Calibri" w:cs="B Nazanin" w:hint="cs"/>
              <w:sz w:val="28"/>
              <w:szCs w:val="28"/>
              <w:rtl/>
              <w:lang w:bidi="ar-SA"/>
            </w:rPr>
          </w:rPrChange>
        </w:rPr>
        <w:t>ی</w:t>
      </w:r>
      <w:r w:rsidRPr="00336117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904" w:author="Windows User" w:date="2019-10-27T23:36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ف</w:t>
      </w:r>
      <w:r w:rsidRPr="00336117">
        <w:rPr>
          <w:rFonts w:ascii="Calibri" w:eastAsia="Calibri" w:hAnsi="Calibri" w:cs="B Nazanin"/>
          <w:sz w:val="28"/>
          <w:szCs w:val="28"/>
          <w:highlight w:val="yellow"/>
          <w:rtl/>
          <w:lang w:bidi="ar-SA"/>
          <w:rPrChange w:id="905" w:author="Windows User" w:date="2019-10-27T23:36:00Z">
            <w:rPr>
              <w:rFonts w:ascii="Calibri" w:eastAsia="Calibri" w:hAnsi="Calibri" w:cs="B Nazanin"/>
              <w:sz w:val="28"/>
              <w:szCs w:val="28"/>
              <w:rtl/>
              <w:lang w:bidi="ar-SA"/>
            </w:rPr>
          </w:rPrChange>
        </w:rPr>
        <w:t xml:space="preserve"> است، به </w:t>
      </w:r>
      <w:ins w:id="906" w:author="Windows User" w:date="2019-10-27T23:36:00Z">
        <w:r w:rsidR="00336117" w:rsidRPr="00336117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907" w:author="Windows User" w:date="2019-10-27T23:36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t>هم</w:t>
        </w:r>
        <w:r w:rsidR="00336117" w:rsidRPr="00336117">
          <w:rPr>
            <w:rFonts w:ascii="Calibri" w:eastAsia="Calibri" w:hAnsi="Calibri" w:cs="B Nazanin" w:hint="cs"/>
            <w:sz w:val="28"/>
            <w:szCs w:val="28"/>
            <w:highlight w:val="yellow"/>
            <w:rtl/>
            <w:lang w:bidi="ar-SA"/>
            <w:rPrChange w:id="908" w:author="Windows User" w:date="2019-10-27T23:36:00Z">
              <w:rPr>
                <w:rFonts w:ascii="Calibri" w:eastAsia="Calibri" w:hAnsi="Calibri" w:cs="B Nazanin" w:hint="cs"/>
                <w:sz w:val="28"/>
                <w:szCs w:val="28"/>
                <w:rtl/>
                <w:lang w:bidi="ar-SA"/>
              </w:rPr>
            </w:rPrChange>
          </w:rPr>
          <w:t>ی</w:t>
        </w:r>
        <w:r w:rsidR="00336117" w:rsidRPr="00336117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909" w:author="Windows User" w:date="2019-10-27T23:36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t>ن</w:t>
        </w:r>
        <w:r w:rsidR="00336117" w:rsidRPr="00336117">
          <w:rPr>
            <w:rFonts w:ascii="Calibri" w:eastAsia="Calibri" w:hAnsi="Calibri" w:cs="B Nazanin"/>
            <w:sz w:val="28"/>
            <w:szCs w:val="28"/>
            <w:highlight w:val="yellow"/>
            <w:rtl/>
            <w:lang w:bidi="ar-SA"/>
            <w:rPrChange w:id="910" w:author="Windows User" w:date="2019-10-27T23:36:00Z">
              <w:rPr>
                <w:rFonts w:ascii="Calibri" w:eastAsia="Calibri" w:hAnsi="Calibri" w:cs="B Nazanin"/>
                <w:sz w:val="28"/>
                <w:szCs w:val="28"/>
                <w:rtl/>
                <w:lang w:bidi="ar-SA"/>
              </w:rPr>
            </w:rPrChange>
          </w:rPr>
          <w:t xml:space="preserve"> </w:t>
        </w:r>
        <w:r w:rsidR="00336117" w:rsidRPr="00336117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911" w:author="Windows User" w:date="2019-10-27T23:36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t>دل</w:t>
        </w:r>
        <w:r w:rsidR="00336117" w:rsidRPr="00336117">
          <w:rPr>
            <w:rFonts w:ascii="Calibri" w:eastAsia="Calibri" w:hAnsi="Calibri" w:cs="B Nazanin" w:hint="cs"/>
            <w:sz w:val="28"/>
            <w:szCs w:val="28"/>
            <w:highlight w:val="yellow"/>
            <w:rtl/>
            <w:lang w:bidi="ar-SA"/>
            <w:rPrChange w:id="912" w:author="Windows User" w:date="2019-10-27T23:36:00Z">
              <w:rPr>
                <w:rFonts w:ascii="Calibri" w:eastAsia="Calibri" w:hAnsi="Calibri" w:cs="B Nazanin" w:hint="cs"/>
                <w:sz w:val="28"/>
                <w:szCs w:val="28"/>
                <w:rtl/>
                <w:lang w:bidi="ar-SA"/>
              </w:rPr>
            </w:rPrChange>
          </w:rPr>
          <w:t>ی</w:t>
        </w:r>
        <w:r w:rsidR="00336117" w:rsidRPr="00336117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913" w:author="Windows User" w:date="2019-10-27T23:36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t>ل</w:t>
        </w:r>
      </w:ins>
      <w:del w:id="914" w:author="Windows User" w:date="2019-10-27T23:35:00Z">
        <w:r w:rsidRPr="00336117" w:rsidDel="00336117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915" w:author="Windows User" w:date="2019-10-27T23:36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delText>خاطر</w:delText>
        </w:r>
        <w:r w:rsidRPr="00336117" w:rsidDel="00336117">
          <w:rPr>
            <w:rFonts w:ascii="Calibri" w:eastAsia="Calibri" w:hAnsi="Calibri" w:cs="B Nazanin"/>
            <w:sz w:val="28"/>
            <w:szCs w:val="28"/>
            <w:highlight w:val="yellow"/>
            <w:rtl/>
            <w:lang w:bidi="ar-SA"/>
            <w:rPrChange w:id="916" w:author="Windows User" w:date="2019-10-27T23:36:00Z">
              <w:rPr>
                <w:rFonts w:ascii="Calibri" w:eastAsia="Calibri" w:hAnsi="Calibri" w:cs="B Nazanin"/>
                <w:sz w:val="28"/>
                <w:szCs w:val="28"/>
                <w:rtl/>
                <w:lang w:bidi="ar-SA"/>
              </w:rPr>
            </w:rPrChange>
          </w:rPr>
          <w:delText xml:space="preserve"> </w:delText>
        </w:r>
        <w:r w:rsidRPr="00336117" w:rsidDel="00336117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917" w:author="Windows User" w:date="2019-10-27T23:36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delText>هم</w:delText>
        </w:r>
        <w:r w:rsidRPr="00336117" w:rsidDel="00336117">
          <w:rPr>
            <w:rFonts w:ascii="Calibri" w:eastAsia="Calibri" w:hAnsi="Calibri" w:cs="B Nazanin" w:hint="cs"/>
            <w:sz w:val="28"/>
            <w:szCs w:val="28"/>
            <w:highlight w:val="yellow"/>
            <w:rtl/>
            <w:lang w:bidi="ar-SA"/>
            <w:rPrChange w:id="918" w:author="Windows User" w:date="2019-10-27T23:36:00Z">
              <w:rPr>
                <w:rFonts w:ascii="Calibri" w:eastAsia="Calibri" w:hAnsi="Calibri" w:cs="B Nazanin" w:hint="cs"/>
                <w:sz w:val="28"/>
                <w:szCs w:val="28"/>
                <w:rtl/>
                <w:lang w:bidi="ar-SA"/>
              </w:rPr>
            </w:rPrChange>
          </w:rPr>
          <w:delText>ی</w:delText>
        </w:r>
        <w:r w:rsidRPr="00336117" w:rsidDel="00336117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919" w:author="Windows User" w:date="2019-10-27T23:36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delText>ن</w:delText>
        </w:r>
      </w:del>
      <w:r w:rsidRPr="00336117">
        <w:rPr>
          <w:rFonts w:ascii="Calibri" w:eastAsia="Calibri" w:hAnsi="Calibri" w:cs="B Nazanin"/>
          <w:sz w:val="28"/>
          <w:szCs w:val="28"/>
          <w:highlight w:val="yellow"/>
          <w:rtl/>
          <w:lang w:bidi="ar-SA"/>
          <w:rPrChange w:id="920" w:author="Windows User" w:date="2019-10-27T23:36:00Z">
            <w:rPr>
              <w:rFonts w:ascii="Calibri" w:eastAsia="Calibri" w:hAnsi="Calibri" w:cs="B Nazanin"/>
              <w:sz w:val="28"/>
              <w:szCs w:val="28"/>
              <w:rtl/>
              <w:lang w:bidi="ar-SA"/>
            </w:rPr>
          </w:rPrChange>
        </w:rPr>
        <w:t xml:space="preserve"> </w:t>
      </w:r>
      <w:ins w:id="921" w:author="Windows User" w:date="2019-10-28T07:39:00Z">
        <w:r w:rsidR="007348C4">
          <w:rPr>
            <w:rFonts w:ascii="Calibri" w:eastAsia="Calibri" w:hAnsi="Calibri" w:cs="B Nazanin" w:hint="cs"/>
            <w:sz w:val="28"/>
            <w:szCs w:val="28"/>
            <w:highlight w:val="yellow"/>
            <w:rtl/>
            <w:lang w:bidi="ar-SA"/>
          </w:rPr>
          <w:t xml:space="preserve">فیلم‌هایی با عنوان </w:t>
        </w:r>
      </w:ins>
      <w:del w:id="922" w:author="Windows User" w:date="2019-10-28T07:39:00Z">
        <w:r w:rsidRPr="00336117" w:rsidDel="007348C4">
          <w:rPr>
            <w:rFonts w:ascii="Calibri" w:eastAsia="Calibri" w:hAnsi="Calibri" w:cs="B Nazanin"/>
            <w:sz w:val="28"/>
            <w:szCs w:val="28"/>
            <w:highlight w:val="yellow"/>
            <w:rtl/>
            <w:lang w:bidi="ar-SA"/>
            <w:rPrChange w:id="923" w:author="Windows User" w:date="2019-10-27T23:36:00Z">
              <w:rPr>
                <w:rFonts w:ascii="Calibri" w:eastAsia="Calibri" w:hAnsi="Calibri" w:cs="B Nazanin"/>
                <w:sz w:val="28"/>
                <w:szCs w:val="28"/>
                <w:rtl/>
                <w:lang w:bidi="ar-SA"/>
              </w:rPr>
            </w:rPrChange>
          </w:rPr>
          <w:delText>ف</w:delText>
        </w:r>
        <w:r w:rsidRPr="00336117" w:rsidDel="007348C4">
          <w:rPr>
            <w:rFonts w:ascii="Calibri" w:eastAsia="Calibri" w:hAnsi="Calibri" w:cs="B Nazanin" w:hint="cs"/>
            <w:sz w:val="28"/>
            <w:szCs w:val="28"/>
            <w:highlight w:val="yellow"/>
            <w:rtl/>
            <w:lang w:bidi="ar-SA"/>
            <w:rPrChange w:id="924" w:author="Windows User" w:date="2019-10-27T23:36:00Z">
              <w:rPr>
                <w:rFonts w:ascii="Calibri" w:eastAsia="Calibri" w:hAnsi="Calibri" w:cs="B Nazanin" w:hint="cs"/>
                <w:sz w:val="28"/>
                <w:szCs w:val="28"/>
                <w:rtl/>
                <w:lang w:bidi="ar-SA"/>
              </w:rPr>
            </w:rPrChange>
          </w:rPr>
          <w:delText>ی</w:delText>
        </w:r>
        <w:r w:rsidRPr="00336117" w:rsidDel="007348C4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925" w:author="Windows User" w:date="2019-10-27T23:36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delText>لم</w:delText>
        </w:r>
      </w:del>
      <w:del w:id="926" w:author="Windows User" w:date="2019-10-27T23:36:00Z">
        <w:r w:rsidRPr="00336117" w:rsidDel="00336117">
          <w:rPr>
            <w:rFonts w:ascii="Calibri" w:eastAsia="Calibri" w:hAnsi="Calibri" w:cs="B Nazanin"/>
            <w:sz w:val="28"/>
            <w:szCs w:val="28"/>
            <w:highlight w:val="yellow"/>
            <w:rtl/>
            <w:lang w:bidi="ar-SA"/>
            <w:rPrChange w:id="927" w:author="Windows User" w:date="2019-10-27T23:36:00Z">
              <w:rPr>
                <w:rFonts w:ascii="Calibri" w:eastAsia="Calibri" w:hAnsi="Calibri" w:cs="B Nazanin"/>
                <w:sz w:val="28"/>
                <w:szCs w:val="28"/>
                <w:rtl/>
                <w:lang w:bidi="ar-SA"/>
              </w:rPr>
            </w:rPrChange>
          </w:rPr>
          <w:delText xml:space="preserve"> </w:delText>
        </w:r>
      </w:del>
      <w:del w:id="928" w:author="Windows User" w:date="2019-10-28T07:39:00Z">
        <w:r w:rsidRPr="00336117" w:rsidDel="007348C4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929" w:author="Windows User" w:date="2019-10-27T23:36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delText>ها</w:delText>
        </w:r>
        <w:r w:rsidRPr="000A53E4" w:rsidDel="007348C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«خانه</w:t>
      </w:r>
      <w:ins w:id="930" w:author="Windows User" w:date="2019-10-27T23:36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31" w:author="Windows User" w:date="2019-10-27T23:36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ات کجاست حلزون؟»، «مسکن»، «شانگهای» نامیده شد. فیلمی 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در آن فرایند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شکل</w:t>
      </w:r>
      <w:ins w:id="932" w:author="Windows User" w:date="2019-10-27T23:36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33" w:author="Windows User" w:date="2019-10-27T23:36:00Z"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خانواده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منعکس شده باشد،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وجود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ندارد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lastRenderedPageBreak/>
        <w:t>برعکس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موضوعات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مبن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تزلزل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خانواده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934" w:author="Windows User" w:date="2019-10-27T23:36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فراوانی</w:t>
        </w:r>
      </w:ins>
      <w:del w:id="935" w:author="Windows User" w:date="2019-10-27T23:36:00Z">
        <w:r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وفور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افت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936" w:author="Windows User" w:date="2019-10-27T23:37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37" w:author="Windows User" w:date="2019-10-27T23:37:00Z">
        <w:r w:rsidRPr="000A53E4" w:rsidDel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شود</w:t>
      </w:r>
      <w:ins w:id="938" w:author="Windows User" w:date="2019-10-27T23:38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که از این میان می‌توان به</w:t>
        </w:r>
      </w:ins>
      <w:del w:id="939" w:author="Windows User" w:date="2019-10-27T23:38:00Z">
        <w:r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،</w:delText>
        </w:r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مثلا</w:delText>
        </w:r>
      </w:del>
      <w:del w:id="940" w:author="Windows User" w:date="2019-10-27T23:37:00Z"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336117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در</w:delText>
        </w:r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ins w:id="941" w:author="Windows User" w:date="2019-10-27T23:37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942" w:author="Windows User" w:date="2019-10-27T23:37:00Z">
        <w:r w:rsidR="0033611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43" w:author="Windows User" w:date="2019-10-27T23:36:00Z"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خواب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خواب»</w:t>
      </w:r>
      <w:ins w:id="944" w:author="Windows User" w:date="2019-10-27T23:38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و</w:t>
        </w:r>
      </w:ins>
      <w:del w:id="945" w:author="Windows User" w:date="2019-10-27T23:38:00Z"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جدا</w:t>
      </w:r>
      <w:del w:id="946" w:author="Windows User" w:date="2019-10-27T23:37:00Z">
        <w:r w:rsidRPr="000A53E4" w:rsidDel="0033611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کننده»</w:t>
      </w:r>
      <w:ins w:id="947" w:author="Windows User" w:date="2019-10-27T23:38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و</w:t>
        </w:r>
      </w:ins>
      <w:del w:id="948" w:author="Windows User" w:date="2019-10-27T23:38:00Z">
        <w:r w:rsidRPr="000A53E4" w:rsidDel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«زنگ زنگ کبوتر»</w:t>
      </w:r>
      <w:ins w:id="949" w:author="Windows User" w:date="2019-10-27T23:38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اشاره کرد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950" w:author="Windows User" w:date="2019-10-27T23:38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بخشی از</w:t>
        </w:r>
      </w:ins>
      <w:del w:id="951" w:author="Windows User" w:date="2019-10-27T23:38:00Z">
        <w:r w:rsidRPr="000A53E4" w:rsidDel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ک</w:delText>
        </w:r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بخش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952" w:author="Windows User" w:date="2019-10-27T23:38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ده</w:t>
      </w:r>
      <w:ins w:id="953" w:author="Windows User" w:date="2019-10-27T23:38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954" w:author="Windows User" w:date="2019-10-27T23:38:00Z"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نود</w:t>
      </w:r>
      <w:ins w:id="955" w:author="Windows User" w:date="2019-10-28T07:40:00Z">
        <w:r w:rsidR="0037785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اتفاقات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956" w:author="Windows User" w:date="2019-10-27T23:39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پایان</w:t>
        </w:r>
      </w:ins>
      <w:del w:id="957" w:author="Windows User" w:date="2019-10-27T23:39:00Z"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آخر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ins w:id="958" w:author="Windows User" w:date="2019-10-27T23:39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فروپاش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شورو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ins w:id="959" w:author="Windows User" w:date="2019-10-28T07:40:00Z">
        <w:r w:rsidR="0037785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.</w:t>
        </w:r>
      </w:ins>
      <w:del w:id="960" w:author="Windows User" w:date="2019-10-28T07:40:00Z">
        <w:r w:rsidRPr="000A53E4" w:rsidDel="0037785D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961" w:author="Windows User" w:date="2019-10-27T23:39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62" w:author="Windows User" w:date="2019-10-27T23:39:00Z"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آللاژار»</w:t>
      </w:r>
      <w:ins w:id="963" w:author="Windows User" w:date="2019-10-27T23:39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و </w:t>
        </w:r>
      </w:ins>
      <w:del w:id="964" w:author="Windows User" w:date="2019-10-27T23:39:00Z"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،</w:delText>
        </w:r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آخر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تع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طی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لات»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مخالفت،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قدرت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فروپاش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توتال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تار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یس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به</w:t>
      </w:r>
      <w:ins w:id="965" w:author="Windows User" w:date="2019-10-27T23:39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66" w:author="Windows User" w:date="2019-10-27T23:39:00Z">
        <w:r w:rsidRPr="000A53E4" w:rsidDel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طور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آشکار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نمایش</w:t>
      </w:r>
      <w:ins w:id="967" w:author="Windows User" w:date="2019-10-27T23:39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داده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ins w:id="968" w:author="Windows User" w:date="2019-10-27T23:39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69" w:author="Windows User" w:date="2019-10-27T23:39:00Z"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خصوص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دوره</w:t>
      </w:r>
      <w:ins w:id="970" w:author="Windows User" w:date="2019-10-27T23:39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اختلافات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ده</w:t>
      </w:r>
      <w:ins w:id="971" w:author="Windows User" w:date="2019-10-27T23:39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72" w:author="Windows User" w:date="2019-10-27T23:39:00Z"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973" w:author="Windows User" w:date="2019-10-27T23:39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74" w:author="Windows User" w:date="2019-10-27T23:39:00Z"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گرا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جهان</w:t>
      </w:r>
      <w:ins w:id="975" w:author="Windows User" w:date="2019-10-27T23:40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76" w:author="Windows User" w:date="2019-10-27T23:39:00Z"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گرا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ins w:id="977" w:author="Windows User" w:date="2019-10-28T07:40:00Z">
        <w:r w:rsidR="0037785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شان</w:t>
        </w:r>
      </w:ins>
      <w:del w:id="978" w:author="Windows User" w:date="2019-10-28T07:40:00Z">
        <w:r w:rsidRPr="000A53E4" w:rsidDel="0037785D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ما</w:delText>
        </w:r>
        <w:r w:rsidRPr="000A53E4" w:rsidDel="0037785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37785D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ش</w:delText>
        </w:r>
      </w:del>
      <w:ins w:id="979" w:author="Windows User" w:date="2019-10-27T23:40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داده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980" w:author="Windows User" w:date="2019-10-27T23:40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81" w:author="Windows User" w:date="2019-10-27T23:40:00Z"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وض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عت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زمان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982" w:author="Windows User" w:date="2019-10-27T23:40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83" w:author="Windows User" w:date="2019-10-27T23:40:00Z">
        <w:r w:rsidRPr="000A53E4" w:rsidDel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گذار</w:t>
      </w:r>
      <w:ins w:id="984" w:author="Windows User" w:date="2019-10-28T07:40:00Z">
        <w:r w:rsidR="0037785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ن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ins w:id="985" w:author="Windows User" w:date="2019-10-27T23:40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معمولاً</w:t>
        </w:r>
      </w:ins>
      <w:del w:id="986" w:author="Windows User" w:date="2019-10-27T23:40:00Z"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عموما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987" w:author="Windows User" w:date="2019-10-27T23:40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88" w:author="Windows User" w:date="2019-10-27T23:40:00Z"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ins w:id="989" w:author="Windows User" w:date="2019-10-27T23:40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ins w:id="990" w:author="Windows User" w:date="2019-10-27T23:40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شوک</w:t>
      </w:r>
      <w:ins w:id="991" w:author="Windows User" w:date="2019-10-27T23:40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 که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پس از دستیابی 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استقلال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مشکلات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اجتماع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اقتصاد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ins w:id="992" w:author="Windows User" w:date="2019-10-27T23:41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ه 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وجود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آمده</w:t>
      </w:r>
      <w:ins w:id="993" w:author="Windows User" w:date="2019-10-27T23:41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994" w:author="Windows User" w:date="2019-10-27T23:41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95" w:author="Windows User" w:date="2019-10-27T23:41:00Z"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شود</w:t>
      </w:r>
      <w:ins w:id="996" w:author="Windows User" w:date="2019-10-27T23:41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؛</w:t>
        </w:r>
      </w:ins>
      <w:del w:id="997" w:author="Windows User" w:date="2019-10-27T23:41:00Z"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.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مخصوصا</w:t>
      </w:r>
      <w:ins w:id="998" w:author="Windows User" w:date="2019-10-27T23:41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ً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قاتل»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شوک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شتر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999" w:author="Windows User" w:date="2019-10-27T23:41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نمایان است</w:t>
        </w:r>
      </w:ins>
      <w:del w:id="1000" w:author="Windows User" w:date="2019-10-27T23:41:00Z"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</w:delText>
        </w:r>
        <w:r w:rsidRPr="000A53E4" w:rsidDel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ده</w:delText>
        </w:r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</w:delText>
        </w:r>
        <w:r w:rsidRPr="000A53E4" w:rsidDel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شود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del w:id="1001" w:author="Windows User" w:date="2019-10-28T07:41:00Z">
        <w:r w:rsidRPr="000A53E4" w:rsidDel="0037785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«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داره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عمربا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یف</w:t>
      </w:r>
      <w:ins w:id="1002" w:author="Windows User" w:date="2019-10-28T07:41:00Z">
        <w:r w:rsidR="0037785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del w:id="1003" w:author="Windows User" w:date="2019-10-28T07:41:00Z">
        <w:r w:rsidRPr="000A53E4" w:rsidDel="0037785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»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کارگردان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ins w:id="1004" w:author="Windows User" w:date="2019-10-27T23:41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 xml:space="preserve"> 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جشنوار</w:t>
      </w:r>
      <w:ins w:id="1005" w:author="Windows User" w:date="2019-10-27T23:41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006" w:author="Windows User" w:date="2019-10-27T23:41:00Z"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37785D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1007" w:author="Windows User" w:date="2019-10-28T07:41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ک</w:t>
      </w:r>
      <w:del w:id="1008" w:author="Windows User" w:date="2019-10-28T07:41:00Z">
        <w:r w:rsidRPr="0037785D" w:rsidDel="0037785D">
          <w:rPr>
            <w:rFonts w:ascii="Calibri" w:eastAsia="Calibri" w:hAnsi="Calibri" w:cs="B Nazanin" w:hint="eastAsia"/>
            <w:sz w:val="28"/>
            <w:szCs w:val="28"/>
            <w:highlight w:val="yellow"/>
            <w:rtl/>
            <w:lang w:bidi="ar-SA"/>
            <w:rPrChange w:id="1009" w:author="Windows User" w:date="2019-10-28T07:41:00Z">
              <w:rPr>
                <w:rFonts w:ascii="Calibri" w:eastAsia="Calibri" w:hAnsi="Calibri" w:cs="B Nazanin" w:hint="eastAsia"/>
                <w:sz w:val="28"/>
                <w:szCs w:val="28"/>
                <w:rtl/>
                <w:lang w:bidi="ar-SA"/>
              </w:rPr>
            </w:rPrChange>
          </w:rPr>
          <w:delText>ا</w:delText>
        </w:r>
      </w:del>
      <w:r w:rsidRPr="0037785D">
        <w:rPr>
          <w:rFonts w:ascii="Calibri" w:eastAsia="Calibri" w:hAnsi="Calibri" w:cs="B Nazanin" w:hint="eastAsia"/>
          <w:sz w:val="28"/>
          <w:szCs w:val="28"/>
          <w:highlight w:val="yellow"/>
          <w:rtl/>
          <w:lang w:bidi="ar-SA"/>
          <w:rPrChange w:id="1010" w:author="Windows User" w:date="2019-10-28T07:41:00Z">
            <w:rPr>
              <w:rFonts w:ascii="Calibri" w:eastAsia="Calibri" w:hAnsi="Calibri" w:cs="B Nazanin" w:hint="eastAsia"/>
              <w:sz w:val="28"/>
              <w:szCs w:val="28"/>
              <w:rtl/>
              <w:lang w:bidi="ar-SA"/>
            </w:rPr>
          </w:rPrChange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</w:t>
      </w:r>
      <w:ins w:id="1011" w:author="Windows User" w:date="2019-10-28T07:41:00Z">
        <w:r w:rsidR="0037785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012" w:author="Windows User" w:date="2019-10-28T07:41:00Z">
        <w:r w:rsidRPr="000A53E4" w:rsidDel="0037785D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1013" w:author="Windows User" w:date="2019-10-27T23:41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</w:t>
        </w:r>
      </w:ins>
      <w:del w:id="1014" w:author="Windows User" w:date="2019-10-27T23:41:00Z"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آ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برنام</w:t>
      </w:r>
      <w:ins w:id="1015" w:author="Windows User" w:date="2019-10-27T23:42:00Z">
        <w:r w:rsidR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016" w:author="Windows User" w:date="2019-10-27T23:42:00Z">
        <w:r w:rsidRPr="000A53E4" w:rsidDel="00DF463C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نگاه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ژه»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کسب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کرد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del w:id="1017" w:author="Windows User" w:date="2019-10-27T23:42:00Z">
        <w:r w:rsidRPr="000A53E4" w:rsidDel="00DF463C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  </w:delText>
        </w:r>
        <w:r w:rsidRPr="000A53E4" w:rsidDel="00DF463C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</w:p>
    <w:p w:rsidR="000A53E4" w:rsidRPr="000A53E4" w:rsidRDefault="000A53E4" w:rsidP="000B2E80">
      <w:pPr>
        <w:spacing w:after="160" w:line="259" w:lineRule="auto"/>
        <w:jc w:val="both"/>
        <w:rPr>
          <w:rFonts w:ascii="Calibri" w:eastAsia="Calibri" w:hAnsi="Calibri" w:cs="B Nazanin"/>
          <w:b/>
          <w:bCs/>
          <w:sz w:val="28"/>
          <w:szCs w:val="28"/>
          <w:lang w:bidi="ar-SA"/>
        </w:rPr>
      </w:pP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 xml:space="preserve"> نیم</w:t>
      </w:r>
      <w:ins w:id="1018" w:author="Windows User" w:date="2019-10-27T23:42:00Z">
        <w:r w:rsidR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ۀ</w:t>
        </w:r>
      </w:ins>
      <w:del w:id="1019" w:author="Windows User" w:date="2019-10-27T23:42:00Z">
        <w:r w:rsidRPr="000A53E4" w:rsidDel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دوم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ده</w:t>
      </w:r>
      <w:ins w:id="1020" w:author="Windows User" w:date="2019-10-27T23:42:00Z">
        <w:r w:rsidR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ۀ</w:t>
        </w:r>
      </w:ins>
      <w:del w:id="1021" w:author="Windows User" w:date="2019-10-27T23:42:00Z">
        <w:r w:rsidRPr="000A53E4" w:rsidDel="00DF463C">
          <w:rPr>
            <w:rFonts w:ascii="Calibri" w:eastAsia="Calibri" w:hAnsi="Calibri" w:cs="B Nazanin" w:hint="eastAsia"/>
            <w:b/>
            <w:bCs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نود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مرحل</w:t>
      </w:r>
      <w:ins w:id="1022" w:author="Windows User" w:date="2019-10-27T23:42:00Z">
        <w:r w:rsidR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ۀ</w:t>
        </w:r>
      </w:ins>
      <w:del w:id="1023" w:author="Windows User" w:date="2019-10-27T23:42:00Z">
        <w:r w:rsidRPr="000A53E4" w:rsidDel="00DF463C">
          <w:rPr>
            <w:rFonts w:ascii="Calibri" w:eastAsia="Calibri" w:hAnsi="Calibri" w:cs="B Nazanin" w:hint="eastAsia"/>
            <w:b/>
            <w:bCs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جد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آغاز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شد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ins w:id="1024" w:author="Windows User" w:date="2019-10-27T23:42:00Z">
        <w:r w:rsidR="00DF463C">
          <w:rPr>
            <w:rFonts w:ascii="Calibri" w:eastAsia="Calibri" w:hAnsi="Calibri" w:cs="Calibri"/>
            <w:b/>
            <w:bCs/>
            <w:sz w:val="28"/>
            <w:szCs w:val="28"/>
            <w:rtl/>
            <w:lang w:bidi="ar-SA"/>
          </w:rPr>
          <w:t>۱۹۹۸</w:t>
        </w:r>
      </w:ins>
      <w:del w:id="1025" w:author="Windows User" w:date="2019-10-27T23:42:00Z">
        <w:r w:rsidRPr="000A53E4" w:rsidDel="00DF463C">
          <w:rPr>
            <w:rFonts w:ascii="Calibri" w:eastAsia="Calibri" w:hAnsi="Calibri" w:cs="B Nazanin"/>
            <w:b/>
            <w:bCs/>
            <w:sz w:val="28"/>
            <w:szCs w:val="28"/>
            <w:rtl/>
            <w:lang w:bidi="ar-SA"/>
          </w:rPr>
          <w:delText>1998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انعکاس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ارزش</w:t>
      </w:r>
      <w:ins w:id="1026" w:author="Windows User" w:date="2019-10-27T23:42:00Z">
        <w:r w:rsidR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مثبت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جمله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تثب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وضعیت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کل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جامعه</w:t>
      </w:r>
      <w:ins w:id="1027" w:author="Windows User" w:date="2019-10-27T23:42:00Z">
        <w:r w:rsidR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 xml:space="preserve"> و</w:t>
        </w:r>
      </w:ins>
      <w:del w:id="1028" w:author="Windows User" w:date="2019-10-27T23:42:00Z">
        <w:r w:rsidRPr="000A53E4" w:rsidDel="00DF463C">
          <w:rPr>
            <w:rFonts w:ascii="Calibri" w:eastAsia="Calibri" w:hAnsi="Calibri" w:cs="B Nazanin" w:hint="eastAsia"/>
            <w:b/>
            <w:bCs/>
            <w:sz w:val="28"/>
            <w:szCs w:val="28"/>
            <w:rtl/>
            <w:lang w:bidi="ar-SA"/>
          </w:rPr>
          <w:delText>،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شک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ل</w:t>
      </w:r>
      <w:ins w:id="1029" w:author="Windows User" w:date="2019-10-27T23:42:00Z">
        <w:r w:rsidR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‌</w:t>
        </w:r>
      </w:ins>
      <w:del w:id="1030" w:author="Windows User" w:date="2019-10-27T23:42:00Z">
        <w:r w:rsidRPr="000A53E4" w:rsidDel="00DF463C">
          <w:rPr>
            <w:rFonts w:ascii="Calibri" w:eastAsia="Calibri" w:hAnsi="Calibri" w:cs="B Nazanin"/>
            <w:b/>
            <w:bCs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گ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ر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خانواده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تصو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ر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کش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ده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می</w:t>
      </w:r>
      <w:ins w:id="1031" w:author="Windows User" w:date="2019-10-27T23:43:00Z">
        <w:r w:rsidR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‌</w:t>
        </w:r>
      </w:ins>
      <w:del w:id="1032" w:author="Windows User" w:date="2019-10-27T23:42:00Z">
        <w:r w:rsidRPr="000A53E4" w:rsidDel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شود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>.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b/>
          <w:bCs/>
          <w:sz w:val="28"/>
          <w:szCs w:val="28"/>
          <w:lang w:bidi="ar-SA"/>
        </w:rPr>
      </w:pP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لم</w:t>
      </w:r>
      <w:ins w:id="1033" w:author="Windows User" w:date="2019-10-27T23:43:00Z">
        <w:r w:rsidR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‌</w:t>
        </w:r>
      </w:ins>
      <w:del w:id="1034" w:author="Windows User" w:date="2019-10-27T23:43:00Z">
        <w:r w:rsidRPr="000A53E4" w:rsidDel="00DF463C">
          <w:rPr>
            <w:rFonts w:ascii="Calibri" w:eastAsia="Calibri" w:hAnsi="Calibri" w:cs="B Nazanin"/>
            <w:b/>
            <w:bCs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del w:id="1035" w:author="Windows User" w:date="2019-10-27T23:43:00Z">
        <w:r w:rsidRPr="000A53E4" w:rsidDel="00DF463C">
          <w:rPr>
            <w:rFonts w:ascii="Calibri" w:eastAsia="Calibri" w:hAnsi="Calibri" w:cs="B Nazanin"/>
            <w:b/>
            <w:bCs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 xml:space="preserve"> دور</w:t>
      </w:r>
      <w:ins w:id="1036" w:author="Windows User" w:date="2019-10-27T23:43:00Z">
        <w:r w:rsidR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ۀ</w:t>
        </w:r>
      </w:ins>
      <w:del w:id="1037" w:author="Windows User" w:date="2019-10-27T23:43:00Z">
        <w:r w:rsidRPr="000A53E4" w:rsidDel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جد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تغ</w:t>
      </w: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یی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رات</w:t>
      </w:r>
      <w:ins w:id="1038" w:author="Windows User" w:date="2019-10-27T23:43:00Z">
        <w:r w:rsidR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ی</w:t>
        </w:r>
      </w:ins>
      <w:del w:id="1039" w:author="Windows User" w:date="2019-10-27T23:43:00Z">
        <w:r w:rsidRPr="000A53E4" w:rsidDel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>ی زیر</w:delText>
        </w:r>
      </w:del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صورت</w:t>
      </w:r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b/>
          <w:bCs/>
          <w:sz w:val="28"/>
          <w:szCs w:val="28"/>
          <w:rtl/>
          <w:lang w:bidi="ar-SA"/>
        </w:rPr>
        <w:t>گرفت</w:t>
      </w:r>
      <w:ins w:id="1040" w:author="Windows User" w:date="2019-10-27T23:43:00Z">
        <w:r w:rsidR="00DF463C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 xml:space="preserve"> که شامل موارد زیر است</w:t>
        </w:r>
      </w:ins>
      <w:r w:rsidRPr="000A53E4"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  <w:t>:</w:t>
      </w:r>
    </w:p>
    <w:p w:rsidR="000A53E4" w:rsidRPr="000A53E4" w:rsidDel="00DF463C" w:rsidRDefault="000A53E4" w:rsidP="000A53E4">
      <w:pPr>
        <w:numPr>
          <w:ilvl w:val="0"/>
          <w:numId w:val="2"/>
        </w:numPr>
        <w:tabs>
          <w:tab w:val="right" w:pos="288"/>
        </w:tabs>
        <w:spacing w:after="160" w:line="259" w:lineRule="auto"/>
        <w:ind w:left="146" w:hanging="146"/>
        <w:contextualSpacing/>
        <w:jc w:val="both"/>
        <w:rPr>
          <w:del w:id="1041" w:author="Windows User" w:date="2019-10-27T23:47:00Z"/>
          <w:rFonts w:ascii="Calibri" w:eastAsia="Times New Roman" w:hAnsi="Calibri" w:cs="B Nazanin"/>
          <w:sz w:val="28"/>
          <w:szCs w:val="28"/>
          <w:lang w:val="" w:eastAsia="ru-RU" w:bidi="ar-SA"/>
        </w:rPr>
      </w:pP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تصو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مثبت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از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خانواده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شکل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گرفت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.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نکت</w:t>
      </w:r>
      <w:ins w:id="1042" w:author="Windows User" w:date="2019-10-27T23:43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ۀ</w:t>
        </w:r>
      </w:ins>
      <w:del w:id="1043" w:author="Windows User" w:date="2019-10-27T23:43:00Z"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ه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جالب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است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که</w:t>
      </w:r>
      <w:ins w:id="1044" w:author="Windows User" w:date="2019-10-28T07:42:00Z">
        <w:r w:rsidR="0037785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</w:t>
        </w:r>
      </w:ins>
      <w:ins w:id="1045" w:author="Windows User" w:date="2019-10-27T23:44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در فیلم‌ها</w:t>
        </w:r>
      </w:ins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به</w:t>
      </w:r>
      <w:ins w:id="1046" w:author="Windows User" w:date="2019-10-27T23:43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047" w:author="Windows User" w:date="2019-10-27T23:43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جا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زندگی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شهر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شتر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زند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گی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روستا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منعکس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می</w:t>
      </w:r>
      <w:ins w:id="1048" w:author="Windows User" w:date="2019-10-27T23:43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049" w:author="Windows User" w:date="2019-10-27T23:43:00Z">
        <w:r w:rsidRPr="00DF463C" w:rsidDel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شد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.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کارگردانان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توانستند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براساس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آداب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رسوم</w:t>
      </w:r>
      <w:ins w:id="1050" w:author="Windows User" w:date="2019-10-27T23:44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051" w:author="Windows User" w:date="2019-10-27T23:44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مردم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جهان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ژ</w:t>
      </w:r>
      <w:ins w:id="1052" w:author="Windows User" w:date="2019-10-27T23:44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ۀ</w:t>
        </w:r>
      </w:ins>
      <w:del w:id="1053" w:author="Windows User" w:date="2019-10-27T23:44:00Z"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ه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فرهنگ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سنت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را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دوباره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</w:t>
      </w:r>
      <w:ins w:id="1054" w:author="Windows User" w:date="2019-10-27T23:44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ه </w:t>
        </w:r>
      </w:ins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وجود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055" w:author="Windows User" w:date="2019-10-27T23:44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بیا</w:t>
        </w:r>
      </w:ins>
      <w:del w:id="1056" w:author="Windows User" w:date="2019-10-27T23:44:00Z"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آ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ورند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.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لم</w:t>
      </w:r>
      <w:ins w:id="1057" w:author="Windows User" w:date="2019-10-27T23:44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058" w:author="Windows User" w:date="2019-10-27T23:44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خانواده</w:t>
      </w:r>
      <w:ins w:id="1059" w:author="Windows User" w:date="2019-10-27T23:44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060" w:author="Windows User" w:date="2019-10-27T23:44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بزرگ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شامل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پدر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مادر</w:t>
      </w:r>
      <w:del w:id="1061" w:author="Windows User" w:date="2019-10-27T23:44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بزرگ،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پدر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مادر</w:t>
      </w:r>
      <w:ins w:id="1062" w:author="Windows User" w:date="2019-10-27T23:45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و</w:t>
        </w:r>
      </w:ins>
      <w:del w:id="1063" w:author="Windows User" w:date="2019-10-27T23:45:00Z"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،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نوه</w:t>
      </w:r>
      <w:ins w:id="1064" w:author="Windows User" w:date="2019-10-27T23:45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065" w:author="Windows User" w:date="2019-10-27T23:45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نمایش</w:t>
      </w:r>
      <w:ins w:id="1066" w:author="Windows User" w:date="2019-10-27T23:45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داده</w:t>
        </w:r>
      </w:ins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 می</w:t>
      </w:r>
      <w:ins w:id="1067" w:author="Windows User" w:date="2019-10-27T23:45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068" w:author="Windows User" w:date="2019-10-27T23:45:00Z">
        <w:r w:rsidRPr="00DF463C" w:rsidDel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شدند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069" w:author="Windows User" w:date="2019-10-27T23:46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که</w:t>
        </w:r>
      </w:ins>
      <w:del w:id="1070" w:author="Windows User" w:date="2019-10-27T23:46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>.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مخاطبان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لم</w:t>
      </w:r>
      <w:ins w:id="1071" w:author="Windows User" w:date="2019-10-27T23:45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072" w:author="Windows User" w:date="2019-10-27T23:45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علاقه</w:t>
      </w:r>
      <w:ins w:id="1073" w:author="Windows User" w:date="2019-10-27T23:45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‌مند شده بودند</w:t>
        </w:r>
      </w:ins>
      <w:del w:id="1074" w:author="Windows User" w:date="2019-10-27T23:45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پ</w:delText>
        </w:r>
        <w:r w:rsidRPr="00DF463C" w:rsidDel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دا</w:delText>
        </w:r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کردند</w:delText>
        </w:r>
      </w:del>
      <w:ins w:id="1075" w:author="Windows User" w:date="2019-10-27T23:46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.</w:t>
        </w:r>
      </w:ins>
      <w:del w:id="1076" w:author="Windows User" w:date="2019-10-27T23:46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و</w:delText>
        </w:r>
      </w:del>
      <w:ins w:id="1077" w:author="Windows User" w:date="2019-10-27T23:46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</w:t>
        </w:r>
      </w:ins>
      <w:del w:id="1078" w:author="Windows User" w:date="2019-10-27T23:46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سرانجام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لم</w:t>
      </w:r>
      <w:ins w:id="1079" w:author="Windows User" w:date="2019-10-27T23:45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080" w:author="Windows User" w:date="2019-10-27T23:45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081" w:author="Windows User" w:date="2019-10-27T23:46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ساخته شد </w:t>
        </w:r>
      </w:ins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زندگ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ins w:id="1082" w:author="Windows User" w:date="2019-10-27T23:46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و</w:t>
        </w:r>
      </w:ins>
      <w:del w:id="1083" w:author="Windows User" w:date="2019-10-27T23:46:00Z"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،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اخلاق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واقع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را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منعکس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ins w:id="1084" w:author="Windows User" w:date="2019-10-27T23:46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085" w:author="Windows User" w:date="2019-10-27T23:46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کند</w:t>
      </w:r>
      <w:del w:id="1086" w:author="Windows User" w:date="2019-10-27T23:46:00Z">
        <w:r w:rsidRPr="00DF463C" w:rsidDel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،</w:delText>
        </w:r>
      </w:del>
      <w:ins w:id="1087" w:author="Windows User" w:date="2019-10-27T23:46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؛</w:t>
        </w:r>
      </w:ins>
      <w:del w:id="1088" w:author="Windows User" w:date="2019-10-27T23:46:00Z"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ساخت</w:delText>
        </w:r>
        <w:r w:rsidRPr="00DF463C" w:rsidDel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ه </w:delText>
        </w:r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شد</w:delText>
        </w:r>
        <w:r w:rsidRPr="00DF463C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>.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ز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را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خانواده</w:t>
      </w:r>
      <w:ins w:id="1089" w:author="Windows User" w:date="2019-10-27T23:48:00Z">
        <w:r w:rsidR="000B2E80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به‌ویژه در آسیای میانه</w:t>
        </w:r>
      </w:ins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هم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سرما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ins w:id="1090" w:author="Windows User" w:date="2019-10-27T23:47:00Z">
        <w:r w:rsidR="00DF463C" w:rsidRPr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ۀ</w:t>
        </w:r>
      </w:ins>
      <w:del w:id="1091" w:author="Windows User" w:date="2019-10-27T23:46:00Z">
        <w:r w:rsidRPr="00DF463C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ه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اساس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جامعه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092" w:author="Windows User" w:date="2019-10-27T23:49:00Z">
        <w:r w:rsidR="000B2E80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بوده و هست.</w:t>
        </w:r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</w:t>
        </w:r>
      </w:ins>
      <w:del w:id="1093" w:author="Windows User" w:date="2019-10-27T23:49:00Z">
        <w:r w:rsidRPr="00DF463C" w:rsidDel="000B2E80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بو</w:delText>
        </w:r>
        <w:r w:rsidRPr="00DF463C" w:rsidDel="000B2E80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  <w:r w:rsidRPr="00DF463C" w:rsidDel="000B2E80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ژه</w:delText>
        </w:r>
        <w:r w:rsidRPr="00DF463C" w:rsidDel="000B2E80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del w:id="1094" w:author="Windows User" w:date="2019-10-27T23:47:00Z">
        <w:r w:rsidRPr="000A53E4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در</w:delText>
        </w:r>
        <w:r w:rsidRPr="000A53E4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0A53E4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آس</w:delText>
        </w:r>
        <w:r w:rsidRPr="000A53E4" w:rsidDel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  <w:r w:rsidRPr="000A53E4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ا</w:delText>
        </w:r>
        <w:r w:rsidRPr="000A53E4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0A53E4" w:rsidDel="00DF463C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میانه </w:delText>
        </w:r>
        <w:r w:rsidRPr="000A53E4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بوده</w:delText>
        </w:r>
        <w:r w:rsidRPr="000A53E4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0A53E4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و</w:delText>
        </w:r>
        <w:r w:rsidRPr="000A53E4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0A53E4" w:rsidDel="00DF463C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هست</w:delText>
        </w:r>
        <w:r w:rsidRPr="000A53E4" w:rsidDel="00DF463C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>.</w:delText>
        </w:r>
      </w:del>
    </w:p>
    <w:p w:rsidR="000A53E4" w:rsidRPr="00DF463C" w:rsidRDefault="000A53E4" w:rsidP="000A53E4">
      <w:pPr>
        <w:numPr>
          <w:ilvl w:val="0"/>
          <w:numId w:val="2"/>
        </w:numPr>
        <w:tabs>
          <w:tab w:val="right" w:pos="288"/>
        </w:tabs>
        <w:spacing w:after="160" w:line="259" w:lineRule="auto"/>
        <w:ind w:left="146" w:hanging="146"/>
        <w:contextualSpacing/>
        <w:jc w:val="both"/>
        <w:rPr>
          <w:rFonts w:ascii="Calibri" w:eastAsia="Times New Roman" w:hAnsi="Calibri" w:cs="B Nazanin"/>
          <w:sz w:val="28"/>
          <w:szCs w:val="28"/>
          <w:lang w:val="" w:eastAsia="ru-RU" w:bidi="ar-SA"/>
        </w:rPr>
      </w:pP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موضوع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زندگ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جامعه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بیشتر مطرح می</w:t>
      </w:r>
      <w:ins w:id="1095" w:author="Windows User" w:date="2019-10-27T23:49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096" w:author="Windows User" w:date="2019-10-27T23:49:00Z">
        <w:r w:rsidRPr="00DF463C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شود</w:t>
      </w:r>
      <w:ins w:id="1097" w:author="Windows User" w:date="2019-10-28T07:42:00Z">
        <w:r w:rsidR="0037785D">
          <w:rPr>
            <w:rFonts w:ascii="Times New Roman" w:eastAsia="Times New Roman" w:hAnsi="Times New Roman" w:cs="Times New Roman" w:hint="cs"/>
            <w:sz w:val="28"/>
            <w:szCs w:val="28"/>
            <w:rtl/>
            <w:lang w:val="" w:eastAsia="ru-RU" w:bidi="ar-SA"/>
          </w:rPr>
          <w:t>،</w:t>
        </w:r>
      </w:ins>
      <w:del w:id="1098" w:author="Windows User" w:date="2019-10-28T07:42:00Z">
        <w:r w:rsidRPr="00DF463C" w:rsidDel="0037785D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37785D">
          <w:rPr>
            <w:rFonts w:ascii="Times New Roman" w:eastAsia="Times New Roman" w:hAnsi="Times New Roman" w:cs="Times New Roman" w:hint="cs"/>
            <w:sz w:val="28"/>
            <w:szCs w:val="28"/>
            <w:rtl/>
            <w:lang w:val="" w:eastAsia="ru-RU" w:bidi="ar-SA"/>
          </w:rPr>
          <w:delText>–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کودکان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آس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</w:t>
      </w:r>
      <w:ins w:id="1099" w:author="Windows User" w:date="2019-10-27T23:49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00" w:author="Windows User" w:date="2019-10-27T23:49:00Z"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del w:id="1101" w:author="Windows User" w:date="2019-10-27T23:49:00Z"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است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.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مخصوصا</w:t>
      </w:r>
      <w:ins w:id="1102" w:author="Windows User" w:date="2019-10-27T23:49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ً</w:t>
        </w:r>
      </w:ins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لم</w:t>
      </w:r>
      <w:ins w:id="1103" w:author="Windows User" w:date="2019-10-27T23:50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04" w:author="Windows User" w:date="2019-10-27T23:50:00Z"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«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برادر»،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«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گر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مکن»</w:t>
      </w:r>
      <w:ins w:id="1105" w:author="Windows User" w:date="2019-10-28T07:42:00Z">
        <w:r w:rsidR="0037785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و</w:t>
        </w:r>
      </w:ins>
      <w:del w:id="1106" w:author="Windows User" w:date="2019-10-28T07:42:00Z">
        <w:r w:rsidRPr="00DF463C" w:rsidDel="0037785D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،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«</w:t>
      </w:r>
      <w:ins w:id="1107" w:author="Windows User" w:date="2019-10-27T23:50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آ</w:t>
        </w:r>
      </w:ins>
      <w:del w:id="1108" w:author="Windows User" w:date="2019-10-27T23:50:00Z"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ا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فتابگردان</w:t>
      </w:r>
      <w:ins w:id="1109" w:author="Windows User" w:date="2019-10-27T23:50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ها»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زندگ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سنگ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دشوار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کودکان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را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</w:t>
      </w:r>
      <w:ins w:id="1110" w:author="Windows User" w:date="2019-10-27T23:50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شاهده می‌کنیم</w:t>
        </w:r>
      </w:ins>
      <w:del w:id="1111" w:author="Windows User" w:date="2019-10-27T23:50:00Z">
        <w:r w:rsidRPr="00DF463C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ب</w:delText>
        </w:r>
        <w:r w:rsidRPr="00DF463C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ن</w:delText>
        </w:r>
        <w:r w:rsidRPr="00DF463C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م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.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لم</w:t>
      </w:r>
      <w:ins w:id="1112" w:author="Windows User" w:date="2019-10-27T23:50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کودکان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از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دن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ins w:id="1113" w:author="Windows User" w:date="2019-10-27T23:50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14" w:author="Windows User" w:date="2019-10-27T23:50:00Z"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روند</w:t>
      </w:r>
      <w:ins w:id="1115" w:author="Windows User" w:date="2019-10-27T23:50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. همچنین</w:t>
        </w:r>
      </w:ins>
      <w:del w:id="1116" w:author="Windows User" w:date="2019-10-27T23:50:00Z"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،</w:delText>
        </w:r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در</w:delText>
        </w:r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ا</w:delText>
        </w:r>
        <w:r w:rsidRPr="00DF463C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ن</w:delText>
        </w:r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ف</w:delText>
        </w:r>
        <w:r w:rsidRPr="00DF463C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لم</w:delText>
        </w:r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ها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اند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</w:t>
      </w:r>
      <w:ins w:id="1117" w:author="Windows User" w:date="2019-10-27T23:50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ۀ</w:t>
        </w:r>
      </w:ins>
      <w:del w:id="1118" w:author="Windows User" w:date="2019-10-27T23:50:00Z"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ه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کارگردان</w:t>
      </w:r>
      <w:ins w:id="1119" w:author="Windows User" w:date="2019-10-27T23:51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ان</w:t>
        </w:r>
      </w:ins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del w:id="1120" w:author="Windows User" w:date="2019-10-27T23:51:00Z"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بار</w:t>
      </w:r>
      <w:ins w:id="1121" w:author="Windows User" w:date="2019-10-27T23:51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ۀ</w:t>
        </w:r>
      </w:ins>
      <w:del w:id="1122" w:author="Windows User" w:date="2019-10-27T23:51:00Z"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ه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آ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نده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مردم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نگران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هستند،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123" w:author="Windows User" w:date="2019-10-27T23:51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در این فیلم‌ها به‌خوبی </w:t>
        </w:r>
      </w:ins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شده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 است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.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لم</w:t>
      </w:r>
      <w:ins w:id="1124" w:author="Windows User" w:date="2019-10-27T23:51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25" w:author="Windows User" w:date="2019-10-27T23:51:00Z"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بچه</w:t>
      </w:r>
      <w:ins w:id="1126" w:author="Windows User" w:date="2019-10-27T23:51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27" w:author="Windows User" w:date="2019-10-27T23:51:00Z"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ت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ins w:id="1128" w:author="Windows User" w:date="2019-10-27T23:51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29" w:author="Windows User" w:date="2019-10-27T23:51:00Z"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سرپرست</w:t>
      </w:r>
      <w:ins w:id="1130" w:author="Windows User" w:date="2019-10-27T23:51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را</w:t>
        </w:r>
      </w:ins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تصو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می</w:t>
      </w:r>
      <w:ins w:id="1131" w:author="Windows User" w:date="2019-10-27T23:51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32" w:author="Windows User" w:date="2019-10-27T23:51:00Z">
        <w:r w:rsidRPr="00DF463C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کشد،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133" w:author="Windows User" w:date="2019-10-27T23:52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بسیار</w:t>
        </w:r>
      </w:ins>
      <w:del w:id="1134" w:author="Windows User" w:date="2019-10-27T23:52:00Z"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ز</w:delText>
        </w:r>
        <w:r w:rsidRPr="00DF463C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</w:del>
      <w:del w:id="1135" w:author="Windows User" w:date="2019-10-27T23:51:00Z"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اد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است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. </w:t>
      </w:r>
      <w:ins w:id="1136" w:author="Windows User" w:date="2019-10-27T23:52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این فیلم‌ها نشان‌دهندۀ این موضوع است</w:t>
        </w:r>
      </w:ins>
      <w:del w:id="1137" w:author="Windows User" w:date="2019-10-27T23:52:00Z"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ا</w:delText>
        </w:r>
        <w:r w:rsidRPr="00DF463C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ن</w:delText>
        </w:r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نشان</w:delText>
        </w:r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م</w:delText>
        </w:r>
        <w:r w:rsidRPr="00DF463C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دهد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مردم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برا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دست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آور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د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آ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ند</w:t>
      </w:r>
      <w:ins w:id="1138" w:author="Windows User" w:date="2019-10-27T23:52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ۀ</w:t>
        </w:r>
      </w:ins>
      <w:del w:id="1139" w:author="Windows User" w:date="2019-10-27T23:52:00Z"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ه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140" w:author="Windows User" w:date="2019-10-27T23:52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بهتر</w:t>
        </w:r>
      </w:ins>
      <w:del w:id="1141" w:author="Windows User" w:date="2019-10-27T23:52:00Z"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خوب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تلاش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نم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ins w:id="1142" w:author="Windows User" w:date="2019-10-27T23:52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43" w:author="Windows User" w:date="2019-10-27T23:52:00Z"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کنند،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نوع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ins w:id="1144" w:author="Windows User" w:date="2019-10-28T07:43:00Z">
        <w:r w:rsidR="0037785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نسبت</w:t>
        </w:r>
      </w:ins>
      <w:ins w:id="1145" w:author="Windows User" w:date="2019-10-27T23:53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به</w:t>
        </w:r>
      </w:ins>
      <w:del w:id="1146" w:author="Windows User" w:date="2019-10-27T23:52:00Z">
        <w:r w:rsidRPr="00DF463C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DF463C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از</w:delText>
        </w:r>
      </w:del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آ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نده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ناام</w:t>
      </w:r>
      <w:r w:rsidRPr="00DF463C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DF463C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هستند</w:t>
      </w:r>
      <w:r w:rsidRPr="00DF463C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>.</w:t>
      </w:r>
    </w:p>
    <w:p w:rsidR="000A53E4" w:rsidRPr="000A53E4" w:rsidRDefault="000A53E4" w:rsidP="00630288">
      <w:pPr>
        <w:numPr>
          <w:ilvl w:val="0"/>
          <w:numId w:val="2"/>
        </w:numPr>
        <w:tabs>
          <w:tab w:val="right" w:pos="429"/>
        </w:tabs>
        <w:spacing w:after="160" w:line="259" w:lineRule="auto"/>
        <w:ind w:left="146" w:hanging="146"/>
        <w:contextualSpacing/>
        <w:jc w:val="both"/>
        <w:rPr>
          <w:rFonts w:ascii="Calibri" w:eastAsia="Times New Roman" w:hAnsi="Calibri" w:cs="B Nazanin"/>
          <w:sz w:val="28"/>
          <w:szCs w:val="28"/>
          <w:lang w:val="" w:eastAsia="ru-RU" w:bidi="ar-SA"/>
        </w:rPr>
      </w:pP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نما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قزاقستان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آس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انه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سال</w:t>
      </w:r>
      <w:ins w:id="1147" w:author="Windows User" w:date="2019-10-27T23:53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148" w:author="Windows User" w:date="2019-10-27T23:53:00Z">
        <w:r w:rsidR="005A2C18">
          <w:rPr>
            <w:rFonts w:ascii="Calibri" w:eastAsia="Times New Roman" w:hAnsi="Calibri" w:cs="Calibri"/>
            <w:sz w:val="28"/>
            <w:szCs w:val="28"/>
            <w:rtl/>
            <w:lang w:val="" w:eastAsia="ru-RU" w:bidi="ar-SA"/>
          </w:rPr>
          <w:t>۱۹۹۰</w:t>
        </w:r>
      </w:ins>
      <w:del w:id="1149" w:author="Windows User" w:date="2019-10-27T23:53:00Z">
        <w:r w:rsidRPr="000A53E4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>1990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- </w:t>
      </w:r>
      <w:ins w:id="1150" w:author="Windows User" w:date="2019-10-27T23:53:00Z">
        <w:r w:rsidR="005A2C18">
          <w:rPr>
            <w:rFonts w:ascii="Calibri" w:eastAsia="Times New Roman" w:hAnsi="Calibri" w:cs="Calibri"/>
            <w:sz w:val="28"/>
            <w:szCs w:val="28"/>
            <w:rtl/>
            <w:lang w:val="" w:eastAsia="ru-RU" w:bidi="ar-SA"/>
          </w:rPr>
          <w:t>۱۹۹۸</w:t>
        </w:r>
      </w:ins>
      <w:del w:id="1151" w:author="Windows User" w:date="2019-10-27T23:53:00Z">
        <w:r w:rsidRPr="000A53E4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>1998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موضوع</w:t>
      </w:r>
      <w:ins w:id="1152" w:author="Windows User" w:date="2019-10-27T23:53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ی</w:t>
        </w:r>
      </w:ins>
      <w:del w:id="1153" w:author="Windows User" w:date="2019-10-27T23:53:00Z">
        <w:r w:rsidRPr="000A53E4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ات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del w:id="1154" w:author="Windows User" w:date="2019-10-27T23:53:00Z">
        <w:r w:rsidRPr="000A53E4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بار</w:t>
      </w:r>
      <w:ins w:id="1155" w:author="Windows User" w:date="2019-10-27T23:54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ۀ</w:t>
        </w:r>
      </w:ins>
      <w:del w:id="1156" w:author="Windows User" w:date="2019-10-27T23:54:00Z">
        <w:r w:rsidRPr="000A53E4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ه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مادر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وجود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نداشت</w:t>
      </w:r>
      <w:ins w:id="1157" w:author="Windows User" w:date="2019-10-27T23:54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، اما</w:t>
        </w:r>
      </w:ins>
      <w:del w:id="1158" w:author="Windows User" w:date="2019-10-27T23:54:00Z">
        <w:r w:rsidRPr="000A53E4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. </w:delText>
        </w:r>
        <w:r w:rsidRPr="000A53E4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ول</w:delText>
        </w:r>
        <w:r w:rsidRPr="000A53E4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سال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159" w:author="Windows User" w:date="2019-10-27T23:54:00Z">
        <w:r w:rsidR="005A2C18">
          <w:rPr>
            <w:rFonts w:ascii="Calibri" w:eastAsia="Times New Roman" w:hAnsi="Calibri" w:cs="Calibri"/>
            <w:sz w:val="28"/>
            <w:szCs w:val="28"/>
            <w:rtl/>
            <w:lang w:val="" w:eastAsia="ru-RU" w:bidi="ar-SA"/>
          </w:rPr>
          <w:t>۱۹۹۸</w:t>
        </w:r>
      </w:ins>
      <w:del w:id="1160" w:author="Windows User" w:date="2019-10-27T23:54:00Z">
        <w:r w:rsidRPr="000A53E4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>1998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با ظهور تحولات در این زمینه،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شاهد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انعکاس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چهر</w:t>
      </w:r>
      <w:ins w:id="1161" w:author="Windows User" w:date="2019-10-27T23:54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ۀ</w:t>
        </w:r>
      </w:ins>
      <w:del w:id="1162" w:author="Windows User" w:date="2019-10-27T23:54:00Z">
        <w:r w:rsidRPr="000A53E4" w:rsidDel="005A2C18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ه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مادر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نما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هست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</w:t>
      </w:r>
      <w:ins w:id="1163" w:author="Windows User" w:date="2019-10-27T23:55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که می‌توان به نقش برج</w:t>
        </w:r>
      </w:ins>
      <w:ins w:id="1164" w:author="Windows User" w:date="2019-10-28T07:43:00Z">
        <w:r w:rsidR="0037785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س</w:t>
        </w:r>
      </w:ins>
      <w:ins w:id="1165" w:author="Windows User" w:date="2019-10-27T23:55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تۀ مادر</w:t>
        </w:r>
      </w:ins>
      <w:del w:id="1166" w:author="Windows User" w:date="2019-10-27T23:55:00Z">
        <w:r w:rsidRPr="000A53E4" w:rsidDel="005A2C18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>.</w:delText>
        </w:r>
        <w:r w:rsidRPr="000A53E4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مثل</w:delText>
        </w:r>
      </w:del>
      <w:del w:id="1167" w:author="Windows User" w:date="2019-10-27T23:54:00Z">
        <w:r w:rsidRPr="000A53E4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ا</w:delText>
        </w:r>
      </w:del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 در فیلم</w:t>
      </w:r>
      <w:del w:id="1168" w:author="Windows User" w:date="2019-10-27T23:55:00Z">
        <w:r w:rsidRPr="000A53E4" w:rsidDel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 بولات شریف اف</w:t>
      </w:r>
      <w:ins w:id="1169" w:author="Windows User" w:date="2019-10-28T07:43:00Z">
        <w:r w:rsidR="0037785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</w:t>
        </w:r>
      </w:ins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«زمان آی»</w:t>
      </w:r>
      <w:ins w:id="1170" w:author="Windows User" w:date="2019-10-27T23:55:00Z">
        <w:r w:rsidR="005A2C18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اشاره کرد</w:t>
        </w:r>
      </w:ins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.</w:t>
      </w:r>
    </w:p>
    <w:p w:rsidR="000A53E4" w:rsidRPr="000A53E4" w:rsidRDefault="000A53E4" w:rsidP="00A208BB">
      <w:pPr>
        <w:numPr>
          <w:ilvl w:val="0"/>
          <w:numId w:val="2"/>
        </w:numPr>
        <w:tabs>
          <w:tab w:val="right" w:pos="288"/>
        </w:tabs>
        <w:spacing w:after="160" w:line="259" w:lineRule="auto"/>
        <w:ind w:left="146" w:hanging="142"/>
        <w:contextualSpacing/>
        <w:jc w:val="both"/>
        <w:rPr>
          <w:rFonts w:ascii="Calibri" w:eastAsia="Times New Roman" w:hAnsi="Calibri" w:cs="B Nazanin"/>
          <w:sz w:val="28"/>
          <w:szCs w:val="28"/>
          <w:lang w:val="" w:eastAsia="ru-RU" w:bidi="ar-SA"/>
        </w:rPr>
      </w:pP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از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بزرگ</w:t>
      </w:r>
      <w:ins w:id="1171" w:author="Windows User" w:date="2019-10-28T07:43:00Z">
        <w:r w:rsidR="0037785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تر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تحولاتی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که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نما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172" w:author="Windows User" w:date="2019-10-27T23:58:00Z">
        <w:r w:rsidR="00F4051D">
          <w:rPr>
            <w:rFonts w:ascii="Calibri" w:eastAsia="Times New Roman" w:hAnsi="Calibri" w:cs="Calibri"/>
            <w:sz w:val="28"/>
            <w:szCs w:val="28"/>
            <w:rtl/>
            <w:lang w:val="" w:eastAsia="ru-RU" w:bidi="ar-SA"/>
          </w:rPr>
          <w:t>۱۹۹۸</w:t>
        </w:r>
      </w:ins>
      <w:del w:id="1173" w:author="Windows User" w:date="2019-10-27T23:58:00Z">
        <w:r w:rsidRPr="000A53E4" w:rsidDel="00F4051D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>1998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به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وجود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آمد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تغ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تصو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پدر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است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که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تغ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رات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مرحله</w:t>
      </w:r>
      <w:ins w:id="1174" w:author="Windows User" w:date="2019-10-27T23:58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75" w:author="Windows User" w:date="2019-10-27T23:58:00Z">
        <w:r w:rsidRPr="000A53E4" w:rsidDel="00F4051D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به</w:t>
      </w:r>
      <w:ins w:id="1176" w:author="Windows User" w:date="2019-10-27T23:58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77" w:author="Windows User" w:date="2019-10-27T23:58:00Z">
        <w:r w:rsidRPr="000A53E4" w:rsidDel="00F4051D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مرحله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اتفاق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ins w:id="1178" w:author="Windows User" w:date="2019-10-27T23:58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79" w:author="Windows User" w:date="2019-10-27T23:58:00Z">
        <w:r w:rsidRPr="000A53E4" w:rsidDel="00F4051D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افت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د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: </w:t>
      </w:r>
      <w:ins w:id="1180" w:author="Windows User" w:date="2019-10-27T23:58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در ابتدا تصویری که از پدر ارائه می‌شود،</w:t>
        </w:r>
      </w:ins>
      <w:del w:id="1181" w:author="Windows User" w:date="2019-10-27T23:58:00Z">
        <w:r w:rsidRPr="000A53E4" w:rsidDel="00F4051D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اول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پدر</w:t>
      </w:r>
      <w:ins w:id="1182" w:author="Windows User" w:date="2019-10-27T23:59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ی</w:t>
        </w:r>
      </w:ins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ضع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</w:t>
      </w:r>
      <w:ins w:id="1183" w:author="Windows User" w:date="2019-10-27T23:59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است که</w:t>
        </w:r>
      </w:ins>
      <w:del w:id="1184" w:author="Windows User" w:date="2019-10-27T23:59:00Z">
        <w:r w:rsidRPr="000A53E4" w:rsidDel="00F4051D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  <w:r w:rsidRPr="000A53E4" w:rsidDel="00F4051D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و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بعد</w:t>
      </w:r>
      <w:ins w:id="1185" w:author="Windows User" w:date="2019-10-27T23:59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ها این تصویر به چهرۀ</w:t>
        </w:r>
      </w:ins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پدر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قدرتمند</w:t>
      </w:r>
      <w:ins w:id="1186" w:author="Windows User" w:date="2019-10-27T23:59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تبدیل شده ا</w:t>
        </w:r>
      </w:ins>
      <w:ins w:id="1187" w:author="Windows User" w:date="2019-10-28T00:00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ست</w:t>
        </w:r>
      </w:ins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.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لم</w:t>
      </w:r>
      <w:ins w:id="1188" w:author="Windows User" w:date="2019-10-28T00:00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89" w:author="Windows User" w:date="2019-10-28T00:00:00Z">
        <w:r w:rsidRPr="000A53E4" w:rsidDel="00F4051D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del w:id="1190" w:author="Windows User" w:date="2019-10-28T00:00:00Z">
        <w:r w:rsidRPr="000A53E4" w:rsidDel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</w:del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191" w:author="Windows User" w:date="2019-10-28T00:00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پس</w:t>
        </w:r>
      </w:ins>
      <w:del w:id="1192" w:author="Windows User" w:date="2019-10-28T00:00:00Z">
        <w:r w:rsidRPr="000A53E4" w:rsidDel="00F4051D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بعد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از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استقلال</w:t>
      </w:r>
      <w:ins w:id="1193" w:author="Windows User" w:date="2019-10-28T00:00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،</w:t>
        </w:r>
      </w:ins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تصو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پدر</w:t>
      </w:r>
      <w:ins w:id="1194" w:author="Windows User" w:date="2019-10-28T00:00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ی</w:t>
        </w:r>
      </w:ins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ضع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مست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و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شراب</w:t>
      </w:r>
      <w:ins w:id="1195" w:author="Windows User" w:date="2019-10-28T00:00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96" w:author="Windows User" w:date="2019-10-28T00:00:00Z">
        <w:r w:rsidRPr="000A53E4" w:rsidDel="00F4051D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خور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منعکس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می</w:t>
      </w:r>
      <w:ins w:id="1197" w:author="Windows User" w:date="2019-10-28T00:00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198" w:author="Windows User" w:date="2019-10-28T00:00:00Z">
        <w:r w:rsidRPr="000A53E4" w:rsidDel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شد، اما</w:t>
      </w:r>
      <w:ins w:id="1199" w:author="Windows User" w:date="2019-10-28T00:00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تصویر</w:t>
        </w:r>
      </w:ins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 بچه</w:t>
      </w:r>
      <w:ins w:id="1200" w:author="Windows User" w:date="2019-10-28T00:00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201" w:author="Windows User" w:date="2019-10-28T00:00:00Z">
        <w:r w:rsidRPr="000A53E4" w:rsidDel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های نوجوان قدرتمند است</w:t>
      </w:r>
      <w:ins w:id="1202" w:author="Windows User" w:date="2019-10-28T00:01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.</w:t>
        </w:r>
      </w:ins>
      <w:del w:id="1203" w:author="Windows User" w:date="2019-10-28T00:01:00Z">
        <w:r w:rsidRPr="000A53E4" w:rsidDel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،</w:delText>
        </w:r>
      </w:del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 این</w:t>
      </w:r>
      <w:ins w:id="1204" w:author="Windows User" w:date="2019-10-28T00:01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موضوع</w:t>
        </w:r>
      </w:ins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 نشان</w:t>
      </w:r>
      <w:ins w:id="1205" w:author="Windows User" w:date="2019-10-28T00:01:00Z">
        <w:r w:rsidR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دهنده</w:t>
      </w:r>
      <w:del w:id="1206" w:author="Windows User" w:date="2019-10-28T00:01:00Z">
        <w:r w:rsidRPr="000A53E4" w:rsidDel="00F4051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دارای</w:delText>
        </w:r>
      </w:del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 xml:space="preserve"> </w:t>
      </w:r>
      <w:bookmarkStart w:id="1207" w:name="_GoBack"/>
      <w:bookmarkEnd w:id="1207"/>
      <w:r w:rsidRPr="00BD6160">
        <w:rPr>
          <w:rFonts w:ascii="Calibri" w:eastAsia="Times New Roman" w:hAnsi="Calibri" w:cs="B Nazanin" w:hint="cs"/>
          <w:sz w:val="28"/>
          <w:szCs w:val="28"/>
          <w:highlight w:val="yellow"/>
          <w:rtl/>
          <w:lang w:val="" w:eastAsia="ru-RU" w:bidi="ar-SA"/>
          <w:rPrChange w:id="1208" w:author="Windows User" w:date="2019-10-28T07:48:00Z">
            <w:rPr>
              <w:rFonts w:ascii="Calibri" w:eastAsia="Times New Roman" w:hAnsi="Calibri" w:cs="B Nazanin" w:hint="cs"/>
              <w:sz w:val="28"/>
              <w:szCs w:val="28"/>
              <w:rtl/>
              <w:lang w:val="" w:eastAsia="ru-RU" w:bidi="ar-SA"/>
            </w:rPr>
          </w:rPrChange>
        </w:rPr>
        <w:t>آیند</w:t>
      </w:r>
      <w:ins w:id="1209" w:author="Windows User" w:date="2019-10-28T00:01:00Z">
        <w:r w:rsidR="00F4051D" w:rsidRPr="00BD6160">
          <w:rPr>
            <w:rFonts w:ascii="Calibri" w:eastAsia="Times New Roman" w:hAnsi="Calibri" w:cs="B Nazanin" w:hint="cs"/>
            <w:sz w:val="28"/>
            <w:szCs w:val="28"/>
            <w:highlight w:val="yellow"/>
            <w:rtl/>
            <w:lang w:val="" w:eastAsia="ru-RU" w:bidi="ar-SA"/>
            <w:rPrChange w:id="1210" w:author="Windows User" w:date="2019-10-28T07:48:00Z">
              <w:rPr>
                <w:rFonts w:ascii="Calibri" w:eastAsia="Times New Roman" w:hAnsi="Calibri" w:cs="B Nazanin" w:hint="cs"/>
                <w:sz w:val="28"/>
                <w:szCs w:val="28"/>
                <w:rtl/>
                <w:lang w:val="" w:eastAsia="ru-RU" w:bidi="ar-SA"/>
              </w:rPr>
            </w:rPrChange>
          </w:rPr>
          <w:t>ۀ</w:t>
        </w:r>
      </w:ins>
      <w:del w:id="1211" w:author="Windows User" w:date="2019-10-28T00:01:00Z">
        <w:r w:rsidRPr="00BD6160" w:rsidDel="00F4051D">
          <w:rPr>
            <w:rFonts w:ascii="Calibri" w:eastAsia="Times New Roman" w:hAnsi="Calibri" w:cs="B Nazanin" w:hint="cs"/>
            <w:sz w:val="28"/>
            <w:szCs w:val="28"/>
            <w:highlight w:val="yellow"/>
            <w:rtl/>
            <w:lang w:val="" w:eastAsia="ru-RU" w:bidi="ar-SA"/>
            <w:rPrChange w:id="1212" w:author="Windows User" w:date="2019-10-28T07:48:00Z">
              <w:rPr>
                <w:rFonts w:ascii="Calibri" w:eastAsia="Times New Roman" w:hAnsi="Calibri" w:cs="B Nazanin" w:hint="cs"/>
                <w:sz w:val="28"/>
                <w:szCs w:val="28"/>
                <w:rtl/>
                <w:lang w:val="" w:eastAsia="ru-RU" w:bidi="ar-SA"/>
              </w:rPr>
            </w:rPrChange>
          </w:rPr>
          <w:delText>ه</w:delText>
        </w:r>
      </w:del>
      <w:r w:rsidRPr="00BD6160">
        <w:rPr>
          <w:rFonts w:ascii="Calibri" w:eastAsia="Times New Roman" w:hAnsi="Calibri" w:cs="B Nazanin" w:hint="cs"/>
          <w:sz w:val="28"/>
          <w:szCs w:val="28"/>
          <w:highlight w:val="yellow"/>
          <w:rtl/>
          <w:lang w:val="" w:eastAsia="ru-RU" w:bidi="ar-SA"/>
          <w:rPrChange w:id="1213" w:author="Windows User" w:date="2019-10-28T07:48:00Z">
            <w:rPr>
              <w:rFonts w:ascii="Calibri" w:eastAsia="Times New Roman" w:hAnsi="Calibri" w:cs="B Nazanin" w:hint="cs"/>
              <w:sz w:val="28"/>
              <w:szCs w:val="28"/>
              <w:rtl/>
              <w:lang w:val="" w:eastAsia="ru-RU" w:bidi="ar-SA"/>
            </w:rPr>
          </w:rPrChange>
        </w:rPr>
        <w:t xml:space="preserve"> خوب کشور</w:t>
      </w:r>
      <w:ins w:id="1214" w:author="Windows User" w:date="2019-10-28T00:01:00Z">
        <w:r w:rsidR="00F4051D" w:rsidRPr="00BD6160">
          <w:rPr>
            <w:rFonts w:ascii="Calibri" w:eastAsia="Times New Roman" w:hAnsi="Calibri" w:cs="B Nazanin" w:hint="cs"/>
            <w:sz w:val="28"/>
            <w:szCs w:val="28"/>
            <w:highlight w:val="yellow"/>
            <w:rtl/>
            <w:lang w:val="" w:eastAsia="ru-RU" w:bidi="ar-SA"/>
            <w:rPrChange w:id="1215" w:author="Windows User" w:date="2019-10-28T07:48:00Z">
              <w:rPr>
                <w:rFonts w:ascii="Calibri" w:eastAsia="Times New Roman" w:hAnsi="Calibri" w:cs="B Nazanin" w:hint="cs"/>
                <w:sz w:val="28"/>
                <w:szCs w:val="28"/>
                <w:rtl/>
                <w:lang w:val="" w:eastAsia="ru-RU" w:bidi="ar-SA"/>
              </w:rPr>
            </w:rPrChange>
          </w:rPr>
          <w:t xml:space="preserve"> برای</w:t>
        </w:r>
      </w:ins>
      <w:r w:rsidRPr="00BD6160">
        <w:rPr>
          <w:rFonts w:ascii="Calibri" w:eastAsia="Times New Roman" w:hAnsi="Calibri" w:cs="B Nazanin" w:hint="cs"/>
          <w:sz w:val="28"/>
          <w:szCs w:val="28"/>
          <w:highlight w:val="yellow"/>
          <w:rtl/>
          <w:lang w:val="" w:eastAsia="ru-RU" w:bidi="ar-SA"/>
          <w:rPrChange w:id="1216" w:author="Windows User" w:date="2019-10-28T07:48:00Z">
            <w:rPr>
              <w:rFonts w:ascii="Calibri" w:eastAsia="Times New Roman" w:hAnsi="Calibri" w:cs="B Nazanin" w:hint="cs"/>
              <w:sz w:val="28"/>
              <w:szCs w:val="28"/>
              <w:rtl/>
              <w:lang w:val="" w:eastAsia="ru-RU" w:bidi="ar-SA"/>
            </w:rPr>
          </w:rPrChange>
        </w:rPr>
        <w:t xml:space="preserve"> جوان</w:t>
      </w:r>
      <w:ins w:id="1217" w:author="Windows User" w:date="2019-10-28T00:02:00Z">
        <w:r w:rsidR="00BA1E85" w:rsidRPr="00BD6160">
          <w:rPr>
            <w:rFonts w:ascii="Calibri" w:eastAsia="Times New Roman" w:hAnsi="Calibri" w:cs="B Nazanin" w:hint="cs"/>
            <w:sz w:val="28"/>
            <w:szCs w:val="28"/>
            <w:highlight w:val="yellow"/>
            <w:rtl/>
            <w:lang w:val="" w:eastAsia="ru-RU" w:bidi="ar-SA"/>
            <w:rPrChange w:id="1218" w:author="Windows User" w:date="2019-10-28T07:48:00Z">
              <w:rPr>
                <w:rFonts w:ascii="Calibri" w:eastAsia="Times New Roman" w:hAnsi="Calibri" w:cs="B Nazanin" w:hint="cs"/>
                <w:sz w:val="28"/>
                <w:szCs w:val="28"/>
                <w:rtl/>
                <w:lang w:val="" w:eastAsia="ru-RU" w:bidi="ar-SA"/>
              </w:rPr>
            </w:rPrChange>
          </w:rPr>
          <w:t>ان</w:t>
        </w:r>
      </w:ins>
      <w:r w:rsidRPr="00BD6160">
        <w:rPr>
          <w:rFonts w:ascii="Calibri" w:eastAsia="Times New Roman" w:hAnsi="Calibri" w:cs="B Nazanin" w:hint="cs"/>
          <w:sz w:val="28"/>
          <w:szCs w:val="28"/>
          <w:highlight w:val="yellow"/>
          <w:rtl/>
          <w:lang w:val="" w:eastAsia="ru-RU" w:bidi="ar-SA"/>
          <w:rPrChange w:id="1219" w:author="Windows User" w:date="2019-10-28T07:48:00Z">
            <w:rPr>
              <w:rFonts w:ascii="Calibri" w:eastAsia="Times New Roman" w:hAnsi="Calibri" w:cs="B Nazanin" w:hint="cs"/>
              <w:sz w:val="28"/>
              <w:szCs w:val="28"/>
              <w:rtl/>
              <w:lang w:val="" w:eastAsia="ru-RU" w:bidi="ar-SA"/>
            </w:rPr>
          </w:rPrChange>
        </w:rPr>
        <w:t xml:space="preserve"> است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.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سال</w:t>
      </w:r>
      <w:ins w:id="1220" w:author="Windows User" w:date="2019-10-28T00:03:00Z">
        <w:r w:rsidR="00A46EA9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ins w:id="1221" w:author="Windows User" w:date="2019-10-28T00:03:00Z">
        <w:r w:rsidR="00A46EA9">
          <w:rPr>
            <w:rFonts w:ascii="Calibri" w:eastAsia="Times New Roman" w:hAnsi="Calibri" w:cs="Calibri"/>
            <w:sz w:val="28"/>
            <w:szCs w:val="28"/>
            <w:rtl/>
            <w:lang w:val="" w:eastAsia="ru-RU" w:bidi="ar-SA"/>
          </w:rPr>
          <w:t>۲۰۰۴</w:t>
        </w:r>
      </w:ins>
      <w:del w:id="1222" w:author="Windows User" w:date="2019-10-28T00:03:00Z">
        <w:r w:rsidRPr="000A53E4" w:rsidDel="00A46EA9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>2004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س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ما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پدر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تغ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یافت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.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پدر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به</w:t>
      </w:r>
      <w:ins w:id="1223" w:author="Windows User" w:date="2019-10-28T00:03:00Z">
        <w:r w:rsidR="00A46EA9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224" w:author="Windows User" w:date="2019-10-28T00:03:00Z">
        <w:r w:rsidRPr="000A53E4" w:rsidDel="00A46EA9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عنوان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فرد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قدرتمند</w:t>
      </w:r>
      <w:ins w:id="1225" w:author="Windows User" w:date="2019-10-28T00:03:00Z">
        <w:r w:rsidR="00A46EA9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و</w:t>
        </w:r>
      </w:ins>
      <w:del w:id="1226" w:author="Windows User" w:date="2019-10-28T00:03:00Z">
        <w:r w:rsidRPr="000A53E4" w:rsidDel="00A46EA9">
          <w:rPr>
            <w:rFonts w:ascii="Calibri" w:eastAsia="Times New Roman" w:hAnsi="Calibri" w:cs="B Nazanin" w:hint="eastAsia"/>
            <w:sz w:val="28"/>
            <w:szCs w:val="28"/>
            <w:rtl/>
            <w:lang w:val="" w:eastAsia="ru-RU" w:bidi="ar-SA"/>
          </w:rPr>
          <w:delText>،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معروف،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همچون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پهلوان</w:t>
      </w:r>
      <w:ins w:id="1227" w:author="Windows User" w:date="2019-10-28T00:03:00Z">
        <w:r w:rsidR="00A46EA9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228" w:author="Windows User" w:date="2019-10-28T00:03:00Z">
        <w:r w:rsidRPr="000A53E4" w:rsidDel="00A46EA9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ها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اسطوره</w:t>
      </w:r>
      <w:ins w:id="1229" w:author="Windows User" w:date="2019-10-28T00:03:00Z">
        <w:r w:rsidR="00A46EA9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230" w:author="Windows User" w:date="2019-10-28T00:03:00Z">
        <w:r w:rsidRPr="000A53E4" w:rsidDel="00A46EA9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ای</w:t>
      </w:r>
      <w:del w:id="1231" w:author="Windows User" w:date="2019-10-28T00:03:00Z">
        <w:r w:rsidRPr="000A53E4" w:rsidDel="00A46EA9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>ی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منعکس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می</w:t>
      </w:r>
      <w:ins w:id="1232" w:author="Windows User" w:date="2019-10-28T00:03:00Z">
        <w:r w:rsidR="00A46EA9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>‌</w:t>
        </w:r>
      </w:ins>
      <w:del w:id="1233" w:author="Windows User" w:date="2019-10-28T00:03:00Z">
        <w:r w:rsidRPr="000A53E4" w:rsidDel="00A46EA9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شد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.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ن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موضوع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در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ف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لم</w:t>
      </w:r>
      <w:ins w:id="1234" w:author="Windows User" w:date="2019-10-28T07:45:00Z">
        <w:r w:rsidR="0037785D">
          <w:rPr>
            <w:rFonts w:cs="B Nazanin" w:hint="cs"/>
            <w:sz w:val="28"/>
            <w:szCs w:val="28"/>
            <w:rtl/>
            <w:lang w:val="bs-Latn-BA" w:bidi="fa-IR"/>
          </w:rPr>
          <w:t xml:space="preserve"> </w:t>
        </w:r>
      </w:ins>
      <w:del w:id="1235" w:author="Windows User" w:date="2019-10-28T07:44:00Z">
        <w:r w:rsidRPr="000A53E4" w:rsidDel="0037785D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delText xml:space="preserve"> آپربپیماف</w:delText>
        </w:r>
        <w:r w:rsidRPr="000A53E4" w:rsidDel="0037785D">
          <w:rPr>
            <w:rFonts w:ascii="Calibri" w:eastAsia="Times New Roman" w:hAnsi="Calibri" w:cs="B Nazanin"/>
            <w:sz w:val="28"/>
            <w:szCs w:val="28"/>
            <w:rtl/>
            <w:lang w:val="" w:eastAsia="ru-RU" w:bidi="ar-SA"/>
          </w:rPr>
          <w:delText xml:space="preserve"> </w:delText>
        </w:r>
      </w:del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>«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شکارچ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»</w:t>
      </w:r>
      <w:ins w:id="1236" w:author="Windows User" w:date="2019-10-28T07:45:00Z">
        <w:r w:rsidR="00A208BB">
          <w:rPr>
            <w:rFonts w:ascii="Calibri" w:eastAsia="Times New Roman" w:hAnsi="Calibri" w:cs="B Nazanin" w:hint="cs"/>
            <w:sz w:val="28"/>
            <w:szCs w:val="28"/>
            <w:rtl/>
            <w:lang w:val="" w:eastAsia="ru-RU" w:bidi="ar-SA"/>
          </w:rPr>
          <w:t xml:space="preserve"> آپربپیماف</w:t>
        </w:r>
      </w:ins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انعکاس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ب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شتر</w:t>
      </w:r>
      <w:r w:rsidRPr="000A53E4">
        <w:rPr>
          <w:rFonts w:ascii="Calibri" w:eastAsia="Times New Roman" w:hAnsi="Calibri" w:cs="B Nazanin" w:hint="cs"/>
          <w:sz w:val="28"/>
          <w:szCs w:val="28"/>
          <w:rtl/>
          <w:lang w:val="" w:eastAsia="ru-RU" w:bidi="ar-SA"/>
        </w:rPr>
        <w:t>ی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داشته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 xml:space="preserve"> </w:t>
      </w:r>
      <w:r w:rsidRPr="000A53E4">
        <w:rPr>
          <w:rFonts w:ascii="Calibri" w:eastAsia="Times New Roman" w:hAnsi="Calibri" w:cs="B Nazanin" w:hint="eastAsia"/>
          <w:sz w:val="28"/>
          <w:szCs w:val="28"/>
          <w:rtl/>
          <w:lang w:val="" w:eastAsia="ru-RU" w:bidi="ar-SA"/>
        </w:rPr>
        <w:t>است</w:t>
      </w:r>
      <w:r w:rsidRPr="000A53E4">
        <w:rPr>
          <w:rFonts w:ascii="Calibri" w:eastAsia="Times New Roman" w:hAnsi="Calibri" w:cs="B Nazanin"/>
          <w:sz w:val="28"/>
          <w:szCs w:val="28"/>
          <w:rtl/>
          <w:lang w:val="" w:eastAsia="ru-RU" w:bidi="ar-SA"/>
        </w:rPr>
        <w:t>.</w:t>
      </w:r>
    </w:p>
    <w:p w:rsidR="000A53E4" w:rsidRPr="000A53E4" w:rsidRDefault="000A53E4" w:rsidP="00630288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lastRenderedPageBreak/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تار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انه،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ins w:id="1237" w:author="Windows User" w:date="2019-10-28T00:04:00Z">
        <w:r w:rsidR="00A46EA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ی 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۱۹۹۸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-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۲۰۰۷</w:t>
      </w:r>
      <w:del w:id="1238" w:author="Windows User" w:date="2019-10-28T00:04:00Z">
        <w:r w:rsidRPr="000A53E4" w:rsidDel="00A46EA9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نظر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جهت</w:t>
      </w:r>
      <w:ins w:id="1239" w:author="Windows User" w:date="2019-10-28T00:04:00Z">
        <w:r w:rsidR="00A46EA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40" w:author="Windows User" w:date="2019-10-28T00:04:00Z">
        <w:r w:rsidRPr="000A53E4" w:rsidDel="00A46EA9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افکار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شه</w:t>
      </w:r>
      <w:ins w:id="1241" w:author="Windows User" w:date="2019-10-28T00:04:00Z">
        <w:r w:rsidR="00A46EA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42" w:author="Windows User" w:date="2019-10-28T00:04:00Z">
        <w:r w:rsidRPr="000A53E4" w:rsidDel="00A46EA9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1243" w:author="Windows User" w:date="2019-10-28T00:04:00Z">
        <w:r w:rsidR="00A46EA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بسیار</w:t>
        </w:r>
      </w:ins>
      <w:del w:id="1244" w:author="Windows User" w:date="2019-10-28T00:04:00Z">
        <w:r w:rsidRPr="000A53E4" w:rsidDel="00A46EA9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A46EA9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سالها</w:delText>
        </w:r>
        <w:r w:rsidRPr="000A53E4" w:rsidDel="00A46EA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درخشان</w:t>
      </w:r>
      <w:del w:id="1245" w:author="Windows User" w:date="2019-10-28T00:04:00Z">
        <w:r w:rsidRPr="000A53E4" w:rsidDel="00A46EA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بود</w:t>
      </w:r>
      <w:ins w:id="1246" w:author="Windows User" w:date="2019-10-28T00:04:00Z">
        <w:r w:rsidR="00A46EA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ند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گ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پس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۱۹۹۸ </w:t>
      </w:r>
      <w:ins w:id="1247" w:author="Windows User" w:date="2019-10-28T00:07:00Z">
        <w:r w:rsidR="00C8179A"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از</w:t>
        </w:r>
        <w:r w:rsidR="00C8179A"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  <w:r w:rsidR="00C8179A"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جنبه</w:t>
        </w:r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  <w:r w:rsidR="00C8179A"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ها</w:t>
        </w:r>
        <w:r w:rsidR="00C8179A"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</w:t>
        </w:r>
        <w:r w:rsidR="00C8179A" w:rsidRPr="000A53E4">
          <w:rPr>
            <w:rFonts w:ascii="Calibri" w:eastAsia="Calibri" w:hAnsi="Calibri" w:cs="B Nazanin"/>
            <w:sz w:val="28"/>
            <w:szCs w:val="28"/>
            <w:rtl/>
            <w:lang w:bidi="ar-SA"/>
          </w:rPr>
          <w:t xml:space="preserve"> </w:t>
        </w:r>
        <w:r w:rsidR="00C8179A" w:rsidRPr="000A53E4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t>مختلف</w:t>
        </w:r>
        <w:r w:rsidR="00C8179A" w:rsidRPr="000A53E4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به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آگاه</w:t>
      </w:r>
      <w:ins w:id="1248" w:author="Windows User" w:date="2019-10-28T00:04:00Z">
        <w:r w:rsidR="00A46EA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49" w:author="Windows User" w:date="2019-10-28T00:04:00Z">
        <w:r w:rsidRPr="000A53E4" w:rsidDel="00A46EA9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از</w:t>
      </w:r>
      <w:del w:id="1250" w:author="Windows User" w:date="2019-10-28T00:07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C8179A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جنبه</w:delText>
        </w:r>
      </w:del>
      <w:del w:id="1251" w:author="Windows User" w:date="2019-10-28T00:04:00Z">
        <w:r w:rsidRPr="000A53E4" w:rsidDel="00A46EA9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del w:id="1252" w:author="Windows User" w:date="2019-10-28T00:07:00Z">
        <w:r w:rsidRPr="000A53E4" w:rsidDel="00C8179A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ها</w:delText>
        </w:r>
        <w:r w:rsidRPr="000A53E4" w:rsidDel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del w:id="1253" w:author="Windows User" w:date="2019-10-28T00:07:00Z">
        <w:r w:rsidRPr="000A53E4" w:rsidDel="00C8179A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مختلف</w:delText>
        </w:r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واقع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جاد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واقع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تبد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آ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مدل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زندگ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واقع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ی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1254" w:author="Windows User" w:date="2019-10-28T00:05:00Z">
        <w:r w:rsidR="00A46EA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55" w:author="Windows User" w:date="2019-10-28T00:05:00Z">
        <w:r w:rsidRPr="000A53E4" w:rsidDel="00A46EA9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پرداختند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امروزه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منطقه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گاه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نخست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قرار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دارد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پس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دستیابی به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استقلال،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مورد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حما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مال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دولت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قرار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گرفت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پروژ</w:t>
      </w:r>
      <w:ins w:id="1256" w:author="Windows User" w:date="2019-10-28T00:07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257" w:author="Windows User" w:date="2019-10-28T00:07:00Z">
        <w:r w:rsidRPr="000A53E4" w:rsidDel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بین</w:t>
      </w:r>
      <w:ins w:id="1258" w:author="Windows User" w:date="2019-10-28T00:07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59" w:author="Windows User" w:date="2019-10-28T00:07:00Z">
        <w:r w:rsidRPr="000A53E4" w:rsidDel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المللی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«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عشا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»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ساخته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هم</w:t>
      </w:r>
      <w:ins w:id="1260" w:author="Windows User" w:date="2019-10-28T00:07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61" w:author="Windows User" w:date="2019-10-28T00:07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زمان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1262" w:author="Windows User" w:date="2019-10-28T00:07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63" w:author="Windows User" w:date="2019-10-28T00:07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1264" w:author="Windows User" w:date="2019-10-28T00:07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استود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خصوص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بازگشا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1265" w:author="Windows User" w:date="2019-10-28T00:08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66" w:author="Windows User" w:date="2019-10-28T00:07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ساخته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شدند</w:t>
      </w:r>
      <w:ins w:id="1267" w:author="Windows User" w:date="2019-10-28T00:08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که می‌توان</w:t>
        </w:r>
      </w:ins>
      <w:del w:id="1268" w:author="Windows User" w:date="2019-10-28T00:08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>.</w:delText>
        </w:r>
        <w:r w:rsidRPr="000A53E4" w:rsidDel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به عنوان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ins w:id="1269" w:author="Windows User" w:date="2019-10-28T00:08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به</w:t>
        </w:r>
      </w:ins>
      <w:del w:id="1270" w:author="Windows User" w:date="2019-10-28T00:08:00Z">
        <w:r w:rsidRPr="000A53E4" w:rsidDel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مثال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فیلم</w:t>
      </w:r>
      <w:ins w:id="1271" w:author="Windows User" w:date="2019-10-28T00:08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72" w:author="Windows User" w:date="2019-10-28T00:08:00Z">
        <w:r w:rsidRPr="000A53E4" w:rsidDel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های «مغول»، «آینور»، «لاله» و</w:t>
      </w:r>
      <w:ins w:id="1273" w:author="Windows User" w:date="2019-10-28T00:08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.. اشاره کرد</w:t>
        </w:r>
      </w:ins>
      <w:del w:id="1274" w:author="Windows User" w:date="2019-10-28T00:08:00Z">
        <w:r w:rsidRPr="000A53E4" w:rsidDel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دیگر</w:delText>
        </w:r>
      </w:del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</w:t>
      </w:r>
    </w:p>
    <w:p w:rsidR="000A53E4" w:rsidRPr="000A53E4" w:rsidDel="00BD6160" w:rsidRDefault="000A53E4" w:rsidP="000A53E4">
      <w:pPr>
        <w:spacing w:after="160" w:line="259" w:lineRule="auto"/>
        <w:jc w:val="both"/>
        <w:rPr>
          <w:del w:id="1275" w:author="Windows User" w:date="2019-10-28T07:47:00Z"/>
          <w:rFonts w:ascii="Calibri" w:eastAsia="Calibri" w:hAnsi="Calibri" w:cs="B Nazanin"/>
          <w:sz w:val="28"/>
          <w:szCs w:val="28"/>
          <w:rtl/>
          <w:lang w:bidi="fa-IR"/>
        </w:rPr>
      </w:pP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تلاش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کارگردانان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«موج جدید»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1276" w:author="Windows User" w:date="2019-10-28T00:09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77" w:author="Windows User" w:date="2019-10-28T00:09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جهان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گاه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کرد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1278" w:author="Windows User" w:date="2019-10-28T00:09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این فیلم‌ها 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جشنواره</w:t>
      </w:r>
      <w:ins w:id="1279" w:author="Windows User" w:date="2019-10-28T00:09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80" w:author="Windows User" w:date="2019-10-28T00:09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ins w:id="1281" w:author="Windows User" w:date="2019-10-28T00:09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82" w:author="Windows User" w:date="2019-10-28T00:09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الملل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شرکت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کردند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جوا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خود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اختصاص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دادند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مشکل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امروز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بانگ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شده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مهاجرت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جمع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کارگردانان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و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نماگران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هنرمند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مستعد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آ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روس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.</w:t>
      </w:r>
      <w:del w:id="1283" w:author="Windows User" w:date="2019-10-28T07:47:00Z">
        <w:r w:rsidRPr="000A53E4" w:rsidDel="00BD616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ins w:id="1284" w:author="Windows User" w:date="2019-10-28T07:47:00Z">
        <w:r w:rsidR="00BD616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</w:p>
    <w:p w:rsidR="000A53E4" w:rsidRPr="000A53E4" w:rsidRDefault="000A53E4" w:rsidP="00BD6160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lang w:bidi="ar-SA"/>
        </w:rPr>
        <w:pPrChange w:id="1285" w:author="Windows User" w:date="2019-10-28T07:47:00Z">
          <w:pPr>
            <w:spacing w:after="160" w:line="259" w:lineRule="auto"/>
            <w:jc w:val="both"/>
          </w:pPr>
        </w:pPrChange>
      </w:pP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امروزه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انعطاف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شتر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قدم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توسعه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گذاشته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تمام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موضوعات</w:t>
      </w:r>
      <w:del w:id="1286" w:author="Windows User" w:date="2019-10-28T00:09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C8179A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اعم</w:delText>
        </w:r>
      </w:del>
      <w:del w:id="1287" w:author="Windows User" w:date="2019-10-28T00:10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0A53E4" w:rsidDel="00C8179A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از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ناز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کنار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دارد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یکی از مشکلات سینمای قزاقی امروزه این است که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1288" w:author="Windows User" w:date="2019-10-28T00:10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89" w:author="Windows User" w:date="2019-10-28T00:10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مخاطب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عام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ساخته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1290" w:author="Windows User" w:date="2019-10-28T00:10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91" w:author="Windows User" w:date="2019-10-28T00:10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ف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لم</w:t>
      </w:r>
      <w:ins w:id="1292" w:author="Windows User" w:date="2019-10-28T00:10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93" w:author="Windows User" w:date="2019-10-28T00:10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بودج</w:t>
      </w:r>
      <w:ins w:id="1294" w:author="Windows User" w:date="2019-10-28T00:10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295" w:author="Windows User" w:date="2019-10-28T00:10:00Z">
        <w:r w:rsidRPr="000A53E4" w:rsidDel="00C8179A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دولت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ساخته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1296" w:author="Windows User" w:date="2019-10-28T00:10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97" w:author="Windows User" w:date="2019-10-28T00:10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و</w:t>
      </w:r>
      <w:ins w:id="1298" w:author="Windows User" w:date="2019-10-28T00:10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ن</w:t>
        </w:r>
      </w:ins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د،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اما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هدف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از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ساخت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آ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ins w:id="1299" w:author="Windows User" w:date="2019-10-28T00:10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ها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شرکت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جشنواره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است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برا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عموم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داده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1300" w:author="Windows User" w:date="2019-10-28T00:10:00Z">
        <w:r w:rsidR="00C8179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301" w:author="Windows User" w:date="2019-10-28T00:10:00Z">
        <w:r w:rsidRPr="000A53E4" w:rsidDel="00C8179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شو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د.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bidi="ar-SA"/>
        </w:rPr>
      </w:pPr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نتیجه</w:t>
      </w:r>
      <w:ins w:id="1302" w:author="Windows User" w:date="2019-10-27T23:56:00Z">
        <w:r w:rsidR="00F4051D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t>‌</w:t>
        </w:r>
      </w:ins>
      <w:del w:id="1303" w:author="Windows User" w:date="2019-10-27T23:56:00Z">
        <w:r w:rsidRPr="000A53E4" w:rsidDel="00F4051D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cs"/>
          <w:b/>
          <w:bCs/>
          <w:sz w:val="28"/>
          <w:szCs w:val="28"/>
          <w:rtl/>
          <w:lang w:bidi="ar-SA"/>
        </w:rPr>
        <w:t>گیری</w:t>
      </w:r>
      <w:del w:id="1304" w:author="Windows User" w:date="2019-10-27T23:56:00Z">
        <w:r w:rsidRPr="000A53E4" w:rsidDel="00F4051D">
          <w:rPr>
            <w:rFonts w:ascii="Calibri" w:eastAsia="Calibri" w:hAnsi="Calibri" w:cs="B Nazanin" w:hint="cs"/>
            <w:b/>
            <w:bCs/>
            <w:sz w:val="28"/>
            <w:szCs w:val="28"/>
            <w:rtl/>
            <w:lang w:bidi="ar-SA"/>
          </w:rPr>
          <w:delText>:</w:delText>
        </w:r>
      </w:del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lang w:bidi="ar-SA"/>
        </w:rPr>
      </w:pP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سینمای قزاقی براساس سینمای روسیه توسعه یافت و شکل گرفت.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نماگران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1305" w:author="Windows User" w:date="2019-10-27T23:56:00Z">
        <w:r w:rsidR="00F4051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</w:t>
        </w:r>
      </w:ins>
      <w:del w:id="1306" w:author="Windows User" w:date="2019-10-27T23:56:00Z">
        <w:r w:rsidRPr="000A53E4" w:rsidDel="00F4051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آ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ده</w:t>
      </w:r>
      <w:ins w:id="1307" w:author="Windows User" w:date="2019-10-27T23:57:00Z">
        <w:r w:rsidR="00F4051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308" w:author="Windows User" w:date="2019-10-27T23:57:00Z">
        <w:r w:rsidRPr="000A53E4" w:rsidDel="00F4051D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ه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نود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تجربه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نداشتند</w:t>
      </w:r>
      <w:ins w:id="1309" w:author="Windows User" w:date="2019-10-27T23:57:00Z">
        <w:r w:rsidR="00F4051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اما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پژوهش،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تحص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لات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1310" w:author="Windows User" w:date="2019-10-27T23:57:00Z">
        <w:r w:rsidR="00F4051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آ</w:t>
        </w:r>
      </w:ins>
      <w:del w:id="1311" w:author="Windows User" w:date="2019-10-27T23:57:00Z">
        <w:r w:rsidRPr="000A53E4" w:rsidDel="00F4051D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ا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کادم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ins w:id="1312" w:author="Windows User" w:date="2019-10-27T23:57:00Z">
        <w:r w:rsidR="00F4051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ک</w:t>
        </w:r>
      </w:ins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تجربه</w:t>
      </w:r>
      <w:ins w:id="1313" w:author="Windows User" w:date="2019-10-27T23:57:00Z">
        <w:r w:rsidR="00F4051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314" w:author="Windows User" w:date="2019-10-27T23:57:00Z">
        <w:r w:rsidRPr="000A53E4" w:rsidDel="00F4051D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اندوز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مشکلات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را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پشت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گذاشتند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.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با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تمام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مسا</w:t>
      </w:r>
      <w:ins w:id="1315" w:author="Windows User" w:date="2019-10-27T23:57:00Z">
        <w:r w:rsidR="00F4051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ئ</w:t>
        </w:r>
      </w:ins>
      <w:del w:id="1316" w:author="Windows User" w:date="2019-10-27T23:57:00Z">
        <w:r w:rsidRPr="000A53E4" w:rsidDel="00F4051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ل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مشکلات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امروزه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س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نما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قزاقستان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توسعه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افته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و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مورد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توجه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د</w:t>
      </w:r>
      <w:r w:rsidRPr="000A53E4">
        <w:rPr>
          <w:rFonts w:ascii="Calibri" w:eastAsia="Calibri" w:hAnsi="Calibri" w:cs="B Nazanin" w:hint="cs"/>
          <w:sz w:val="28"/>
          <w:szCs w:val="28"/>
          <w:rtl/>
          <w:lang w:bidi="ar-SA"/>
        </w:rPr>
        <w:t>ی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گر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ins w:id="1317" w:author="Windows User" w:date="2019-10-27T23:57:00Z">
        <w:r w:rsidR="00F4051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کشورها قرار</w:t>
        </w:r>
      </w:ins>
      <w:del w:id="1318" w:author="Windows User" w:date="2019-10-27T23:57:00Z">
        <w:r w:rsidRPr="000A53E4" w:rsidDel="00F4051D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قرار</w:delText>
        </w:r>
      </w:del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گرفته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del w:id="1319" w:author="Windows User" w:date="2019-10-27T23:57:00Z">
        <w:r w:rsidRPr="000A53E4" w:rsidDel="00F4051D">
          <w:rPr>
            <w:rFonts w:ascii="Calibri" w:eastAsia="Calibri" w:hAnsi="Calibri" w:cs="B Nazanin" w:hint="eastAsia"/>
            <w:sz w:val="28"/>
            <w:szCs w:val="28"/>
            <w:rtl/>
            <w:lang w:bidi="ar-SA"/>
          </w:rPr>
          <w:delText>کشورها</w:delText>
        </w:r>
        <w:r w:rsidRPr="000A53E4" w:rsidDel="00F4051D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0A53E4">
        <w:rPr>
          <w:rFonts w:ascii="Calibri" w:eastAsia="Calibri" w:hAnsi="Calibri" w:cs="B Nazanin" w:hint="eastAsia"/>
          <w:sz w:val="28"/>
          <w:szCs w:val="28"/>
          <w:rtl/>
          <w:lang w:bidi="ar-SA"/>
        </w:rPr>
        <w:t>است</w:t>
      </w:r>
      <w:r w:rsidRPr="000A53E4">
        <w:rPr>
          <w:rFonts w:ascii="Calibri" w:eastAsia="Calibri" w:hAnsi="Calibri" w:cs="B Nazanin"/>
          <w:sz w:val="28"/>
          <w:szCs w:val="28"/>
          <w:rtl/>
          <w:lang w:bidi="ar-SA"/>
        </w:rPr>
        <w:t>.</w:t>
      </w:r>
    </w:p>
    <w:p w:rsidR="000A53E4" w:rsidRPr="000A53E4" w:rsidRDefault="000A53E4" w:rsidP="000A53E4">
      <w:pPr>
        <w:bidi w:val="0"/>
        <w:spacing w:after="160" w:line="259" w:lineRule="auto"/>
        <w:jc w:val="both"/>
        <w:rPr>
          <w:rFonts w:ascii="Calibri" w:eastAsia="Calibri" w:hAnsi="Calibri" w:cs="Arial"/>
          <w:color w:val="0000FF"/>
          <w:u w:val="single"/>
          <w:lang w:bidi="ar-SA"/>
        </w:rPr>
      </w:pPr>
      <w:r w:rsidRPr="000A53E4">
        <w:rPr>
          <w:rFonts w:ascii="Calibri" w:eastAsia="Calibri" w:hAnsi="Calibri" w:cs="Arial"/>
          <w:color w:val="0000FF"/>
          <w:u w:val="single"/>
          <w:lang w:bidi="ar-SA"/>
        </w:rPr>
        <w:t>https://articlekz.com</w:t>
      </w:r>
    </w:p>
    <w:p w:rsidR="000A53E4" w:rsidRPr="000A53E4" w:rsidRDefault="000A53E4" w:rsidP="000A53E4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val="kk-KZ" w:bidi="fa-IR"/>
        </w:rPr>
      </w:pPr>
    </w:p>
    <w:p w:rsidR="00DB6809" w:rsidRPr="000A53E4" w:rsidRDefault="000A53E4">
      <w:pPr>
        <w:rPr>
          <w:rFonts w:cs="B Zar"/>
          <w:b/>
          <w:bCs/>
          <w:sz w:val="26"/>
          <w:szCs w:val="26"/>
        </w:rPr>
      </w:pPr>
      <w:r w:rsidRPr="000A53E4">
        <w:rPr>
          <w:rFonts w:cs="B Zar" w:hint="cs"/>
          <w:b/>
          <w:bCs/>
          <w:sz w:val="26"/>
          <w:szCs w:val="26"/>
          <w:rtl/>
          <w:lang w:bidi="fa-IR"/>
        </w:rPr>
        <w:t>رایزنی فرهنگی ج.ا.ایران در قزاقستان</w:t>
      </w:r>
    </w:p>
    <w:sectPr w:rsidR="00DB6809" w:rsidRPr="000A53E4" w:rsidSect="000A53E4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468DA"/>
    <w:multiLevelType w:val="hybridMultilevel"/>
    <w:tmpl w:val="59022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701EA"/>
    <w:multiLevelType w:val="hybridMultilevel"/>
    <w:tmpl w:val="287A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266E08"/>
    <w:multiLevelType w:val="hybridMultilevel"/>
    <w:tmpl w:val="B426B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3E56FA"/>
    <w:multiLevelType w:val="hybridMultilevel"/>
    <w:tmpl w:val="47D4E8A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3E4"/>
    <w:rsid w:val="00050F09"/>
    <w:rsid w:val="000A53E4"/>
    <w:rsid w:val="000B2E80"/>
    <w:rsid w:val="000B477E"/>
    <w:rsid w:val="000C0E60"/>
    <w:rsid w:val="000E163E"/>
    <w:rsid w:val="000E3BC5"/>
    <w:rsid w:val="00120CB0"/>
    <w:rsid w:val="00270D37"/>
    <w:rsid w:val="00303A83"/>
    <w:rsid w:val="00336117"/>
    <w:rsid w:val="00344F4F"/>
    <w:rsid w:val="0037785D"/>
    <w:rsid w:val="003807A0"/>
    <w:rsid w:val="003808D3"/>
    <w:rsid w:val="003E47B0"/>
    <w:rsid w:val="004024E5"/>
    <w:rsid w:val="0041445C"/>
    <w:rsid w:val="00487CA1"/>
    <w:rsid w:val="004F7AF9"/>
    <w:rsid w:val="005101D4"/>
    <w:rsid w:val="00592722"/>
    <w:rsid w:val="005A2C18"/>
    <w:rsid w:val="005B365C"/>
    <w:rsid w:val="00630288"/>
    <w:rsid w:val="006E5AC1"/>
    <w:rsid w:val="007348C4"/>
    <w:rsid w:val="00745CEF"/>
    <w:rsid w:val="007B54AD"/>
    <w:rsid w:val="00982F11"/>
    <w:rsid w:val="009A22F8"/>
    <w:rsid w:val="009F6E20"/>
    <w:rsid w:val="00A208BB"/>
    <w:rsid w:val="00A46EA9"/>
    <w:rsid w:val="00AA380D"/>
    <w:rsid w:val="00BA1E85"/>
    <w:rsid w:val="00BD6160"/>
    <w:rsid w:val="00C8179A"/>
    <w:rsid w:val="00C95699"/>
    <w:rsid w:val="00C96BC8"/>
    <w:rsid w:val="00D66BA9"/>
    <w:rsid w:val="00DB6809"/>
    <w:rsid w:val="00DF463C"/>
    <w:rsid w:val="00EA2709"/>
    <w:rsid w:val="00F4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numbering" w:customStyle="1" w:styleId="NoList1">
    <w:name w:val="No List1"/>
    <w:next w:val="NoList"/>
    <w:uiPriority w:val="99"/>
    <w:semiHidden/>
    <w:unhideWhenUsed/>
    <w:rsid w:val="000A53E4"/>
  </w:style>
  <w:style w:type="character" w:styleId="Hyperlink">
    <w:name w:val="Hyperlink"/>
    <w:uiPriority w:val="99"/>
    <w:unhideWhenUsed/>
    <w:rsid w:val="000A53E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A53E4"/>
    <w:pPr>
      <w:tabs>
        <w:tab w:val="center" w:pos="4680"/>
        <w:tab w:val="right" w:pos="9360"/>
      </w:tabs>
      <w:bidi w:val="0"/>
      <w:spacing w:after="160" w:line="259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0A53E4"/>
    <w:rPr>
      <w:rFonts w:ascii="Calibri" w:eastAsia="Calibri" w:hAnsi="Calibri" w:cs="Arial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0A53E4"/>
    <w:pPr>
      <w:tabs>
        <w:tab w:val="center" w:pos="4680"/>
        <w:tab w:val="right" w:pos="9360"/>
      </w:tabs>
      <w:bidi w:val="0"/>
      <w:spacing w:after="160" w:line="259" w:lineRule="auto"/>
    </w:pPr>
    <w:rPr>
      <w:rFonts w:ascii="Calibri" w:eastAsia="Calibri" w:hAnsi="Calibri" w:cs="Arial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0A53E4"/>
    <w:rPr>
      <w:rFonts w:ascii="Calibri" w:eastAsia="Calibri" w:hAnsi="Calibri" w:cs="Arial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E60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numbering" w:customStyle="1" w:styleId="NoList1">
    <w:name w:val="No List1"/>
    <w:next w:val="NoList"/>
    <w:uiPriority w:val="99"/>
    <w:semiHidden/>
    <w:unhideWhenUsed/>
    <w:rsid w:val="000A53E4"/>
  </w:style>
  <w:style w:type="character" w:styleId="Hyperlink">
    <w:name w:val="Hyperlink"/>
    <w:uiPriority w:val="99"/>
    <w:unhideWhenUsed/>
    <w:rsid w:val="000A53E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A53E4"/>
    <w:pPr>
      <w:tabs>
        <w:tab w:val="center" w:pos="4680"/>
        <w:tab w:val="right" w:pos="9360"/>
      </w:tabs>
      <w:bidi w:val="0"/>
      <w:spacing w:after="160" w:line="259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0A53E4"/>
    <w:rPr>
      <w:rFonts w:ascii="Calibri" w:eastAsia="Calibri" w:hAnsi="Calibri" w:cs="Arial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0A53E4"/>
    <w:pPr>
      <w:tabs>
        <w:tab w:val="center" w:pos="4680"/>
        <w:tab w:val="right" w:pos="9360"/>
      </w:tabs>
      <w:bidi w:val="0"/>
      <w:spacing w:after="160" w:line="259" w:lineRule="auto"/>
    </w:pPr>
    <w:rPr>
      <w:rFonts w:ascii="Calibri" w:eastAsia="Calibri" w:hAnsi="Calibri" w:cs="Arial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0A53E4"/>
    <w:rPr>
      <w:rFonts w:ascii="Calibri" w:eastAsia="Calibri" w:hAnsi="Calibri" w:cs="Arial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E60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AB36B6-B00B-49B5-BBF6-4F9AF987D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2465</Words>
  <Characters>14051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Windows User</cp:lastModifiedBy>
  <cp:revision>61</cp:revision>
  <dcterms:created xsi:type="dcterms:W3CDTF">2019-10-26T05:07:00Z</dcterms:created>
  <dcterms:modified xsi:type="dcterms:W3CDTF">2019-10-28T04:18:00Z</dcterms:modified>
</cp:coreProperties>
</file>