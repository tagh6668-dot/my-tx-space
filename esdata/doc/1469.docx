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55D" w:rsidRPr="0054155D" w:rsidRDefault="0054155D" w:rsidP="0054155D">
      <w:pPr>
        <w:spacing w:before="120" w:after="120"/>
        <w:ind w:left="403"/>
        <w:contextualSpacing/>
        <w:jc w:val="center"/>
        <w:outlineLvl w:val="0"/>
        <w:rPr>
          <w:rFonts w:ascii="Times New Roman" w:eastAsia="Times New Roman" w:hAnsi="Times New Roman" w:cs="B Titr"/>
          <w:b/>
          <w:bCs/>
          <w:sz w:val="28"/>
          <w:szCs w:val="28"/>
          <w:rtl/>
          <w:lang w:bidi="ar-KW"/>
        </w:rPr>
      </w:pPr>
      <w:r w:rsidRPr="0054155D">
        <w:rPr>
          <w:rFonts w:ascii="Times New Roman" w:eastAsia="Times New Roman" w:hAnsi="Times New Roman" w:cs="B Titr"/>
          <w:b/>
          <w:bCs/>
          <w:sz w:val="28"/>
          <w:szCs w:val="28"/>
          <w:rtl/>
          <w:lang w:bidi="ar-KW"/>
        </w:rPr>
        <w:t>ضرورت پاکس</w:t>
      </w:r>
      <w:r w:rsidR="008465EB">
        <w:rPr>
          <w:rFonts w:ascii="Times New Roman" w:eastAsia="Times New Roman" w:hAnsi="Times New Roman" w:cs="B Titr"/>
          <w:b/>
          <w:bCs/>
          <w:sz w:val="28"/>
          <w:szCs w:val="28"/>
          <w:rtl/>
          <w:lang w:bidi="ar-KW"/>
        </w:rPr>
        <w:t>ازی کویت از حضور هواداران اخوان</w:t>
      </w:r>
      <w:ins w:id="0" w:author="Windows User" w:date="2019-10-28T00:13:00Z">
        <w:r w:rsidR="008465EB">
          <w:rPr>
            <w:rFonts w:ascii="Times New Roman" w:eastAsia="Times New Roman" w:hAnsi="Times New Roman" w:cs="B Titr" w:hint="cs"/>
            <w:b/>
            <w:bCs/>
            <w:sz w:val="28"/>
            <w:szCs w:val="28"/>
            <w:rtl/>
            <w:lang w:bidi="ar-KW"/>
          </w:rPr>
          <w:t>‌</w:t>
        </w:r>
      </w:ins>
      <w:del w:id="1" w:author="Windows User" w:date="2019-10-28T00:13:00Z">
        <w:r w:rsidR="008465EB" w:rsidDel="008465EB">
          <w:rPr>
            <w:rFonts w:ascii="Times New Roman" w:eastAsia="Times New Roman" w:hAnsi="Times New Roman" w:cs="B Titr" w:hint="cs"/>
            <w:b/>
            <w:bCs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Titr"/>
          <w:b/>
          <w:bCs/>
          <w:sz w:val="28"/>
          <w:szCs w:val="28"/>
          <w:rtl/>
          <w:lang w:bidi="ar-KW"/>
        </w:rPr>
        <w:t>المسلمین</w:t>
      </w:r>
    </w:p>
    <w:p w:rsidR="0054155D" w:rsidRPr="0054155D" w:rsidRDefault="0054155D" w:rsidP="00086C2D">
      <w:pPr>
        <w:spacing w:before="120" w:after="0"/>
        <w:ind w:left="404"/>
        <w:contextualSpacing/>
        <w:jc w:val="both"/>
        <w:rPr>
          <w:rFonts w:ascii="Times New Roman" w:eastAsia="Times New Roman" w:hAnsi="Times New Roman" w:cs="B Nazanin"/>
          <w:sz w:val="28"/>
          <w:szCs w:val="28"/>
          <w:rtl/>
          <w:lang w:bidi="ar-KW"/>
        </w:rPr>
      </w:pPr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در پی شناسایی یک گروه تروریستی وابسته به جماعت اخوان</w:t>
      </w:r>
      <w:ins w:id="2" w:author="Windows User" w:date="2019-10-28T00:13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3" w:author="Windows User" w:date="2019-10-28T00:13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المسلمین مصر در کویت، تعدادی از کارشناسان و فعالان سیاسی بر ضرورت شناسایی اسامی افراد و شرکت</w:t>
      </w:r>
      <w:ins w:id="4" w:author="Windows User" w:date="2019-10-28T00:13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5" w:author="Windows User" w:date="2019-10-28T00:13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های</w:t>
      </w:r>
      <w:ins w:id="6" w:author="Windows User" w:date="2019-10-28T00:13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ی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که روند ورود اعضای این گروه به کشور را تسهیل کرده</w:t>
      </w:r>
      <w:ins w:id="7" w:author="Windows User" w:date="2019-10-28T00:13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8" w:author="Windows User" w:date="2019-10-28T00:13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اند و</w:t>
      </w:r>
      <w:ins w:id="9" w:author="Windows User" w:date="2019-10-28T00:14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همچنین پاکسازی کشور از حضور هواداران اخوان</w:t>
      </w:r>
      <w:ins w:id="10" w:author="Windows User" w:date="2019-10-28T00:14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1" w:author="Windows User" w:date="2019-10-28T00:14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المسلمین ت</w:t>
      </w:r>
      <w:ins w:id="12" w:author="Windows User" w:date="2019-10-28T00:14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أ</w:t>
        </w:r>
      </w:ins>
      <w:del w:id="13" w:author="Windows User" w:date="2019-10-28T00:14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ا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کید </w:t>
      </w:r>
      <w:ins w:id="14" w:author="Windows User" w:date="2019-10-28T00:14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کردند</w:t>
        </w:r>
      </w:ins>
      <w:del w:id="15" w:author="Windows User" w:date="2019-10-28T00:14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نمودند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. عایشه الرشید</w:t>
      </w:r>
      <w:ins w:id="16" w:author="Windows User" w:date="2019-10-28T00:14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پژوهشگر</w:t>
      </w:r>
      <w:del w:id="17" w:author="Windows User" w:date="2019-10-28T00:14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در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امور گروه</w:t>
      </w:r>
      <w:ins w:id="18" w:author="Windows User" w:date="2019-10-28T00:14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9" w:author="Windows User" w:date="2019-10-28T00:14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های اسلامی</w:t>
      </w:r>
      <w:ins w:id="20" w:author="Windows User" w:date="2019-10-28T00:14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 بیان کرد</w:t>
        </w:r>
      </w:ins>
      <w:del w:id="21" w:author="Windows User" w:date="2019-10-28T00:14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گفت</w:delText>
        </w:r>
      </w:del>
      <w:ins w:id="22" w:author="Windows User" w:date="2019-10-28T00:14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که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بازداشت اعضای شبک</w:t>
      </w:r>
      <w:ins w:id="23" w:author="Windows User" w:date="2019-10-28T07:08:00Z">
        <w:r w:rsidR="00086C2D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ۀ</w:t>
        </w:r>
      </w:ins>
      <w:del w:id="24" w:author="Windows User" w:date="2019-10-28T07:08:00Z">
        <w:r w:rsidRPr="0054155D" w:rsidDel="00086C2D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ه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اخوان</w:t>
      </w:r>
      <w:ins w:id="25" w:author="Windows User" w:date="2019-10-28T00:15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26" w:author="Windows User" w:date="2019-10-28T00:14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المسلمین مصر</w:t>
      </w:r>
      <w:del w:id="27" w:author="Windows User" w:date="2019-10-28T00:15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، جنون طرفداران اخوان</w:t>
      </w:r>
      <w:ins w:id="28" w:author="Windows User" w:date="2019-10-28T00:15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29" w:author="Windows User" w:date="2019-10-28T00:15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المسلمین کویت را برانگیخته است و فریاد خشم و دردمندی آنان در قطر</w:t>
      </w:r>
      <w:del w:id="30" w:author="Windows User" w:date="2019-10-28T07:08:00Z">
        <w:r w:rsidRPr="0054155D" w:rsidDel="00086C2D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، ترکیه و کویت به گوش می</w:t>
      </w:r>
      <w:ins w:id="31" w:author="Windows User" w:date="2019-10-28T00:15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32" w:author="Windows User" w:date="2019-10-28T00:15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رسد</w:t>
      </w:r>
      <w:del w:id="33" w:author="Windows User" w:date="2019-10-28T00:15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. کما</w:t>
      </w:r>
      <w:ins w:id="34" w:author="Windows User" w:date="2019-10-28T07:09:00Z">
        <w:r w:rsidR="00086C2D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</w:t>
        </w:r>
      </w:ins>
      <w:del w:id="35" w:author="Windows User" w:date="2019-10-28T07:09:00Z">
        <w:r w:rsidRPr="0054155D" w:rsidDel="00086C2D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اینکه گروه اخوان</w:t>
      </w:r>
      <w:ins w:id="36" w:author="Windows User" w:date="2019-10-28T00:16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37" w:author="Windows User" w:date="2019-10-28T00:16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المسلمین نیز </w:t>
      </w:r>
      <w:ins w:id="38" w:author="Windows User" w:date="2019-10-28T00:15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قصد دارد</w:t>
        </w:r>
      </w:ins>
      <w:del w:id="39" w:author="Windows User" w:date="2019-10-28T00:15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بر آن می دارد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تا با صدور بیانیه</w:t>
      </w:r>
      <w:ins w:id="40" w:author="Windows User" w:date="2019-10-28T00:16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41" w:author="Windows User" w:date="2019-10-28T00:16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ای خواستار</w:t>
      </w:r>
      <w:del w:id="42" w:author="Windows User" w:date="2019-10-28T00:16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عدم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تسلیم</w:t>
      </w:r>
      <w:ins w:id="43" w:author="Windows User" w:date="2019-10-28T00:16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‌نکردن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بازداشت</w:t>
      </w:r>
      <w:ins w:id="44" w:author="Windows User" w:date="2019-10-28T00:16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45" w:author="Windows User" w:date="2019-10-28T00:16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شدگان به مصر شود. حمد المری</w:t>
      </w:r>
      <w:ins w:id="46" w:author="Windows User" w:date="2019-10-28T00:16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نویسنده و فعال رسانه</w:t>
      </w:r>
      <w:ins w:id="47" w:author="Windows User" w:date="2019-10-28T00:16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48" w:author="Windows User" w:date="2019-10-28T00:16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ای</w:t>
      </w:r>
      <w:ins w:id="49" w:author="Windows User" w:date="2019-10-28T00:16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بر اهمیت کشف افراد و نهادهایی</w:t>
      </w:r>
      <w:ins w:id="50" w:author="Windows User" w:date="2019-10-28T00:17:00Z">
        <w:r w:rsidR="008465EB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تأکید کرد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که به این عناصر تروریستی پناه داده</w:t>
      </w:r>
      <w:ins w:id="51" w:author="Windows User" w:date="2019-10-28T00:17:00Z">
        <w:r w:rsidR="008465EB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52" w:author="Windows User" w:date="2019-10-28T00:17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اند</w:t>
      </w:r>
      <w:ins w:id="53" w:author="Windows User" w:date="2019-10-28T00:17:00Z">
        <w:r w:rsidR="008465EB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و</w:t>
        </w:r>
      </w:ins>
      <w:del w:id="54" w:author="Windows User" w:date="2019-10-28T00:17:00Z">
        <w:r w:rsidRPr="0054155D" w:rsidDel="008465EB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تاکید کرد و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گفت حضور عناصر تروریستی در کویت</w:t>
      </w:r>
      <w:ins w:id="55" w:author="Windows User" w:date="2019-10-28T07:09:00Z">
        <w:r w:rsidR="00086C2D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ثبات و امنیت این کشور را تهدید می</w:t>
      </w:r>
      <w:ins w:id="56" w:author="Windows User" w:date="2019-10-28T00:18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57" w:author="Windows User" w:date="2019-10-28T00:18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کند و انجمن حامی آنان (</w:t>
      </w:r>
      <w:del w:id="58" w:author="Windows User" w:date="2019-10-28T00:18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جمعیت اصلاح اجتماعی کویت) در صدد براندازی و دستیابی به قدرت است. این گروه </w:t>
      </w:r>
      <w:ins w:id="59" w:author="Windows User" w:date="2019-10-28T00:19:00Z">
        <w:r w:rsidR="009C3C05">
          <w:rPr>
            <w:rFonts w:ascii="Times New Roman" w:eastAsia="Times New Roman" w:hAnsi="Times New Roman" w:cs="Times New Roman"/>
            <w:sz w:val="28"/>
            <w:szCs w:val="28"/>
            <w:rtl/>
            <w:lang w:bidi="ar-KW"/>
          </w:rPr>
          <w:t>۸</w:t>
        </w:r>
      </w:ins>
      <w:del w:id="60" w:author="Windows User" w:date="2019-10-28T00:18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8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نفری به عضویت در شاخ</w:t>
      </w:r>
      <w:ins w:id="61" w:author="Windows User" w:date="2019-10-28T00:19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ۀ</w:t>
        </w:r>
      </w:ins>
      <w:del w:id="62" w:author="Windows User" w:date="2019-10-28T00:19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ه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نظامی اخوان</w:t>
      </w:r>
      <w:ins w:id="63" w:author="Windows User" w:date="2019-10-28T00:19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64" w:author="Windows User" w:date="2019-10-28T00:19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المسلمین و دخالت در ترور دادستان کل مصر متهم هستند و هر کدام به </w:t>
      </w:r>
      <w:ins w:id="65" w:author="Windows User" w:date="2019-10-28T00:19:00Z">
        <w:r w:rsidR="009C3C05">
          <w:rPr>
            <w:rFonts w:ascii="Times New Roman" w:eastAsia="Times New Roman" w:hAnsi="Times New Roman" w:cs="Times New Roman"/>
            <w:sz w:val="28"/>
            <w:szCs w:val="28"/>
            <w:rtl/>
            <w:lang w:bidi="ar-KW"/>
          </w:rPr>
          <w:t>۱۵</w:t>
        </w:r>
      </w:ins>
      <w:del w:id="66" w:author="Windows User" w:date="2019-10-28T00:19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15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سال زندان محکوم شد</w:t>
      </w:r>
      <w:ins w:id="67" w:author="Windows User" w:date="2019-10-28T07:10:00Z">
        <w:r w:rsidR="00086C2D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ه‌ا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ند.</w:t>
      </w:r>
    </w:p>
    <w:p w:rsidR="0054155D" w:rsidRPr="0054155D" w:rsidRDefault="0054155D" w:rsidP="0054155D">
      <w:pPr>
        <w:spacing w:before="120" w:after="0"/>
        <w:ind w:left="404"/>
        <w:contextualSpacing/>
        <w:jc w:val="both"/>
        <w:rPr>
          <w:rFonts w:ascii="Times New Roman" w:eastAsia="Times New Roman" w:hAnsi="Times New Roman" w:cs="B Nazanin"/>
          <w:sz w:val="28"/>
          <w:szCs w:val="28"/>
          <w:rtl/>
          <w:lang w:bidi="ar-KW"/>
        </w:rPr>
      </w:pPr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از سوی دیگر مبارک</w:t>
      </w:r>
      <w:ins w:id="68" w:author="Windows User" w:date="2019-10-28T07:10:00Z">
        <w:r w:rsidR="00086C2D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</w:t>
        </w:r>
      </w:ins>
      <w:ins w:id="69" w:author="Windows User" w:date="2019-10-28T00:19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70" w:author="Windows User" w:date="2019-10-28T00:19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الدویله</w:t>
      </w:r>
      <w:ins w:id="71" w:author="Windows User" w:date="2019-10-28T00:19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</w:t>
      </w:r>
      <w:ins w:id="72" w:author="Windows User" w:date="2019-10-28T07:12:00Z">
        <w:r w:rsidR="006C42BE" w:rsidRPr="006C42BE">
          <w:rPr>
            <w:rFonts w:ascii="Times New Roman" w:eastAsia="Times New Roman" w:hAnsi="Times New Roman" w:cs="B Nazanin" w:hint="cs"/>
            <w:sz w:val="28"/>
            <w:szCs w:val="28"/>
            <w:highlight w:val="yellow"/>
            <w:rtl/>
            <w:lang w:bidi="ar-KW"/>
            <w:rPrChange w:id="73" w:author="Windows User" w:date="2019-10-28T07:13:00Z">
              <w:rPr>
                <w:rFonts w:ascii="Times New Roman" w:eastAsia="Times New Roman" w:hAnsi="Times New Roman" w:cs="B Nazanin" w:hint="cs"/>
                <w:sz w:val="28"/>
                <w:szCs w:val="28"/>
                <w:rtl/>
                <w:lang w:bidi="ar-KW"/>
              </w:rPr>
            </w:rPrChange>
          </w:rPr>
          <w:t>نظریه‌پرداز</w:t>
        </w:r>
      </w:ins>
      <w:del w:id="74" w:author="Windows User" w:date="2019-10-28T07:12:00Z">
        <w:r w:rsidRPr="0054155D" w:rsidDel="006C42BE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تئوریسین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اخوان</w:t>
      </w:r>
      <w:ins w:id="75" w:author="Windows User" w:date="2019-10-28T00:19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76" w:author="Windows User" w:date="2019-10-28T00:19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المسلمین کویت</w:t>
      </w:r>
      <w:ins w:id="77" w:author="Windows User" w:date="2019-10-28T00:19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ضمن اعتراض به اقدامات اخیر وزارت کشور کویت ت</w:t>
      </w:r>
      <w:ins w:id="78" w:author="Windows User" w:date="2019-10-28T00:20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أ</w:t>
        </w:r>
      </w:ins>
      <w:del w:id="79" w:author="Windows User" w:date="2019-10-28T00:20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ا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کید کرد</w:t>
      </w:r>
      <w:ins w:id="80" w:author="Windows User" w:date="2019-10-28T07:13:00Z">
        <w:r w:rsidR="006C42BE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که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دستگیرشدگان به اتهام شرکت در تظاهرات علیه رئیس</w:t>
      </w:r>
      <w:ins w:id="81" w:author="Windows User" w:date="2019-10-28T00:20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82" w:author="Windows User" w:date="2019-10-28T00:20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جمهور مصر محکوم شدند</w:t>
      </w:r>
      <w:ins w:id="83" w:author="Windows User" w:date="2019-10-28T00:20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؛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زیرا متهمان ترور دادستان مصر همگی اعدام شده و پرونده </w:t>
      </w:r>
      <w:ins w:id="84" w:author="Windows User" w:date="2019-10-28T00:20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او</w:t>
        </w:r>
      </w:ins>
      <w:del w:id="85" w:author="Windows User" w:date="2019-10-28T00:20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وی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مختومه شده است.</w:t>
      </w:r>
      <w:del w:id="86" w:author="Windows User" w:date="2019-10-28T07:13:00Z">
        <w:r w:rsidRPr="0054155D" w:rsidDel="006C42BE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</w:p>
    <w:p w:rsidR="0054155D" w:rsidRPr="0054155D" w:rsidRDefault="009C3C05" w:rsidP="0054155D">
      <w:pPr>
        <w:spacing w:before="120" w:after="0"/>
        <w:ind w:left="404"/>
        <w:contextualSpacing/>
        <w:jc w:val="both"/>
        <w:rPr>
          <w:rFonts w:ascii="Times New Roman" w:eastAsia="Times New Roman" w:hAnsi="Times New Roman" w:cs="B Nazanin"/>
          <w:sz w:val="28"/>
          <w:szCs w:val="28"/>
          <w:rtl/>
          <w:lang w:bidi="ar-KW"/>
        </w:rPr>
      </w:pPr>
      <w:ins w:id="87" w:author="Windows User" w:date="2019-10-28T00:20:00Z">
        <w:r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او</w:t>
        </w:r>
      </w:ins>
      <w:del w:id="88" w:author="Windows User" w:date="2019-10-28T00:20:00Z">
        <w:r w:rsidR="0054155D"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وی</w:delText>
        </w:r>
      </w:del>
      <w:r w:rsidR="0054155D"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افزود: تاکنون</w:t>
      </w:r>
      <w:del w:id="89" w:author="Windows User" w:date="2019-10-28T00:20:00Z">
        <w:r w:rsidR="0054155D"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بارها</w:delText>
        </w:r>
      </w:del>
      <w:r w:rsidR="0054155D"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کویت</w:t>
      </w:r>
      <w:ins w:id="90" w:author="Windows User" w:date="2019-10-28T00:20:00Z">
        <w:r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چندین بار</w:t>
        </w:r>
      </w:ins>
      <w:r w:rsidR="0054155D"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متهمانی را به درخواست قاهره اخراج کرده است و جای</w:t>
      </w:r>
      <w:del w:id="91" w:author="Windows User" w:date="2019-10-28T00:21:00Z">
        <w:r w:rsidR="0054155D"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بسی</w:delText>
        </w:r>
      </w:del>
      <w:r w:rsidR="0054155D"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تعجب است که امروزه خبر این گروه با بزرگنمایی و ب</w:t>
      </w:r>
      <w:ins w:id="92" w:author="Windows User" w:date="2019-10-28T00:21:00Z">
        <w:r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ه‌</w:t>
        </w:r>
      </w:ins>
      <w:r w:rsidR="0054155D"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منظور تخریب تشکیلات اخوان منعکس شده است.</w:t>
      </w:r>
    </w:p>
    <w:p w:rsidR="0054155D" w:rsidRPr="0054155D" w:rsidRDefault="0054155D" w:rsidP="00086C2D">
      <w:pPr>
        <w:spacing w:before="120" w:after="0"/>
        <w:ind w:left="404"/>
        <w:contextualSpacing/>
        <w:jc w:val="both"/>
        <w:rPr>
          <w:rFonts w:ascii="Times New Roman" w:eastAsia="Times New Roman" w:hAnsi="Times New Roman" w:cs="B Nazanin"/>
          <w:sz w:val="28"/>
          <w:szCs w:val="28"/>
          <w:rtl/>
          <w:lang w:bidi="ar-KW"/>
        </w:rPr>
      </w:pPr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ضمنا</w:t>
      </w:r>
      <w:ins w:id="93" w:author="Windows User" w:date="2019-10-28T00:21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ً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دستگاه امنیت ملی کویت درصدد احضار تعدادی از شخصیت</w:t>
      </w:r>
      <w:ins w:id="94" w:author="Windows User" w:date="2019-10-28T00:21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95" w:author="Windows User" w:date="2019-10-28T00:21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های مذهبی و صاحبان شرکت</w:t>
      </w:r>
      <w:ins w:id="96" w:author="Windows User" w:date="2019-10-28T00:21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97" w:author="Windows User" w:date="2019-10-28T00:21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های مرتبط با </w:t>
      </w:r>
      <w:ins w:id="98" w:author="Windows User" w:date="2019-10-28T00:21:00Z">
        <w:r w:rsidR="009C3C05">
          <w:rPr>
            <w:rFonts w:ascii="Times New Roman" w:eastAsia="Times New Roman" w:hAnsi="Times New Roman" w:cs="Times New Roman"/>
            <w:sz w:val="28"/>
            <w:szCs w:val="28"/>
            <w:rtl/>
            <w:lang w:bidi="ar-KW"/>
          </w:rPr>
          <w:t>۸</w:t>
        </w:r>
      </w:ins>
      <w:del w:id="99" w:author="Windows User" w:date="2019-10-28T00:21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8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متهم مصری بازداشت</w:t>
      </w:r>
      <w:ins w:id="100" w:author="Windows User" w:date="2019-10-28T00:21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01" w:author="Windows User" w:date="2019-10-28T00:21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شد</w:t>
      </w:r>
      <w:ins w:id="102" w:author="Windows User" w:date="2019-10-28T07:13:00Z">
        <w:r w:rsidR="006C42BE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ۀ</w:t>
        </w:r>
      </w:ins>
      <w:del w:id="103" w:author="Windows User" w:date="2019-10-28T07:13:00Z">
        <w:r w:rsidRPr="0054155D" w:rsidDel="006C42BE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ه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پروند</w:t>
      </w:r>
      <w:ins w:id="104" w:author="Windows User" w:date="2019-10-28T00:21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ۀ</w:t>
        </w:r>
      </w:ins>
      <w:del w:id="105" w:author="Windows User" w:date="2019-10-28T00:21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ه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شبک</w:t>
      </w:r>
      <w:ins w:id="106" w:author="Windows User" w:date="2019-10-28T00:21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ۀ</w:t>
        </w:r>
      </w:ins>
      <w:del w:id="107" w:author="Windows User" w:date="2019-10-28T00:21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ه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اخوان</w:t>
      </w:r>
      <w:ins w:id="108" w:author="Windows User" w:date="2019-10-28T00:21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09" w:author="Windows User" w:date="2019-10-28T00:21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المسلمین </w:t>
      </w:r>
      <w:ins w:id="110" w:author="Windows User" w:date="2019-10-28T00:22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است</w:t>
        </w:r>
      </w:ins>
      <w:del w:id="111" w:author="Windows User" w:date="2019-10-28T00:22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می باش</w:delText>
        </w:r>
      </w:del>
      <w:del w:id="112" w:author="Windows User" w:date="2019-10-28T00:21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د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. منابع موثق </w:t>
      </w:r>
      <w:ins w:id="113" w:author="Windows User" w:date="2019-10-28T00:22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ذکر</w:t>
        </w:r>
      </w:ins>
      <w:del w:id="114" w:author="Windows User" w:date="2019-10-28T00:22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خاطرنشان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کردند </w:t>
      </w:r>
      <w:ins w:id="115" w:author="Windows User" w:date="2019-10-28T00:22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که 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حدود </w:t>
      </w:r>
      <w:ins w:id="116" w:author="Windows User" w:date="2019-10-28T00:22:00Z">
        <w:r w:rsidR="009C3C05">
          <w:rPr>
            <w:rFonts w:ascii="Times New Roman" w:eastAsia="Times New Roman" w:hAnsi="Times New Roman" w:cs="Times New Roman"/>
            <w:sz w:val="28"/>
            <w:szCs w:val="28"/>
            <w:rtl/>
            <w:lang w:bidi="ar-KW"/>
          </w:rPr>
          <w:t>۳۰۰</w:t>
        </w:r>
      </w:ins>
      <w:del w:id="117" w:author="Windows User" w:date="2019-10-28T00:22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300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</w:t>
      </w:r>
      <w:ins w:id="118" w:author="Windows User" w:date="2019-10-28T00:22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نفر</w:t>
        </w:r>
      </w:ins>
      <w:del w:id="119" w:author="Windows User" w:date="2019-10-28T00:22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تن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از اتباع مصری وابسته به گروه اخوان</w:t>
      </w:r>
      <w:ins w:id="120" w:author="Windows User" w:date="2019-10-28T00:23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21" w:author="Windows User" w:date="2019-10-28T00:23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المسلمین به</w:t>
      </w:r>
      <w:ins w:id="122" w:author="Windows User" w:date="2019-10-28T00:23:00Z">
        <w:r w:rsidR="009C3C05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23" w:author="Windows User" w:date="2019-10-28T00:23:00Z">
        <w:r w:rsidRPr="0054155D" w:rsidDel="009C3C05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دلیل ترس و نگرانی از</w:t>
      </w:r>
      <w:ins w:id="124" w:author="Windows User" w:date="2019-10-28T00:23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اینکه پلیس</w:t>
        </w:r>
      </w:ins>
      <w:ins w:id="125" w:author="Windows User" w:date="2019-10-28T00:24:00Z">
        <w:r w:rsidR="006C42BE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</w:t>
        </w:r>
      </w:ins>
      <w:ins w:id="126" w:author="Windows User" w:date="2019-10-28T07:14:00Z">
        <w:r w:rsidR="006C42BE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بین‌الملل (اینترپل)</w:t>
        </w:r>
      </w:ins>
      <w:ins w:id="127" w:author="Windows User" w:date="2019-10-28T00:24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مصر</w:t>
        </w:r>
      </w:ins>
      <w:ins w:id="128" w:author="Windows User" w:date="2019-10-28T00:23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آن‌ها را</w:t>
        </w:r>
      </w:ins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تحت پیگرد قرار </w:t>
      </w:r>
      <w:ins w:id="129" w:author="Windows User" w:date="2019-10-28T00:24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دهد</w:t>
        </w:r>
      </w:ins>
      <w:del w:id="130" w:author="Windows User" w:date="2019-10-28T00:24:00Z">
        <w:r w:rsidRPr="0054155D" w:rsidDel="005405C4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>گرفتن از سوی پلیس اینترپل مصر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، طی هفته</w:t>
      </w:r>
      <w:ins w:id="131" w:author="Windows User" w:date="2019-10-28T00:23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32" w:author="Windows User" w:date="2019-10-28T00:23:00Z">
        <w:r w:rsidRPr="0054155D" w:rsidDel="005405C4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های اخیر کویت را به مقصد ترکیه</w:t>
      </w:r>
      <w:del w:id="133" w:author="Windows User" w:date="2019-10-28T07:15:00Z">
        <w:r w:rsidRPr="0054155D" w:rsidDel="006C42BE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، استرالیا</w:t>
      </w:r>
      <w:del w:id="134" w:author="Windows User" w:date="2019-10-28T07:15:00Z">
        <w:r w:rsidRPr="0054155D" w:rsidDel="006C42BE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، انگلیس و </w:t>
      </w:r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قطر</w:t>
      </w:r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ترک کرده</w:t>
      </w:r>
      <w:ins w:id="135" w:author="Windows User" w:date="2019-10-28T00:23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36" w:author="Windows User" w:date="2019-10-28T00:23:00Z">
        <w:r w:rsidRPr="0054155D" w:rsidDel="005405C4">
          <w:rPr>
            <w:rFonts w:ascii="Times New Roman" w:eastAsia="Times New Roman" w:hAnsi="Times New Roman" w:cs="B Nazanin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>اند.</w:t>
      </w:r>
    </w:p>
    <w:p w:rsidR="0054155D" w:rsidRPr="0054155D" w:rsidRDefault="0054155D" w:rsidP="0054155D">
      <w:pPr>
        <w:spacing w:before="120" w:after="0"/>
        <w:ind w:left="404"/>
        <w:contextualSpacing/>
        <w:jc w:val="both"/>
        <w:rPr>
          <w:rFonts w:ascii="Times New Roman" w:eastAsia="Times New Roman" w:hAnsi="Times New Roman" w:cs="B Nazanin"/>
          <w:sz w:val="28"/>
          <w:szCs w:val="28"/>
          <w:rtl/>
          <w:lang w:bidi="ar-KW"/>
        </w:rPr>
      </w:pPr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ملاحظه</w:t>
      </w:r>
    </w:p>
    <w:p w:rsidR="0054155D" w:rsidRDefault="0054155D" w:rsidP="006C42BE">
      <w:pPr>
        <w:spacing w:before="120" w:after="0"/>
        <w:ind w:left="404"/>
        <w:contextualSpacing/>
        <w:jc w:val="both"/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pPrChange w:id="137" w:author="Windows User" w:date="2019-10-28T07:15:00Z">
          <w:pPr>
            <w:spacing w:before="120" w:after="0"/>
            <w:ind w:left="404"/>
            <w:contextualSpacing/>
            <w:jc w:val="both"/>
          </w:pPr>
        </w:pPrChange>
      </w:pPr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هرچند دکتر حاکم المطیری</w:t>
      </w:r>
      <w:ins w:id="138" w:author="Windows User" w:date="2019-10-28T00:24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که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از سران تشکل سلفی</w:t>
      </w:r>
      <w:ins w:id="139" w:author="Windows User" w:date="2019-10-28T00:24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است</w:t>
        </w:r>
      </w:ins>
      <w:ins w:id="140" w:author="Windows User" w:date="2019-10-28T00:25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اقدام دولت کویت در تحویل</w:t>
      </w:r>
      <w:ins w:id="141" w:author="Windows User" w:date="2019-10-28T00:25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42" w:author="Windows User" w:date="2019-10-28T00:25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دادن متهمان اخوانی</w:t>
      </w:r>
      <w:ins w:id="143" w:author="Windows User" w:date="2019-10-28T00:25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44" w:author="Windows User" w:date="2019-10-28T00:25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ها به مصر را محکوم کرد</w:t>
      </w:r>
      <w:ins w:id="145" w:author="Windows User" w:date="2019-10-28T00:25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، اما</w:t>
        </w:r>
      </w:ins>
      <w:del w:id="146" w:author="Windows User" w:date="2019-10-28T00:25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 xml:space="preserve"> ولی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عموم اتباع سلفی فرصت را مغتنم شمرده و</w:t>
      </w:r>
      <w:ins w:id="147" w:author="Windows User" w:date="2019-10-28T00:25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با </w:t>
      </w:r>
      <w:ins w:id="148" w:author="Windows User" w:date="2019-10-28T00:25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نوشتن</w:t>
        </w:r>
      </w:ins>
      <w:del w:id="149" w:author="Windows User" w:date="2019-10-28T00:25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>درج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مقالاتی در </w:t>
      </w:r>
      <w:ins w:id="150" w:author="Windows User" w:date="2019-10-28T00:25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روزنامه‌ها</w:t>
        </w:r>
      </w:ins>
      <w:del w:id="151" w:author="Windows User" w:date="2019-10-28T00:25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>جراید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به تخریب اعتبار جنبش اسلامی </w:t>
      </w:r>
      <w:r w:rsidRPr="005405C4">
        <w:rPr>
          <w:rFonts w:ascii="Times New Roman" w:eastAsia="Times New Roman" w:hAnsi="Times New Roman" w:cs="B Nazanin" w:hint="eastAsia"/>
          <w:sz w:val="28"/>
          <w:szCs w:val="28"/>
          <w:highlight w:val="yellow"/>
          <w:rtl/>
          <w:lang w:bidi="ar-KW"/>
          <w:rPrChange w:id="152" w:author="Windows User" w:date="2019-10-28T00:26:00Z">
            <w:rPr>
              <w:rFonts w:ascii="Times New Roman" w:eastAsia="Times New Roman" w:hAnsi="Times New Roman" w:cs="B Nazanin" w:hint="eastAsia"/>
              <w:sz w:val="28"/>
              <w:szCs w:val="28"/>
              <w:rtl/>
              <w:lang w:bidi="ar-KW"/>
            </w:rPr>
          </w:rPrChange>
        </w:rPr>
        <w:t>قانون</w:t>
      </w:r>
      <w:ins w:id="153" w:author="Windows User" w:date="2019-10-28T07:15:00Z">
        <w:r w:rsidR="006C42BE">
          <w:rPr>
            <w:rFonts w:ascii="Times New Roman" w:eastAsia="Times New Roman" w:hAnsi="Times New Roman" w:cs="B Nazanin" w:hint="cs"/>
            <w:sz w:val="28"/>
            <w:szCs w:val="28"/>
            <w:highlight w:val="yellow"/>
            <w:rtl/>
            <w:lang w:bidi="ar-KW"/>
          </w:rPr>
          <w:t>‌</w:t>
        </w:r>
      </w:ins>
      <w:del w:id="154" w:author="Windows User" w:date="2019-10-28T00:26:00Z">
        <w:r w:rsidRPr="005405C4" w:rsidDel="005405C4">
          <w:rPr>
            <w:rFonts w:ascii="Times New Roman" w:eastAsia="Times New Roman" w:hAnsi="Times New Roman" w:cs="B Nazanin"/>
            <w:sz w:val="28"/>
            <w:szCs w:val="28"/>
            <w:highlight w:val="yellow"/>
            <w:rtl/>
            <w:lang w:bidi="ar-KW"/>
            <w:rPrChange w:id="155" w:author="Windows User" w:date="2019-10-28T00:26:00Z">
              <w:rPr>
                <w:rFonts w:ascii="Times New Roman" w:eastAsia="Times New Roman" w:hAnsi="Times New Roman" w:cs="B Nazanin"/>
                <w:sz w:val="28"/>
                <w:szCs w:val="28"/>
                <w:rtl/>
                <w:lang w:bidi="ar-KW"/>
              </w:rPr>
            </w:rPrChange>
          </w:rPr>
          <w:delText xml:space="preserve"> </w:delText>
        </w:r>
      </w:del>
      <w:r w:rsidRPr="005405C4">
        <w:rPr>
          <w:rFonts w:ascii="Times New Roman" w:eastAsia="Times New Roman" w:hAnsi="Times New Roman" w:cs="B Nazanin" w:hint="eastAsia"/>
          <w:sz w:val="28"/>
          <w:szCs w:val="28"/>
          <w:highlight w:val="yellow"/>
          <w:rtl/>
          <w:lang w:bidi="ar-KW"/>
          <w:rPrChange w:id="156" w:author="Windows User" w:date="2019-10-28T00:26:00Z">
            <w:rPr>
              <w:rFonts w:ascii="Times New Roman" w:eastAsia="Times New Roman" w:hAnsi="Times New Roman" w:cs="B Nazanin" w:hint="eastAsia"/>
              <w:sz w:val="28"/>
              <w:szCs w:val="28"/>
              <w:rtl/>
              <w:lang w:bidi="ar-KW"/>
            </w:rPr>
          </w:rPrChange>
        </w:rPr>
        <w:t>مدار</w:t>
      </w:r>
      <w:r w:rsidRPr="005405C4">
        <w:rPr>
          <w:rFonts w:ascii="Times New Roman" w:eastAsia="Times New Roman" w:hAnsi="Times New Roman" w:cs="B Nazanin" w:hint="cs"/>
          <w:sz w:val="28"/>
          <w:szCs w:val="28"/>
          <w:highlight w:val="yellow"/>
          <w:rtl/>
          <w:lang w:bidi="ar-KW"/>
          <w:rPrChange w:id="157" w:author="Windows User" w:date="2019-10-28T00:26:00Z">
            <w:rPr>
              <w:rFonts w:ascii="Times New Roman" w:eastAsia="Times New Roman" w:hAnsi="Times New Roman" w:cs="B Nazanin" w:hint="cs"/>
              <w:sz w:val="28"/>
              <w:szCs w:val="28"/>
              <w:rtl/>
              <w:lang w:bidi="ar-KW"/>
            </w:rPr>
          </w:rPrChange>
        </w:rPr>
        <w:t>ی</w:t>
      </w:r>
      <w:ins w:id="158" w:author="Windows User" w:date="2019-10-28T00:26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(حدس)</w:t>
      </w:r>
      <w:r w:rsidRPr="0054155D">
        <w:rPr>
          <w:rFonts w:ascii="Times New Roman" w:eastAsia="Times New Roman" w:hAnsi="Times New Roman" w:cs="B Nazanin"/>
          <w:sz w:val="28"/>
          <w:szCs w:val="28"/>
          <w:rtl/>
          <w:lang w:bidi="ar-KW"/>
        </w:rPr>
        <w:t xml:space="preserve"> </w:t>
      </w:r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می</w:t>
      </w:r>
      <w:ins w:id="159" w:author="Windows User" w:date="2019-10-28T00:25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60" w:author="Windows User" w:date="2019-10-28T00:25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پردازند و از حذف یک رقیب سرسخت خوشحال</w:t>
      </w:r>
      <w:ins w:id="161" w:author="Windows User" w:date="2019-10-28T00:26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هستند</w:t>
        </w:r>
      </w:ins>
      <w:del w:id="162" w:author="Windows User" w:date="2019-10-28T00:26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>ند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.</w:t>
      </w:r>
      <w:ins w:id="163" w:author="Windows User" w:date="2019-10-28T00:26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سلفی</w:t>
      </w:r>
      <w:ins w:id="164" w:author="Windows User" w:date="2019-10-28T00:26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65" w:author="Windows User" w:date="2019-10-28T00:26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ها ت</w:t>
      </w:r>
      <w:ins w:id="166" w:author="Windows User" w:date="2019-10-28T00:26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أ</w:t>
        </w:r>
      </w:ins>
      <w:del w:id="167" w:author="Windows User" w:date="2019-10-28T00:26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>ا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کید می</w:t>
      </w:r>
      <w:ins w:id="168" w:author="Windows User" w:date="2019-10-28T00:26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کنند که هنوز صدها اخوانی در قالب ائم</w:t>
      </w:r>
      <w:ins w:id="169" w:author="Windows User" w:date="2019-10-28T00:26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ۀ</w:t>
        </w:r>
      </w:ins>
      <w:del w:id="170" w:author="Windows User" w:date="2019-10-28T00:26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>ه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جمعه یا دبیران مدارس در کویت</w:t>
      </w:r>
      <w:del w:id="171" w:author="Windows User" w:date="2019-10-28T00:27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 xml:space="preserve"> یا</w:delText>
        </w:r>
      </w:del>
      <w:bookmarkStart w:id="172" w:name="_GoBack"/>
      <w:bookmarkEnd w:id="172"/>
      <w:del w:id="173" w:author="Windows User" w:date="2019-10-28T07:16:00Z">
        <w:r w:rsidRPr="0054155D" w:rsidDel="006C42BE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 xml:space="preserve"> </w:delText>
        </w:r>
      </w:del>
      <w:ins w:id="174" w:author="Windows User" w:date="2019-10-28T00:27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تحت پوشش انجمن</w:t>
      </w:r>
      <w:ins w:id="175" w:author="Windows User" w:date="2019-10-28T00:26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های خیریه فعال</w:t>
      </w:r>
      <w:ins w:id="176" w:author="Windows User" w:date="2019-10-28T00:27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 xml:space="preserve"> هستند</w:t>
        </w:r>
      </w:ins>
      <w:del w:id="177" w:author="Windows User" w:date="2019-10-28T00:27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>ند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و هست</w:t>
      </w:r>
      <w:ins w:id="178" w:author="Windows User" w:date="2019-10-28T00:27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ۀ</w:t>
        </w:r>
      </w:ins>
      <w:del w:id="179" w:author="Windows User" w:date="2019-10-28T00:27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>ه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خفت</w:t>
      </w:r>
      <w:ins w:id="180" w:author="Windows User" w:date="2019-10-28T00:27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ۀ</w:t>
        </w:r>
      </w:ins>
      <w:del w:id="181" w:author="Windows User" w:date="2019-10-28T00:27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>ه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 xml:space="preserve"> اخوان</w:t>
      </w:r>
      <w:ins w:id="182" w:author="Windows User" w:date="2019-10-28T00:27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del w:id="183" w:author="Windows User" w:date="2019-10-28T00:27:00Z">
        <w:r w:rsidRPr="0054155D" w:rsidDel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delText xml:space="preserve"> </w:delText>
        </w:r>
      </w:del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المسلمین را تشکیل می</w:t>
      </w:r>
      <w:ins w:id="184" w:author="Windows User" w:date="2019-10-28T00:27:00Z">
        <w:r w:rsidR="005405C4">
          <w:rPr>
            <w:rFonts w:ascii="Times New Roman" w:eastAsia="Times New Roman" w:hAnsi="Times New Roman" w:cs="B Nazanin" w:hint="cs"/>
            <w:sz w:val="28"/>
            <w:szCs w:val="28"/>
            <w:rtl/>
            <w:lang w:bidi="ar-KW"/>
          </w:rPr>
          <w:t>‌</w:t>
        </w:r>
      </w:ins>
      <w:r w:rsidRPr="0054155D">
        <w:rPr>
          <w:rFonts w:ascii="Times New Roman" w:eastAsia="Times New Roman" w:hAnsi="Times New Roman" w:cs="B Nazanin" w:hint="cs"/>
          <w:sz w:val="28"/>
          <w:szCs w:val="28"/>
          <w:rtl/>
          <w:lang w:bidi="ar-KW"/>
        </w:rPr>
        <w:t>دهند.</w:t>
      </w:r>
    </w:p>
    <w:p w:rsidR="0054155D" w:rsidRDefault="0054155D" w:rsidP="0054155D">
      <w:pPr>
        <w:spacing w:before="120" w:after="0"/>
        <w:ind w:left="404"/>
        <w:contextualSpacing/>
        <w:jc w:val="both"/>
        <w:rPr>
          <w:rFonts w:ascii="Times New Roman" w:eastAsia="Times New Roman" w:hAnsi="Times New Roman" w:cs="B Nazanin"/>
          <w:sz w:val="28"/>
          <w:szCs w:val="28"/>
          <w:rtl/>
          <w:lang w:bidi="ar-KW"/>
        </w:rPr>
      </w:pPr>
    </w:p>
    <w:p w:rsidR="0054155D" w:rsidRPr="0054155D" w:rsidRDefault="0054155D" w:rsidP="0054155D">
      <w:pPr>
        <w:spacing w:before="120" w:after="0"/>
        <w:ind w:left="404"/>
        <w:contextualSpacing/>
        <w:jc w:val="both"/>
        <w:rPr>
          <w:rFonts w:ascii="Times New Roman" w:eastAsia="Times New Roman" w:hAnsi="Times New Roman" w:cs="B Zar"/>
          <w:b/>
          <w:bCs/>
          <w:sz w:val="26"/>
          <w:szCs w:val="26"/>
          <w:rtl/>
          <w:lang w:bidi="ar-KW"/>
        </w:rPr>
      </w:pPr>
      <w:r w:rsidRPr="0054155D">
        <w:rPr>
          <w:rFonts w:ascii="Times New Roman" w:eastAsia="Times New Roman" w:hAnsi="Times New Roman" w:cs="B Zar" w:hint="cs"/>
          <w:b/>
          <w:bCs/>
          <w:sz w:val="26"/>
          <w:szCs w:val="26"/>
          <w:rtl/>
          <w:lang w:bidi="ar-KW"/>
        </w:rPr>
        <w:t>سفارت ج.ا.ایران در کویت</w:t>
      </w:r>
    </w:p>
    <w:sectPr w:rsidR="0054155D" w:rsidRPr="0054155D" w:rsidSect="0054155D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55D"/>
    <w:rsid w:val="00050F09"/>
    <w:rsid w:val="00086C2D"/>
    <w:rsid w:val="003807A0"/>
    <w:rsid w:val="003808D3"/>
    <w:rsid w:val="0041445C"/>
    <w:rsid w:val="005405C4"/>
    <w:rsid w:val="0054155D"/>
    <w:rsid w:val="006C42BE"/>
    <w:rsid w:val="006E5AC1"/>
    <w:rsid w:val="007B54AD"/>
    <w:rsid w:val="008465EB"/>
    <w:rsid w:val="009C3C05"/>
    <w:rsid w:val="00C47E13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3C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C05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3C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C05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Windows User</cp:lastModifiedBy>
  <cp:revision>6</cp:revision>
  <dcterms:created xsi:type="dcterms:W3CDTF">2019-10-26T05:09:00Z</dcterms:created>
  <dcterms:modified xsi:type="dcterms:W3CDTF">2019-10-28T03:46:00Z</dcterms:modified>
</cp:coreProperties>
</file>