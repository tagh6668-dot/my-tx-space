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4A4" w:rsidRPr="000004A4" w:rsidRDefault="000004A4" w:rsidP="007B2880">
      <w:pPr>
        <w:bidi/>
        <w:spacing w:after="0" w:line="360" w:lineRule="auto"/>
        <w:jc w:val="center"/>
        <w:rPr>
          <w:rFonts w:cs="B Titr"/>
          <w:b/>
          <w:bCs/>
          <w:sz w:val="16"/>
          <w:szCs w:val="16"/>
          <w:rtl/>
          <w:lang w:val="bs-Latn-BA" w:bidi="fa-IR"/>
        </w:rPr>
      </w:pPr>
    </w:p>
    <w:p w:rsidR="00B17C11" w:rsidRDefault="00B132FF" w:rsidP="000004A4">
      <w:pPr>
        <w:bidi/>
        <w:spacing w:after="0" w:line="360" w:lineRule="auto"/>
        <w:jc w:val="center"/>
        <w:rPr>
          <w:rFonts w:cs="B Titr"/>
          <w:b/>
          <w:bCs/>
          <w:sz w:val="26"/>
          <w:szCs w:val="26"/>
          <w:rtl/>
          <w:lang w:val="bs-Latn-BA" w:bidi="fa-IR"/>
        </w:rPr>
      </w:pPr>
      <w:r>
        <w:rPr>
          <w:rFonts w:cs="B Titr" w:hint="cs"/>
          <w:b/>
          <w:bCs/>
          <w:sz w:val="26"/>
          <w:szCs w:val="26"/>
          <w:rtl/>
          <w:lang w:val="bs-Latn-BA" w:bidi="fa-IR"/>
        </w:rPr>
        <w:t>رصد و پایش و تحلیل رخدادهای کشور بوسنی و هرزگوین</w:t>
      </w:r>
    </w:p>
    <w:p w:rsidR="00042E48" w:rsidRPr="000004A4" w:rsidRDefault="00FA523E" w:rsidP="007B3495">
      <w:pPr>
        <w:pBdr>
          <w:bottom w:val="single" w:sz="4" w:space="1" w:color="auto"/>
        </w:pBdr>
        <w:bidi/>
        <w:spacing w:after="0" w:line="360" w:lineRule="auto"/>
        <w:jc w:val="both"/>
        <w:rPr>
          <w:rFonts w:cs="B Nazanin"/>
          <w:b/>
          <w:bCs/>
          <w:color w:val="E36C0A" w:themeColor="accent6" w:themeShade="BF"/>
          <w:sz w:val="14"/>
          <w:szCs w:val="14"/>
          <w:rtl/>
          <w:lang w:val="bs-Latn-BA"/>
        </w:rPr>
      </w:pPr>
      <w:r>
        <w:rPr>
          <w:rFonts w:cs="B Nazanin" w:hint="cs"/>
          <w:b/>
          <w:bCs/>
          <w:color w:val="E36C0A" w:themeColor="accent6" w:themeShade="BF"/>
          <w:sz w:val="28"/>
          <w:szCs w:val="28"/>
          <w:rtl/>
          <w:lang w:val="bs-Latn-BA"/>
        </w:rPr>
        <w:t xml:space="preserve"> </w:t>
      </w:r>
    </w:p>
    <w:p w:rsidR="007B3495" w:rsidRDefault="007B3495" w:rsidP="007B2880">
      <w:pPr>
        <w:bidi/>
        <w:spacing w:after="0" w:line="360" w:lineRule="auto"/>
        <w:jc w:val="both"/>
        <w:rPr>
          <w:rFonts w:cs="B Nazanin"/>
          <w:sz w:val="28"/>
          <w:szCs w:val="28"/>
          <w:rtl/>
          <w:lang w:val="bs-Latn-BA"/>
        </w:rPr>
      </w:pPr>
    </w:p>
    <w:p w:rsidR="00B368FC" w:rsidRPr="00BD24C7" w:rsidRDefault="00B368FC" w:rsidP="00B368FC">
      <w:pPr>
        <w:bidi/>
        <w:spacing w:after="0" w:line="360" w:lineRule="auto"/>
        <w:jc w:val="center"/>
        <w:rPr>
          <w:rFonts w:cs="B Titr"/>
          <w:b/>
          <w:bCs/>
          <w:sz w:val="28"/>
          <w:szCs w:val="28"/>
          <w:rtl/>
          <w:lang w:val="bs-Latn-BA" w:bidi="fa-IR"/>
        </w:rPr>
      </w:pPr>
      <w:r w:rsidRPr="00BD24C7">
        <w:rPr>
          <w:rFonts w:cs="B Titr" w:hint="cs"/>
          <w:b/>
          <w:bCs/>
          <w:sz w:val="28"/>
          <w:szCs w:val="28"/>
          <w:rtl/>
          <w:lang w:val="bs-Latn-BA" w:bidi="fa-IR"/>
        </w:rPr>
        <w:t>آخرین وضعیت مهاجر</w:t>
      </w:r>
      <w:ins w:id="0" w:author="Windows User" w:date="2019-10-27T18:04:00Z">
        <w:r w:rsidR="00C40C9B">
          <w:rPr>
            <w:rFonts w:cs="B Titr" w:hint="cs"/>
            <w:b/>
            <w:bCs/>
            <w:sz w:val="28"/>
            <w:szCs w:val="28"/>
            <w:rtl/>
            <w:lang w:val="bs-Latn-BA" w:bidi="fa-IR"/>
          </w:rPr>
          <w:t>ا</w:t>
        </w:r>
      </w:ins>
      <w:del w:id="1" w:author="Windows User" w:date="2019-10-27T18:04:00Z">
        <w:r w:rsidRPr="00BD24C7" w:rsidDel="00C40C9B">
          <w:rPr>
            <w:rFonts w:cs="B Titr" w:hint="cs"/>
            <w:b/>
            <w:bCs/>
            <w:sz w:val="28"/>
            <w:szCs w:val="28"/>
            <w:rtl/>
            <w:lang w:val="bs-Latn-BA" w:bidi="fa-IR"/>
          </w:rPr>
          <w:delText>ی</w:delText>
        </w:r>
      </w:del>
      <w:r w:rsidRPr="00BD24C7">
        <w:rPr>
          <w:rFonts w:cs="B Titr" w:hint="cs"/>
          <w:b/>
          <w:bCs/>
          <w:sz w:val="28"/>
          <w:szCs w:val="28"/>
          <w:rtl/>
          <w:lang w:val="bs-Latn-BA" w:bidi="fa-IR"/>
        </w:rPr>
        <w:t>ن در کشور بوسنی و هرزگوین</w:t>
      </w:r>
    </w:p>
    <w:p w:rsidR="00B368FC" w:rsidRDefault="00D6341A" w:rsidP="00855CD0">
      <w:pPr>
        <w:bidi/>
        <w:spacing w:before="120" w:after="120"/>
        <w:jc w:val="both"/>
        <w:rPr>
          <w:rFonts w:cs="B Nazanin"/>
          <w:sz w:val="28"/>
          <w:szCs w:val="28"/>
          <w:rtl/>
          <w:lang w:val="bs-Latn-BA" w:bidi="fa-IR"/>
        </w:rPr>
      </w:pPr>
      <w:r>
        <w:rPr>
          <w:rFonts w:cs="B Nazanin" w:hint="cs"/>
          <w:sz w:val="28"/>
          <w:szCs w:val="28"/>
          <w:rtl/>
          <w:lang w:val="bs-Latn-BA" w:bidi="fa-IR"/>
        </w:rPr>
        <w:t>مهاجر</w:t>
      </w:r>
      <w:ins w:id="2" w:author="Windows User" w:date="2019-10-27T18:05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ا</w:t>
        </w:r>
      </w:ins>
      <w:del w:id="3" w:author="Windows User" w:date="2019-10-27T18:05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>ی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>نی که در شهر بیها</w:t>
      </w:r>
      <w:ins w:id="4" w:author="Windows User" w:date="2019-10-28T06:27:00Z">
        <w:r w:rsidR="00E526B6">
          <w:rPr>
            <w:rFonts w:cs="B Nazanin" w:hint="cs"/>
            <w:sz w:val="28"/>
            <w:szCs w:val="28"/>
            <w:rtl/>
            <w:lang w:val="bs-Latn-BA" w:bidi="fa-IR"/>
          </w:rPr>
          <w:t>چ</w:t>
        </w:r>
      </w:ins>
      <w:del w:id="5" w:author="Windows User" w:date="2019-10-28T06:27:00Z">
        <w:r w:rsidDel="00E526B6">
          <w:rPr>
            <w:rFonts w:cs="B Nazanin" w:hint="cs"/>
            <w:sz w:val="28"/>
            <w:szCs w:val="28"/>
            <w:rtl/>
            <w:lang w:val="bs-Latn-BA" w:bidi="fa-IR"/>
          </w:rPr>
          <w:delText>ج</w:delText>
        </w:r>
      </w:del>
      <w:ins w:id="6" w:author="Windows User" w:date="2019-10-28T06:16:00Z">
        <w:r w:rsidR="00855CD0">
          <w:rPr>
            <w:rFonts w:cs="B Nazanin" w:hint="cs"/>
            <w:sz w:val="28"/>
            <w:szCs w:val="28"/>
            <w:rtl/>
            <w:lang w:val="bs-Latn-BA" w:bidi="fa-IR"/>
          </w:rPr>
          <w:t>،</w:t>
        </w:r>
      </w:ins>
      <w:r>
        <w:rPr>
          <w:rFonts w:cs="B Nazanin" w:hint="cs"/>
          <w:sz w:val="28"/>
          <w:szCs w:val="28"/>
          <w:rtl/>
          <w:lang w:val="bs-Latn-BA" w:bidi="fa-IR"/>
        </w:rPr>
        <w:t xml:space="preserve"> </w:t>
      </w:r>
      <w:ins w:id="7" w:author="Windows User" w:date="2019-10-28T06:19:00Z">
        <w:r w:rsidR="00855CD0" w:rsidRPr="00855CD0">
          <w:rPr>
            <w:rFonts w:cs="B Nazanin" w:hint="cs"/>
            <w:sz w:val="28"/>
            <w:szCs w:val="28"/>
            <w:highlight w:val="yellow"/>
            <w:rtl/>
            <w:lang w:val="bs-Latn-BA" w:bidi="fa-IR"/>
            <w:rPrChange w:id="8" w:author="Windows User" w:date="2019-10-28T06:20:00Z">
              <w:rPr>
                <w:rFonts w:cs="B Nazanin" w:hint="cs"/>
                <w:sz w:val="28"/>
                <w:szCs w:val="28"/>
                <w:rtl/>
                <w:lang w:val="bs-Latn-BA" w:bidi="fa-IR"/>
              </w:rPr>
            </w:rPrChange>
          </w:rPr>
          <w:t>کانتون</w:t>
        </w:r>
      </w:ins>
      <w:del w:id="9" w:author="Windows User" w:date="2019-10-28T06:19:00Z">
        <w:r w:rsidDel="00855CD0">
          <w:rPr>
            <w:rFonts w:cs="B Nazanin" w:hint="cs"/>
            <w:sz w:val="28"/>
            <w:szCs w:val="28"/>
            <w:rtl/>
            <w:lang w:val="bs-Latn-BA" w:bidi="fa-IR"/>
          </w:rPr>
          <w:delText>کانتون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اونا</w:t>
      </w:r>
      <w:ins w:id="10" w:author="Windows User" w:date="2019-10-28T06:15:00Z">
        <w:r w:rsidR="00855CD0">
          <w:rPr>
            <w:rFonts w:cs="B Nazanin" w:hint="cs"/>
            <w:sz w:val="28"/>
            <w:szCs w:val="28"/>
            <w:rtl/>
            <w:lang w:val="bs-Latn-BA" w:bidi="fa-IR"/>
          </w:rPr>
          <w:t>ـ</w:t>
        </w:r>
      </w:ins>
      <w:del w:id="11" w:author="Windows User" w:date="2019-10-28T06:15:00Z">
        <w:r w:rsidDel="00855CD0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>سانا مستقر هستند</w:t>
      </w:r>
      <w:ins w:id="12" w:author="Windows User" w:date="2019-10-27T18:05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،</w:t>
        </w:r>
      </w:ins>
      <w:del w:id="13" w:author="Windows User" w:date="2019-10-27T18:05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طی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هفت</w:t>
      </w:r>
      <w:ins w:id="14" w:author="Windows User" w:date="2019-10-27T18:05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ۀ</w:t>
        </w:r>
      </w:ins>
      <w:del w:id="15" w:author="Windows User" w:date="2019-10-27T18:05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>ه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گذشته درگیری</w:t>
      </w:r>
      <w:ins w:id="16" w:author="Windows User" w:date="2019-10-27T18:05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del w:id="17" w:author="Windows User" w:date="2019-10-27T18:05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>های</w:t>
      </w:r>
      <w:del w:id="18" w:author="Windows User" w:date="2019-10-27T18:05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  <w:r w:rsidR="008708CA" w:rsidDel="00C40C9B">
          <w:rPr>
            <w:rFonts w:cs="B Nazanin" w:hint="cs"/>
            <w:sz w:val="28"/>
            <w:szCs w:val="28"/>
            <w:rtl/>
            <w:lang w:val="bs-Latn-BA" w:bidi="fa-IR"/>
          </w:rPr>
          <w:delText>جداگانه</w:delText>
        </w:r>
      </w:del>
      <w:r w:rsidR="008708CA">
        <w:rPr>
          <w:rFonts w:cs="B Nazanin" w:hint="cs"/>
          <w:sz w:val="28"/>
          <w:szCs w:val="28"/>
          <w:rtl/>
          <w:lang w:val="bs-Latn-BA" w:bidi="fa-IR"/>
        </w:rPr>
        <w:t xml:space="preserve"> </w:t>
      </w:r>
      <w:r>
        <w:rPr>
          <w:rFonts w:cs="B Nazanin" w:hint="cs"/>
          <w:sz w:val="28"/>
          <w:szCs w:val="28"/>
          <w:rtl/>
          <w:lang w:val="bs-Latn-BA" w:bidi="fa-IR"/>
        </w:rPr>
        <w:t xml:space="preserve">شدیدی را در </w:t>
      </w:r>
      <w:r w:rsidR="000004A4">
        <w:rPr>
          <w:rFonts w:cs="B Nazanin" w:hint="cs"/>
          <w:sz w:val="28"/>
          <w:szCs w:val="28"/>
          <w:rtl/>
          <w:lang w:val="bs-Latn-BA" w:bidi="fa-IR"/>
        </w:rPr>
        <w:t>مکان</w:t>
      </w:r>
      <w:ins w:id="19" w:author="Windows User" w:date="2019-10-27T18:05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r w:rsidR="000004A4">
        <w:rPr>
          <w:rFonts w:cs="B Nazanin" w:hint="cs"/>
          <w:sz w:val="28"/>
          <w:szCs w:val="28"/>
          <w:rtl/>
          <w:lang w:val="bs-Latn-BA" w:bidi="fa-IR"/>
        </w:rPr>
        <w:t>ها</w:t>
      </w:r>
      <w:r w:rsidR="008708CA">
        <w:rPr>
          <w:rFonts w:cs="B Nazanin" w:hint="cs"/>
          <w:sz w:val="28"/>
          <w:szCs w:val="28"/>
          <w:rtl/>
          <w:lang w:val="bs-Latn-BA" w:bidi="fa-IR"/>
        </w:rPr>
        <w:t>ی</w:t>
      </w:r>
      <w:r>
        <w:rPr>
          <w:rFonts w:cs="B Nazanin" w:hint="cs"/>
          <w:sz w:val="28"/>
          <w:szCs w:val="28"/>
          <w:rtl/>
          <w:lang w:val="bs-Latn-BA" w:bidi="fa-IR"/>
        </w:rPr>
        <w:t xml:space="preserve"> </w:t>
      </w:r>
      <w:r w:rsidR="008708CA">
        <w:rPr>
          <w:rFonts w:cs="B Nazanin" w:hint="cs"/>
          <w:sz w:val="28"/>
          <w:szCs w:val="28"/>
          <w:rtl/>
          <w:lang w:val="bs-Latn-BA" w:bidi="fa-IR"/>
        </w:rPr>
        <w:t>م</w:t>
      </w:r>
      <w:ins w:id="20" w:author="Windows User" w:date="2019-10-27T18:05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ختلف</w:t>
        </w:r>
      </w:ins>
      <w:del w:id="21" w:author="Windows User" w:date="2019-10-27T18:05:00Z">
        <w:r w:rsidR="008708CA" w:rsidDel="00C40C9B">
          <w:rPr>
            <w:rFonts w:cs="B Nazanin" w:hint="cs"/>
            <w:sz w:val="28"/>
            <w:szCs w:val="28"/>
            <w:rtl/>
            <w:lang w:val="bs-Latn-BA" w:bidi="fa-IR"/>
          </w:rPr>
          <w:delText>تعدد</w:delText>
        </w:r>
      </w:del>
      <w:r w:rsidR="008708CA">
        <w:rPr>
          <w:rFonts w:cs="B Nazanin" w:hint="cs"/>
          <w:sz w:val="28"/>
          <w:szCs w:val="28"/>
          <w:rtl/>
          <w:lang w:val="bs-Latn-BA" w:bidi="fa-IR"/>
        </w:rPr>
        <w:t xml:space="preserve"> </w:t>
      </w:r>
      <w:r>
        <w:rPr>
          <w:rFonts w:cs="B Nazanin" w:hint="cs"/>
          <w:sz w:val="28"/>
          <w:szCs w:val="28"/>
          <w:rtl/>
          <w:lang w:val="bs-Latn-BA" w:bidi="fa-IR"/>
        </w:rPr>
        <w:t>بین خود ایجاد کردند. در طول این درگیری</w:t>
      </w:r>
      <w:ins w:id="22" w:author="Windows User" w:date="2019-10-27T18:06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del w:id="23" w:author="Windows User" w:date="2019-10-27T18:06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های گروهی که علت آن </w:t>
      </w:r>
      <w:ins w:id="24" w:author="Windows User" w:date="2019-10-27T18:06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نا</w:t>
        </w:r>
      </w:ins>
      <w:r>
        <w:rPr>
          <w:rFonts w:cs="B Nazanin" w:hint="cs"/>
          <w:sz w:val="28"/>
          <w:szCs w:val="28"/>
          <w:rtl/>
          <w:lang w:val="bs-Latn-BA" w:bidi="fa-IR"/>
        </w:rPr>
        <w:t>مشخص</w:t>
      </w:r>
      <w:del w:id="25" w:author="Windows User" w:date="2019-10-27T18:06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نشده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است</w:t>
      </w:r>
      <w:ins w:id="26" w:author="Windows User" w:date="2019-10-27T18:06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،</w:t>
        </w:r>
      </w:ins>
      <w:r>
        <w:rPr>
          <w:rFonts w:cs="B Nazanin" w:hint="cs"/>
          <w:sz w:val="28"/>
          <w:szCs w:val="28"/>
          <w:rtl/>
          <w:lang w:val="bs-Latn-BA" w:bidi="fa-IR"/>
        </w:rPr>
        <w:t xml:space="preserve"> دو </w:t>
      </w:r>
      <w:ins w:id="27" w:author="Windows User" w:date="2019-10-27T18:06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گروه</w:t>
        </w:r>
      </w:ins>
      <w:del w:id="28" w:author="Windows User" w:date="2019-10-27T18:06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>دسته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از مهاجر</w:t>
      </w:r>
      <w:ins w:id="29" w:author="Windows User" w:date="2019-10-27T18:06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ا</w:t>
        </w:r>
      </w:ins>
      <w:del w:id="30" w:author="Windows User" w:date="2019-10-27T18:06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>ی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>ن</w:t>
      </w:r>
      <w:ins w:id="31" w:author="Windows User" w:date="2019-10-27T18:06:00Z">
        <w:r w:rsidR="00C40C9B" w:rsidRPr="00C40C9B">
          <w:rPr>
            <w:rFonts w:cs="B Nazanin" w:hint="cs"/>
            <w:sz w:val="28"/>
            <w:szCs w:val="28"/>
            <w:rtl/>
            <w:lang w:val="bs-Latn-BA" w:bidi="fa-IR"/>
          </w:rPr>
          <w:t xml:space="preserve"> </w:t>
        </w:r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به‌شدت</w:t>
        </w:r>
      </w:ins>
      <w:r>
        <w:rPr>
          <w:rFonts w:cs="B Nazanin" w:hint="cs"/>
          <w:sz w:val="28"/>
          <w:szCs w:val="28"/>
          <w:rtl/>
          <w:lang w:val="bs-Latn-BA" w:bidi="fa-IR"/>
        </w:rPr>
        <w:t xml:space="preserve"> با یکدیگر</w:t>
      </w:r>
      <w:del w:id="32" w:author="Windows User" w:date="2019-10-27T18:06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به شدت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درگیر شده و با استفاده از چوب</w:t>
      </w:r>
      <w:ins w:id="33" w:author="Windows User" w:date="2019-10-27T18:07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،</w:t>
        </w:r>
      </w:ins>
      <w:del w:id="34" w:author="Windows User" w:date="2019-10-27T18:07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و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چماق</w:t>
      </w:r>
      <w:ins w:id="35" w:author="Windows User" w:date="2019-10-27T18:07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،</w:t>
        </w:r>
      </w:ins>
      <w:r>
        <w:rPr>
          <w:rFonts w:cs="B Nazanin" w:hint="cs"/>
          <w:sz w:val="28"/>
          <w:szCs w:val="28"/>
          <w:rtl/>
          <w:lang w:val="bs-Latn-BA" w:bidi="fa-IR"/>
        </w:rPr>
        <w:t xml:space="preserve"> کابل</w:t>
      </w:r>
      <w:ins w:id="36" w:author="Windows User" w:date="2019-10-27T18:07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،</w:t>
        </w:r>
      </w:ins>
      <w:del w:id="37" w:author="Windows User" w:date="2019-10-27T18:07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و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آهن و ..</w:t>
      </w:r>
      <w:ins w:id="38" w:author="Windows User" w:date="2019-10-28T06:15:00Z">
        <w:r w:rsidR="00855CD0">
          <w:rPr>
            <w:rFonts w:cs="B Nazanin" w:hint="cs"/>
            <w:sz w:val="28"/>
            <w:szCs w:val="28"/>
            <w:rtl/>
            <w:lang w:val="bs-Latn-BA" w:bidi="fa-IR"/>
          </w:rPr>
          <w:t>.</w:t>
        </w:r>
      </w:ins>
      <w:del w:id="39" w:author="Windows User" w:date="2019-10-28T06:15:00Z">
        <w:r w:rsidDel="00855CD0">
          <w:rPr>
            <w:rFonts w:cs="B Nazanin" w:hint="cs"/>
            <w:sz w:val="28"/>
            <w:szCs w:val="28"/>
            <w:rtl/>
            <w:lang w:val="bs-Latn-BA" w:bidi="fa-IR"/>
          </w:rPr>
          <w:delText>...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نظم عمومی شهر را به هم ریخته و حتی چندین پلیس را نیز به</w:t>
      </w:r>
      <w:ins w:id="40" w:author="Windows User" w:date="2019-10-27T18:07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del w:id="41" w:author="Windows User" w:date="2019-10-27T18:07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شدت مجروح کردند. </w:t>
      </w:r>
      <w:r w:rsidR="000004A4">
        <w:rPr>
          <w:rFonts w:cs="B Nazanin" w:hint="cs"/>
          <w:sz w:val="28"/>
          <w:szCs w:val="28"/>
          <w:rtl/>
          <w:lang w:val="bs-Latn-BA" w:bidi="fa-IR"/>
        </w:rPr>
        <w:t>در کنار این درگیری</w:t>
      </w:r>
      <w:ins w:id="42" w:author="Windows User" w:date="2019-10-27T18:07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del w:id="43" w:author="Windows User" w:date="2019-10-27T18:07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  <w:r w:rsidR="000004A4">
        <w:rPr>
          <w:rFonts w:cs="B Nazanin" w:hint="cs"/>
          <w:sz w:val="28"/>
          <w:szCs w:val="28"/>
          <w:rtl/>
          <w:lang w:val="bs-Latn-BA" w:bidi="fa-IR"/>
        </w:rPr>
        <w:t>های گروهی، درگیری</w:t>
      </w:r>
      <w:ins w:id="44" w:author="Windows User" w:date="2019-10-27T18:07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del w:id="45" w:author="Windows User" w:date="2019-10-27T18:07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  <w:r w:rsidR="000004A4">
        <w:rPr>
          <w:rFonts w:cs="B Nazanin" w:hint="cs"/>
          <w:sz w:val="28"/>
          <w:szCs w:val="28"/>
          <w:rtl/>
          <w:lang w:val="bs-Latn-BA" w:bidi="fa-IR"/>
        </w:rPr>
        <w:t>های شخصی میان مهاجر</w:t>
      </w:r>
      <w:ins w:id="46" w:author="Windows User" w:date="2019-10-27T18:07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ا</w:t>
        </w:r>
      </w:ins>
      <w:del w:id="47" w:author="Windows User" w:date="2019-10-27T18:07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>ی</w:delText>
        </w:r>
      </w:del>
      <w:r w:rsidR="000004A4">
        <w:rPr>
          <w:rFonts w:cs="B Nazanin" w:hint="cs"/>
          <w:sz w:val="28"/>
          <w:szCs w:val="28"/>
          <w:rtl/>
          <w:lang w:val="bs-Latn-BA" w:bidi="fa-IR"/>
        </w:rPr>
        <w:t>ن نیز به</w:t>
      </w:r>
      <w:ins w:id="48" w:author="Windows User" w:date="2019-10-27T18:07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del w:id="49" w:author="Windows User" w:date="2019-10-27T18:07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  <w:r w:rsidR="000004A4">
        <w:rPr>
          <w:rFonts w:cs="B Nazanin" w:hint="cs"/>
          <w:sz w:val="28"/>
          <w:szCs w:val="28"/>
          <w:rtl/>
          <w:lang w:val="bs-Latn-BA" w:bidi="fa-IR"/>
        </w:rPr>
        <w:t xml:space="preserve">شدت رواج </w:t>
      </w:r>
      <w:ins w:id="50" w:author="Windows User" w:date="2019-10-27T18:08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یافته</w:t>
        </w:r>
      </w:ins>
      <w:del w:id="51" w:author="Windows User" w:date="2019-10-27T18:08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>گرفت</w:delText>
        </w:r>
      </w:del>
      <w:del w:id="52" w:author="Windows User" w:date="2019-10-27T18:07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>ه</w:delText>
        </w:r>
      </w:del>
      <w:r w:rsidR="000004A4">
        <w:rPr>
          <w:rFonts w:cs="B Nazanin" w:hint="cs"/>
          <w:sz w:val="28"/>
          <w:szCs w:val="28"/>
          <w:rtl/>
          <w:lang w:val="bs-Latn-BA" w:bidi="fa-IR"/>
        </w:rPr>
        <w:t xml:space="preserve"> است.</w:t>
      </w:r>
      <w:del w:id="53" w:author="Windows User" w:date="2019-10-27T18:08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  <w:r w:rsidR="008708CA"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</w:p>
    <w:p w:rsidR="00BD24C7" w:rsidRDefault="00C40C9B" w:rsidP="00253B6D">
      <w:pPr>
        <w:bidi/>
        <w:spacing w:before="120" w:after="120"/>
        <w:jc w:val="both"/>
        <w:rPr>
          <w:rFonts w:cs="B Nazanin"/>
          <w:sz w:val="28"/>
          <w:szCs w:val="28"/>
          <w:rtl/>
          <w:lang w:val="bs-Latn-BA" w:bidi="fa-IR"/>
        </w:rPr>
      </w:pPr>
      <w:ins w:id="54" w:author="Windows User" w:date="2019-10-27T18:08:00Z">
        <w:r>
          <w:rPr>
            <w:rFonts w:cs="B Nazanin" w:hint="cs"/>
            <w:sz w:val="28"/>
            <w:szCs w:val="28"/>
            <w:rtl/>
            <w:lang w:val="bs-Latn-BA" w:bidi="fa-IR"/>
          </w:rPr>
          <w:t>گفتنی</w:t>
        </w:r>
      </w:ins>
      <w:del w:id="55" w:author="Windows User" w:date="2019-10-27T18:08:00Z">
        <w:r w:rsidR="00BD24C7" w:rsidDel="00C40C9B">
          <w:rPr>
            <w:rFonts w:cs="B Nazanin" w:hint="cs"/>
            <w:sz w:val="28"/>
            <w:szCs w:val="28"/>
            <w:rtl/>
            <w:lang w:val="bs-Latn-BA" w:bidi="fa-IR"/>
          </w:rPr>
          <w:delText>قابل ذکر</w:delText>
        </w:r>
      </w:del>
      <w:r w:rsidR="00BD24C7">
        <w:rPr>
          <w:rFonts w:cs="B Nazanin" w:hint="cs"/>
          <w:sz w:val="28"/>
          <w:szCs w:val="28"/>
          <w:rtl/>
          <w:lang w:val="bs-Latn-BA" w:bidi="fa-IR"/>
        </w:rPr>
        <w:t xml:space="preserve"> است این مهاجر</w:t>
      </w:r>
      <w:ins w:id="56" w:author="Windows User" w:date="2019-10-27T18:08:00Z">
        <w:r>
          <w:rPr>
            <w:rFonts w:cs="B Nazanin" w:hint="cs"/>
            <w:sz w:val="28"/>
            <w:szCs w:val="28"/>
            <w:rtl/>
            <w:lang w:val="bs-Latn-BA" w:bidi="fa-IR"/>
          </w:rPr>
          <w:t>ا</w:t>
        </w:r>
      </w:ins>
      <w:del w:id="57" w:author="Windows User" w:date="2019-10-27T18:08:00Z">
        <w:r w:rsidR="00BD24C7" w:rsidDel="00C40C9B">
          <w:rPr>
            <w:rFonts w:cs="B Nazanin" w:hint="cs"/>
            <w:sz w:val="28"/>
            <w:szCs w:val="28"/>
            <w:rtl/>
            <w:lang w:val="bs-Latn-BA" w:bidi="fa-IR"/>
          </w:rPr>
          <w:delText>ی</w:delText>
        </w:r>
      </w:del>
      <w:r w:rsidR="00BD24C7">
        <w:rPr>
          <w:rFonts w:cs="B Nazanin" w:hint="cs"/>
          <w:sz w:val="28"/>
          <w:szCs w:val="28"/>
          <w:rtl/>
          <w:lang w:val="bs-Latn-BA" w:bidi="fa-IR"/>
        </w:rPr>
        <w:t xml:space="preserve">ن </w:t>
      </w:r>
      <w:ins w:id="58" w:author="Windows User" w:date="2019-10-27T18:08:00Z">
        <w:r>
          <w:rPr>
            <w:rFonts w:cs="B Nazanin" w:hint="cs"/>
            <w:sz w:val="28"/>
            <w:szCs w:val="28"/>
            <w:rtl/>
            <w:lang w:val="bs-Latn-BA" w:bidi="fa-IR"/>
          </w:rPr>
          <w:t>اغلب</w:t>
        </w:r>
      </w:ins>
      <w:del w:id="59" w:author="Windows User" w:date="2019-10-27T18:08:00Z">
        <w:r w:rsidR="00BD24C7" w:rsidDel="00C40C9B">
          <w:rPr>
            <w:rFonts w:cs="B Nazanin" w:hint="cs"/>
            <w:sz w:val="28"/>
            <w:szCs w:val="28"/>
            <w:rtl/>
            <w:lang w:val="bs-Latn-BA" w:bidi="fa-IR"/>
          </w:rPr>
          <w:delText>عموما</w:delText>
        </w:r>
      </w:del>
      <w:r w:rsidR="00BD24C7">
        <w:rPr>
          <w:rFonts w:cs="B Nazanin" w:hint="cs"/>
          <w:sz w:val="28"/>
          <w:szCs w:val="28"/>
          <w:rtl/>
          <w:lang w:val="bs-Latn-BA" w:bidi="fa-IR"/>
        </w:rPr>
        <w:t xml:space="preserve"> از کشورهای عربی</w:t>
      </w:r>
      <w:r w:rsidR="00FE1292">
        <w:rPr>
          <w:rFonts w:cs="B Nazanin" w:hint="cs"/>
          <w:sz w:val="28"/>
          <w:szCs w:val="28"/>
          <w:rtl/>
          <w:lang w:val="bs-Latn-BA" w:bidi="fa-IR"/>
        </w:rPr>
        <w:t xml:space="preserve"> و آفریقایی</w:t>
      </w:r>
      <w:r w:rsidR="00BD24C7">
        <w:rPr>
          <w:rFonts w:cs="B Nazanin" w:hint="cs"/>
          <w:sz w:val="28"/>
          <w:szCs w:val="28"/>
          <w:rtl/>
          <w:lang w:val="bs-Latn-BA" w:bidi="fa-IR"/>
        </w:rPr>
        <w:t xml:space="preserve"> </w:t>
      </w:r>
      <w:r w:rsidR="00FE1292">
        <w:rPr>
          <w:rFonts w:cs="B Nazanin" w:hint="cs"/>
          <w:sz w:val="28"/>
          <w:szCs w:val="28"/>
          <w:rtl/>
          <w:lang w:val="bs-Latn-BA" w:bidi="fa-IR"/>
        </w:rPr>
        <w:t>سوریه</w:t>
      </w:r>
      <w:r w:rsidR="00BD24C7">
        <w:rPr>
          <w:rFonts w:cs="B Nazanin" w:hint="cs"/>
          <w:sz w:val="28"/>
          <w:szCs w:val="28"/>
          <w:rtl/>
          <w:lang w:val="bs-Latn-BA" w:bidi="fa-IR"/>
        </w:rPr>
        <w:t>، عراق، یمن، مراکش</w:t>
      </w:r>
      <w:r w:rsidR="00FE1292">
        <w:rPr>
          <w:rFonts w:cs="B Nazanin" w:hint="cs"/>
          <w:sz w:val="28"/>
          <w:szCs w:val="28"/>
          <w:rtl/>
          <w:lang w:val="bs-Latn-BA" w:bidi="fa-IR"/>
        </w:rPr>
        <w:t>، الجزایر</w:t>
      </w:r>
      <w:r w:rsidR="00BD24C7">
        <w:rPr>
          <w:rFonts w:cs="B Nazanin" w:hint="cs"/>
          <w:sz w:val="28"/>
          <w:szCs w:val="28"/>
          <w:rtl/>
          <w:lang w:val="bs-Latn-BA" w:bidi="fa-IR"/>
        </w:rPr>
        <w:t xml:space="preserve"> و</w:t>
      </w:r>
      <w:del w:id="60" w:author="Windows User" w:date="2019-10-27T18:09:00Z">
        <w:r w:rsidR="00BD24C7"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... و</w:delText>
        </w:r>
      </w:del>
      <w:r w:rsidR="00BD24C7">
        <w:rPr>
          <w:rFonts w:cs="B Nazanin" w:hint="cs"/>
          <w:sz w:val="28"/>
          <w:szCs w:val="28"/>
          <w:rtl/>
          <w:lang w:val="bs-Latn-BA" w:bidi="fa-IR"/>
        </w:rPr>
        <w:t xml:space="preserve"> هم</w:t>
      </w:r>
      <w:ins w:id="61" w:author="Windows User" w:date="2019-10-27T18:09:00Z">
        <w:r>
          <w:rPr>
            <w:rFonts w:cs="B Nazanin" w:hint="cs"/>
            <w:sz w:val="28"/>
            <w:szCs w:val="28"/>
            <w:rtl/>
            <w:lang w:val="bs-Latn-BA" w:bidi="fa-IR"/>
          </w:rPr>
          <w:t>چ</w:t>
        </w:r>
      </w:ins>
      <w:del w:id="62" w:author="Windows User" w:date="2019-10-27T18:09:00Z">
        <w:r w:rsidR="00BD24C7" w:rsidDel="00C40C9B">
          <w:rPr>
            <w:rFonts w:cs="B Nazanin" w:hint="cs"/>
            <w:sz w:val="28"/>
            <w:szCs w:val="28"/>
            <w:rtl/>
            <w:lang w:val="bs-Latn-BA" w:bidi="fa-IR"/>
          </w:rPr>
          <w:delText>ج</w:delText>
        </w:r>
      </w:del>
      <w:r w:rsidR="00BD24C7">
        <w:rPr>
          <w:rFonts w:cs="B Nazanin" w:hint="cs"/>
          <w:sz w:val="28"/>
          <w:szCs w:val="28"/>
          <w:rtl/>
          <w:lang w:val="bs-Latn-BA" w:bidi="fa-IR"/>
        </w:rPr>
        <w:t>نین کشورهای پاکستان، بنگلادش</w:t>
      </w:r>
      <w:ins w:id="63" w:author="Windows User" w:date="2019-10-27T18:09:00Z">
        <w:r>
          <w:rPr>
            <w:rFonts w:cs="B Nazanin" w:hint="cs"/>
            <w:sz w:val="28"/>
            <w:szCs w:val="28"/>
            <w:rtl/>
            <w:lang w:val="bs-Latn-BA" w:bidi="fa-IR"/>
          </w:rPr>
          <w:t xml:space="preserve"> و</w:t>
        </w:r>
      </w:ins>
      <w:del w:id="64" w:author="Windows User" w:date="2019-10-27T18:09:00Z">
        <w:r w:rsidR="00BD24C7" w:rsidDel="00C40C9B">
          <w:rPr>
            <w:rFonts w:cs="B Nazanin" w:hint="cs"/>
            <w:sz w:val="28"/>
            <w:szCs w:val="28"/>
            <w:rtl/>
            <w:lang w:val="bs-Latn-BA" w:bidi="fa-IR"/>
          </w:rPr>
          <w:delText>،</w:delText>
        </w:r>
      </w:del>
      <w:r w:rsidR="00BD24C7">
        <w:rPr>
          <w:rFonts w:cs="B Nazanin" w:hint="cs"/>
          <w:sz w:val="28"/>
          <w:szCs w:val="28"/>
          <w:rtl/>
          <w:lang w:val="bs-Latn-BA" w:bidi="fa-IR"/>
        </w:rPr>
        <w:t xml:space="preserve"> افغانستان هستند و</w:t>
      </w:r>
      <w:ins w:id="65" w:author="Windows User" w:date="2019-10-27T18:10:00Z">
        <w:r>
          <w:rPr>
            <w:rFonts w:cs="B Nazanin" w:hint="cs"/>
            <w:sz w:val="28"/>
            <w:szCs w:val="28"/>
            <w:rtl/>
            <w:lang w:val="bs-Latn-BA" w:bidi="fa-IR"/>
          </w:rPr>
          <w:t xml:space="preserve"> تاکنون</w:t>
        </w:r>
      </w:ins>
      <w:r w:rsidR="00BD24C7">
        <w:rPr>
          <w:rFonts w:cs="B Nazanin" w:hint="cs"/>
          <w:sz w:val="28"/>
          <w:szCs w:val="28"/>
          <w:rtl/>
          <w:lang w:val="bs-Latn-BA" w:bidi="fa-IR"/>
        </w:rPr>
        <w:t xml:space="preserve"> گزارشی از حضور مهاجر</w:t>
      </w:r>
      <w:ins w:id="66" w:author="Windows User" w:date="2019-10-27T18:10:00Z">
        <w:r>
          <w:rPr>
            <w:rFonts w:cs="B Nazanin" w:hint="cs"/>
            <w:sz w:val="28"/>
            <w:szCs w:val="28"/>
            <w:rtl/>
            <w:lang w:val="bs-Latn-BA" w:bidi="fa-IR"/>
          </w:rPr>
          <w:t>ا</w:t>
        </w:r>
      </w:ins>
      <w:del w:id="67" w:author="Windows User" w:date="2019-10-27T18:10:00Z">
        <w:r w:rsidR="00BD24C7" w:rsidDel="00C40C9B">
          <w:rPr>
            <w:rFonts w:cs="B Nazanin" w:hint="cs"/>
            <w:sz w:val="28"/>
            <w:szCs w:val="28"/>
            <w:rtl/>
            <w:lang w:val="bs-Latn-BA" w:bidi="fa-IR"/>
          </w:rPr>
          <w:delText>ی</w:delText>
        </w:r>
      </w:del>
      <w:r w:rsidR="00BD24C7">
        <w:rPr>
          <w:rFonts w:cs="B Nazanin" w:hint="cs"/>
          <w:sz w:val="28"/>
          <w:szCs w:val="28"/>
          <w:rtl/>
          <w:lang w:val="bs-Latn-BA" w:bidi="fa-IR"/>
        </w:rPr>
        <w:t xml:space="preserve">ن ایرانی در این </w:t>
      </w:r>
      <w:ins w:id="68" w:author="Windows User" w:date="2019-10-27T18:09:00Z">
        <w:r>
          <w:rPr>
            <w:rFonts w:cs="B Nazanin" w:hint="cs"/>
            <w:sz w:val="28"/>
            <w:szCs w:val="28"/>
            <w:rtl/>
            <w:lang w:val="bs-Latn-BA" w:bidi="fa-IR"/>
          </w:rPr>
          <w:t>درگیری‌ها</w:t>
        </w:r>
      </w:ins>
      <w:del w:id="69" w:author="Windows User" w:date="2019-10-27T18:09:00Z">
        <w:r w:rsidR="00BD24C7" w:rsidDel="00C40C9B">
          <w:rPr>
            <w:rFonts w:cs="B Nazanin" w:hint="cs"/>
            <w:sz w:val="28"/>
            <w:szCs w:val="28"/>
            <w:rtl/>
            <w:lang w:val="bs-Latn-BA" w:bidi="fa-IR"/>
          </w:rPr>
          <w:delText>کارزار</w:delText>
        </w:r>
      </w:del>
      <w:r w:rsidR="00BD24C7">
        <w:rPr>
          <w:rFonts w:cs="B Nazanin" w:hint="cs"/>
          <w:sz w:val="28"/>
          <w:szCs w:val="28"/>
          <w:rtl/>
          <w:lang w:val="bs-Latn-BA" w:bidi="fa-IR"/>
        </w:rPr>
        <w:t xml:space="preserve"> ارسال نشده است.</w:t>
      </w:r>
      <w:del w:id="70" w:author="Windows User" w:date="2019-10-28T06:16:00Z">
        <w:r w:rsidR="00BD24C7" w:rsidDel="00855CD0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</w:p>
    <w:p w:rsidR="00D6341A" w:rsidRDefault="00D6341A" w:rsidP="00253B6D">
      <w:pPr>
        <w:bidi/>
        <w:spacing w:before="120" w:after="120"/>
        <w:jc w:val="both"/>
        <w:rPr>
          <w:rFonts w:cs="B Nazanin"/>
          <w:sz w:val="28"/>
          <w:szCs w:val="28"/>
          <w:rtl/>
          <w:lang w:val="bs-Latn-BA" w:bidi="fa-IR"/>
        </w:rPr>
      </w:pPr>
      <w:r>
        <w:rPr>
          <w:rFonts w:cs="B Nazanin" w:hint="cs"/>
          <w:sz w:val="28"/>
          <w:szCs w:val="28"/>
          <w:rtl/>
          <w:lang w:val="bs-Latn-BA" w:bidi="fa-IR"/>
        </w:rPr>
        <w:t>ویدئوهای این درگیری</w:t>
      </w:r>
      <w:ins w:id="71" w:author="Windows User" w:date="2019-10-27T18:10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del w:id="72" w:author="Windows User" w:date="2019-10-27T18:10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>ها</w:t>
      </w:r>
      <w:ins w:id="73" w:author="Windows User" w:date="2019-10-27T18:11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 xml:space="preserve"> که</w:t>
        </w:r>
      </w:ins>
      <w:r>
        <w:rPr>
          <w:rFonts w:cs="B Nazanin" w:hint="cs"/>
          <w:sz w:val="28"/>
          <w:szCs w:val="28"/>
          <w:rtl/>
          <w:lang w:val="bs-Latn-BA" w:bidi="fa-IR"/>
        </w:rPr>
        <w:t xml:space="preserve"> در یوتیوب</w:t>
      </w:r>
      <w:r w:rsidR="000004A4">
        <w:rPr>
          <w:rFonts w:cs="B Nazanin" w:hint="cs"/>
          <w:sz w:val="28"/>
          <w:szCs w:val="28"/>
          <w:rtl/>
          <w:lang w:val="bs-Latn-BA" w:bidi="fa-IR"/>
        </w:rPr>
        <w:t>، فیسبوک و دیگر</w:t>
      </w:r>
      <w:r>
        <w:rPr>
          <w:rFonts w:cs="B Nazanin" w:hint="cs"/>
          <w:sz w:val="28"/>
          <w:szCs w:val="28"/>
          <w:rtl/>
          <w:lang w:val="bs-Latn-BA" w:bidi="fa-IR"/>
        </w:rPr>
        <w:t xml:space="preserve"> شبکه</w:t>
      </w:r>
      <w:ins w:id="74" w:author="Windows User" w:date="2019-10-27T18:10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del w:id="75" w:author="Windows User" w:date="2019-10-27T18:10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>های مجازی</w:t>
      </w:r>
      <w:r w:rsidR="000004A4">
        <w:rPr>
          <w:rStyle w:val="FootnoteReference"/>
          <w:rFonts w:cs="B Nazanin"/>
          <w:sz w:val="28"/>
          <w:szCs w:val="28"/>
          <w:rtl/>
          <w:lang w:val="bs-Latn-BA" w:bidi="fa-IR"/>
        </w:rPr>
        <w:footnoteReference w:id="1"/>
      </w:r>
      <w:r>
        <w:rPr>
          <w:rFonts w:cs="B Nazanin" w:hint="cs"/>
          <w:sz w:val="28"/>
          <w:szCs w:val="28"/>
          <w:rtl/>
          <w:lang w:val="bs-Latn-BA" w:bidi="fa-IR"/>
        </w:rPr>
        <w:t xml:space="preserve"> </w:t>
      </w:r>
      <w:ins w:id="76" w:author="Windows User" w:date="2019-10-27T18:11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 xml:space="preserve"> منتشر شده است، </w:t>
        </w:r>
      </w:ins>
      <w:r>
        <w:rPr>
          <w:rFonts w:cs="B Nazanin" w:hint="cs"/>
          <w:sz w:val="28"/>
          <w:szCs w:val="28"/>
          <w:rtl/>
          <w:lang w:val="bs-Latn-BA" w:bidi="fa-IR"/>
        </w:rPr>
        <w:t>بازخورد مناسبی را از سوی مردم به همراه نداشت و عموما</w:t>
      </w:r>
      <w:ins w:id="77" w:author="Windows User" w:date="2019-10-27T18:11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ً</w:t>
        </w:r>
      </w:ins>
      <w:r>
        <w:rPr>
          <w:rFonts w:cs="B Nazanin" w:hint="cs"/>
          <w:sz w:val="28"/>
          <w:szCs w:val="28"/>
          <w:rtl/>
          <w:lang w:val="bs-Latn-BA" w:bidi="fa-IR"/>
        </w:rPr>
        <w:t xml:space="preserve"> در نظرات خود خواستار برخورد قاطع دولت با مهاجر</w:t>
      </w:r>
      <w:ins w:id="78" w:author="Windows User" w:date="2019-10-27T18:11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ا</w:t>
        </w:r>
      </w:ins>
      <w:del w:id="79" w:author="Windows User" w:date="2019-10-27T18:11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>ی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>ن شده</w:t>
      </w:r>
      <w:ins w:id="80" w:author="Windows User" w:date="2019-10-27T18:11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del w:id="81" w:author="Windows User" w:date="2019-10-27T18:11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>اند</w:t>
      </w:r>
      <w:ins w:id="82" w:author="Windows User" w:date="2019-10-27T18:12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.</w:t>
        </w:r>
      </w:ins>
      <w:del w:id="83" w:author="Windows User" w:date="2019-10-27T18:12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 xml:space="preserve"> و</w:delText>
        </w:r>
      </w:del>
      <w:r w:rsidR="000004A4">
        <w:rPr>
          <w:rFonts w:cs="B Nazanin" w:hint="cs"/>
          <w:sz w:val="28"/>
          <w:szCs w:val="28"/>
          <w:rtl/>
          <w:lang w:val="bs-Latn-BA" w:bidi="fa-IR"/>
        </w:rPr>
        <w:t xml:space="preserve"> </w:t>
      </w:r>
      <w:r w:rsidR="00FE1292">
        <w:rPr>
          <w:rFonts w:cs="B Nazanin" w:hint="cs"/>
          <w:sz w:val="28"/>
          <w:szCs w:val="28"/>
          <w:rtl/>
          <w:lang w:val="bs-Latn-BA" w:bidi="fa-IR"/>
        </w:rPr>
        <w:t>ش</w:t>
      </w:r>
      <w:r w:rsidR="000004A4">
        <w:rPr>
          <w:rFonts w:cs="B Nazanin" w:hint="cs"/>
          <w:sz w:val="28"/>
          <w:szCs w:val="28"/>
          <w:rtl/>
          <w:lang w:val="bs-Latn-BA" w:bidi="fa-IR"/>
        </w:rPr>
        <w:t>بک</w:t>
      </w:r>
      <w:ins w:id="84" w:author="Windows User" w:date="2019-10-27T18:12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ۀ</w:t>
        </w:r>
      </w:ins>
      <w:del w:id="85" w:author="Windows User" w:date="2019-10-27T18:12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>ه</w:delText>
        </w:r>
      </w:del>
      <w:r w:rsidR="000004A4">
        <w:rPr>
          <w:rFonts w:cs="B Nazanin" w:hint="cs"/>
          <w:sz w:val="28"/>
          <w:szCs w:val="28"/>
          <w:rtl/>
          <w:lang w:val="bs-Latn-BA" w:bidi="fa-IR"/>
        </w:rPr>
        <w:t xml:space="preserve"> الجزی</w:t>
      </w:r>
      <w:ins w:id="86" w:author="Windows User" w:date="2019-10-27T18:12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ۀ</w:t>
        </w:r>
      </w:ins>
      <w:del w:id="87" w:author="Windows User" w:date="2019-10-27T18:12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>ه</w:delText>
        </w:r>
      </w:del>
      <w:r w:rsidR="000004A4">
        <w:rPr>
          <w:rFonts w:cs="B Nazanin" w:hint="cs"/>
          <w:sz w:val="28"/>
          <w:szCs w:val="28"/>
          <w:rtl/>
          <w:lang w:val="bs-Latn-BA" w:bidi="fa-IR"/>
        </w:rPr>
        <w:t xml:space="preserve"> بالکان نیز </w:t>
      </w:r>
      <w:r w:rsidR="00FE1292">
        <w:rPr>
          <w:rFonts w:cs="B Nazanin" w:hint="cs"/>
          <w:sz w:val="28"/>
          <w:szCs w:val="28"/>
          <w:rtl/>
          <w:lang w:val="bs-Latn-BA" w:bidi="fa-IR"/>
        </w:rPr>
        <w:t>در ادام</w:t>
      </w:r>
      <w:ins w:id="88" w:author="Windows User" w:date="2019-10-27T18:12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ۀ</w:t>
        </w:r>
      </w:ins>
      <w:del w:id="89" w:author="Windows User" w:date="2019-10-27T18:12:00Z">
        <w:r w:rsidR="00FE1292" w:rsidDel="00C40C9B">
          <w:rPr>
            <w:rFonts w:cs="B Nazanin" w:hint="cs"/>
            <w:sz w:val="28"/>
            <w:szCs w:val="28"/>
            <w:rtl/>
            <w:lang w:val="bs-Latn-BA" w:bidi="fa-IR"/>
          </w:rPr>
          <w:delText>ه</w:delText>
        </w:r>
      </w:del>
      <w:r w:rsidR="00FE1292">
        <w:rPr>
          <w:rFonts w:cs="B Nazanin" w:hint="cs"/>
          <w:sz w:val="28"/>
          <w:szCs w:val="28"/>
          <w:rtl/>
          <w:lang w:val="bs-Latn-BA" w:bidi="fa-IR"/>
        </w:rPr>
        <w:t xml:space="preserve"> گزارش</w:t>
      </w:r>
      <w:ins w:id="90" w:author="Windows User" w:date="2019-10-27T18:12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r w:rsidR="00FE1292">
        <w:rPr>
          <w:rFonts w:cs="B Nazanin" w:hint="cs"/>
          <w:sz w:val="28"/>
          <w:szCs w:val="28"/>
          <w:rtl/>
          <w:lang w:val="bs-Latn-BA" w:bidi="fa-IR"/>
        </w:rPr>
        <w:t xml:space="preserve">های خود، </w:t>
      </w:r>
      <w:r w:rsidR="000004A4">
        <w:rPr>
          <w:rFonts w:cs="B Nazanin" w:hint="cs"/>
          <w:sz w:val="28"/>
          <w:szCs w:val="28"/>
          <w:rtl/>
          <w:lang w:val="bs-Latn-BA" w:bidi="fa-IR"/>
        </w:rPr>
        <w:t>گزارشی از کمپ</w:t>
      </w:r>
      <w:r w:rsidR="00FE1292">
        <w:rPr>
          <w:rFonts w:cs="B Nazanin" w:hint="cs"/>
          <w:sz w:val="28"/>
          <w:szCs w:val="28"/>
          <w:rtl/>
          <w:lang w:val="bs-Latn-BA" w:bidi="fa-IR"/>
        </w:rPr>
        <w:t xml:space="preserve"> فعلی</w:t>
      </w:r>
      <w:r w:rsidR="000004A4">
        <w:rPr>
          <w:rFonts w:cs="B Nazanin" w:hint="cs"/>
          <w:sz w:val="28"/>
          <w:szCs w:val="28"/>
          <w:rtl/>
          <w:lang w:val="bs-Latn-BA" w:bidi="fa-IR"/>
        </w:rPr>
        <w:t xml:space="preserve"> پناهندگان بیها</w:t>
      </w:r>
      <w:ins w:id="91" w:author="Windows User" w:date="2019-10-28T06:28:00Z">
        <w:r w:rsidR="00E526B6">
          <w:rPr>
            <w:rFonts w:cs="B Nazanin" w:hint="cs"/>
            <w:sz w:val="28"/>
            <w:szCs w:val="28"/>
            <w:rtl/>
            <w:lang w:val="bs-Latn-BA" w:bidi="fa-IR"/>
          </w:rPr>
          <w:t>چ</w:t>
        </w:r>
      </w:ins>
      <w:del w:id="92" w:author="Windows User" w:date="2019-10-28T06:27:00Z">
        <w:r w:rsidR="000004A4" w:rsidDel="00E526B6">
          <w:rPr>
            <w:rFonts w:cs="B Nazanin" w:hint="cs"/>
            <w:sz w:val="28"/>
            <w:szCs w:val="28"/>
            <w:rtl/>
            <w:lang w:val="bs-Latn-BA" w:bidi="fa-IR"/>
          </w:rPr>
          <w:delText>ج</w:delText>
        </w:r>
      </w:del>
      <w:r w:rsidR="000004A4">
        <w:rPr>
          <w:rFonts w:cs="B Nazanin" w:hint="cs"/>
          <w:sz w:val="28"/>
          <w:szCs w:val="28"/>
          <w:rtl/>
          <w:lang w:val="bs-Latn-BA" w:bidi="fa-IR"/>
        </w:rPr>
        <w:t xml:space="preserve"> ارسال </w:t>
      </w:r>
      <w:ins w:id="93" w:author="Windows User" w:date="2019-10-27T18:12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کرده است</w:t>
        </w:r>
      </w:ins>
      <w:del w:id="94" w:author="Windows User" w:date="2019-10-27T18:12:00Z">
        <w:r w:rsidR="000004A4" w:rsidDel="00C40C9B">
          <w:rPr>
            <w:rFonts w:cs="B Nazanin" w:hint="cs"/>
            <w:sz w:val="28"/>
            <w:szCs w:val="28"/>
            <w:rtl/>
            <w:lang w:val="bs-Latn-BA" w:bidi="fa-IR"/>
          </w:rPr>
          <w:delText>نمود</w:delText>
        </w:r>
      </w:del>
      <w:r w:rsidR="000004A4">
        <w:rPr>
          <w:rStyle w:val="FootnoteReference"/>
          <w:rFonts w:cs="B Nazanin"/>
          <w:sz w:val="28"/>
          <w:szCs w:val="28"/>
          <w:rtl/>
          <w:lang w:val="bs-Latn-BA" w:bidi="fa-IR"/>
        </w:rPr>
        <w:footnoteReference w:id="2"/>
      </w:r>
      <w:r>
        <w:rPr>
          <w:rFonts w:cs="B Nazanin" w:hint="cs"/>
          <w:sz w:val="28"/>
          <w:szCs w:val="28"/>
          <w:rtl/>
          <w:lang w:val="bs-Latn-BA" w:bidi="fa-IR"/>
        </w:rPr>
        <w:t xml:space="preserve">. </w:t>
      </w:r>
    </w:p>
    <w:p w:rsidR="00D6341A" w:rsidRDefault="00D6341A" w:rsidP="00855CD0">
      <w:pPr>
        <w:bidi/>
        <w:spacing w:before="120" w:after="120"/>
        <w:jc w:val="both"/>
        <w:rPr>
          <w:rFonts w:cs="B Nazanin"/>
          <w:sz w:val="28"/>
          <w:szCs w:val="28"/>
          <w:lang w:val="bs-Latn-BA" w:bidi="fa-IR"/>
        </w:rPr>
      </w:pPr>
      <w:r>
        <w:rPr>
          <w:rFonts w:cs="B Nazanin" w:hint="cs"/>
          <w:sz w:val="28"/>
          <w:szCs w:val="28"/>
          <w:rtl/>
          <w:lang w:val="bs-Latn-BA" w:bidi="fa-IR"/>
        </w:rPr>
        <w:t xml:space="preserve">بعد از این </w:t>
      </w:r>
      <w:ins w:id="95" w:author="Windows User" w:date="2019-10-27T18:12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درگیری‌ها،</w:t>
        </w:r>
      </w:ins>
      <w:del w:id="96" w:author="Windows User" w:date="2019-10-27T18:12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>اتفاق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پلیس حدود </w:t>
      </w:r>
      <w:del w:id="97" w:author="Windows User" w:date="2019-10-27T18:13:00Z">
        <w:r w:rsidDel="00D35E5F">
          <w:rPr>
            <w:rFonts w:cs="B Nazanin" w:hint="cs"/>
            <w:sz w:val="28"/>
            <w:szCs w:val="28"/>
            <w:rtl/>
            <w:lang w:val="bs-Latn-BA" w:bidi="fa-IR"/>
          </w:rPr>
          <w:delText>2</w:delText>
        </w:r>
      </w:del>
      <w:ins w:id="98" w:author="Windows User" w:date="2019-10-27T18:13:00Z">
        <w:r w:rsidR="00D35E5F">
          <w:rPr>
            <w:rFonts w:ascii="Calibri" w:hAnsi="Calibri" w:cs="Calibri"/>
            <w:sz w:val="28"/>
            <w:szCs w:val="28"/>
            <w:rtl/>
            <w:lang w:val="bs-Latn-BA" w:bidi="fa-IR"/>
          </w:rPr>
          <w:t>۲۰</w:t>
        </w:r>
      </w:ins>
      <w:del w:id="99" w:author="Windows User" w:date="2019-10-27T18:13:00Z">
        <w:r w:rsidDel="00D35E5F">
          <w:rPr>
            <w:rFonts w:cs="B Nazanin" w:hint="cs"/>
            <w:sz w:val="28"/>
            <w:szCs w:val="28"/>
            <w:rtl/>
            <w:lang w:val="bs-Latn-BA" w:bidi="fa-IR"/>
          </w:rPr>
          <w:delText xml:space="preserve">0 </w:delText>
        </w:r>
      </w:del>
      <w:ins w:id="100" w:author="Windows User" w:date="2019-10-27T18:13:00Z">
        <w:r w:rsidR="00D35E5F">
          <w:rPr>
            <w:rFonts w:cs="B Nazanin" w:hint="cs"/>
            <w:sz w:val="28"/>
            <w:szCs w:val="28"/>
            <w:rtl/>
            <w:lang w:val="bs-Latn-BA" w:bidi="fa-IR"/>
          </w:rPr>
          <w:t xml:space="preserve"> ن</w:t>
        </w:r>
      </w:ins>
      <w:del w:id="101" w:author="Windows User" w:date="2019-10-27T18:13:00Z">
        <w:r w:rsidDel="00D35E5F">
          <w:rPr>
            <w:rFonts w:cs="B Nazanin" w:hint="cs"/>
            <w:sz w:val="28"/>
            <w:szCs w:val="28"/>
            <w:rtl/>
            <w:lang w:val="bs-Latn-BA" w:bidi="fa-IR"/>
          </w:rPr>
          <w:delText>ن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>فر از مهاجر</w:t>
      </w:r>
      <w:ins w:id="102" w:author="Windows User" w:date="2019-10-27T18:13:00Z">
        <w:r w:rsidR="00C40C9B">
          <w:rPr>
            <w:rFonts w:cs="B Nazanin" w:hint="cs"/>
            <w:sz w:val="28"/>
            <w:szCs w:val="28"/>
            <w:rtl/>
            <w:lang w:val="bs-Latn-BA" w:bidi="fa-IR"/>
          </w:rPr>
          <w:t>ا</w:t>
        </w:r>
      </w:ins>
      <w:del w:id="103" w:author="Windows User" w:date="2019-10-27T18:13:00Z">
        <w:r w:rsidDel="00C40C9B">
          <w:rPr>
            <w:rFonts w:cs="B Nazanin" w:hint="cs"/>
            <w:sz w:val="28"/>
            <w:szCs w:val="28"/>
            <w:rtl/>
            <w:lang w:val="bs-Latn-BA" w:bidi="fa-IR"/>
          </w:rPr>
          <w:delText>ی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>ن را دیپورت</w:t>
      </w:r>
      <w:ins w:id="104" w:author="Windows User" w:date="2019-10-28T06:20:00Z">
        <w:r w:rsidR="00855CD0">
          <w:rPr>
            <w:rFonts w:cs="B Nazanin" w:hint="cs"/>
            <w:sz w:val="28"/>
            <w:szCs w:val="28"/>
            <w:rtl/>
            <w:lang w:val="bs-Latn-BA" w:bidi="fa-IR"/>
          </w:rPr>
          <w:t xml:space="preserve"> (اخراج)</w:t>
        </w:r>
      </w:ins>
      <w:r>
        <w:rPr>
          <w:rFonts w:cs="B Nazanin" w:hint="cs"/>
          <w:sz w:val="28"/>
          <w:szCs w:val="28"/>
          <w:rtl/>
          <w:lang w:val="bs-Latn-BA" w:bidi="fa-IR"/>
        </w:rPr>
        <w:t xml:space="preserve"> کرد و اکنون فضای شهر کمی آرام</w:t>
      </w:r>
      <w:ins w:id="105" w:author="Windows User" w:date="2019-10-27T18:14:00Z">
        <w:r w:rsidR="00D35E5F">
          <w:rPr>
            <w:rFonts w:cs="B Nazanin" w:hint="cs"/>
            <w:sz w:val="28"/>
            <w:szCs w:val="28"/>
            <w:rtl/>
            <w:lang w:val="bs-Latn-BA" w:bidi="fa-IR"/>
          </w:rPr>
          <w:t>‌</w:t>
        </w:r>
      </w:ins>
      <w:r>
        <w:rPr>
          <w:rFonts w:cs="B Nazanin" w:hint="cs"/>
          <w:sz w:val="28"/>
          <w:szCs w:val="28"/>
          <w:rtl/>
          <w:lang w:val="bs-Latn-BA" w:bidi="fa-IR"/>
        </w:rPr>
        <w:t>تر از قبل شده است</w:t>
      </w:r>
      <w:ins w:id="106" w:author="Windows User" w:date="2019-10-27T18:14:00Z">
        <w:r w:rsidR="009C744C">
          <w:rPr>
            <w:rFonts w:cs="B Nazanin" w:hint="cs"/>
            <w:sz w:val="28"/>
            <w:szCs w:val="28"/>
            <w:rtl/>
            <w:lang w:val="bs-Latn-BA" w:bidi="fa-IR"/>
          </w:rPr>
          <w:t>، اما از</w:t>
        </w:r>
      </w:ins>
      <w:del w:id="107" w:author="Windows User" w:date="2019-10-27T18:14:00Z">
        <w:r w:rsidDel="009C744C">
          <w:rPr>
            <w:rFonts w:cs="B Nazanin" w:hint="cs"/>
            <w:sz w:val="28"/>
            <w:szCs w:val="28"/>
            <w:rtl/>
            <w:lang w:val="bs-Latn-BA" w:bidi="fa-IR"/>
          </w:rPr>
          <w:delText>. لکن</w:delText>
        </w:r>
      </w:del>
      <w:r>
        <w:rPr>
          <w:rFonts w:cs="B Nazanin" w:hint="cs"/>
          <w:sz w:val="28"/>
          <w:szCs w:val="28"/>
          <w:rtl/>
          <w:lang w:val="bs-Latn-BA" w:bidi="fa-IR"/>
        </w:rPr>
        <w:t xml:space="preserve"> تبعات این اقدامات در سطح ملی </w:t>
      </w:r>
      <w:ins w:id="108" w:author="Windows User" w:date="2019-10-27T18:15:00Z">
        <w:r w:rsidR="009C744C">
          <w:rPr>
            <w:rFonts w:cs="B Nazanin" w:hint="cs"/>
            <w:sz w:val="28"/>
            <w:szCs w:val="28"/>
            <w:rtl/>
            <w:lang w:val="bs-Latn-BA" w:bidi="fa-IR"/>
          </w:rPr>
          <w:t>باید به این موارد اشاره کرد:</w:t>
        </w:r>
      </w:ins>
      <w:del w:id="109" w:author="Windows User" w:date="2019-10-27T18:15:00Z">
        <w:r w:rsidDel="009C744C">
          <w:rPr>
            <w:rFonts w:cs="B Nazanin" w:hint="cs"/>
            <w:sz w:val="28"/>
            <w:szCs w:val="28"/>
            <w:rtl/>
            <w:lang w:val="bs-Latn-BA" w:bidi="fa-IR"/>
          </w:rPr>
          <w:delText xml:space="preserve">که در ذیل قابل مشاهده اند همچنان ادامه دار است. </w:delText>
        </w:r>
      </w:del>
    </w:p>
    <w:p w:rsidR="00B368FC" w:rsidRPr="00EF0BDE" w:rsidRDefault="00B368FC" w:rsidP="00253B6D">
      <w:pPr>
        <w:pStyle w:val="ListParagraph"/>
        <w:numPr>
          <w:ilvl w:val="0"/>
          <w:numId w:val="4"/>
        </w:num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EF0BDE">
        <w:rPr>
          <w:rFonts w:cs="B Nazanin" w:hint="cs"/>
          <w:sz w:val="28"/>
          <w:szCs w:val="28"/>
          <w:rtl/>
          <w:lang w:val="bs-Latn-BA"/>
        </w:rPr>
        <w:t>درخواست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کومشیچ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برای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تشکیل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جلس</w:t>
      </w:r>
      <w:ins w:id="110" w:author="Windows User" w:date="2019-10-27T18:15:00Z">
        <w:r w:rsidR="009C744C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111" w:author="Windows User" w:date="2019-10-27T18:15:00Z">
        <w:r w:rsidRPr="00EF0BDE" w:rsidDel="009C744C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فوری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شورای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ریاست</w:t>
      </w:r>
      <w:ins w:id="112" w:author="Windows User" w:date="2019-10-28T06:51:00Z">
        <w:r w:rsidR="008B7E94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13" w:author="Windows User" w:date="2019-10-28T06:51:00Z">
        <w:r w:rsidRPr="00EF0BDE" w:rsidDel="008B7E94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EF0BDE">
        <w:rPr>
          <w:rFonts w:cs="B Nazanin" w:hint="cs"/>
          <w:sz w:val="28"/>
          <w:szCs w:val="28"/>
          <w:rtl/>
          <w:lang w:val="bs-Latn-BA"/>
        </w:rPr>
        <w:t>جمهوری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بوسنی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و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هرزگوین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به</w:t>
      </w:r>
      <w:ins w:id="114" w:author="Windows User" w:date="2019-10-27T18:16:00Z">
        <w:r w:rsidR="009C744C">
          <w:rPr>
            <w:rFonts w:cs="B Nazanin" w:hint="cs"/>
            <w:sz w:val="28"/>
            <w:szCs w:val="28"/>
            <w:rtl/>
            <w:lang w:val="bs-Latn-BA"/>
          </w:rPr>
          <w:t>‌دلیل</w:t>
        </w:r>
      </w:ins>
      <w:del w:id="115" w:author="Windows User" w:date="2019-10-27T18:15:00Z">
        <w:r w:rsidRPr="00EF0BDE" w:rsidDel="009C744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EF0BDE" w:rsidDel="009C744C">
          <w:rPr>
            <w:rFonts w:cs="B Nazanin" w:hint="cs"/>
            <w:sz w:val="28"/>
            <w:szCs w:val="28"/>
            <w:rtl/>
            <w:lang w:val="bs-Latn-BA"/>
          </w:rPr>
          <w:delText>خاطر</w:delText>
        </w:r>
      </w:del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شرایط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بحرانی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بیها</w:t>
      </w:r>
      <w:ins w:id="116" w:author="Windows User" w:date="2019-10-28T06:27:00Z">
        <w:r w:rsidR="00E526B6">
          <w:rPr>
            <w:rFonts w:cs="B Nazanin" w:hint="cs"/>
            <w:sz w:val="28"/>
            <w:szCs w:val="28"/>
            <w:rtl/>
            <w:lang w:val="bs-Latn-BA"/>
          </w:rPr>
          <w:t>چ</w:t>
        </w:r>
      </w:ins>
      <w:del w:id="117" w:author="Windows User" w:date="2019-10-28T06:22:00Z">
        <w:r w:rsidRPr="00EF0BDE" w:rsidDel="00855CD0">
          <w:rPr>
            <w:rFonts w:cs="B Nazanin" w:hint="cs"/>
            <w:sz w:val="28"/>
            <w:szCs w:val="28"/>
            <w:rtl/>
            <w:lang w:val="bs-Latn-BA"/>
          </w:rPr>
          <w:delText>چ</w:delText>
        </w:r>
      </w:del>
      <w:ins w:id="118" w:author="Windows User" w:date="2019-10-27T18:16:00Z">
        <w:r w:rsidR="009C744C">
          <w:rPr>
            <w:rFonts w:cs="B Nazanin" w:hint="cs"/>
            <w:sz w:val="28"/>
            <w:szCs w:val="28"/>
            <w:rtl/>
            <w:lang w:val="bs-Latn-BA"/>
          </w:rPr>
          <w:t>.</w:t>
        </w:r>
      </w:ins>
    </w:p>
    <w:p w:rsidR="00B368FC" w:rsidRPr="00B368FC" w:rsidRDefault="00B368FC" w:rsidP="00253B6D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</w:p>
    <w:p w:rsidR="00B368FC" w:rsidRPr="00B368FC" w:rsidRDefault="00B368FC" w:rsidP="00855CD0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lastRenderedPageBreak/>
        <w:t>ژلیکو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کومشیچ،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عضو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ریاست</w:t>
      </w:r>
      <w:ins w:id="119" w:author="Windows User" w:date="2019-10-28T06:51:00Z">
        <w:r w:rsidR="008B7E94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bookmarkStart w:id="120" w:name="_GoBack"/>
      <w:bookmarkEnd w:id="120"/>
      <w:del w:id="121" w:author="Windows User" w:date="2019-10-28T06:51:00Z">
        <w:r w:rsidRPr="00B368FC" w:rsidDel="008B7E94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ins w:id="122" w:author="Windows User" w:date="2019-10-27T18:16:00Z">
        <w:r w:rsidR="009C744C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123" w:author="Windows User" w:date="2019-10-27T18:18:00Z">
        <w:r w:rsidR="009C744C">
          <w:rPr>
            <w:rFonts w:cs="B Nazanin" w:hint="cs"/>
            <w:sz w:val="28"/>
            <w:szCs w:val="28"/>
            <w:rtl/>
            <w:lang w:val="bs-Latn-BA"/>
          </w:rPr>
          <w:t>به‌دلیل حضور مهاجران</w:t>
        </w:r>
      </w:ins>
      <w:ins w:id="124" w:author="Windows User" w:date="2019-10-27T18:19:00Z">
        <w:r w:rsidR="009C744C">
          <w:rPr>
            <w:rFonts w:cs="B Nazanin" w:hint="cs"/>
            <w:sz w:val="28"/>
            <w:szCs w:val="28"/>
            <w:rtl/>
            <w:lang w:val="bs-Latn-BA"/>
          </w:rPr>
          <w:t xml:space="preserve"> بسیار،</w:t>
        </w:r>
      </w:ins>
      <w:ins w:id="125" w:author="Windows User" w:date="2019-10-27T18:18:00Z">
        <w:r w:rsidR="009C744C">
          <w:rPr>
            <w:rFonts w:cs="B Nazanin" w:hint="cs"/>
            <w:sz w:val="28"/>
            <w:szCs w:val="28"/>
            <w:rtl/>
            <w:lang w:val="bs-Latn-BA"/>
          </w:rPr>
          <w:t xml:space="preserve"> </w:t>
        </w:r>
      </w:ins>
      <w:r w:rsidRPr="00B368FC">
        <w:rPr>
          <w:rFonts w:cs="B Nazanin" w:hint="cs"/>
          <w:sz w:val="28"/>
          <w:szCs w:val="28"/>
          <w:rtl/>
          <w:lang w:val="bs-Latn-BA"/>
        </w:rPr>
        <w:t>خواستار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تشکیل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جلس</w:t>
      </w:r>
      <w:ins w:id="126" w:author="Windows User" w:date="2019-10-27T18:16:00Z">
        <w:r w:rsidR="009C744C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127" w:author="Windows User" w:date="2019-10-27T18:16:00Z">
        <w:r w:rsidRPr="00B368FC" w:rsidDel="009C744C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فوری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آن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هدف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بررسی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شرایط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امنیتی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بحرانی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شهر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بیها</w:t>
      </w:r>
      <w:ins w:id="128" w:author="Windows User" w:date="2019-10-28T06:27:00Z">
        <w:r w:rsidR="00E526B6">
          <w:rPr>
            <w:rFonts w:cs="B Nazanin" w:hint="cs"/>
            <w:sz w:val="28"/>
            <w:szCs w:val="28"/>
            <w:rtl/>
            <w:lang w:val="bs-Latn-BA"/>
          </w:rPr>
          <w:t>چ</w:t>
        </w:r>
      </w:ins>
      <w:del w:id="129" w:author="Windows User" w:date="2019-10-28T06:22:00Z">
        <w:r w:rsidRPr="00B368FC" w:rsidDel="00855CD0">
          <w:rPr>
            <w:rFonts w:cs="B Nazanin" w:hint="cs"/>
            <w:sz w:val="28"/>
            <w:szCs w:val="28"/>
            <w:rtl/>
            <w:lang w:val="bs-Latn-BA"/>
          </w:rPr>
          <w:delText>چ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del w:id="130" w:author="Windows User" w:date="2019-10-27T18:21:00Z">
        <w:r w:rsidRPr="00B368FC" w:rsidDel="009C744C">
          <w:rPr>
            <w:rFonts w:cs="B Nazanin" w:hint="cs"/>
            <w:sz w:val="28"/>
            <w:szCs w:val="28"/>
            <w:rtl/>
            <w:lang w:val="bs-Latn-BA"/>
          </w:rPr>
          <w:delText>ناشی</w:delText>
        </w:r>
        <w:r w:rsidRPr="00B368FC" w:rsidDel="009C744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9C744C">
          <w:rPr>
            <w:rFonts w:cs="B Nazanin" w:hint="cs"/>
            <w:sz w:val="28"/>
            <w:szCs w:val="28"/>
            <w:rtl/>
            <w:lang w:val="bs-Latn-BA"/>
          </w:rPr>
          <w:delText>از</w:delText>
        </w:r>
        <w:r w:rsidRPr="00B368FC" w:rsidDel="009C744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9C744C">
          <w:rPr>
            <w:rFonts w:cs="B Nazanin" w:hint="cs"/>
            <w:sz w:val="28"/>
            <w:szCs w:val="28"/>
            <w:rtl/>
            <w:lang w:val="bs-Latn-BA"/>
          </w:rPr>
          <w:delText>حضور</w:delText>
        </w:r>
        <w:r w:rsidRPr="00B368FC" w:rsidDel="009C744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9C744C">
          <w:rPr>
            <w:rFonts w:cs="B Nazanin" w:hint="cs"/>
            <w:sz w:val="28"/>
            <w:szCs w:val="28"/>
            <w:rtl/>
            <w:lang w:val="bs-Latn-BA"/>
          </w:rPr>
          <w:delText>مهاجران</w:delText>
        </w:r>
        <w:r w:rsidRPr="00B368FC" w:rsidDel="009C744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9C744C">
          <w:rPr>
            <w:rFonts w:cs="B Nazanin" w:hint="cs"/>
            <w:sz w:val="28"/>
            <w:szCs w:val="28"/>
            <w:rtl/>
            <w:lang w:val="bs-Latn-BA"/>
          </w:rPr>
          <w:delText>زیاد</w:delText>
        </w:r>
        <w:r w:rsidRPr="00B368FC" w:rsidDel="009C744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شد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Pr="00B368FC" w:rsidRDefault="00B368FC" w:rsidP="00855CD0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t>کومشیچ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021567">
        <w:rPr>
          <w:rFonts w:cs="B Nazanin" w:hint="cs"/>
          <w:sz w:val="28"/>
          <w:szCs w:val="28"/>
          <w:rtl/>
          <w:lang w:val="bs-Latn-BA"/>
        </w:rPr>
        <w:t>روز دوشنبه</w:t>
      </w:r>
      <w:ins w:id="131" w:author="Windows User" w:date="2019-10-27T18:23:00Z">
        <w:r w:rsidR="009C744C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="00021567">
        <w:rPr>
          <w:rFonts w:cs="B Nazanin" w:hint="cs"/>
          <w:sz w:val="28"/>
          <w:szCs w:val="28"/>
          <w:rtl/>
          <w:lang w:val="bs-Latn-BA"/>
        </w:rPr>
        <w:t xml:space="preserve"> </w:t>
      </w:r>
      <w:ins w:id="132" w:author="Windows User" w:date="2019-10-27T18:22:00Z">
        <w:r w:rsidR="009C744C">
          <w:rPr>
            <w:rFonts w:ascii="Calibri" w:hAnsi="Calibri" w:cs="Calibri"/>
            <w:sz w:val="28"/>
            <w:szCs w:val="28"/>
            <w:rtl/>
            <w:lang w:val="bs-Latn-BA"/>
          </w:rPr>
          <w:t>۲۰</w:t>
        </w:r>
      </w:ins>
      <w:del w:id="133" w:author="Windows User" w:date="2019-10-27T18:22:00Z">
        <w:r w:rsidR="00021567" w:rsidDel="009C744C">
          <w:rPr>
            <w:rFonts w:cs="B Nazanin" w:hint="cs"/>
            <w:sz w:val="28"/>
            <w:szCs w:val="28"/>
            <w:rtl/>
            <w:lang w:val="bs-Latn-BA"/>
          </w:rPr>
          <w:delText>20</w:delText>
        </w:r>
      </w:del>
      <w:r w:rsidR="00021567">
        <w:rPr>
          <w:rFonts w:cs="B Nazanin" w:hint="cs"/>
          <w:sz w:val="28"/>
          <w:szCs w:val="28"/>
          <w:rtl/>
          <w:lang w:val="bs-Latn-BA"/>
        </w:rPr>
        <w:t xml:space="preserve"> خرداد </w:t>
      </w:r>
      <w:ins w:id="134" w:author="Windows User" w:date="2019-10-27T18:23:00Z">
        <w:r w:rsidR="009C744C">
          <w:rPr>
            <w:rFonts w:ascii="Calibri" w:hAnsi="Calibri" w:cs="Calibri"/>
            <w:sz w:val="28"/>
            <w:szCs w:val="28"/>
            <w:rtl/>
            <w:lang w:val="bs-Latn-BA"/>
          </w:rPr>
          <w:t>۹۸</w:t>
        </w:r>
      </w:ins>
      <w:del w:id="135" w:author="Windows User" w:date="2019-10-27T18:23:00Z">
        <w:r w:rsidR="00021567" w:rsidDel="009C744C">
          <w:rPr>
            <w:rFonts w:cs="B Nazanin" w:hint="cs"/>
            <w:sz w:val="28"/>
            <w:szCs w:val="28"/>
            <w:rtl/>
            <w:lang w:val="bs-Latn-BA"/>
          </w:rPr>
          <w:delText>98</w:delText>
        </w:r>
      </w:del>
      <w:r w:rsidR="00021567">
        <w:rPr>
          <w:rFonts w:cs="B Nazanin" w:hint="cs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خبرگزاری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فنا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136" w:author="Windows User" w:date="2019-10-27T18:23:00Z">
        <w:r w:rsidR="009C744C">
          <w:rPr>
            <w:rFonts w:cs="B Nazanin" w:hint="cs"/>
            <w:sz w:val="28"/>
            <w:szCs w:val="28"/>
            <w:rtl/>
            <w:lang w:val="bs-Latn-BA"/>
          </w:rPr>
          <w:t>اذعان داشت</w:t>
        </w:r>
      </w:ins>
      <w:del w:id="137" w:author="Windows User" w:date="2019-10-27T18:23:00Z">
        <w:r w:rsidRPr="00B368FC" w:rsidDel="009C744C">
          <w:rPr>
            <w:rFonts w:cs="B Nazanin" w:hint="cs"/>
            <w:sz w:val="28"/>
            <w:szCs w:val="28"/>
            <w:rtl/>
            <w:lang w:val="bs-Latn-BA"/>
          </w:rPr>
          <w:delText>گفت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: </w:t>
      </w:r>
      <w:ins w:id="138" w:author="Windows User" w:date="2019-10-27T18:23:00Z">
        <w:r w:rsidR="009C744C">
          <w:rPr>
            <w:rFonts w:cs="B Nazanin" w:hint="cs"/>
            <w:sz w:val="28"/>
            <w:szCs w:val="28"/>
            <w:rtl/>
            <w:lang w:val="bs-Latn-BA"/>
          </w:rPr>
          <w:t>«</w:t>
        </w:r>
      </w:ins>
      <w:del w:id="139" w:author="Windows User" w:date="2019-10-27T18:23:00Z">
        <w:r w:rsidRPr="00B368FC" w:rsidDel="009C744C">
          <w:rPr>
            <w:rFonts w:cs="B Nazanin"/>
            <w:sz w:val="28"/>
            <w:szCs w:val="28"/>
            <w:rtl/>
            <w:lang w:val="bs-Latn-BA"/>
          </w:rPr>
          <w:delText>"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اتفاقات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اقدامات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قلمروی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0C3526">
        <w:rPr>
          <w:rFonts w:cs="B Nazanin" w:hint="cs"/>
          <w:sz w:val="28"/>
          <w:szCs w:val="28"/>
          <w:highlight w:val="yellow"/>
          <w:rtl/>
          <w:lang w:val="bs-Latn-BA"/>
          <w:rPrChange w:id="140" w:author="Windows User" w:date="2019-10-28T06:22:00Z">
            <w:rPr>
              <w:rFonts w:cs="B Nazanin" w:hint="cs"/>
              <w:sz w:val="28"/>
              <w:szCs w:val="28"/>
              <w:rtl/>
              <w:lang w:val="bs-Latn-BA"/>
            </w:rPr>
          </w:rPrChange>
        </w:rPr>
        <w:t>کانتون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اونا</w:t>
      </w:r>
      <w:ins w:id="141" w:author="Windows User" w:date="2019-10-28T06:22:00Z">
        <w:r w:rsidR="000C3526">
          <w:rPr>
            <w:rFonts w:cs="B Nazanin" w:hint="cs"/>
            <w:sz w:val="28"/>
            <w:szCs w:val="28"/>
            <w:rtl/>
            <w:lang w:val="bs-Latn-BA"/>
          </w:rPr>
          <w:t>ـ</w:t>
        </w:r>
      </w:ins>
      <w:del w:id="142" w:author="Windows User" w:date="2019-10-28T06:22:00Z">
        <w:r w:rsidRPr="00B368FC" w:rsidDel="000C3526">
          <w:rPr>
            <w:rFonts w:cs="B Nazanin"/>
            <w:sz w:val="28"/>
            <w:szCs w:val="28"/>
            <w:rtl/>
            <w:lang w:val="bs-Latn-BA"/>
          </w:rPr>
          <w:delText xml:space="preserve">-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سانا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مسئله</w:t>
      </w:r>
      <w:ins w:id="143" w:author="Windows User" w:date="2019-10-27T18:24:00Z">
        <w:r w:rsidR="009C744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44" w:author="Windows User" w:date="2019-10-27T18:24:00Z">
        <w:r w:rsidRPr="00B368FC" w:rsidDel="009C744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دیگر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نمی</w:t>
      </w:r>
      <w:ins w:id="145" w:author="Windows User" w:date="2019-10-27T18:24:00Z">
        <w:r w:rsidR="009C744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46" w:author="Windows User" w:date="2019-10-27T18:24:00Z">
        <w:r w:rsidRPr="00B368FC" w:rsidDel="009C744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توان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دربار</w:t>
      </w:r>
      <w:ins w:id="147" w:author="Windows User" w:date="2019-10-27T18:24:00Z">
        <w:r w:rsidR="009C744C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148" w:author="Windows User" w:date="2019-10-27T18:24:00Z">
        <w:r w:rsidRPr="00B368FC" w:rsidDel="009C744C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آن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سکوت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Pr="00B368FC">
        <w:rPr>
          <w:rFonts w:cs="B Nazanin"/>
          <w:sz w:val="28"/>
          <w:szCs w:val="28"/>
          <w:rtl/>
          <w:lang w:val="bs-Latn-BA"/>
        </w:rPr>
        <w:t xml:space="preserve">. </w:t>
      </w: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افکار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عمومی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یادآوری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می</w:t>
      </w:r>
      <w:ins w:id="149" w:author="Windows User" w:date="2019-10-27T18:24:00Z">
        <w:r w:rsidR="009C744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50" w:author="Windows User" w:date="2019-10-27T18:24:00Z">
        <w:r w:rsidRPr="00B368FC" w:rsidDel="009C744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کنم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151" w:author="Windows User" w:date="2019-10-27T18:24:00Z">
        <w:r w:rsidR="00C76EBC">
          <w:rPr>
            <w:rFonts w:cs="B Nazanin" w:hint="cs"/>
            <w:sz w:val="28"/>
            <w:szCs w:val="28"/>
            <w:rtl/>
            <w:lang w:val="bs-Latn-BA"/>
          </w:rPr>
          <w:t>بیشتر</w:t>
        </w:r>
      </w:ins>
      <w:del w:id="152" w:author="Windows User" w:date="2019-10-27T18:24:00Z">
        <w:r w:rsidRPr="00B368FC" w:rsidDel="00C76EBC">
          <w:rPr>
            <w:rFonts w:cs="B Nazanin" w:hint="cs"/>
            <w:sz w:val="28"/>
            <w:szCs w:val="28"/>
            <w:rtl/>
            <w:lang w:val="bs-Latn-BA"/>
          </w:rPr>
          <w:delText>عمده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افراد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ins w:id="153" w:author="Windows User" w:date="2019-10-27T18:24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54" w:author="Windows User" w:date="2019-10-27T18:24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طور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غیر</w:t>
      </w:r>
      <w:del w:id="155" w:author="Windows User" w:date="2019-10-27T18:24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قانونی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وارد</w:t>
      </w:r>
      <w:r w:rsidR="002F60B2">
        <w:rPr>
          <w:rFonts w:cs="B Nazanin" w:hint="cs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خاک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شده</w:t>
      </w:r>
      <w:ins w:id="156" w:author="Windows User" w:date="2019-10-27T18:24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57" w:author="Windows User" w:date="2019-10-27T18:24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اند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اکنون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اقدامات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خود</w:t>
      </w:r>
      <w:ins w:id="158" w:author="Windows User" w:date="2019-10-27T18:24:00Z">
        <w:r w:rsidR="00C76EBC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وضعیت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امنیت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مردم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کشورمان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ins w:id="159" w:author="Windows User" w:date="2019-10-27T18:24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60" w:author="Windows User" w:date="2019-10-27T18:24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طور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مستقیم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هدف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قرار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داده</w:t>
      </w:r>
      <w:ins w:id="161" w:author="Windows User" w:date="2019-10-27T18:24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62" w:author="Windows User" w:date="2019-10-27T18:24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اند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  <w:ins w:id="163" w:author="Windows User" w:date="2019-10-27T18:24:00Z">
        <w:r w:rsidR="00C76EBC">
          <w:rPr>
            <w:rFonts w:cs="B Nazanin" w:hint="cs"/>
            <w:sz w:val="28"/>
            <w:szCs w:val="28"/>
            <w:rtl/>
            <w:lang w:val="bs-Latn-BA"/>
          </w:rPr>
          <w:t>»</w:t>
        </w:r>
      </w:ins>
      <w:del w:id="164" w:author="Windows User" w:date="2019-10-27T18:24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>"</w:delText>
        </w:r>
      </w:del>
    </w:p>
    <w:p w:rsidR="00B368FC" w:rsidRPr="00B368FC" w:rsidRDefault="00C76EBC" w:rsidP="00253B6D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ins w:id="165" w:author="Windows User" w:date="2019-10-27T18:25:00Z">
        <w:r>
          <w:rPr>
            <w:rFonts w:cs="B Nazanin" w:hint="cs"/>
            <w:sz w:val="28"/>
            <w:szCs w:val="28"/>
            <w:rtl/>
            <w:lang w:val="bs-Latn-BA"/>
          </w:rPr>
          <w:t>همچنین در ادامه</w:t>
        </w:r>
      </w:ins>
      <w:del w:id="166" w:author="Windows User" w:date="2019-10-27T18:25:00Z">
        <w:r w:rsidR="00B368FC" w:rsidRPr="00B368FC" w:rsidDel="00C76EBC">
          <w:rPr>
            <w:rFonts w:cs="B Nazanin" w:hint="cs"/>
            <w:sz w:val="28"/>
            <w:szCs w:val="28"/>
            <w:rtl/>
            <w:lang w:val="bs-Latn-BA"/>
          </w:rPr>
          <w:delText>وی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افزود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: </w:t>
      </w:r>
      <w:ins w:id="167" w:author="Windows User" w:date="2019-10-27T18:25:00Z">
        <w:r>
          <w:rPr>
            <w:rFonts w:cs="B Nazanin" w:hint="cs"/>
            <w:sz w:val="28"/>
            <w:szCs w:val="28"/>
            <w:rtl/>
            <w:lang w:val="bs-Latn-BA"/>
          </w:rPr>
          <w:t>«</w:t>
        </w:r>
      </w:ins>
      <w:del w:id="168" w:author="Windows User" w:date="2019-10-27T18:25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>"</w:delText>
        </w:r>
        <w:r w:rsidR="002F60B2" w:rsidRPr="002F60B2" w:rsidDel="00C76EBC">
          <w:rPr>
            <w:rFonts w:cs="B Nazanin" w:hint="cs"/>
            <w:sz w:val="28"/>
            <w:szCs w:val="28"/>
            <w:rtl/>
            <w:lang w:val="bs-Latn-BA"/>
          </w:rPr>
          <w:delText xml:space="preserve"> </w:delText>
        </w:r>
      </w:del>
      <w:r w:rsidR="002F60B2" w:rsidRPr="00B368FC">
        <w:rPr>
          <w:rFonts w:cs="B Nazanin" w:hint="cs"/>
          <w:sz w:val="28"/>
          <w:szCs w:val="28"/>
          <w:rtl/>
          <w:lang w:val="bs-Latn-BA"/>
        </w:rPr>
        <w:t>وضعیت</w:t>
      </w:r>
      <w:r w:rsidR="002F60B2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اینگونه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غیر</w:t>
      </w:r>
      <w:del w:id="169" w:author="Windows User" w:date="2019-10-27T18:25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قابل</w:t>
      </w:r>
      <w:ins w:id="170" w:author="Windows User" w:date="2019-10-27T18:25:00Z">
        <w:r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71" w:author="Windows User" w:date="2019-10-27T18:25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تحمل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است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.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بیها</w:t>
      </w:r>
      <w:ins w:id="172" w:author="Windows User" w:date="2019-10-28T06:27:00Z">
        <w:r w:rsidR="00E526B6">
          <w:rPr>
            <w:rFonts w:cs="B Nazanin" w:hint="cs"/>
            <w:sz w:val="28"/>
            <w:szCs w:val="28"/>
            <w:rtl/>
            <w:lang w:val="bs-Latn-BA"/>
          </w:rPr>
          <w:t>چ</w:t>
        </w:r>
      </w:ins>
      <w:ins w:id="173" w:author="Windows User" w:date="2019-10-28T06:23:00Z">
        <w:r w:rsidR="000C3526">
          <w:rPr>
            <w:rFonts w:cs="B Nazanin" w:hint="cs"/>
            <w:sz w:val="28"/>
            <w:szCs w:val="28"/>
            <w:rtl/>
            <w:lang w:val="bs-Latn-BA"/>
          </w:rPr>
          <w:t xml:space="preserve"> </w:t>
        </w:r>
      </w:ins>
      <w:del w:id="174" w:author="Windows User" w:date="2019-10-28T06:23:00Z">
        <w:r w:rsidR="00B368FC" w:rsidRPr="00B368FC" w:rsidDel="000C3526">
          <w:rPr>
            <w:rFonts w:cs="B Nazanin" w:hint="cs"/>
            <w:sz w:val="28"/>
            <w:szCs w:val="28"/>
            <w:rtl/>
            <w:lang w:val="bs-Latn-BA"/>
          </w:rPr>
          <w:delText>چ</w:delText>
        </w:r>
        <w:r w:rsidR="00B368FC" w:rsidRPr="00B368FC" w:rsidDel="000C352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محل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فاجعه</w:t>
      </w:r>
      <w:ins w:id="175" w:author="Windows User" w:date="2019-10-27T18:25:00Z">
        <w:r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76" w:author="Windows User" w:date="2019-10-27T18:25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ins w:id="177" w:author="Windows User" w:date="2019-10-27T18:26:00Z">
        <w:r>
          <w:rPr>
            <w:rFonts w:cs="B Nazanin" w:hint="cs"/>
            <w:sz w:val="28"/>
            <w:szCs w:val="28"/>
            <w:rtl/>
            <w:lang w:val="bs-Latn-BA"/>
          </w:rPr>
          <w:t>‌باری</w:t>
        </w:r>
      </w:ins>
      <w:del w:id="178" w:author="Windows User" w:date="2019-10-27T18:26:00Z">
        <w:r w:rsidR="00B368FC" w:rsidRPr="00B368FC" w:rsidDel="00C76EBC">
          <w:rPr>
            <w:rFonts w:cs="B Nazanin" w:hint="cs"/>
            <w:sz w:val="28"/>
            <w:szCs w:val="28"/>
            <w:rtl/>
            <w:lang w:val="bs-Latn-BA"/>
          </w:rPr>
          <w:delText>ای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تبدیل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شده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همین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دلیل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خواستار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اتخاذ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تصمیمات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مناسبی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جمله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کارگیری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ارتش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برای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حفاظت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مرزهای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کشور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هستم</w:t>
      </w:r>
      <w:r w:rsidR="00B368FC" w:rsidRPr="00B368FC">
        <w:rPr>
          <w:rFonts w:cs="B Nazanin"/>
          <w:sz w:val="28"/>
          <w:szCs w:val="28"/>
          <w:rtl/>
          <w:lang w:val="bs-Latn-BA"/>
        </w:rPr>
        <w:t>.</w:t>
      </w:r>
      <w:ins w:id="179" w:author="Windows User" w:date="2019-10-27T18:26:00Z">
        <w:r>
          <w:rPr>
            <w:rFonts w:cs="B Nazanin" w:hint="cs"/>
            <w:sz w:val="28"/>
            <w:szCs w:val="28"/>
            <w:rtl/>
            <w:lang w:val="bs-Latn-BA"/>
          </w:rPr>
          <w:t>»</w:t>
        </w:r>
      </w:ins>
      <w:del w:id="180" w:author="Windows User" w:date="2019-10-27T18:26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>"</w:delText>
        </w:r>
      </w:del>
    </w:p>
    <w:p w:rsidR="00B368FC" w:rsidRPr="00B368FC" w:rsidRDefault="00B368FC" w:rsidP="00253B6D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همین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2F60B2">
        <w:rPr>
          <w:rFonts w:cs="B Nazanin" w:hint="cs"/>
          <w:sz w:val="28"/>
          <w:szCs w:val="28"/>
          <w:rtl/>
          <w:lang w:val="bs-Latn-BA"/>
        </w:rPr>
        <w:t>روز</w:t>
      </w:r>
      <w:r w:rsidRPr="00B368FC">
        <w:rPr>
          <w:rFonts w:cs="B Nazanin" w:hint="cs"/>
          <w:sz w:val="28"/>
          <w:szCs w:val="28"/>
          <w:rtl/>
          <w:lang w:val="bs-Latn-BA"/>
        </w:rPr>
        <w:t>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مویو</w:t>
      </w:r>
      <w:r w:rsidR="002F60B2">
        <w:rPr>
          <w:rFonts w:cs="B Nazanin" w:hint="cs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کوریچیچ</w:t>
      </w:r>
      <w:ins w:id="181" w:author="Windows User" w:date="2019-10-27T18:26:00Z">
        <w:r w:rsidR="00C76EBC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فرمانده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پلیس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کانتون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اونا</w:t>
      </w:r>
      <w:ins w:id="182" w:author="Windows User" w:date="2019-10-28T06:24:00Z">
        <w:r w:rsidR="006506A3">
          <w:rPr>
            <w:rFonts w:cs="B Nazanin" w:hint="cs"/>
            <w:sz w:val="28"/>
            <w:szCs w:val="28"/>
            <w:rtl/>
            <w:lang w:val="bs-Latn-BA"/>
          </w:rPr>
          <w:t>ـ</w:t>
        </w:r>
      </w:ins>
      <w:del w:id="183" w:author="Windows User" w:date="2019-10-28T06:24:00Z">
        <w:r w:rsidRPr="00B368FC" w:rsidDel="006506A3">
          <w:rPr>
            <w:rFonts w:cs="B Nazanin"/>
            <w:sz w:val="28"/>
            <w:szCs w:val="28"/>
            <w:rtl/>
            <w:lang w:val="bs-Latn-BA"/>
          </w:rPr>
          <w:delText xml:space="preserve">-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سانا</w:t>
      </w:r>
      <w:ins w:id="184" w:author="Windows User" w:date="2019-10-27T18:26:00Z">
        <w:r w:rsidR="00C76EBC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احتمال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اعلام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وضع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فوق</w:t>
      </w:r>
      <w:ins w:id="185" w:author="Windows User" w:date="2019-10-27T18:26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86" w:author="Windows User" w:date="2019-10-27T18:26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العاده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کانتون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خبر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داد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Default="00C76EBC" w:rsidP="00253B6D">
      <w:pPr>
        <w:bidi/>
        <w:spacing w:before="120" w:after="120"/>
        <w:jc w:val="both"/>
        <w:rPr>
          <w:rFonts w:cs="B Nazanin"/>
          <w:sz w:val="28"/>
          <w:szCs w:val="28"/>
          <w:rtl/>
          <w:lang w:val="bs-Latn-BA"/>
        </w:rPr>
      </w:pPr>
      <w:ins w:id="187" w:author="Windows User" w:date="2019-10-27T18:27:00Z">
        <w:r>
          <w:rPr>
            <w:rFonts w:cs="B Nazanin" w:hint="cs"/>
            <w:sz w:val="28"/>
            <w:szCs w:val="28"/>
            <w:rtl/>
            <w:lang w:val="bs-Latn-BA"/>
          </w:rPr>
          <w:t>کوریچیچ</w:t>
        </w:r>
      </w:ins>
      <w:del w:id="188" w:author="Windows User" w:date="2019-10-27T18:26:00Z">
        <w:r w:rsidR="00B368FC" w:rsidRPr="00B368FC" w:rsidDel="00C76EBC">
          <w:rPr>
            <w:rFonts w:cs="B Nazanin" w:hint="cs"/>
            <w:sz w:val="28"/>
            <w:szCs w:val="28"/>
            <w:rtl/>
            <w:lang w:val="bs-Latn-BA"/>
          </w:rPr>
          <w:delText>وی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گفت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: </w:t>
      </w:r>
      <w:ins w:id="189" w:author="Windows User" w:date="2019-10-27T18:27:00Z">
        <w:r>
          <w:rPr>
            <w:rFonts w:cs="B Nazanin" w:hint="cs"/>
            <w:sz w:val="28"/>
            <w:szCs w:val="28"/>
            <w:rtl/>
            <w:lang w:val="bs-Latn-BA"/>
          </w:rPr>
          <w:t>«</w:t>
        </w:r>
      </w:ins>
      <w:del w:id="190" w:author="Windows User" w:date="2019-10-27T18:27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>"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صورت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تداوم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رویکرد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کنونی</w:t>
      </w:r>
      <w:ins w:id="191" w:author="Windows User" w:date="2019-10-27T18:27:00Z">
        <w:r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نهادهای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ملی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بحران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مهاجران،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پیشنهاد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خواهم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که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وضع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فوق</w:t>
      </w:r>
      <w:ins w:id="192" w:author="Windows User" w:date="2019-10-27T18:28:00Z">
        <w:r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93" w:author="Windows User" w:date="2019-10-27T18:28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العاده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اعلام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شود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.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امر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شامل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اقدامات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تدابیر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زیادی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جمله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محدودیت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رفت</w:t>
      </w:r>
      <w:ins w:id="194" w:author="Windows User" w:date="2019-10-27T18:29:00Z">
        <w:r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95" w:author="Windows User" w:date="2019-10-27T18:29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ins w:id="196" w:author="Windows User" w:date="2019-10-27T18:29:00Z">
        <w:r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197" w:author="Windows User" w:date="2019-10-27T18:29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آمد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198" w:author="Windows User" w:date="2019-10-27T18:29:00Z">
        <w:r>
          <w:rPr>
            <w:rFonts w:cs="B Nazanin" w:hint="cs"/>
            <w:sz w:val="28"/>
            <w:szCs w:val="28"/>
            <w:rtl/>
            <w:lang w:val="bs-Latn-BA"/>
          </w:rPr>
          <w:t>خواهد شد</w:t>
        </w:r>
      </w:ins>
      <w:del w:id="199" w:author="Windows User" w:date="2019-10-27T18:29:00Z">
        <w:r w:rsidR="00B368FC" w:rsidRPr="00B368FC" w:rsidDel="00C76EBC">
          <w:rPr>
            <w:rFonts w:cs="B Nazanin" w:hint="cs"/>
            <w:sz w:val="28"/>
            <w:szCs w:val="28"/>
            <w:rtl/>
            <w:lang w:val="bs-Latn-BA"/>
          </w:rPr>
          <w:delText>می</w:delText>
        </w:r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C76EBC">
          <w:rPr>
            <w:rFonts w:cs="B Nazanin" w:hint="cs"/>
            <w:sz w:val="28"/>
            <w:szCs w:val="28"/>
            <w:rtl/>
            <w:lang w:val="bs-Latn-BA"/>
          </w:rPr>
          <w:delText>شود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>.</w:t>
      </w:r>
      <w:ins w:id="200" w:author="Windows User" w:date="2019-10-27T18:29:00Z">
        <w:r>
          <w:rPr>
            <w:rFonts w:cs="B Nazanin" w:hint="cs"/>
            <w:sz w:val="28"/>
            <w:szCs w:val="28"/>
            <w:rtl/>
            <w:lang w:val="bs-Latn-BA"/>
          </w:rPr>
          <w:t>»</w:t>
        </w:r>
      </w:ins>
      <w:del w:id="201" w:author="Windows User" w:date="2019-10-27T18:29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" </w:delText>
        </w:r>
        <w:r w:rsidR="00B368FC" w:rsidDel="00C76EBC">
          <w:rPr>
            <w:rFonts w:cs="B Nazanin"/>
            <w:sz w:val="28"/>
            <w:szCs w:val="28"/>
            <w:lang w:val="bs-Latn-BA"/>
          </w:rPr>
          <w:delText xml:space="preserve"> </w:delText>
        </w:r>
      </w:del>
    </w:p>
    <w:p w:rsidR="008708CA" w:rsidRDefault="008708CA" w:rsidP="00253B6D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</w:p>
    <w:p w:rsidR="00B368FC" w:rsidRPr="00EF0BDE" w:rsidRDefault="00B368FC" w:rsidP="00253B6D">
      <w:pPr>
        <w:pStyle w:val="ListParagraph"/>
        <w:numPr>
          <w:ilvl w:val="0"/>
          <w:numId w:val="4"/>
        </w:num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EF0BDE">
        <w:rPr>
          <w:rFonts w:cs="B Nazanin" w:hint="cs"/>
          <w:sz w:val="28"/>
          <w:szCs w:val="28"/>
          <w:rtl/>
          <w:lang w:val="bs-Latn-BA"/>
        </w:rPr>
        <w:t>درخواست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کومشیچ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برای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استقرار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ارتش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بوسنی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و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هرزگوین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در</w:t>
      </w:r>
      <w:r w:rsidRPr="00EF0BDE">
        <w:rPr>
          <w:rFonts w:cs="B Nazanin"/>
          <w:sz w:val="28"/>
          <w:szCs w:val="28"/>
          <w:rtl/>
          <w:lang w:val="bs-Latn-BA"/>
        </w:rPr>
        <w:t xml:space="preserve"> </w:t>
      </w:r>
      <w:r w:rsidRPr="00EF0BDE">
        <w:rPr>
          <w:rFonts w:cs="B Nazanin" w:hint="cs"/>
          <w:sz w:val="28"/>
          <w:szCs w:val="28"/>
          <w:rtl/>
          <w:lang w:val="bs-Latn-BA"/>
        </w:rPr>
        <w:t>مرزها</w:t>
      </w:r>
    </w:p>
    <w:p w:rsidR="00B368FC" w:rsidRPr="00B368FC" w:rsidRDefault="00B368FC" w:rsidP="00253B6D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t>ژلیکو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کومشیچ،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عضو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ریاست</w:t>
      </w:r>
      <w:ins w:id="202" w:author="Windows User" w:date="2019-10-27T18:29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203" w:author="Windows User" w:date="2019-10-27T18:29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خواستار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استقرار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ارتش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کشور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مرزها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هدف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مقابله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ورود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Pr="00B368FC" w:rsidRDefault="00BA0621" w:rsidP="00955B9B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  <w:pPrChange w:id="204" w:author="Windows User" w:date="2019-10-28T06:41:00Z">
          <w:pPr>
            <w:bidi/>
            <w:spacing w:before="120" w:after="120"/>
            <w:jc w:val="both"/>
          </w:pPr>
        </w:pPrChange>
      </w:pPr>
      <w:ins w:id="205" w:author="Windows User" w:date="2019-10-28T06:34:00Z">
        <w:r>
          <w:rPr>
            <w:rFonts w:cs="B Nazanin" w:hint="cs"/>
            <w:sz w:val="28"/>
            <w:szCs w:val="28"/>
            <w:rtl/>
            <w:lang w:val="bs-Latn-BA"/>
          </w:rPr>
          <w:t xml:space="preserve">ژلیکو </w:t>
        </w:r>
      </w:ins>
      <w:r w:rsidR="00B368FC" w:rsidRPr="00B368FC">
        <w:rPr>
          <w:rFonts w:cs="B Nazanin" w:hint="cs"/>
          <w:sz w:val="28"/>
          <w:szCs w:val="28"/>
          <w:rtl/>
          <w:lang w:val="bs-Latn-BA"/>
        </w:rPr>
        <w:t>کومشیچ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روز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4813CA">
        <w:rPr>
          <w:rFonts w:cs="B Nazanin" w:hint="cs"/>
          <w:sz w:val="28"/>
          <w:szCs w:val="28"/>
          <w:rtl/>
          <w:lang w:val="bs-Latn-BA"/>
        </w:rPr>
        <w:t>سه</w:t>
      </w:r>
      <w:ins w:id="206" w:author="Windows User" w:date="2019-10-27T18:30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207" w:author="Windows User" w:date="2019-10-27T18:30:00Z">
        <w:r w:rsidR="004813CA" w:rsidDel="00C76EBC">
          <w:rPr>
            <w:rFonts w:cs="B Nazanin" w:hint="cs"/>
            <w:sz w:val="28"/>
            <w:szCs w:val="28"/>
            <w:rtl/>
            <w:lang w:val="bs-Latn-BA"/>
          </w:rPr>
          <w:delText xml:space="preserve"> </w:delText>
        </w:r>
      </w:del>
      <w:r w:rsidR="004813CA">
        <w:rPr>
          <w:rFonts w:cs="B Nazanin" w:hint="cs"/>
          <w:sz w:val="28"/>
          <w:szCs w:val="28"/>
          <w:rtl/>
          <w:lang w:val="bs-Latn-BA"/>
        </w:rPr>
        <w:t>شنبه</w:t>
      </w:r>
      <w:ins w:id="208" w:author="Windows User" w:date="2019-10-28T06:36:00Z">
        <w:r w:rsidR="00B66762">
          <w:rPr>
            <w:rFonts w:cs="B Nazanin" w:hint="cs"/>
            <w:sz w:val="28"/>
            <w:szCs w:val="28"/>
            <w:rtl/>
            <w:lang w:val="bs-Latn-BA"/>
          </w:rPr>
          <w:t xml:space="preserve">، </w:t>
        </w:r>
      </w:ins>
      <w:ins w:id="209" w:author="Windows User" w:date="2019-10-27T18:30:00Z">
        <w:r w:rsidR="00C76EBC" w:rsidRPr="00B66762">
          <w:rPr>
            <w:rFonts w:ascii="Calibri" w:hAnsi="Calibri" w:cs="Calibri"/>
            <w:sz w:val="28"/>
            <w:szCs w:val="28"/>
            <w:rtl/>
            <w:lang w:val="bs-Latn-BA" w:bidi="fa-IR"/>
            <w:rPrChange w:id="210" w:author="Windows User" w:date="2019-10-28T06:35:00Z">
              <w:rPr>
                <w:rFonts w:ascii="Calibri" w:hAnsi="Calibri" w:cs="Calibri"/>
                <w:sz w:val="28"/>
                <w:szCs w:val="28"/>
                <w:rtl/>
                <w:lang w:val="bs-Latn-BA" w:bidi="fa-IR"/>
              </w:rPr>
            </w:rPrChange>
          </w:rPr>
          <w:t>۲۱</w:t>
        </w:r>
      </w:ins>
      <w:del w:id="211" w:author="Windows User" w:date="2019-10-27T18:30:00Z">
        <w:r w:rsidR="004813CA" w:rsidDel="00C76EBC">
          <w:rPr>
            <w:rFonts w:cs="B Nazanin" w:hint="cs"/>
            <w:sz w:val="28"/>
            <w:szCs w:val="28"/>
            <w:rtl/>
            <w:lang w:val="bs-Latn-BA"/>
          </w:rPr>
          <w:delText xml:space="preserve"> 20</w:delText>
        </w:r>
      </w:del>
      <w:r w:rsidR="00EF0BDE">
        <w:rPr>
          <w:rFonts w:cs="B Nazanin" w:hint="cs"/>
          <w:sz w:val="28"/>
          <w:szCs w:val="28"/>
          <w:rtl/>
          <w:lang w:val="bs-Latn-BA"/>
        </w:rPr>
        <w:t xml:space="preserve"> خرداد </w:t>
      </w:r>
      <w:del w:id="212" w:author="Windows User" w:date="2019-10-27T18:31:00Z">
        <w:r w:rsidR="00EF0BDE" w:rsidDel="00C76EBC">
          <w:rPr>
            <w:rFonts w:cs="B Nazanin" w:hint="cs"/>
            <w:sz w:val="28"/>
            <w:szCs w:val="28"/>
            <w:rtl/>
            <w:lang w:val="bs-Latn-BA"/>
          </w:rPr>
          <w:delText>98</w:delText>
        </w:r>
      </w:del>
      <w:ins w:id="213" w:author="Windows User" w:date="2019-10-27T18:30:00Z">
        <w:r w:rsidR="00C76EBC">
          <w:rPr>
            <w:rFonts w:ascii="Calibri" w:hAnsi="Calibri" w:cs="Calibri"/>
            <w:sz w:val="28"/>
            <w:szCs w:val="28"/>
            <w:rtl/>
            <w:lang w:val="bs-Latn-BA"/>
          </w:rPr>
          <w:t>۹۸</w:t>
        </w:r>
      </w:ins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214" w:author="Windows User" w:date="2019-10-28T06:41:00Z">
        <w:r w:rsidR="00955B9B" w:rsidRPr="00B368FC">
          <w:rPr>
            <w:rFonts w:cs="B Nazanin" w:hint="cs"/>
            <w:sz w:val="28"/>
            <w:szCs w:val="28"/>
            <w:rtl/>
            <w:lang w:val="bs-Latn-BA"/>
          </w:rPr>
          <w:t>به</w:t>
        </w:r>
        <w:r w:rsidR="00955B9B" w:rsidRPr="00B368FC">
          <w:rPr>
            <w:rFonts w:cs="B Nazanin"/>
            <w:sz w:val="28"/>
            <w:szCs w:val="28"/>
            <w:rtl/>
            <w:lang w:val="bs-Latn-BA"/>
          </w:rPr>
          <w:t xml:space="preserve"> </w:t>
        </w:r>
        <w:r w:rsidR="00955B9B" w:rsidRPr="00B368FC">
          <w:rPr>
            <w:rFonts w:cs="B Nazanin" w:hint="cs"/>
            <w:sz w:val="28"/>
            <w:szCs w:val="28"/>
            <w:rtl/>
            <w:lang w:val="bs-Latn-BA"/>
          </w:rPr>
          <w:t>مارینا</w:t>
        </w:r>
        <w:r w:rsidR="00955B9B" w:rsidRPr="00B368FC">
          <w:rPr>
            <w:rFonts w:cs="B Nazanin"/>
            <w:sz w:val="28"/>
            <w:szCs w:val="28"/>
            <w:rtl/>
            <w:lang w:val="bs-Latn-BA"/>
          </w:rPr>
          <w:t xml:space="preserve"> </w:t>
        </w:r>
        <w:r w:rsidR="00955B9B" w:rsidRPr="00B368FC">
          <w:rPr>
            <w:rFonts w:cs="B Nazanin" w:hint="cs"/>
            <w:sz w:val="28"/>
            <w:szCs w:val="28"/>
            <w:rtl/>
            <w:lang w:val="bs-Latn-BA"/>
          </w:rPr>
          <w:t>پندش،</w:t>
        </w:r>
        <w:r w:rsidR="00955B9B" w:rsidRPr="00B368FC">
          <w:rPr>
            <w:rFonts w:cs="B Nazanin"/>
            <w:sz w:val="28"/>
            <w:szCs w:val="28"/>
            <w:rtl/>
            <w:lang w:val="bs-Latn-BA"/>
          </w:rPr>
          <w:t xml:space="preserve"> </w:t>
        </w:r>
        <w:r w:rsidR="00955B9B" w:rsidRPr="00B368FC">
          <w:rPr>
            <w:rFonts w:cs="B Nazanin" w:hint="cs"/>
            <w:sz w:val="28"/>
            <w:szCs w:val="28"/>
            <w:rtl/>
            <w:lang w:val="bs-Latn-BA"/>
          </w:rPr>
          <w:t>و</w:t>
        </w:r>
        <w:r w:rsidR="00955B9B">
          <w:rPr>
            <w:rFonts w:cs="B Nazanin" w:hint="cs"/>
            <w:sz w:val="28"/>
            <w:szCs w:val="28"/>
            <w:rtl/>
            <w:lang w:val="bs-Latn-BA"/>
          </w:rPr>
          <w:t>ز</w:t>
        </w:r>
        <w:r w:rsidR="00955B9B" w:rsidRPr="00B368FC">
          <w:rPr>
            <w:rFonts w:cs="B Nazanin" w:hint="cs"/>
            <w:sz w:val="28"/>
            <w:szCs w:val="28"/>
            <w:rtl/>
            <w:lang w:val="bs-Latn-BA"/>
          </w:rPr>
          <w:t>یر</w:t>
        </w:r>
        <w:r w:rsidR="00955B9B" w:rsidRPr="00B368FC">
          <w:rPr>
            <w:rFonts w:cs="B Nazanin"/>
            <w:sz w:val="28"/>
            <w:szCs w:val="28"/>
            <w:rtl/>
            <w:lang w:val="bs-Latn-BA"/>
          </w:rPr>
          <w:t xml:space="preserve"> </w:t>
        </w:r>
        <w:r w:rsidR="00955B9B" w:rsidRPr="00B368FC">
          <w:rPr>
            <w:rFonts w:cs="B Nazanin" w:hint="cs"/>
            <w:sz w:val="28"/>
            <w:szCs w:val="28"/>
            <w:rtl/>
            <w:lang w:val="bs-Latn-BA"/>
          </w:rPr>
          <w:t>دفاع</w:t>
        </w:r>
        <w:r w:rsidR="00955B9B" w:rsidRPr="00B368FC">
          <w:rPr>
            <w:rFonts w:cs="B Nazanin"/>
            <w:sz w:val="28"/>
            <w:szCs w:val="28"/>
            <w:rtl/>
            <w:lang w:val="bs-Latn-BA"/>
          </w:rPr>
          <w:t xml:space="preserve"> </w:t>
        </w:r>
        <w:r w:rsidR="00955B9B" w:rsidRPr="00B368FC">
          <w:rPr>
            <w:rFonts w:cs="B Nazanin" w:hint="cs"/>
            <w:sz w:val="28"/>
            <w:szCs w:val="28"/>
            <w:rtl/>
            <w:lang w:val="bs-Latn-BA"/>
          </w:rPr>
          <w:t>این</w:t>
        </w:r>
        <w:r w:rsidR="00955B9B" w:rsidRPr="00B368FC">
          <w:rPr>
            <w:rFonts w:cs="B Nazanin"/>
            <w:sz w:val="28"/>
            <w:szCs w:val="28"/>
            <w:rtl/>
            <w:lang w:val="bs-Latn-BA"/>
          </w:rPr>
          <w:t xml:space="preserve"> </w:t>
        </w:r>
        <w:r w:rsidR="00955B9B" w:rsidRPr="00B368FC">
          <w:rPr>
            <w:rFonts w:cs="B Nazanin" w:hint="cs"/>
            <w:sz w:val="28"/>
            <w:szCs w:val="28"/>
            <w:rtl/>
            <w:lang w:val="bs-Latn-BA"/>
          </w:rPr>
          <w:t>کشور</w:t>
        </w:r>
        <w:r w:rsidR="00955B9B">
          <w:rPr>
            <w:rFonts w:cs="B Nazanin" w:hint="cs"/>
            <w:sz w:val="28"/>
            <w:szCs w:val="28"/>
            <w:rtl/>
            <w:lang w:val="bs-Latn-BA"/>
          </w:rPr>
          <w:t>،</w:t>
        </w:r>
        <w:r w:rsidR="00955B9B" w:rsidRPr="00B368FC">
          <w:rPr>
            <w:rFonts w:cs="B Nazanin" w:hint="cs"/>
            <w:sz w:val="28"/>
            <w:szCs w:val="28"/>
            <w:rtl/>
            <w:lang w:val="bs-Latn-BA"/>
          </w:rPr>
          <w:t xml:space="preserve"> </w:t>
        </w:r>
      </w:ins>
      <w:r w:rsidR="00B368FC" w:rsidRPr="00B368FC">
        <w:rPr>
          <w:rFonts w:cs="B Nazanin" w:hint="cs"/>
          <w:sz w:val="28"/>
          <w:szCs w:val="28"/>
          <w:rtl/>
          <w:lang w:val="bs-Latn-BA"/>
        </w:rPr>
        <w:t>پیشنهاد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صدور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دستور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ریاست</w:t>
      </w:r>
      <w:ins w:id="215" w:author="Windows User" w:date="2019-10-27T18:31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216" w:author="Windows User" w:date="2019-10-27T18:31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del w:id="217" w:author="Windows User" w:date="2019-10-28T06:41:00Z">
        <w:r w:rsidR="00B368FC" w:rsidRPr="00B368FC" w:rsidDel="00955B9B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955B9B">
          <w:rPr>
            <w:rFonts w:cs="B Nazanin" w:hint="cs"/>
            <w:sz w:val="28"/>
            <w:szCs w:val="28"/>
            <w:rtl/>
            <w:lang w:val="bs-Latn-BA"/>
          </w:rPr>
          <w:delText>به</w:delText>
        </w:r>
        <w:r w:rsidR="00B368FC" w:rsidRPr="00B368FC" w:rsidDel="00955B9B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955B9B">
          <w:rPr>
            <w:rFonts w:cs="B Nazanin" w:hint="cs"/>
            <w:sz w:val="28"/>
            <w:szCs w:val="28"/>
            <w:rtl/>
            <w:lang w:val="bs-Latn-BA"/>
          </w:rPr>
          <w:delText>مارینا</w:delText>
        </w:r>
        <w:r w:rsidR="00B368FC" w:rsidRPr="00B368FC" w:rsidDel="00955B9B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955B9B">
          <w:rPr>
            <w:rFonts w:cs="B Nazanin" w:hint="cs"/>
            <w:sz w:val="28"/>
            <w:szCs w:val="28"/>
            <w:rtl/>
            <w:lang w:val="bs-Latn-BA"/>
          </w:rPr>
          <w:delText>پندش،</w:delText>
        </w:r>
        <w:r w:rsidR="00B368FC" w:rsidRPr="00B368FC" w:rsidDel="00955B9B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955B9B">
          <w:rPr>
            <w:rFonts w:cs="B Nazanin" w:hint="cs"/>
            <w:sz w:val="28"/>
            <w:szCs w:val="28"/>
            <w:rtl/>
            <w:lang w:val="bs-Latn-BA"/>
          </w:rPr>
          <w:delText>ویر</w:delText>
        </w:r>
        <w:r w:rsidR="00B368FC" w:rsidRPr="00B368FC" w:rsidDel="00955B9B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955B9B">
          <w:rPr>
            <w:rFonts w:cs="B Nazanin" w:hint="cs"/>
            <w:sz w:val="28"/>
            <w:szCs w:val="28"/>
            <w:rtl/>
            <w:lang w:val="bs-Latn-BA"/>
          </w:rPr>
          <w:delText>دفاع</w:delText>
        </w:r>
        <w:r w:rsidR="00B368FC" w:rsidRPr="00B368FC" w:rsidDel="00955B9B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955B9B">
          <w:rPr>
            <w:rFonts w:cs="B Nazanin" w:hint="cs"/>
            <w:sz w:val="28"/>
            <w:szCs w:val="28"/>
            <w:rtl/>
            <w:lang w:val="bs-Latn-BA"/>
          </w:rPr>
          <w:delText>این</w:delText>
        </w:r>
        <w:r w:rsidR="00B368FC" w:rsidRPr="00B368FC" w:rsidDel="00955B9B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955B9B">
          <w:rPr>
            <w:rFonts w:cs="B Nazanin" w:hint="cs"/>
            <w:sz w:val="28"/>
            <w:szCs w:val="28"/>
            <w:rtl/>
            <w:lang w:val="bs-Latn-BA"/>
          </w:rPr>
          <w:delText>کشور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مبنی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استقرار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نظامیان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مرزهای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</w:t>
      </w:r>
      <w:del w:id="218" w:author="Windows User" w:date="2019-10-27T18:31:00Z">
        <w:r w:rsidR="00B368FC" w:rsidRPr="00B368FC" w:rsidDel="00C76EBC">
          <w:rPr>
            <w:rFonts w:cs="B Nazanin" w:hint="cs"/>
            <w:sz w:val="28"/>
            <w:szCs w:val="28"/>
            <w:rtl/>
            <w:lang w:val="bs-Latn-BA"/>
          </w:rPr>
          <w:delText>ت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ش</w:t>
      </w:r>
      <w:ins w:id="219" w:author="Windows User" w:date="2019-10-27T18:31:00Z">
        <w:r w:rsidR="00C76EBC">
          <w:rPr>
            <w:rFonts w:cs="B Nazanin" w:hint="cs"/>
            <w:sz w:val="28"/>
            <w:szCs w:val="28"/>
            <w:rtl/>
            <w:lang w:val="bs-Latn-BA"/>
          </w:rPr>
          <w:t>ت</w:t>
        </w:r>
      </w:ins>
      <w:r w:rsidR="00B368FC" w:rsidRPr="00B368FC">
        <w:rPr>
          <w:rFonts w:cs="B Nazanin" w:hint="cs"/>
          <w:sz w:val="28"/>
          <w:szCs w:val="28"/>
          <w:rtl/>
          <w:lang w:val="bs-Latn-BA"/>
        </w:rPr>
        <w:t>رک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کشور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صربستان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مونته</w:t>
      </w:r>
      <w:ins w:id="220" w:author="Windows User" w:date="2019-10-28T06:30:00Z">
        <w:r w:rsidR="00A966E7">
          <w:rPr>
            <w:rFonts w:cs="B Nazanin" w:hint="cs"/>
            <w:sz w:val="28"/>
            <w:szCs w:val="28"/>
            <w:rtl/>
            <w:lang w:val="bs-Latn-BA"/>
          </w:rPr>
          <w:t xml:space="preserve"> </w:t>
        </w:r>
      </w:ins>
      <w:ins w:id="221" w:author="Windows User" w:date="2019-10-27T18:32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222" w:author="Windows User" w:date="2019-10-27T18:32:00Z">
        <w:r w:rsidR="00B368FC"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نگرو</w:t>
      </w:r>
      <w:del w:id="223" w:author="Windows User" w:date="2019-10-28T06:41:00Z">
        <w:r w:rsidR="00B368FC" w:rsidRPr="00B368FC" w:rsidDel="00955B9B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955B9B">
          <w:rPr>
            <w:rFonts w:cs="B Nazanin" w:hint="cs"/>
            <w:sz w:val="28"/>
            <w:szCs w:val="28"/>
            <w:rtl/>
            <w:lang w:val="bs-Latn-BA"/>
          </w:rPr>
          <w:delText>را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224" w:author="Windows User" w:date="2019-10-28T06:42:00Z">
        <w:r w:rsidR="00955B9B">
          <w:rPr>
            <w:rFonts w:cs="B Nazanin" w:hint="cs"/>
            <w:sz w:val="28"/>
            <w:szCs w:val="28"/>
            <w:rtl/>
            <w:lang w:val="bs-Latn-BA"/>
          </w:rPr>
          <w:t xml:space="preserve">را </w:t>
        </w:r>
      </w:ins>
      <w:r w:rsidR="00B368FC" w:rsidRPr="00B368FC">
        <w:rPr>
          <w:rFonts w:cs="B Nazanin" w:hint="cs"/>
          <w:sz w:val="28"/>
          <w:szCs w:val="28"/>
          <w:rtl/>
          <w:lang w:val="bs-Latn-BA"/>
        </w:rPr>
        <w:t>مطرح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="00B368FC" w:rsidRPr="00B368FC">
        <w:rPr>
          <w:rFonts w:cs="B Nazanin"/>
          <w:sz w:val="28"/>
          <w:szCs w:val="28"/>
          <w:rtl/>
          <w:lang w:val="bs-Latn-BA"/>
        </w:rPr>
        <w:t>.</w:t>
      </w:r>
      <w:r w:rsidR="00EF0BDE">
        <w:rPr>
          <w:rFonts w:cs="B Nazanin" w:hint="cs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پیشنهاد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شامل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استفاده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سلاح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وسا</w:t>
      </w:r>
      <w:ins w:id="225" w:author="Windows User" w:date="2019-10-27T18:32:00Z">
        <w:r w:rsidR="00C76EBC">
          <w:rPr>
            <w:rFonts w:cs="B Nazanin" w:hint="cs"/>
            <w:sz w:val="28"/>
            <w:szCs w:val="28"/>
            <w:rtl/>
            <w:lang w:val="bs-Latn-BA"/>
          </w:rPr>
          <w:t>ی</w:t>
        </w:r>
      </w:ins>
      <w:del w:id="226" w:author="Windows User" w:date="2019-10-27T18:32:00Z">
        <w:r w:rsidR="00B368FC" w:rsidRPr="00B368FC" w:rsidDel="00C76EBC">
          <w:rPr>
            <w:rFonts w:cs="B Nazanin" w:hint="cs"/>
            <w:sz w:val="28"/>
            <w:szCs w:val="28"/>
            <w:rtl/>
            <w:lang w:val="bs-Latn-BA"/>
          </w:rPr>
          <w:delText>ئ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ل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رزمی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نیست</w:t>
      </w:r>
      <w:r w:rsidR="00B368FC"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Pr="00B368FC" w:rsidRDefault="00B368FC" w:rsidP="00253B6D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طرفی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دیگر،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میلوراد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دودیک</w:t>
      </w:r>
      <w:ins w:id="227" w:author="Windows User" w:date="2019-10-27T18:32:00Z">
        <w:r w:rsidR="00C76EBC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رئیس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دوره</w:t>
      </w:r>
      <w:ins w:id="228" w:author="Windows User" w:date="2019-10-27T18:32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229" w:author="Windows User" w:date="2019-10-27T18:32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ریاست</w:t>
      </w:r>
      <w:ins w:id="230" w:author="Windows User" w:date="2019-10-27T18:32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231" w:author="Windows User" w:date="2019-10-27T18:32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ins w:id="232" w:author="Windows User" w:date="2019-10-27T18:32:00Z">
        <w:r w:rsidR="00C76EBC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روز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گذشته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اعلام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هرگز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استقرار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ارتش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مرز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مشترک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کشور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صربستان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موافقت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نخواهد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Pr="00B368FC" w:rsidRDefault="00B368FC" w:rsidP="00253B6D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lastRenderedPageBreak/>
        <w:t>همچنین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وزیران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جلس</w:t>
      </w:r>
      <w:ins w:id="233" w:author="Windows User" w:date="2019-10-27T18:32:00Z">
        <w:r w:rsidR="00C76EBC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234" w:author="Windows User" w:date="2019-10-27T18:32:00Z">
        <w:r w:rsidRPr="00B368FC" w:rsidDel="00C76EBC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روز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گذشته</w:t>
      </w:r>
      <w:ins w:id="235" w:author="Windows User" w:date="2019-10-27T18:32:00Z">
        <w:r w:rsidR="00C76EBC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236" w:author="Windows User" w:date="2019-10-27T18:33:00Z">
        <w:r w:rsidR="00C76EBC" w:rsidRPr="00C76EBC">
          <w:rPr>
            <w:rFonts w:cs="B Nazanin" w:hint="eastAsia"/>
            <w:sz w:val="28"/>
            <w:szCs w:val="28"/>
            <w:highlight w:val="yellow"/>
            <w:rtl/>
            <w:lang w:val="bs-Latn-BA"/>
            <w:rPrChange w:id="237" w:author="Windows User" w:date="2019-10-27T18:33:00Z">
              <w:rPr>
                <w:rFonts w:cs="B Nazanin" w:hint="eastAsia"/>
                <w:sz w:val="28"/>
                <w:szCs w:val="28"/>
                <w:rtl/>
                <w:lang w:val="bs-Latn-BA"/>
              </w:rPr>
            </w:rPrChange>
          </w:rPr>
          <w:t>صدور</w:t>
        </w:r>
        <w:r w:rsidR="00C76EBC">
          <w:rPr>
            <w:rFonts w:cs="B Nazanin" w:hint="cs"/>
            <w:sz w:val="28"/>
            <w:szCs w:val="28"/>
            <w:rtl/>
            <w:lang w:val="bs-Latn-BA"/>
          </w:rPr>
          <w:t xml:space="preserve"> </w:t>
        </w:r>
      </w:ins>
      <w:r w:rsidRPr="00B368FC">
        <w:rPr>
          <w:rFonts w:cs="B Nazanin" w:hint="cs"/>
          <w:sz w:val="28"/>
          <w:szCs w:val="28"/>
          <w:rtl/>
          <w:lang w:val="bs-Latn-BA"/>
        </w:rPr>
        <w:t>گزارش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وضعیت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مهاجرت</w:t>
      </w:r>
      <w:ins w:id="238" w:author="Windows User" w:date="2019-10-27T18:33:00Z">
        <w:r w:rsidR="00C76EBC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239" w:author="Windows User" w:date="2019-10-27T18:33:00Z">
        <w:r w:rsidRPr="00B368FC" w:rsidDel="00C76EBC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ها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کشور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تصویب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Pr="00B368FC" w:rsidRDefault="00B368FC" w:rsidP="00855CD0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گزارش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آمده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است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فاصل</w:t>
      </w:r>
      <w:ins w:id="240" w:author="Windows User" w:date="2019-10-27T18:36:00Z">
        <w:r w:rsidR="00BE5BE6">
          <w:rPr>
            <w:rFonts w:cs="B Nazanin" w:hint="cs"/>
            <w:sz w:val="28"/>
            <w:szCs w:val="28"/>
            <w:rtl/>
            <w:lang w:val="bs-Latn-BA"/>
          </w:rPr>
          <w:t>ۀ بین</w:t>
        </w:r>
      </w:ins>
      <w:del w:id="241" w:author="Windows User" w:date="2019-10-27T18:36:00Z">
        <w:r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242" w:author="Windows User" w:date="2019-10-27T18:36:00Z">
        <w:r w:rsidR="00BE5BE6">
          <w:rPr>
            <w:rFonts w:ascii="Calibri" w:hAnsi="Calibri" w:cs="Calibri"/>
            <w:sz w:val="28"/>
            <w:szCs w:val="28"/>
            <w:rtl/>
            <w:lang w:val="bs-Latn-BA"/>
          </w:rPr>
          <w:t>۱</w:t>
        </w:r>
      </w:ins>
      <w:del w:id="243" w:author="Windows User" w:date="2019-10-27T18:36:00Z">
        <w:r w:rsidRPr="00B368FC" w:rsidDel="00BE5BE6">
          <w:rPr>
            <w:rFonts w:cs="B Nazanin"/>
            <w:sz w:val="28"/>
            <w:szCs w:val="28"/>
            <w:rtl/>
            <w:lang w:val="bs-Latn-BA"/>
          </w:rPr>
          <w:delText>1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ژانویه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تا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244" w:author="Windows User" w:date="2019-10-27T18:36:00Z">
        <w:r w:rsidR="00BE5BE6">
          <w:rPr>
            <w:rFonts w:ascii="Calibri" w:hAnsi="Calibri" w:cs="Calibri"/>
            <w:sz w:val="28"/>
            <w:szCs w:val="28"/>
            <w:rtl/>
            <w:lang w:val="bs-Latn-BA"/>
          </w:rPr>
          <w:t>۵</w:t>
        </w:r>
      </w:ins>
      <w:del w:id="245" w:author="Windows User" w:date="2019-10-27T18:36:00Z">
        <w:r w:rsidRPr="00B368FC" w:rsidDel="00BE5BE6">
          <w:rPr>
            <w:rFonts w:cs="B Nazanin"/>
            <w:sz w:val="28"/>
            <w:szCs w:val="28"/>
            <w:rtl/>
            <w:lang w:val="bs-Latn-BA"/>
          </w:rPr>
          <w:delText>5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ژوئن</w:t>
      </w:r>
      <w:ins w:id="246" w:author="Windows User" w:date="2019-10-27T18:36:00Z">
        <w:r w:rsidR="00BE5BE6">
          <w:rPr>
            <w:rFonts w:cs="B Nazanin" w:hint="cs"/>
            <w:sz w:val="28"/>
            <w:szCs w:val="28"/>
            <w:rtl/>
            <w:lang w:val="bs-Latn-BA"/>
          </w:rPr>
          <w:t xml:space="preserve"> </w:t>
        </w:r>
      </w:ins>
      <w:ins w:id="247" w:author="Windows User" w:date="2019-10-27T18:37:00Z">
        <w:r w:rsidR="00BE5BE6" w:rsidRPr="00BE5BE6">
          <w:rPr>
            <w:rFonts w:ascii="Calibri" w:hAnsi="Calibri" w:cs="Calibri"/>
            <w:sz w:val="28"/>
            <w:szCs w:val="28"/>
            <w:highlight w:val="yellow"/>
            <w:rtl/>
            <w:lang w:val="bs-Latn-BA" w:bidi="fa-IR"/>
            <w:rPrChange w:id="248" w:author="Windows User" w:date="2019-10-27T18:39:00Z">
              <w:rPr>
                <w:rFonts w:ascii="Calibri" w:hAnsi="Calibri" w:cs="Calibri"/>
                <w:sz w:val="28"/>
                <w:szCs w:val="28"/>
                <w:rtl/>
                <w:lang w:val="bs-Latn-BA" w:bidi="fa-IR"/>
              </w:rPr>
            </w:rPrChange>
          </w:rPr>
          <w:t>۲۰۱۹</w:t>
        </w:r>
      </w:ins>
      <w:del w:id="249" w:author="Windows User" w:date="2019-10-27T18:37:00Z">
        <w:r w:rsidR="00EF0BDE" w:rsidRPr="00BE5BE6" w:rsidDel="00BE5BE6">
          <w:rPr>
            <w:rFonts w:cs="B Nazanin"/>
            <w:sz w:val="28"/>
            <w:szCs w:val="28"/>
            <w:highlight w:val="yellow"/>
            <w:rtl/>
            <w:lang w:val="bs-Latn-BA"/>
            <w:rPrChange w:id="250" w:author="Windows User" w:date="2019-10-27T18:39:00Z">
              <w:rPr>
                <w:rFonts w:cs="B Nazanin"/>
                <w:sz w:val="28"/>
                <w:szCs w:val="28"/>
                <w:rtl/>
                <w:lang w:val="bs-Latn-BA"/>
              </w:rPr>
            </w:rPrChange>
          </w:rPr>
          <w:delText xml:space="preserve"> </w:delText>
        </w:r>
      </w:del>
      <w:ins w:id="251" w:author="Windows User" w:date="2019-10-27T18:37:00Z">
        <w:r w:rsidR="00BE5BE6" w:rsidRPr="00BE5BE6">
          <w:rPr>
            <w:rFonts w:cs="B Nazanin" w:hint="eastAsia"/>
            <w:sz w:val="28"/>
            <w:szCs w:val="28"/>
            <w:highlight w:val="yellow"/>
            <w:rtl/>
            <w:lang w:val="bs-Latn-BA"/>
            <w:rPrChange w:id="252" w:author="Windows User" w:date="2019-10-27T18:39:00Z">
              <w:rPr>
                <w:rFonts w:cs="B Nazanin" w:hint="eastAsia"/>
                <w:sz w:val="28"/>
                <w:szCs w:val="28"/>
                <w:rtl/>
                <w:lang w:val="bs-Latn-BA"/>
              </w:rPr>
            </w:rPrChange>
          </w:rPr>
          <w:t>،</w:t>
        </w:r>
        <w:r w:rsidR="00BE5BE6" w:rsidRPr="00BE5BE6">
          <w:rPr>
            <w:rFonts w:cs="B Nazanin"/>
            <w:sz w:val="28"/>
            <w:szCs w:val="28"/>
            <w:highlight w:val="yellow"/>
            <w:rtl/>
            <w:lang w:val="bs-Latn-BA"/>
            <w:rPrChange w:id="253" w:author="Windows User" w:date="2019-10-27T18:39:00Z">
              <w:rPr>
                <w:rFonts w:cs="B Nazanin"/>
                <w:sz w:val="28"/>
                <w:szCs w:val="28"/>
                <w:rtl/>
                <w:lang w:val="bs-Latn-BA"/>
              </w:rPr>
            </w:rPrChange>
          </w:rPr>
          <w:t xml:space="preserve"> </w:t>
        </w:r>
      </w:ins>
      <w:r w:rsidR="00EF0BDE" w:rsidRPr="00BE5BE6">
        <w:rPr>
          <w:rFonts w:cs="B Nazanin" w:hint="eastAsia"/>
          <w:sz w:val="28"/>
          <w:szCs w:val="28"/>
          <w:highlight w:val="yellow"/>
          <w:rtl/>
          <w:lang w:val="bs-Latn-BA"/>
          <w:rPrChange w:id="254" w:author="Windows User" w:date="2019-10-27T18:39:00Z">
            <w:rPr>
              <w:rFonts w:cs="B Nazanin" w:hint="eastAsia"/>
              <w:sz w:val="28"/>
              <w:szCs w:val="28"/>
              <w:rtl/>
              <w:lang w:val="bs-Latn-BA"/>
            </w:rPr>
          </w:rPrChange>
        </w:rPr>
        <w:t>تعداد</w:t>
      </w:r>
      <w:del w:id="255" w:author="Windows User" w:date="2019-10-27T18:37:00Z">
        <w:r w:rsidRPr="00BE5BE6" w:rsidDel="00BE5BE6">
          <w:rPr>
            <w:rFonts w:cs="B Nazanin"/>
            <w:sz w:val="28"/>
            <w:szCs w:val="28"/>
            <w:highlight w:val="yellow"/>
            <w:rtl/>
            <w:lang w:val="bs-Latn-BA"/>
            <w:rPrChange w:id="256" w:author="Windows User" w:date="2019-10-27T18:39:00Z">
              <w:rPr>
                <w:rFonts w:cs="B Nazanin"/>
                <w:sz w:val="28"/>
                <w:szCs w:val="28"/>
                <w:rtl/>
                <w:lang w:val="bs-Latn-BA"/>
              </w:rPr>
            </w:rPrChange>
          </w:rPr>
          <w:delText xml:space="preserve"> 2019</w:delText>
        </w:r>
      </w:del>
      <w:r w:rsidRPr="00BE5BE6">
        <w:rPr>
          <w:rFonts w:cs="B Nazanin"/>
          <w:sz w:val="28"/>
          <w:szCs w:val="28"/>
          <w:highlight w:val="yellow"/>
          <w:rtl/>
          <w:lang w:val="bs-Latn-BA"/>
          <w:rPrChange w:id="257" w:author="Windows User" w:date="2019-10-27T18:39:00Z">
            <w:rPr>
              <w:rFonts w:cs="B Nazanin"/>
              <w:sz w:val="28"/>
              <w:szCs w:val="28"/>
              <w:rtl/>
              <w:lang w:val="bs-Latn-BA"/>
            </w:rPr>
          </w:rPrChange>
        </w:rPr>
        <w:t xml:space="preserve"> </w:t>
      </w:r>
      <w:ins w:id="258" w:author="Windows User" w:date="2019-10-27T18:38:00Z">
        <w:r w:rsidR="00BE5BE6" w:rsidRPr="00BE5BE6">
          <w:rPr>
            <w:rFonts w:ascii="Calibri" w:hAnsi="Calibri" w:cs="Calibri"/>
            <w:sz w:val="28"/>
            <w:szCs w:val="28"/>
            <w:highlight w:val="yellow"/>
            <w:rtl/>
            <w:lang w:val="bs-Latn-BA" w:bidi="fa-IR"/>
            <w:rPrChange w:id="259" w:author="Windows User" w:date="2019-10-27T18:39:00Z">
              <w:rPr>
                <w:rFonts w:ascii="Calibri" w:hAnsi="Calibri" w:cs="Calibri"/>
                <w:sz w:val="28"/>
                <w:szCs w:val="28"/>
                <w:rtl/>
                <w:lang w:val="bs-Latn-BA" w:bidi="fa-IR"/>
              </w:rPr>
            </w:rPrChange>
          </w:rPr>
          <w:t>۰۸۱</w:t>
        </w:r>
        <w:r w:rsidR="00BE5BE6" w:rsidRPr="00BE5BE6">
          <w:rPr>
            <w:rFonts w:ascii="Calibri" w:hAnsi="Calibri" w:cs="Calibri"/>
            <w:sz w:val="28"/>
            <w:szCs w:val="28"/>
            <w:highlight w:val="yellow"/>
            <w:rtl/>
            <w:lang w:val="bs-Latn-BA"/>
            <w:rPrChange w:id="260" w:author="Windows User" w:date="2019-10-27T18:39:00Z">
              <w:rPr>
                <w:rFonts w:ascii="Calibri" w:hAnsi="Calibri" w:cs="Calibri"/>
                <w:sz w:val="28"/>
                <w:szCs w:val="28"/>
                <w:rtl/>
                <w:lang w:val="bs-Latn-BA"/>
              </w:rPr>
            </w:rPrChange>
          </w:rPr>
          <w:t>,</w:t>
        </w:r>
        <w:r w:rsidR="00BE5BE6" w:rsidRPr="00BE5BE6">
          <w:rPr>
            <w:rFonts w:ascii="Calibri" w:hAnsi="Calibri" w:cs="Calibri"/>
            <w:sz w:val="28"/>
            <w:szCs w:val="28"/>
            <w:highlight w:val="yellow"/>
            <w:rtl/>
            <w:lang w:val="bs-Latn-BA" w:bidi="fa-IR"/>
            <w:rPrChange w:id="261" w:author="Windows User" w:date="2019-10-27T18:39:00Z">
              <w:rPr>
                <w:rFonts w:ascii="Calibri" w:hAnsi="Calibri" w:cs="Calibri"/>
                <w:sz w:val="28"/>
                <w:szCs w:val="28"/>
                <w:rtl/>
                <w:lang w:val="bs-Latn-BA" w:bidi="fa-IR"/>
              </w:rPr>
            </w:rPrChange>
          </w:rPr>
          <w:t>۹</w:t>
        </w:r>
      </w:ins>
      <w:del w:id="262" w:author="Windows User" w:date="2019-10-27T18:37:00Z">
        <w:r w:rsidRPr="00BE5BE6" w:rsidDel="00BE5BE6">
          <w:rPr>
            <w:rFonts w:cs="B Nazanin"/>
            <w:sz w:val="28"/>
            <w:szCs w:val="28"/>
            <w:highlight w:val="yellow"/>
            <w:rtl/>
            <w:lang w:val="bs-Latn-BA"/>
            <w:rPrChange w:id="263" w:author="Windows User" w:date="2019-10-27T18:39:00Z">
              <w:rPr>
                <w:rFonts w:cs="B Nazanin"/>
                <w:sz w:val="28"/>
                <w:szCs w:val="28"/>
                <w:rtl/>
                <w:lang w:val="bs-Latn-BA"/>
              </w:rPr>
            </w:rPrChange>
          </w:rPr>
          <w:delText>9081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غیر</w:t>
      </w:r>
      <w:del w:id="264" w:author="Windows User" w:date="2019-10-27T18:39:00Z">
        <w:r w:rsidRPr="00B368FC" w:rsidDel="00BE5BE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قانونی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ادار</w:t>
      </w:r>
      <w:ins w:id="265" w:author="Windows User" w:date="2019-10-27T18:39:00Z">
        <w:r w:rsidR="00BE5BE6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266" w:author="Windows User" w:date="2019-10-27T18:39:00Z">
        <w:r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امور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اتباع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خارجی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ثبت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شد</w:t>
      </w:r>
      <w:ins w:id="267" w:author="Windows User" w:date="2019-10-27T18:39:00Z">
        <w:r w:rsidR="00BE5BE6">
          <w:rPr>
            <w:rFonts w:cs="B Nazanin" w:hint="cs"/>
            <w:sz w:val="28"/>
            <w:szCs w:val="28"/>
            <w:rtl/>
            <w:lang w:val="bs-Latn-BA"/>
          </w:rPr>
          <w:t>ه‌ا</w:t>
        </w:r>
      </w:ins>
      <w:r w:rsidRPr="00B368FC">
        <w:rPr>
          <w:rFonts w:cs="B Nazanin" w:hint="cs"/>
          <w:sz w:val="28"/>
          <w:szCs w:val="28"/>
          <w:rtl/>
          <w:lang w:val="bs-Latn-BA"/>
        </w:rPr>
        <w:t>ند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EF7310" w:rsidRDefault="00B368FC" w:rsidP="00253B6D">
      <w:pPr>
        <w:bidi/>
        <w:spacing w:before="120" w:after="120"/>
        <w:jc w:val="both"/>
        <w:rPr>
          <w:rFonts w:cs="B Nazanin"/>
          <w:sz w:val="28"/>
          <w:szCs w:val="28"/>
          <w:rtl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t>دنیس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ازویزدیچ،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رئیس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وزیران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ins w:id="268" w:author="Windows User" w:date="2019-10-27T18:39:00Z">
        <w:r w:rsidR="00BE5BE6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ت</w:t>
      </w:r>
      <w:ins w:id="269" w:author="Windows User" w:date="2019-10-27T18:39:00Z">
        <w:r w:rsidR="00BE5BE6">
          <w:rPr>
            <w:rFonts w:cs="B Nazanin" w:hint="cs"/>
            <w:sz w:val="28"/>
            <w:szCs w:val="28"/>
            <w:rtl/>
            <w:lang w:val="bs-Latn-BA"/>
          </w:rPr>
          <w:t>أ</w:t>
        </w:r>
      </w:ins>
      <w:del w:id="270" w:author="Windows User" w:date="2019-10-27T18:39:00Z">
        <w:r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ا</w:delText>
        </w:r>
      </w:del>
      <w:ins w:id="271" w:author="Windows User" w:date="2019-10-27T18:39:00Z">
        <w:r w:rsidR="00BE5BE6">
          <w:rPr>
            <w:rFonts w:cs="B Nazanin" w:hint="cs"/>
            <w:sz w:val="28"/>
            <w:szCs w:val="28"/>
            <w:rtl/>
            <w:lang w:val="bs-Latn-BA"/>
          </w:rPr>
          <w:t>ک</w:t>
        </w:r>
      </w:ins>
      <w:del w:id="272" w:author="Windows User" w:date="2019-10-27T18:39:00Z">
        <w:r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ئ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ید</w:t>
      </w:r>
      <w:ins w:id="273" w:author="Windows User" w:date="2019-10-27T18:39:00Z">
        <w:r w:rsidR="00BE5BE6">
          <w:rPr>
            <w:rFonts w:cs="B Nazanin" w:hint="cs"/>
            <w:sz w:val="28"/>
            <w:szCs w:val="28"/>
            <w:rtl/>
            <w:lang w:val="bs-Latn-BA"/>
          </w:rPr>
          <w:t xml:space="preserve"> بر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اینکه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نظامیان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کشور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274" w:author="Windows User" w:date="2019-10-28T06:45:00Z">
        <w:r w:rsidR="00926723">
          <w:rPr>
            <w:rFonts w:cs="B Nazanin" w:hint="cs"/>
            <w:sz w:val="28"/>
            <w:szCs w:val="28"/>
            <w:rtl/>
            <w:lang w:val="bs-Latn-BA"/>
          </w:rPr>
          <w:t>برای</w:t>
        </w:r>
      </w:ins>
      <w:del w:id="275" w:author="Windows User" w:date="2019-10-28T06:45:00Z">
        <w:r w:rsidRPr="00B368FC" w:rsidDel="00926723">
          <w:rPr>
            <w:rFonts w:cs="B Nazanin" w:hint="cs"/>
            <w:sz w:val="28"/>
            <w:szCs w:val="28"/>
            <w:rtl/>
            <w:lang w:val="bs-Latn-BA"/>
          </w:rPr>
          <w:delText>جهت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مقابله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ورود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خاک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استفاده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خواه</w:t>
      </w:r>
      <w:ins w:id="276" w:author="Windows User" w:date="2019-10-27T18:40:00Z">
        <w:r w:rsidR="00BE5BE6">
          <w:rPr>
            <w:rFonts w:cs="B Nazanin" w:hint="cs"/>
            <w:sz w:val="28"/>
            <w:szCs w:val="28"/>
            <w:rtl/>
            <w:lang w:val="bs-Latn-BA"/>
          </w:rPr>
          <w:t>ن</w:t>
        </w:r>
      </w:ins>
      <w:r w:rsidRPr="00B368FC">
        <w:rPr>
          <w:rFonts w:cs="B Nazanin" w:hint="cs"/>
          <w:sz w:val="28"/>
          <w:szCs w:val="28"/>
          <w:rtl/>
          <w:lang w:val="bs-Latn-BA"/>
        </w:rPr>
        <w:t>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شد</w:t>
      </w:r>
      <w:ins w:id="277" w:author="Windows User" w:date="2019-10-28T06:45:00Z">
        <w:r w:rsidR="00926723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del w:id="278" w:author="Windows User" w:date="2019-10-28T06:45:00Z">
        <w:r w:rsidRPr="00B368FC" w:rsidDel="00926723">
          <w:rPr>
            <w:rFonts w:cs="B Nazanin" w:hint="cs"/>
            <w:sz w:val="28"/>
            <w:szCs w:val="28"/>
            <w:rtl/>
            <w:lang w:val="bs-Latn-BA"/>
          </w:rPr>
          <w:delText>،</w:delText>
        </w:r>
        <w:r w:rsidRPr="00B368FC" w:rsidDel="0092672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ins w:id="279" w:author="Windows User" w:date="2019-10-27T18:40:00Z">
        <w:r w:rsidR="00BE5BE6">
          <w:rPr>
            <w:rFonts w:cs="B Nazanin" w:hint="cs"/>
            <w:sz w:val="28"/>
            <w:szCs w:val="28"/>
            <w:rtl/>
            <w:lang w:val="bs-Latn-BA"/>
          </w:rPr>
          <w:t xml:space="preserve"> اذعان داشت که</w:t>
        </w:r>
      </w:ins>
      <w:del w:id="280" w:author="Windows User" w:date="2019-10-27T18:40:00Z">
        <w:r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گفت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نظامیان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مانع</w:t>
      </w:r>
      <w:del w:id="281" w:author="Windows User" w:date="2019-10-27T18:40:00Z">
        <w:r w:rsidRPr="00B368FC" w:rsidDel="00BE5BE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فیزیکی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ورود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خاک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خواهند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282" w:author="Windows User" w:date="2019-10-28T06:45:00Z">
        <w:r w:rsidR="00926723">
          <w:rPr>
            <w:rFonts w:cs="B Nazanin" w:hint="cs"/>
            <w:sz w:val="28"/>
            <w:szCs w:val="28"/>
            <w:rtl/>
            <w:lang w:val="bs-Latn-BA"/>
          </w:rPr>
          <w:t>که برای تحقق این امر</w:t>
        </w:r>
      </w:ins>
      <w:del w:id="283" w:author="Windows User" w:date="2019-10-28T06:45:00Z">
        <w:r w:rsidRPr="00B368FC" w:rsidDel="00926723">
          <w:rPr>
            <w:rFonts w:cs="B Nazanin" w:hint="cs"/>
            <w:sz w:val="28"/>
            <w:szCs w:val="28"/>
            <w:rtl/>
            <w:lang w:val="bs-Latn-BA"/>
          </w:rPr>
          <w:delText>و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سلاح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استفاده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نخواهند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284" w:author="Windows User" w:date="2019-10-28T06:46:00Z">
        <w:r w:rsidR="00926723">
          <w:rPr>
            <w:rFonts w:cs="B Nazanin" w:hint="cs"/>
            <w:sz w:val="28"/>
            <w:szCs w:val="28"/>
            <w:rtl/>
            <w:lang w:val="bs-Latn-BA"/>
          </w:rPr>
          <w:t>شد</w:t>
        </w:r>
      </w:ins>
      <w:del w:id="285" w:author="Windows User" w:date="2019-10-28T06:46:00Z">
        <w:r w:rsidRPr="00B368FC" w:rsidDel="00926723">
          <w:rPr>
            <w:rFonts w:cs="B Nazanin" w:hint="cs"/>
            <w:sz w:val="28"/>
            <w:szCs w:val="28"/>
            <w:rtl/>
            <w:lang w:val="bs-Latn-BA"/>
          </w:rPr>
          <w:delText>کرد</w:delText>
        </w:r>
      </w:del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Pr="004813CA" w:rsidRDefault="00B368FC" w:rsidP="00253B6D">
      <w:pPr>
        <w:pStyle w:val="ListParagraph"/>
        <w:numPr>
          <w:ilvl w:val="0"/>
          <w:numId w:val="4"/>
        </w:num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4813CA">
        <w:rPr>
          <w:rFonts w:cs="B Nazanin" w:hint="cs"/>
          <w:sz w:val="28"/>
          <w:szCs w:val="28"/>
          <w:rtl/>
          <w:lang w:val="bs-Latn-BA"/>
        </w:rPr>
        <w:t>جلسه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شورای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ریاست</w:t>
      </w:r>
      <w:ins w:id="286" w:author="Windows User" w:date="2019-10-27T18:41:00Z">
        <w:r w:rsidR="00BE5BE6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287" w:author="Windows User" w:date="2019-10-27T18:41:00Z">
        <w:r w:rsidRPr="004813CA" w:rsidDel="00BE5BE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4813CA">
        <w:rPr>
          <w:rFonts w:cs="B Nazanin" w:hint="cs"/>
          <w:sz w:val="28"/>
          <w:szCs w:val="28"/>
          <w:rtl/>
          <w:lang w:val="bs-Latn-BA"/>
        </w:rPr>
        <w:t>جمهوری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بوسنی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و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هرزگوین</w:t>
      </w:r>
    </w:p>
    <w:p w:rsidR="00B368FC" w:rsidRPr="00B368FC" w:rsidRDefault="00B368FC" w:rsidP="00855CD0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t>اعضای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ریاست</w:t>
      </w:r>
      <w:ins w:id="288" w:author="Windows User" w:date="2019-10-27T18:41:00Z">
        <w:r w:rsidR="00BE5BE6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289" w:author="Windows User" w:date="2019-10-27T18:41:00Z">
        <w:r w:rsidRPr="00B368FC" w:rsidDel="00BE5BE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جلس</w:t>
      </w:r>
      <w:ins w:id="290" w:author="Windows User" w:date="2019-10-27T18:41:00Z">
        <w:r w:rsidR="00BE5BE6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291" w:author="Windows User" w:date="2019-10-27T18:41:00Z">
        <w:r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روز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4813CA">
        <w:rPr>
          <w:rFonts w:cs="B Nazanin" w:hint="cs"/>
          <w:sz w:val="28"/>
          <w:szCs w:val="28"/>
          <w:rtl/>
          <w:lang w:val="bs-Latn-BA"/>
        </w:rPr>
        <w:t>پنجشنبه</w:t>
      </w:r>
      <w:ins w:id="292" w:author="Windows User" w:date="2019-10-27T18:41:00Z">
        <w:r w:rsidR="00BE5BE6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="004813CA">
        <w:rPr>
          <w:rFonts w:cs="B Nazanin" w:hint="cs"/>
          <w:sz w:val="28"/>
          <w:szCs w:val="28"/>
          <w:rtl/>
          <w:lang w:val="bs-Latn-BA"/>
        </w:rPr>
        <w:t xml:space="preserve"> </w:t>
      </w:r>
      <w:ins w:id="293" w:author="Windows User" w:date="2019-10-27T18:41:00Z">
        <w:r w:rsidR="00BE5BE6">
          <w:rPr>
            <w:rFonts w:ascii="Calibri" w:hAnsi="Calibri" w:cs="Calibri"/>
            <w:sz w:val="28"/>
            <w:szCs w:val="28"/>
            <w:rtl/>
            <w:lang w:val="bs-Latn-BA"/>
          </w:rPr>
          <w:t>۲</w:t>
        </w:r>
      </w:ins>
      <w:ins w:id="294" w:author="Windows User" w:date="2019-10-27T18:42:00Z">
        <w:r w:rsidR="00BE5BE6">
          <w:rPr>
            <w:rFonts w:ascii="Calibri" w:hAnsi="Calibri" w:cs="Calibri"/>
            <w:sz w:val="28"/>
            <w:szCs w:val="28"/>
            <w:rtl/>
            <w:lang w:val="bs-Latn-BA"/>
          </w:rPr>
          <w:t>۳</w:t>
        </w:r>
      </w:ins>
      <w:del w:id="295" w:author="Windows User" w:date="2019-10-27T18:41:00Z">
        <w:r w:rsidR="004813CA" w:rsidDel="00BE5BE6">
          <w:rPr>
            <w:rFonts w:cs="B Nazanin" w:hint="cs"/>
            <w:sz w:val="28"/>
            <w:szCs w:val="28"/>
            <w:rtl/>
            <w:lang w:val="bs-Latn-BA"/>
          </w:rPr>
          <w:delText>23</w:delText>
        </w:r>
      </w:del>
      <w:r w:rsidR="004813CA">
        <w:rPr>
          <w:rFonts w:cs="B Nazanin" w:hint="cs"/>
          <w:sz w:val="28"/>
          <w:szCs w:val="28"/>
          <w:rtl/>
          <w:lang w:val="bs-Latn-BA"/>
        </w:rPr>
        <w:t xml:space="preserve"> خرداد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296" w:author="Windows User" w:date="2019-10-27T18:43:00Z">
        <w:r w:rsidR="00BE5BE6">
          <w:rPr>
            <w:rFonts w:cs="B Nazanin" w:hint="cs"/>
            <w:sz w:val="28"/>
            <w:szCs w:val="28"/>
            <w:rtl/>
            <w:lang w:val="bs-Latn-BA"/>
          </w:rPr>
          <w:t>بر سر</w:t>
        </w:r>
      </w:ins>
      <w:del w:id="297" w:author="Windows User" w:date="2019-10-27T18:43:00Z">
        <w:r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در</w:delText>
        </w:r>
      </w:del>
      <w:del w:id="298" w:author="Windows User" w:date="2019-10-27T18:42:00Z">
        <w:r w:rsidRPr="00B368FC" w:rsidDel="00BE5BE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خصوص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پیشنهاد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استقرار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ارتش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مرزهای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</w:t>
      </w:r>
      <w:ins w:id="299" w:author="Windows User" w:date="2019-10-27T18:42:00Z">
        <w:r w:rsidR="00BE5BE6">
          <w:rPr>
            <w:rFonts w:cs="B Nazanin" w:hint="cs"/>
            <w:sz w:val="28"/>
            <w:szCs w:val="28"/>
            <w:rtl/>
            <w:lang w:val="bs-Latn-BA"/>
          </w:rPr>
          <w:t>ن</w:t>
        </w:r>
      </w:ins>
      <w:del w:id="300" w:author="Windows User" w:date="2019-10-27T18:42:00Z">
        <w:r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ن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صربستان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مونته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نگرو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جهت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مقابله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ورود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غیر</w:t>
      </w:r>
      <w:del w:id="301" w:author="Windows User" w:date="2019-10-27T18:42:00Z">
        <w:r w:rsidRPr="00B368FC" w:rsidDel="00BE5BE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قانونی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خاک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توافق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نرسیدند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Pr="00B368FC" w:rsidRDefault="00B368FC" w:rsidP="00253B6D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حالی</w:t>
      </w:r>
      <w:ins w:id="302" w:author="Windows User" w:date="2019-10-27T18:43:00Z">
        <w:r w:rsidR="00BE5BE6">
          <w:rPr>
            <w:rFonts w:cs="B Nazanin" w:hint="cs"/>
            <w:sz w:val="28"/>
            <w:szCs w:val="28"/>
            <w:rtl/>
            <w:lang w:val="bs-Latn-BA"/>
          </w:rPr>
          <w:t xml:space="preserve"> </w:t>
        </w:r>
      </w:ins>
      <w:r w:rsidRPr="00B368FC">
        <w:rPr>
          <w:rFonts w:cs="B Nazanin" w:hint="cs"/>
          <w:sz w:val="28"/>
          <w:szCs w:val="28"/>
          <w:rtl/>
          <w:lang w:val="bs-Latn-BA"/>
        </w:rPr>
        <w:t>که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شفیق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جعفروویچ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ژلیکو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کومشیچ</w:t>
      </w:r>
      <w:ins w:id="303" w:author="Windows User" w:date="2019-10-27T18:43:00Z">
        <w:r w:rsidR="00BE5BE6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اعضای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بوشنیاک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کروات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ریاست</w:t>
      </w:r>
      <w:ins w:id="304" w:author="Windows User" w:date="2019-10-27T18:43:00Z">
        <w:r w:rsidR="00BE5BE6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05" w:author="Windows User" w:date="2019-10-27T18:43:00Z">
        <w:r w:rsidRPr="00B368FC" w:rsidDel="00BE5BE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پیشنهاد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حمایت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کردند،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میلوراد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دودیک</w:t>
      </w:r>
      <w:ins w:id="306" w:author="Windows User" w:date="2019-10-27T18:43:00Z">
        <w:r w:rsidR="00BE5BE6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رئیس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دوره</w:t>
      </w:r>
      <w:ins w:id="307" w:author="Windows User" w:date="2019-10-27T18:43:00Z">
        <w:r w:rsidR="00BE5BE6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08" w:author="Windows User" w:date="2019-10-27T18:43:00Z">
        <w:r w:rsidRPr="00B368FC" w:rsidDel="00BE5BE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عضو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صرب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آن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</w:t>
      </w:r>
      <w:ins w:id="309" w:author="Windows User" w:date="2019-10-27T18:43:00Z">
        <w:r w:rsidR="00BE5BE6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پیشنهاد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مذکور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مخالفت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Pr="00B368FC" w:rsidDel="00926723" w:rsidRDefault="00926723" w:rsidP="00253B6D">
      <w:pPr>
        <w:bidi/>
        <w:spacing w:before="120" w:after="120"/>
        <w:jc w:val="both"/>
        <w:rPr>
          <w:del w:id="310" w:author="Windows User" w:date="2019-10-28T06:48:00Z"/>
          <w:rFonts w:cs="B Nazanin"/>
          <w:sz w:val="28"/>
          <w:szCs w:val="28"/>
          <w:lang w:val="bs-Latn-BA"/>
        </w:rPr>
      </w:pPr>
      <w:ins w:id="311" w:author="Windows User" w:date="2019-10-28T06:47:00Z">
        <w:r>
          <w:rPr>
            <w:rFonts w:cs="B Nazanin" w:hint="cs"/>
            <w:sz w:val="28"/>
            <w:szCs w:val="28"/>
            <w:rtl/>
            <w:lang w:val="bs-Latn-BA"/>
          </w:rPr>
          <w:t xml:space="preserve">شفیق </w:t>
        </w:r>
      </w:ins>
      <w:r w:rsidR="00B368FC" w:rsidRPr="00B368FC">
        <w:rPr>
          <w:rFonts w:cs="B Nazanin" w:hint="cs"/>
          <w:sz w:val="28"/>
          <w:szCs w:val="28"/>
          <w:rtl/>
          <w:lang w:val="bs-Latn-BA"/>
        </w:rPr>
        <w:t>جعفروویچ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پس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جلسه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312" w:author="Windows User" w:date="2019-10-27T18:44:00Z">
        <w:r w:rsidR="00182273">
          <w:rPr>
            <w:rFonts w:cs="B Nazanin" w:hint="cs"/>
            <w:sz w:val="28"/>
            <w:szCs w:val="28"/>
            <w:rtl/>
            <w:lang w:val="bs-Latn-BA"/>
          </w:rPr>
          <w:t xml:space="preserve">در مصاحبه </w:t>
        </w:r>
      </w:ins>
      <w:r w:rsidR="00B368FC" w:rsidRPr="00B368FC">
        <w:rPr>
          <w:rFonts w:cs="B Nazanin" w:hint="cs"/>
          <w:sz w:val="28"/>
          <w:szCs w:val="28"/>
          <w:rtl/>
          <w:lang w:val="bs-Latn-BA"/>
        </w:rPr>
        <w:t>ب</w:t>
      </w:r>
      <w:ins w:id="313" w:author="Windows User" w:date="2019-10-27T18:44:00Z">
        <w:r w:rsidR="00182273">
          <w:rPr>
            <w:rFonts w:cs="B Nazanin" w:hint="cs"/>
            <w:sz w:val="28"/>
            <w:szCs w:val="28"/>
            <w:rtl/>
            <w:lang w:val="bs-Latn-BA"/>
          </w:rPr>
          <w:t>ا</w:t>
        </w:r>
      </w:ins>
      <w:del w:id="314" w:author="Windows User" w:date="2019-10-27T18:44:00Z">
        <w:r w:rsidR="00B368FC"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خبرنگاران</w:t>
      </w:r>
      <w:del w:id="315" w:author="Windows User" w:date="2019-10-27T18:44:00Z">
        <w:r w:rsidR="00B368FC" w:rsidRPr="00B368FC" w:rsidDel="00BE5BE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گفت</w:delText>
        </w:r>
        <w:r w:rsidR="00B368FC" w:rsidRPr="00B368FC" w:rsidDel="00BE5BE6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BE5BE6">
          <w:rPr>
            <w:rFonts w:cs="B Nazanin" w:hint="cs"/>
            <w:sz w:val="28"/>
            <w:szCs w:val="28"/>
            <w:rtl/>
            <w:lang w:val="bs-Latn-BA"/>
          </w:rPr>
          <w:delText>که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پیشنهاد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بار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بحران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تمامی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نقاط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جمله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موجودیت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صربسکا</w:t>
      </w:r>
      <w:del w:id="316" w:author="Windows User" w:date="2019-10-27T18:45:00Z">
        <w:r w:rsidR="00B368FC"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B368FC"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نیز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تقسیم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شود،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317" w:author="Windows User" w:date="2019-10-27T18:45:00Z">
        <w:r w:rsidR="00182273">
          <w:rPr>
            <w:rFonts w:cs="B Nazanin" w:hint="cs"/>
            <w:sz w:val="28"/>
            <w:szCs w:val="28"/>
            <w:rtl/>
            <w:lang w:val="bs-Latn-BA"/>
          </w:rPr>
          <w:t>اما</w:t>
        </w:r>
      </w:ins>
      <w:del w:id="318" w:author="Windows User" w:date="2019-10-27T18:45:00Z">
        <w:r w:rsidR="00B368FC"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ولی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دودیک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پیشنهاد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را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رد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="00B368FC" w:rsidRPr="00B368FC">
        <w:rPr>
          <w:rFonts w:cs="B Nazanin"/>
          <w:sz w:val="28"/>
          <w:szCs w:val="28"/>
          <w:rtl/>
          <w:lang w:val="bs-Latn-BA"/>
        </w:rPr>
        <w:t>.</w:t>
      </w:r>
      <w:ins w:id="319" w:author="Windows User" w:date="2019-10-28T06:48:00Z">
        <w:r>
          <w:rPr>
            <w:rFonts w:cs="B Nazanin" w:hint="cs"/>
            <w:sz w:val="28"/>
            <w:szCs w:val="28"/>
            <w:rtl/>
            <w:lang w:val="bs-Latn-BA"/>
          </w:rPr>
          <w:t xml:space="preserve"> </w:t>
        </w:r>
      </w:ins>
    </w:p>
    <w:p w:rsidR="00B368FC" w:rsidRPr="00B368FC" w:rsidRDefault="00182273" w:rsidP="00926723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  <w:pPrChange w:id="320" w:author="Windows User" w:date="2019-10-28T06:48:00Z">
          <w:pPr>
            <w:bidi/>
            <w:spacing w:before="120" w:after="120"/>
            <w:jc w:val="both"/>
          </w:pPr>
        </w:pPrChange>
      </w:pPr>
      <w:ins w:id="321" w:author="Windows User" w:date="2019-10-27T18:45:00Z">
        <w:r>
          <w:rPr>
            <w:rFonts w:cs="B Nazanin" w:hint="cs"/>
            <w:sz w:val="28"/>
            <w:szCs w:val="28"/>
            <w:highlight w:val="yellow"/>
            <w:rtl/>
            <w:lang w:val="bs-Latn-BA"/>
          </w:rPr>
          <w:t>دودیک</w:t>
        </w:r>
      </w:ins>
      <w:del w:id="322" w:author="Windows User" w:date="2019-10-27T18:45:00Z">
        <w:r w:rsidR="00B368FC" w:rsidRPr="00182273" w:rsidDel="00182273">
          <w:rPr>
            <w:rFonts w:cs="B Nazanin" w:hint="eastAsia"/>
            <w:sz w:val="28"/>
            <w:szCs w:val="28"/>
            <w:highlight w:val="yellow"/>
            <w:rtl/>
            <w:lang w:val="bs-Latn-BA"/>
            <w:rPrChange w:id="323" w:author="Windows User" w:date="2019-10-27T18:45:00Z">
              <w:rPr>
                <w:rFonts w:cs="B Nazanin" w:hint="eastAsia"/>
                <w:sz w:val="28"/>
                <w:szCs w:val="28"/>
                <w:rtl/>
                <w:lang w:val="bs-Latn-BA"/>
              </w:rPr>
            </w:rPrChange>
          </w:rPr>
          <w:delText>و</w:delText>
        </w:r>
        <w:r w:rsidR="00B368FC" w:rsidRPr="00182273" w:rsidDel="00182273">
          <w:rPr>
            <w:rFonts w:cs="B Nazanin" w:hint="cs"/>
            <w:sz w:val="28"/>
            <w:szCs w:val="28"/>
            <w:highlight w:val="yellow"/>
            <w:rtl/>
            <w:lang w:val="bs-Latn-BA"/>
            <w:rPrChange w:id="324" w:author="Windows User" w:date="2019-10-27T18:45:00Z">
              <w:rPr>
                <w:rFonts w:cs="B Nazanin" w:hint="cs"/>
                <w:sz w:val="28"/>
                <w:szCs w:val="28"/>
                <w:rtl/>
                <w:lang w:val="bs-Latn-BA"/>
              </w:rPr>
            </w:rPrChange>
          </w:rPr>
          <w:delText>ی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ابراز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امیدواری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کرد</w:t>
      </w:r>
      <w:ins w:id="325" w:author="Windows User" w:date="2019-10-27T18:45:00Z">
        <w:r>
          <w:rPr>
            <w:rFonts w:cs="B Nazanin" w:hint="cs"/>
            <w:sz w:val="28"/>
            <w:szCs w:val="28"/>
            <w:rtl/>
            <w:lang w:val="bs-Latn-BA"/>
          </w:rPr>
          <w:t xml:space="preserve"> که</w:t>
        </w:r>
      </w:ins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اعضای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ریاست</w:t>
      </w:r>
      <w:ins w:id="326" w:author="Windows User" w:date="2019-10-27T18:45:00Z">
        <w:r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27" w:author="Windows User" w:date="2019-10-27T18:45:00Z">
        <w:r w:rsidR="00B368FC"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="00B368FC"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و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تا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زمان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تشکیل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جلس</w:t>
      </w:r>
      <w:ins w:id="328" w:author="Windows User" w:date="2019-10-27T18:45:00Z">
        <w:r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329" w:author="Windows User" w:date="2019-10-27T18:45:00Z">
        <w:r w:rsidR="00B368FC"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بعدی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خود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خصوص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چگونگی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حل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بحران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توافق</w:t>
      </w:r>
      <w:r w:rsidR="00B368FC"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B368FC" w:rsidRPr="00B368FC">
        <w:rPr>
          <w:rFonts w:cs="B Nazanin" w:hint="cs"/>
          <w:sz w:val="28"/>
          <w:szCs w:val="28"/>
          <w:rtl/>
          <w:lang w:val="bs-Latn-BA"/>
        </w:rPr>
        <w:t>برسند</w:t>
      </w:r>
      <w:r w:rsidR="00B368FC"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Pr="00B368FC" w:rsidRDefault="00B368FC" w:rsidP="00253B6D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t>میلوراد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دودیک،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رئیس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دوره</w:t>
      </w:r>
      <w:ins w:id="330" w:author="Windows User" w:date="2019-10-27T18:46:00Z">
        <w:r w:rsidR="00182273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31" w:author="Windows User" w:date="2019-10-27T18:46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عضو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صرب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ریاست</w:t>
      </w:r>
      <w:ins w:id="332" w:author="Windows User" w:date="2019-10-28T06:48:00Z">
        <w:r w:rsidR="00926723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33" w:author="Windows User" w:date="2019-10-28T06:48:00Z">
        <w:r w:rsidRPr="00B368FC" w:rsidDel="0092672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خبرنگاران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گفت</w:t>
      </w:r>
      <w:ins w:id="334" w:author="Windows User" w:date="2019-10-27T18:46:00Z">
        <w:r w:rsidR="00182273">
          <w:rPr>
            <w:rFonts w:cs="B Nazanin" w:hint="cs"/>
            <w:sz w:val="28"/>
            <w:szCs w:val="28"/>
            <w:rtl/>
            <w:lang w:val="bs-Latn-BA"/>
          </w:rPr>
          <w:t xml:space="preserve"> که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استقرار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ارتش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مرزهای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مشترک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کشور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صربستان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مونته</w:t>
      </w:r>
      <w:ins w:id="335" w:author="Windows User" w:date="2019-10-27T18:46:00Z">
        <w:r w:rsidR="00182273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ins w:id="336" w:author="Windows User" w:date="2019-10-28T06:48:00Z">
        <w:r w:rsidR="00926723">
          <w:rPr>
            <w:rFonts w:cs="B Nazanin" w:hint="cs"/>
            <w:sz w:val="28"/>
            <w:szCs w:val="28"/>
            <w:rtl/>
            <w:lang w:val="bs-Latn-BA"/>
          </w:rPr>
          <w:t xml:space="preserve"> </w:t>
        </w:r>
      </w:ins>
      <w:del w:id="337" w:author="Windows User" w:date="2019-10-27T18:46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نگرو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استقرار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مرزبانان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اتحادی</w:t>
      </w:r>
      <w:ins w:id="338" w:author="Windows User" w:date="2019-10-27T18:46:00Z">
        <w:r w:rsidR="00182273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339" w:author="Windows User" w:date="2019-10-27T18:46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اروپا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مرز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مشترک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کرواسی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فقط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موجب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افزایش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ابعاد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بحران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می</w:t>
      </w:r>
      <w:ins w:id="340" w:author="Windows User" w:date="2019-10-28T06:48:00Z">
        <w:r w:rsidR="00926723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41" w:author="Windows User" w:date="2019-10-28T06:48:00Z">
        <w:r w:rsidRPr="00B368FC" w:rsidDel="0092672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شود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  <w:ins w:id="342" w:author="Windows User" w:date="2019-10-27T18:46:00Z">
        <w:r w:rsidR="00182273">
          <w:rPr>
            <w:rFonts w:cs="B Nazanin" w:hint="cs"/>
            <w:sz w:val="28"/>
            <w:szCs w:val="28"/>
            <w:rtl/>
            <w:lang w:val="bs-Latn-BA"/>
          </w:rPr>
          <w:t xml:space="preserve"> او</w:t>
        </w:r>
      </w:ins>
      <w:del w:id="343" w:author="Windows User" w:date="2019-10-27T18:46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وی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تائید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مخالف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برپایی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اردوگاه</w:t>
      </w:r>
      <w:ins w:id="344" w:author="Windows User" w:date="2019-10-27T18:46:00Z">
        <w:r w:rsidR="00182273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45" w:author="Windows User" w:date="2019-10-27T18:46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های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ویژ</w:t>
      </w:r>
      <w:ins w:id="346" w:author="Windows User" w:date="2019-10-27T18:46:00Z">
        <w:r w:rsidR="00182273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347" w:author="Windows User" w:date="2019-10-27T18:46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قلمروی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صربسکا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است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Default="00B368FC" w:rsidP="00253B6D">
      <w:pPr>
        <w:bidi/>
        <w:spacing w:before="120" w:after="120"/>
        <w:jc w:val="both"/>
        <w:rPr>
          <w:rFonts w:cs="B Nazanin"/>
          <w:sz w:val="28"/>
          <w:szCs w:val="28"/>
          <w:rtl/>
          <w:lang w:val="bs-Latn-BA"/>
        </w:rPr>
      </w:pPr>
      <w:r w:rsidRPr="00B368FC">
        <w:rPr>
          <w:rFonts w:cs="B Nazanin" w:hint="cs"/>
          <w:sz w:val="28"/>
          <w:szCs w:val="28"/>
          <w:rtl/>
          <w:lang w:val="bs-Latn-BA"/>
        </w:rPr>
        <w:t>ژلیکو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کومشیچ،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عضو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کروات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شورای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ریاست</w:t>
      </w:r>
      <w:ins w:id="348" w:author="Windows User" w:date="2019-10-27T18:46:00Z">
        <w:r w:rsidR="00182273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49" w:author="Windows User" w:date="2019-10-27T18:46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جمهوری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ins w:id="350" w:author="Windows User" w:date="2019-10-27T18:46:00Z">
        <w:r w:rsidR="00182273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صدور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بیانیه</w:t>
      </w:r>
      <w:ins w:id="351" w:author="Windows User" w:date="2019-10-27T18:47:00Z">
        <w:r w:rsidR="00182273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52" w:author="Windows User" w:date="2019-10-27T18:47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ای</w:t>
      </w:r>
      <w:del w:id="353" w:author="Windows User" w:date="2019-10-27T18:47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،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اعلام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354" w:author="Windows User" w:date="2019-10-27T18:47:00Z">
        <w:r w:rsidR="00182273">
          <w:rPr>
            <w:rFonts w:cs="B Nazanin" w:hint="cs"/>
            <w:sz w:val="28"/>
            <w:szCs w:val="28"/>
            <w:rtl/>
            <w:lang w:val="bs-Latn-BA"/>
          </w:rPr>
          <w:t xml:space="preserve">که </w:t>
        </w:r>
      </w:ins>
      <w:r w:rsidRPr="00B368FC">
        <w:rPr>
          <w:rFonts w:cs="B Nazanin" w:hint="cs"/>
          <w:sz w:val="28"/>
          <w:szCs w:val="28"/>
          <w:rtl/>
          <w:lang w:val="bs-Latn-BA"/>
        </w:rPr>
        <w:t>میلوراد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دودیک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نشان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داد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خواهان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حل</w:t>
      </w:r>
      <w:ins w:id="355" w:author="Windows User" w:date="2019-10-27T18:47:00Z">
        <w:r w:rsidR="00182273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56" w:author="Windows User" w:date="2019-10-27T18:47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del w:id="357" w:author="Windows User" w:date="2019-10-27T18:47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فصل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بحران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نیست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  <w:del w:id="358" w:author="Windows User" w:date="2019-10-27T18:47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="004813CA" w:rsidDel="00182273">
          <w:rPr>
            <w:rFonts w:cs="B Nazanin" w:hint="cs"/>
            <w:sz w:val="28"/>
            <w:szCs w:val="28"/>
            <w:rtl/>
            <w:lang w:val="bs-Latn-BA"/>
          </w:rPr>
          <w:delText xml:space="preserve"> </w:delText>
        </w:r>
      </w:del>
    </w:p>
    <w:p w:rsidR="00B368FC" w:rsidRDefault="00B368FC" w:rsidP="00253B6D">
      <w:pPr>
        <w:bidi/>
        <w:spacing w:before="120" w:after="120"/>
        <w:jc w:val="both"/>
        <w:rPr>
          <w:rFonts w:cs="B Nazanin"/>
          <w:sz w:val="28"/>
          <w:szCs w:val="28"/>
          <w:rtl/>
          <w:lang w:val="bs-Latn-BA"/>
        </w:rPr>
      </w:pPr>
    </w:p>
    <w:p w:rsidR="00B368FC" w:rsidRPr="004813CA" w:rsidRDefault="00B368FC" w:rsidP="00253B6D">
      <w:pPr>
        <w:pStyle w:val="ListParagraph"/>
        <w:numPr>
          <w:ilvl w:val="0"/>
          <w:numId w:val="4"/>
        </w:numPr>
        <w:bidi/>
        <w:spacing w:before="120" w:after="120"/>
        <w:jc w:val="both"/>
        <w:rPr>
          <w:rFonts w:cs="B Nazanin"/>
          <w:sz w:val="28"/>
          <w:szCs w:val="28"/>
          <w:lang w:val="bs-Latn-BA"/>
        </w:rPr>
      </w:pPr>
      <w:r w:rsidRPr="004813CA">
        <w:rPr>
          <w:rFonts w:cs="B Nazanin" w:hint="cs"/>
          <w:sz w:val="28"/>
          <w:szCs w:val="28"/>
          <w:rtl/>
          <w:lang w:val="bs-Latn-BA"/>
        </w:rPr>
        <w:t>درخواست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تعدادی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از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احزاب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سیاسی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برای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تشکیل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جلس</w:t>
      </w:r>
      <w:ins w:id="359" w:author="Windows User" w:date="2019-10-27T18:47:00Z">
        <w:r w:rsidR="00182273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360" w:author="Windows User" w:date="2019-10-27T18:47:00Z">
        <w:r w:rsidRPr="004813CA" w:rsidDel="00182273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فوری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مجلس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نمایندگان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بوسنی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و</w:t>
      </w:r>
      <w:r w:rsidRPr="004813CA">
        <w:rPr>
          <w:rFonts w:cs="B Nazanin"/>
          <w:sz w:val="28"/>
          <w:szCs w:val="28"/>
          <w:rtl/>
          <w:lang w:val="bs-Latn-BA"/>
        </w:rPr>
        <w:t xml:space="preserve"> </w:t>
      </w:r>
      <w:r w:rsidRPr="004813CA">
        <w:rPr>
          <w:rFonts w:cs="B Nazanin" w:hint="cs"/>
          <w:sz w:val="28"/>
          <w:szCs w:val="28"/>
          <w:rtl/>
          <w:lang w:val="bs-Latn-BA"/>
        </w:rPr>
        <w:t>هرزگوین</w:t>
      </w:r>
      <w:ins w:id="361" w:author="Windows User" w:date="2019-10-27T18:47:00Z">
        <w:r w:rsidR="00182273">
          <w:rPr>
            <w:rFonts w:cs="B Nazanin" w:hint="cs"/>
            <w:sz w:val="28"/>
            <w:szCs w:val="28"/>
            <w:rtl/>
            <w:lang w:val="bs-Latn-BA"/>
          </w:rPr>
          <w:t>.</w:t>
        </w:r>
      </w:ins>
    </w:p>
    <w:p w:rsidR="00B368FC" w:rsidRPr="00B368FC" w:rsidRDefault="00B368FC" w:rsidP="00926723">
      <w:pPr>
        <w:bidi/>
        <w:spacing w:before="120" w:after="120"/>
        <w:jc w:val="both"/>
        <w:rPr>
          <w:rFonts w:cs="B Nazanin"/>
          <w:sz w:val="28"/>
          <w:szCs w:val="28"/>
          <w:lang w:val="bs-Latn-BA"/>
        </w:rPr>
        <w:pPrChange w:id="362" w:author="Windows User" w:date="2019-10-28T06:49:00Z">
          <w:pPr>
            <w:bidi/>
            <w:spacing w:before="120" w:after="120"/>
            <w:jc w:val="both"/>
          </w:pPr>
        </w:pPrChange>
      </w:pPr>
      <w:r w:rsidRPr="00B368FC">
        <w:rPr>
          <w:rFonts w:cs="B Nazanin" w:hint="cs"/>
          <w:sz w:val="28"/>
          <w:szCs w:val="28"/>
          <w:rtl/>
          <w:lang w:val="bs-Latn-BA"/>
        </w:rPr>
        <w:t>نمایندگان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تعدادی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احزاب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سیاسی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روز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="004813CA">
        <w:rPr>
          <w:rFonts w:cs="B Nazanin" w:hint="cs"/>
          <w:sz w:val="28"/>
          <w:szCs w:val="28"/>
          <w:rtl/>
          <w:lang w:val="bs-Latn-BA"/>
        </w:rPr>
        <w:t>جمعه</w:t>
      </w:r>
      <w:ins w:id="363" w:author="Windows User" w:date="2019-10-27T18:48:00Z">
        <w:r w:rsidR="00182273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="004813CA">
        <w:rPr>
          <w:rFonts w:cs="B Nazanin" w:hint="cs"/>
          <w:sz w:val="28"/>
          <w:szCs w:val="28"/>
          <w:rtl/>
          <w:lang w:val="bs-Latn-BA"/>
        </w:rPr>
        <w:t xml:space="preserve"> </w:t>
      </w:r>
      <w:ins w:id="364" w:author="Windows User" w:date="2019-10-27T18:48:00Z">
        <w:r w:rsidR="00182273">
          <w:rPr>
            <w:rFonts w:ascii="Calibri" w:hAnsi="Calibri" w:cs="Calibri"/>
            <w:sz w:val="28"/>
            <w:szCs w:val="28"/>
            <w:rtl/>
            <w:lang w:val="bs-Latn-BA"/>
          </w:rPr>
          <w:t>۲</w:t>
        </w:r>
      </w:ins>
      <w:ins w:id="365" w:author="Windows User" w:date="2019-10-28T06:49:00Z">
        <w:r w:rsidR="00926723">
          <w:rPr>
            <w:rFonts w:ascii="Calibri" w:hAnsi="Calibri" w:cs="Calibri"/>
            <w:sz w:val="28"/>
            <w:szCs w:val="28"/>
            <w:rtl/>
            <w:lang w:val="bs-Latn-BA"/>
          </w:rPr>
          <w:t>۴</w:t>
        </w:r>
      </w:ins>
      <w:del w:id="366" w:author="Windows User" w:date="2019-10-27T18:48:00Z">
        <w:r w:rsidR="004813CA" w:rsidDel="00182273">
          <w:rPr>
            <w:rFonts w:cs="B Nazanin" w:hint="cs"/>
            <w:sz w:val="28"/>
            <w:szCs w:val="28"/>
            <w:rtl/>
            <w:lang w:val="bs-Latn-BA"/>
          </w:rPr>
          <w:delText>24</w:delText>
        </w:r>
      </w:del>
      <w:r w:rsidR="004813CA">
        <w:rPr>
          <w:rFonts w:cs="B Nazanin" w:hint="cs"/>
          <w:sz w:val="28"/>
          <w:szCs w:val="28"/>
          <w:rtl/>
          <w:lang w:val="bs-Latn-BA"/>
        </w:rPr>
        <w:t xml:space="preserve"> خرداد </w:t>
      </w:r>
      <w:ins w:id="367" w:author="Windows User" w:date="2019-10-27T18:48:00Z">
        <w:r w:rsidR="00182273">
          <w:rPr>
            <w:rFonts w:ascii="Calibri" w:hAnsi="Calibri" w:cs="Calibri"/>
            <w:sz w:val="28"/>
            <w:szCs w:val="28"/>
            <w:rtl/>
            <w:lang w:val="bs-Latn-BA"/>
          </w:rPr>
          <w:t>۹۸</w:t>
        </w:r>
      </w:ins>
      <w:del w:id="368" w:author="Windows User" w:date="2019-10-27T18:48:00Z">
        <w:r w:rsidR="004813CA" w:rsidDel="00182273">
          <w:rPr>
            <w:rFonts w:cs="B Nazanin" w:hint="cs"/>
            <w:sz w:val="28"/>
            <w:szCs w:val="28"/>
            <w:rtl/>
            <w:lang w:val="bs-Latn-BA"/>
          </w:rPr>
          <w:delText>98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از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بریانا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کریشتو،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</w:t>
      </w:r>
      <w:ins w:id="369" w:author="Windows User" w:date="2019-10-27T18:48:00Z">
        <w:r w:rsidR="00182273">
          <w:rPr>
            <w:rFonts w:cs="B Nazanin" w:hint="cs"/>
            <w:sz w:val="28"/>
            <w:szCs w:val="28"/>
            <w:rtl/>
            <w:lang w:val="bs-Latn-BA"/>
          </w:rPr>
          <w:t>ئی</w:t>
        </w:r>
      </w:ins>
      <w:del w:id="370" w:author="Windows User" w:date="2019-10-27T18:48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یئ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س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دوره</w:t>
      </w:r>
      <w:ins w:id="371" w:author="Windows User" w:date="2019-10-27T18:48:00Z">
        <w:r w:rsidR="00182273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72" w:author="Windows User" w:date="2019-10-27T18:48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مجلس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نمایندگان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</w:t>
      </w:r>
      <w:ins w:id="373" w:author="Windows User" w:date="2019-10-28T06:34:00Z">
        <w:r w:rsidR="00BA0621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درخواست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کردند</w:t>
      </w:r>
      <w:ins w:id="374" w:author="Windows User" w:date="2019-10-27T18:48:00Z">
        <w:r w:rsidR="00182273">
          <w:rPr>
            <w:rFonts w:cs="B Nazanin" w:hint="cs"/>
            <w:sz w:val="28"/>
            <w:szCs w:val="28"/>
            <w:rtl/>
            <w:lang w:val="bs-Latn-BA"/>
          </w:rPr>
          <w:t xml:space="preserve"> تا برای</w:t>
        </w:r>
      </w:ins>
      <w:del w:id="375" w:author="Windows User" w:date="2019-10-27T18:49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تصمیم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تشکیل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جلس</w:t>
      </w:r>
      <w:ins w:id="376" w:author="Windows User" w:date="2019-10-27T18:49:00Z">
        <w:r w:rsidR="00182273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377" w:author="Windows User" w:date="2019-10-27T18:49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فوری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این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نهاد</w:t>
      </w:r>
      <w:ins w:id="378" w:author="Windows User" w:date="2019-10-27T18:49:00Z">
        <w:r w:rsidR="00182273">
          <w:rPr>
            <w:rFonts w:cs="B Nazanin" w:hint="cs"/>
            <w:sz w:val="28"/>
            <w:szCs w:val="28"/>
            <w:rtl/>
            <w:lang w:val="bs-Latn-BA"/>
          </w:rPr>
          <w:t xml:space="preserve"> تصمیمات لازم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را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بگیرد</w:t>
      </w:r>
      <w:r w:rsidRPr="00B368FC">
        <w:rPr>
          <w:rFonts w:cs="B Nazanin"/>
          <w:sz w:val="28"/>
          <w:szCs w:val="28"/>
          <w:rtl/>
          <w:lang w:val="bs-Latn-BA"/>
        </w:rPr>
        <w:t>.</w:t>
      </w:r>
    </w:p>
    <w:p w:rsidR="00B368FC" w:rsidRDefault="00B368FC">
      <w:pPr>
        <w:bidi/>
        <w:spacing w:before="120" w:after="120"/>
        <w:jc w:val="both"/>
        <w:rPr>
          <w:rFonts w:cs="B Nazanin"/>
          <w:sz w:val="28"/>
          <w:szCs w:val="28"/>
          <w:rtl/>
          <w:lang w:val="bs-Latn-BA"/>
        </w:rPr>
        <w:pPrChange w:id="379" w:author="Windows User" w:date="2019-10-27T18:50:00Z">
          <w:pPr>
            <w:bidi/>
            <w:spacing w:before="120" w:after="120"/>
            <w:jc w:val="both"/>
          </w:pPr>
        </w:pPrChange>
      </w:pP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گفت</w:t>
      </w:r>
      <w:ins w:id="380" w:author="Windows User" w:date="2019-10-27T18:49:00Z">
        <w:r w:rsidR="00182273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381" w:author="Windows User" w:date="2019-10-27T18:49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ساشا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ماگازینوویچ</w:t>
      </w:r>
      <w:ins w:id="382" w:author="Windows User" w:date="2019-10-27T18:49:00Z">
        <w:r w:rsidR="00182273">
          <w:rPr>
            <w:rFonts w:cs="B Nazanin" w:hint="cs"/>
            <w:sz w:val="28"/>
            <w:szCs w:val="28"/>
            <w:rtl/>
            <w:lang w:val="bs-Latn-BA"/>
          </w:rPr>
          <w:t>،</w:t>
        </w:r>
      </w:ins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نمایند</w:t>
      </w:r>
      <w:ins w:id="383" w:author="Windows User" w:date="2019-10-27T18:49:00Z">
        <w:r w:rsidR="00182273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384" w:author="Windows User" w:date="2019-10-27T18:49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حزب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سوسیال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دم</w:t>
      </w:r>
      <w:ins w:id="385" w:author="Windows User" w:date="2019-10-28T06:50:00Z">
        <w:r w:rsidR="00926723">
          <w:rPr>
            <w:rFonts w:cs="B Nazanin" w:hint="cs"/>
            <w:sz w:val="28"/>
            <w:szCs w:val="28"/>
            <w:rtl/>
            <w:lang w:val="bs-Latn-BA"/>
          </w:rPr>
          <w:t>و</w:t>
        </w:r>
      </w:ins>
      <w:r w:rsidRPr="00B368FC">
        <w:rPr>
          <w:rFonts w:cs="B Nazanin" w:hint="cs"/>
          <w:sz w:val="28"/>
          <w:szCs w:val="28"/>
          <w:rtl/>
          <w:lang w:val="bs-Latn-BA"/>
        </w:rPr>
        <w:t>کرات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در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مجلس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نمایندگان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هرزگوین،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386" w:author="Windows User" w:date="2019-10-27T18:50:00Z">
        <w:r w:rsidR="00182273" w:rsidRPr="00B368FC">
          <w:rPr>
            <w:rFonts w:cs="B Nazanin" w:hint="cs"/>
            <w:sz w:val="28"/>
            <w:szCs w:val="28"/>
            <w:rtl/>
            <w:lang w:val="bs-Latn-BA"/>
          </w:rPr>
          <w:t>هدف</w:t>
        </w:r>
        <w:r w:rsidR="00182273" w:rsidRPr="00B368FC">
          <w:rPr>
            <w:rFonts w:cs="B Nazanin"/>
            <w:sz w:val="28"/>
            <w:szCs w:val="28"/>
            <w:rtl/>
            <w:lang w:val="bs-Latn-BA"/>
          </w:rPr>
          <w:t xml:space="preserve"> </w:t>
        </w:r>
        <w:r w:rsidR="00182273" w:rsidRPr="00B368FC">
          <w:rPr>
            <w:rFonts w:cs="B Nazanin" w:hint="cs"/>
            <w:sz w:val="28"/>
            <w:szCs w:val="28"/>
            <w:rtl/>
            <w:lang w:val="bs-Latn-BA"/>
          </w:rPr>
          <w:t>از</w:t>
        </w:r>
        <w:r w:rsidR="00182273" w:rsidRPr="00B368FC">
          <w:rPr>
            <w:rFonts w:cs="B Nazanin"/>
            <w:sz w:val="28"/>
            <w:szCs w:val="28"/>
            <w:rtl/>
            <w:lang w:val="bs-Latn-BA"/>
          </w:rPr>
          <w:t xml:space="preserve"> </w:t>
        </w:r>
        <w:r w:rsidR="00182273" w:rsidRPr="00B368FC">
          <w:rPr>
            <w:rFonts w:cs="B Nazanin" w:hint="cs"/>
            <w:sz w:val="28"/>
            <w:szCs w:val="28"/>
            <w:rtl/>
            <w:lang w:val="bs-Latn-BA"/>
          </w:rPr>
          <w:t>تشکیل</w:t>
        </w:r>
        <w:r w:rsidR="00182273" w:rsidRPr="00B368FC">
          <w:rPr>
            <w:rFonts w:cs="B Nazanin"/>
            <w:sz w:val="28"/>
            <w:szCs w:val="28"/>
            <w:rtl/>
            <w:lang w:val="bs-Latn-BA"/>
          </w:rPr>
          <w:t xml:space="preserve"> </w:t>
        </w:r>
        <w:r w:rsidR="00182273" w:rsidRPr="00B368FC">
          <w:rPr>
            <w:rFonts w:cs="B Nazanin" w:hint="cs"/>
            <w:sz w:val="28"/>
            <w:szCs w:val="28"/>
            <w:rtl/>
            <w:lang w:val="bs-Latn-BA"/>
          </w:rPr>
          <w:t>این</w:t>
        </w:r>
        <w:r w:rsidR="00182273" w:rsidRPr="00B368FC">
          <w:rPr>
            <w:rFonts w:cs="B Nazanin"/>
            <w:sz w:val="28"/>
            <w:szCs w:val="28"/>
            <w:rtl/>
            <w:lang w:val="bs-Latn-BA"/>
          </w:rPr>
          <w:t xml:space="preserve"> </w:t>
        </w:r>
        <w:r w:rsidR="00182273" w:rsidRPr="00B368FC">
          <w:rPr>
            <w:rFonts w:cs="B Nazanin" w:hint="cs"/>
            <w:sz w:val="28"/>
            <w:szCs w:val="28"/>
            <w:rtl/>
            <w:lang w:val="bs-Latn-BA"/>
          </w:rPr>
          <w:t>جلسه</w:t>
        </w:r>
        <w:r w:rsidR="00182273">
          <w:rPr>
            <w:rFonts w:cs="B Nazanin" w:hint="cs"/>
            <w:sz w:val="28"/>
            <w:szCs w:val="28"/>
            <w:rtl/>
            <w:lang w:val="bs-Latn-BA"/>
          </w:rPr>
          <w:t xml:space="preserve">، </w:t>
        </w:r>
      </w:ins>
      <w:r w:rsidRPr="00B368FC">
        <w:rPr>
          <w:rFonts w:cs="B Nazanin" w:hint="cs"/>
          <w:sz w:val="28"/>
          <w:szCs w:val="28"/>
          <w:rtl/>
          <w:lang w:val="bs-Latn-BA"/>
        </w:rPr>
        <w:t>بررسی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هم</w:t>
      </w:r>
      <w:ins w:id="387" w:author="Windows User" w:date="2019-10-27T18:50:00Z">
        <w:r w:rsidR="00182273">
          <w:rPr>
            <w:rFonts w:cs="B Nazanin" w:hint="cs"/>
            <w:sz w:val="28"/>
            <w:szCs w:val="28"/>
            <w:rtl/>
            <w:lang w:val="bs-Latn-BA"/>
          </w:rPr>
          <w:t>ۀ</w:t>
        </w:r>
      </w:ins>
      <w:del w:id="388" w:author="Windows User" w:date="2019-10-27T18:50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ه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جنبه</w:t>
      </w:r>
      <w:ins w:id="389" w:author="Windows User" w:date="2019-10-27T18:50:00Z">
        <w:r w:rsidR="00182273">
          <w:rPr>
            <w:rFonts w:cs="B Nazanin" w:hint="cs"/>
            <w:sz w:val="28"/>
            <w:szCs w:val="28"/>
            <w:rtl/>
            <w:lang w:val="bs-Latn-BA"/>
          </w:rPr>
          <w:t>‌</w:t>
        </w:r>
      </w:ins>
      <w:del w:id="390" w:author="Windows User" w:date="2019-10-27T18:50:00Z"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</w:del>
      <w:r w:rsidRPr="00B368FC">
        <w:rPr>
          <w:rFonts w:cs="B Nazanin" w:hint="cs"/>
          <w:sz w:val="28"/>
          <w:szCs w:val="28"/>
          <w:rtl/>
          <w:lang w:val="bs-Latn-BA"/>
        </w:rPr>
        <w:t>های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بحران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مهاجران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تحولات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جاری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مربوط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دستگاه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قضایی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بوسنی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و</w:t>
      </w:r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r w:rsidRPr="00B368FC">
        <w:rPr>
          <w:rFonts w:cs="B Nazanin" w:hint="cs"/>
          <w:sz w:val="28"/>
          <w:szCs w:val="28"/>
          <w:rtl/>
          <w:lang w:val="bs-Latn-BA"/>
        </w:rPr>
        <w:t>هرزگ</w:t>
      </w:r>
      <w:ins w:id="391" w:author="Windows User" w:date="2019-10-27T18:50:00Z">
        <w:r w:rsidR="00182273">
          <w:rPr>
            <w:rFonts w:cs="B Nazanin" w:hint="cs"/>
            <w:sz w:val="28"/>
            <w:szCs w:val="28"/>
            <w:rtl/>
            <w:lang w:val="bs-Latn-BA"/>
          </w:rPr>
          <w:t>وین</w:t>
        </w:r>
      </w:ins>
      <w:del w:id="392" w:author="Windows User" w:date="2019-10-27T18:50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یون</w:delText>
        </w:r>
      </w:del>
      <w:r w:rsidRPr="00B368FC">
        <w:rPr>
          <w:rFonts w:cs="B Nazanin"/>
          <w:sz w:val="28"/>
          <w:szCs w:val="28"/>
          <w:rtl/>
          <w:lang w:val="bs-Latn-BA"/>
        </w:rPr>
        <w:t xml:space="preserve"> </w:t>
      </w:r>
      <w:ins w:id="393" w:author="Windows User" w:date="2019-10-27T18:51:00Z">
        <w:r w:rsidR="00182273">
          <w:rPr>
            <w:rFonts w:cs="B Nazanin" w:hint="cs"/>
            <w:sz w:val="28"/>
            <w:szCs w:val="28"/>
            <w:rtl/>
            <w:lang w:val="bs-Latn-BA"/>
          </w:rPr>
          <w:t>است.</w:t>
        </w:r>
      </w:ins>
      <w:del w:id="394" w:author="Windows User" w:date="2019-10-27T18:50:00Z"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هدف</w:delText>
        </w:r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از</w:delText>
        </w:r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تشکیل</w:delText>
        </w:r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این</w:delText>
        </w:r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جلسه</w:delText>
        </w:r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 </w:delText>
        </w:r>
        <w:r w:rsidRPr="00B368FC" w:rsidDel="00182273">
          <w:rPr>
            <w:rFonts w:cs="B Nazanin" w:hint="cs"/>
            <w:sz w:val="28"/>
            <w:szCs w:val="28"/>
            <w:rtl/>
            <w:lang w:val="bs-Latn-BA"/>
          </w:rPr>
          <w:delText>است</w:delText>
        </w:r>
        <w:r w:rsidRPr="00B368FC" w:rsidDel="00182273">
          <w:rPr>
            <w:rFonts w:cs="B Nazanin"/>
            <w:sz w:val="28"/>
            <w:szCs w:val="28"/>
            <w:rtl/>
            <w:lang w:val="bs-Latn-BA"/>
          </w:rPr>
          <w:delText xml:space="preserve">. </w:delText>
        </w:r>
        <w:r w:rsidR="004813CA" w:rsidDel="00182273">
          <w:rPr>
            <w:rFonts w:cs="B Nazanin" w:hint="cs"/>
            <w:sz w:val="28"/>
            <w:szCs w:val="28"/>
            <w:rtl/>
            <w:lang w:val="bs-Latn-BA"/>
          </w:rPr>
          <w:delText xml:space="preserve"> </w:delText>
        </w:r>
      </w:del>
    </w:p>
    <w:p w:rsidR="00F2050D" w:rsidRDefault="00F2050D" w:rsidP="00F2050D">
      <w:pPr>
        <w:bidi/>
        <w:spacing w:after="0" w:line="360" w:lineRule="auto"/>
        <w:jc w:val="both"/>
        <w:rPr>
          <w:rFonts w:cs="B Nazanin"/>
          <w:sz w:val="28"/>
          <w:szCs w:val="28"/>
          <w:rtl/>
          <w:lang w:val="bs-Latn-BA"/>
        </w:rPr>
      </w:pPr>
    </w:p>
    <w:p w:rsidR="009203CF" w:rsidRDefault="003F48E1" w:rsidP="003E2F96">
      <w:pPr>
        <w:bidi/>
        <w:spacing w:after="0" w:line="360" w:lineRule="auto"/>
        <w:ind w:left="4320" w:firstLine="720"/>
        <w:jc w:val="both"/>
        <w:rPr>
          <w:rFonts w:cs="B Nazanin"/>
          <w:b/>
          <w:bCs/>
          <w:sz w:val="28"/>
          <w:szCs w:val="28"/>
          <w:rtl/>
          <w:lang w:val="bs-Latn-BA"/>
        </w:rPr>
      </w:pPr>
      <w:r w:rsidRPr="00A113D8">
        <w:rPr>
          <w:rFonts w:cs="B Nazanin" w:hint="cs"/>
          <w:b/>
          <w:bCs/>
          <w:sz w:val="28"/>
          <w:szCs w:val="28"/>
          <w:rtl/>
          <w:lang w:val="bs-Latn-BA"/>
        </w:rPr>
        <w:t>رایزن</w:t>
      </w:r>
      <w:r>
        <w:rPr>
          <w:rFonts w:cs="B Nazanin" w:hint="cs"/>
          <w:b/>
          <w:bCs/>
          <w:sz w:val="28"/>
          <w:szCs w:val="28"/>
          <w:rtl/>
          <w:lang w:val="bs-Latn-BA"/>
        </w:rPr>
        <w:t xml:space="preserve">ی </w:t>
      </w:r>
      <w:r w:rsidRPr="00A113D8">
        <w:rPr>
          <w:rFonts w:cs="B Nazanin" w:hint="cs"/>
          <w:b/>
          <w:bCs/>
          <w:sz w:val="28"/>
          <w:szCs w:val="28"/>
          <w:rtl/>
          <w:lang w:val="bs-Latn-BA"/>
        </w:rPr>
        <w:t>فرهنگی</w:t>
      </w:r>
      <w:r>
        <w:rPr>
          <w:rFonts w:cs="B Nazanin" w:hint="cs"/>
          <w:b/>
          <w:bCs/>
          <w:sz w:val="28"/>
          <w:szCs w:val="28"/>
          <w:rtl/>
          <w:lang w:val="bs-Latn-BA"/>
        </w:rPr>
        <w:t xml:space="preserve"> سفارت ج.ا.ایران</w:t>
      </w:r>
      <w:r w:rsidR="00FF14EF">
        <w:rPr>
          <w:rFonts w:cs="B Nazanin" w:hint="cs"/>
          <w:b/>
          <w:bCs/>
          <w:sz w:val="28"/>
          <w:szCs w:val="28"/>
          <w:rtl/>
          <w:lang w:val="bs-Latn-BA"/>
        </w:rPr>
        <w:t xml:space="preserve"> </w:t>
      </w:r>
    </w:p>
    <w:p w:rsidR="003F48E1" w:rsidRDefault="003F48E1" w:rsidP="009203CF">
      <w:pPr>
        <w:bidi/>
        <w:ind w:left="4320"/>
        <w:jc w:val="center"/>
        <w:rPr>
          <w:rFonts w:cs="B Nazanin"/>
          <w:b/>
          <w:bCs/>
          <w:sz w:val="28"/>
          <w:szCs w:val="28"/>
          <w:rtl/>
          <w:lang w:val="bs-Latn-BA"/>
        </w:rPr>
      </w:pPr>
      <w:r>
        <w:rPr>
          <w:rFonts w:cs="B Nazanin" w:hint="cs"/>
          <w:b/>
          <w:bCs/>
          <w:sz w:val="28"/>
          <w:szCs w:val="28"/>
          <w:rtl/>
          <w:lang w:val="bs-Latn-BA"/>
        </w:rPr>
        <w:t>بوسنی و هرزگوین</w:t>
      </w:r>
    </w:p>
    <w:p w:rsidR="003F48E1" w:rsidRPr="00111463" w:rsidRDefault="00182273" w:rsidP="00855CD0">
      <w:pPr>
        <w:bidi/>
        <w:ind w:left="4320"/>
        <w:jc w:val="center"/>
        <w:rPr>
          <w:rFonts w:cs="B Nazanin"/>
          <w:sz w:val="28"/>
          <w:szCs w:val="28"/>
        </w:rPr>
      </w:pPr>
      <w:ins w:id="395" w:author="Windows User" w:date="2019-10-27T18:51:00Z">
        <w:r>
          <w:rPr>
            <w:rFonts w:ascii="Calibri" w:hAnsi="Calibri" w:cs="Calibri"/>
            <w:b/>
            <w:bCs/>
            <w:sz w:val="28"/>
            <w:szCs w:val="28"/>
            <w:rtl/>
            <w:lang w:val="bs-Latn-BA"/>
          </w:rPr>
          <w:t>۲۷</w:t>
        </w:r>
      </w:ins>
      <w:del w:id="396" w:author="Windows User" w:date="2019-10-27T18:51:00Z">
        <w:r w:rsidR="008708CA" w:rsidDel="00182273">
          <w:rPr>
            <w:rFonts w:cs="B Nazanin" w:hint="cs"/>
            <w:b/>
            <w:bCs/>
            <w:sz w:val="28"/>
            <w:szCs w:val="28"/>
            <w:rtl/>
            <w:lang w:val="bs-Latn-BA"/>
          </w:rPr>
          <w:delText>27</w:delText>
        </w:r>
        <w:r w:rsidR="0000406A" w:rsidDel="00182273">
          <w:rPr>
            <w:rFonts w:cs="B Nazanin" w:hint="cs"/>
            <w:b/>
            <w:bCs/>
            <w:sz w:val="28"/>
            <w:szCs w:val="28"/>
            <w:rtl/>
            <w:lang w:val="bs-Latn-BA"/>
          </w:rPr>
          <w:delText xml:space="preserve"> </w:delText>
        </w:r>
      </w:del>
      <w:r w:rsidR="00255EAC">
        <w:rPr>
          <w:rFonts w:cs="B Nazanin" w:hint="cs"/>
          <w:b/>
          <w:bCs/>
          <w:sz w:val="28"/>
          <w:szCs w:val="28"/>
          <w:rtl/>
          <w:lang w:val="bs-Latn-BA"/>
        </w:rPr>
        <w:t>خرداد</w:t>
      </w:r>
      <w:r w:rsidR="00F10628">
        <w:rPr>
          <w:rFonts w:cs="B Nazanin" w:hint="cs"/>
          <w:b/>
          <w:bCs/>
          <w:sz w:val="28"/>
          <w:szCs w:val="28"/>
          <w:rtl/>
          <w:lang w:val="bs-Latn-BA"/>
        </w:rPr>
        <w:t xml:space="preserve"> </w:t>
      </w:r>
      <w:ins w:id="397" w:author="Windows User" w:date="2019-10-27T18:51:00Z">
        <w:r>
          <w:rPr>
            <w:rFonts w:ascii="Calibri" w:hAnsi="Calibri" w:cs="Calibri"/>
            <w:b/>
            <w:bCs/>
            <w:sz w:val="28"/>
            <w:szCs w:val="28"/>
            <w:rtl/>
            <w:lang w:val="bs-Latn-BA"/>
          </w:rPr>
          <w:t>۱۳۹۸</w:t>
        </w:r>
      </w:ins>
      <w:del w:id="398" w:author="Windows User" w:date="2019-10-27T18:51:00Z">
        <w:r w:rsidR="00F10628" w:rsidDel="00182273">
          <w:rPr>
            <w:rFonts w:cs="B Nazanin" w:hint="cs"/>
            <w:b/>
            <w:bCs/>
            <w:sz w:val="28"/>
            <w:szCs w:val="28"/>
            <w:rtl/>
            <w:lang w:val="bs-Latn-BA"/>
          </w:rPr>
          <w:delText>1398</w:delText>
        </w:r>
      </w:del>
    </w:p>
    <w:sectPr w:rsidR="003F48E1" w:rsidRPr="00111463" w:rsidSect="00E6774C">
      <w:headerReference w:type="default" r:id="rId9"/>
      <w:footerReference w:type="default" r:id="rId10"/>
      <w:pgSz w:w="11906" w:h="16838"/>
      <w:pgMar w:top="2275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1964" w:rsidRDefault="00111964" w:rsidP="00192720">
      <w:pPr>
        <w:spacing w:after="0" w:line="240" w:lineRule="auto"/>
      </w:pPr>
      <w:r>
        <w:separator/>
      </w:r>
    </w:p>
  </w:endnote>
  <w:endnote w:type="continuationSeparator" w:id="0">
    <w:p w:rsidR="00111964" w:rsidRDefault="00111964" w:rsidP="00192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">
    <w:altName w:val="Times New Roman"/>
    <w:panose1 w:val="00000000000000000000"/>
    <w:charset w:val="00"/>
    <w:family w:val="roman"/>
    <w:notTrueType/>
    <w:pitch w:val="default"/>
  </w:font>
  <w:font w:name="0 Nazanin Bold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charset w:val="00"/>
    <w:family w:val="roman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76F3" w:rsidRDefault="00B96B65" w:rsidP="00365B12">
    <w:pPr>
      <w:pStyle w:val="Footer"/>
      <w:tabs>
        <w:tab w:val="clear" w:pos="9026"/>
      </w:tabs>
      <w:rPr>
        <w:noProof/>
        <w:rtl/>
        <w:lang w:eastAsia="en-GB"/>
      </w:rPr>
    </w:pPr>
    <w:r>
      <w:rPr>
        <w:rFonts w:hint="cs"/>
        <w:noProof/>
        <w:rtl/>
        <w:lang w:val="en-U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-92075</wp:posOffset>
          </wp:positionV>
          <wp:extent cx="7558405" cy="952500"/>
          <wp:effectExtent l="0" t="0" r="4445" b="0"/>
          <wp:wrapNone/>
          <wp:docPr id="3" name="Picture 2" descr="1 (Copy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(Copy).jpg"/>
                  <pic:cNvPicPr/>
                </pic:nvPicPr>
                <pic:blipFill>
                  <a:blip r:embed="rId1"/>
                  <a:srcRect t="91071"/>
                  <a:stretch>
                    <a:fillRect/>
                  </a:stretch>
                </pic:blipFill>
                <pic:spPr>
                  <a:xfrm>
                    <a:off x="0" y="0"/>
                    <a:ext cx="7558405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2C76F3" w:rsidRPr="00FC20EB" w:rsidRDefault="00B96B65" w:rsidP="00365B12">
    <w:pPr>
      <w:pStyle w:val="Footer"/>
      <w:tabs>
        <w:tab w:val="clear" w:pos="9026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1964" w:rsidRDefault="00111964" w:rsidP="00192720">
      <w:pPr>
        <w:spacing w:after="0" w:line="240" w:lineRule="auto"/>
      </w:pPr>
      <w:r>
        <w:separator/>
      </w:r>
    </w:p>
  </w:footnote>
  <w:footnote w:type="continuationSeparator" w:id="0">
    <w:p w:rsidR="00111964" w:rsidRDefault="00111964" w:rsidP="00192720">
      <w:pPr>
        <w:spacing w:after="0" w:line="240" w:lineRule="auto"/>
      </w:pPr>
      <w:r>
        <w:continuationSeparator/>
      </w:r>
    </w:p>
  </w:footnote>
  <w:footnote w:id="1">
    <w:p w:rsidR="000004A4" w:rsidRDefault="000004A4">
      <w:pPr>
        <w:pStyle w:val="FootnoteText"/>
        <w:rPr>
          <w:rtl/>
        </w:rPr>
      </w:pPr>
      <w:r>
        <w:rPr>
          <w:rStyle w:val="FootnoteReference"/>
        </w:rPr>
        <w:footnoteRef/>
      </w:r>
      <w:r>
        <w:t xml:space="preserve"> </w:t>
      </w:r>
      <w:hyperlink r:id="rId1" w:history="1">
        <w:r>
          <w:rPr>
            <w:rStyle w:val="Hyperlink"/>
          </w:rPr>
          <w:t>https://www.youtube.com/watch?v=mBuKy7O0FMY</w:t>
        </w:r>
      </w:hyperlink>
      <w:r>
        <w:rPr>
          <w:rFonts w:hint="cs"/>
          <w:rtl/>
        </w:rPr>
        <w:t xml:space="preserve"> </w:t>
      </w:r>
    </w:p>
    <w:p w:rsidR="000004A4" w:rsidRDefault="00111964">
      <w:pPr>
        <w:pStyle w:val="FootnoteText"/>
        <w:rPr>
          <w:rtl/>
        </w:rPr>
      </w:pPr>
      <w:hyperlink r:id="rId2" w:history="1">
        <w:r w:rsidR="000004A4">
          <w:rPr>
            <w:rStyle w:val="Hyperlink"/>
          </w:rPr>
          <w:t>https://www.youtube.com/watch?v=jN-c3-9H-zU</w:t>
        </w:r>
      </w:hyperlink>
      <w:r w:rsidR="000004A4">
        <w:rPr>
          <w:rFonts w:hint="cs"/>
          <w:rtl/>
        </w:rPr>
        <w:t xml:space="preserve"> </w:t>
      </w:r>
    </w:p>
    <w:p w:rsidR="000004A4" w:rsidRDefault="00111964">
      <w:pPr>
        <w:pStyle w:val="FootnoteText"/>
        <w:rPr>
          <w:rtl/>
          <w:lang w:bidi="fa-IR"/>
        </w:rPr>
      </w:pPr>
      <w:hyperlink r:id="rId3" w:history="1">
        <w:r w:rsidR="000004A4" w:rsidRPr="005A2A44">
          <w:rPr>
            <w:rStyle w:val="Hyperlink"/>
            <w:lang w:bidi="fa-IR"/>
          </w:rPr>
          <w:t>https://www.facebook.com/www.krajina.ba/videos/405818543517776/?v=405818543517776</w:t>
        </w:r>
      </w:hyperlink>
      <w:r w:rsidR="000004A4">
        <w:rPr>
          <w:rFonts w:hint="cs"/>
          <w:rtl/>
          <w:lang w:bidi="fa-IR"/>
        </w:rPr>
        <w:t xml:space="preserve"> </w:t>
      </w:r>
    </w:p>
  </w:footnote>
  <w:footnote w:id="2">
    <w:p w:rsidR="000004A4" w:rsidRDefault="000004A4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hyperlink r:id="rId4" w:history="1">
        <w:r>
          <w:rPr>
            <w:rStyle w:val="Hyperlink"/>
          </w:rPr>
          <w:t>https://www.youtube.com/watch?v=mJ0gP_k7mTA</w:t>
        </w:r>
      </w:hyperlink>
      <w:r>
        <w:rPr>
          <w:rFonts w:hint="cs"/>
          <w:rtl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76F3" w:rsidRDefault="00B96B65" w:rsidP="00E6774C">
    <w:pPr>
      <w:pStyle w:val="Header"/>
      <w:bidi/>
      <w:ind w:left="5760"/>
      <w:jc w:val="center"/>
      <w:rPr>
        <w:rFonts w:cs="B Nazanin"/>
        <w:sz w:val="28"/>
        <w:szCs w:val="28"/>
        <w:lang w:bidi="fa-IR"/>
      </w:rPr>
    </w:pPr>
    <w:r>
      <w:rPr>
        <w:rFonts w:cs="B Nazanin" w:hint="cs"/>
        <w:noProof/>
        <w:sz w:val="28"/>
        <w:szCs w:val="28"/>
        <w:rtl/>
        <w:lang w:val="en-U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476250</wp:posOffset>
          </wp:positionH>
          <wp:positionV relativeFrom="paragraph">
            <wp:posOffset>66675</wp:posOffset>
          </wp:positionV>
          <wp:extent cx="5686425" cy="1857375"/>
          <wp:effectExtent l="19050" t="0" r="9525" b="0"/>
          <wp:wrapNone/>
          <wp:docPr id="1" name="Picture 0" descr="1 (Copy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(Copy).jpg"/>
                  <pic:cNvPicPr/>
                </pic:nvPicPr>
                <pic:blipFill>
                  <a:blip r:embed="rId1" cstate="print"/>
                  <a:srcRect l="29516" b="82440"/>
                  <a:stretch>
                    <a:fillRect/>
                  </a:stretch>
                </pic:blipFill>
                <pic:spPr>
                  <a:xfrm>
                    <a:off x="0" y="0"/>
                    <a:ext cx="5686425" cy="185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2C76F3" w:rsidRDefault="00111964" w:rsidP="00146279">
    <w:pPr>
      <w:pStyle w:val="Header"/>
      <w:bidi/>
      <w:ind w:left="5760"/>
      <w:jc w:val="center"/>
      <w:rPr>
        <w:rFonts w:cs="B Nazanin"/>
        <w:sz w:val="28"/>
        <w:szCs w:val="28"/>
        <w:rtl/>
        <w:lang w:bidi="fa-IR"/>
      </w:rPr>
    </w:pPr>
  </w:p>
  <w:p w:rsidR="002C76F3" w:rsidRPr="005F5FF1" w:rsidRDefault="00B96B65" w:rsidP="00821B7B">
    <w:pPr>
      <w:pStyle w:val="Header"/>
      <w:tabs>
        <w:tab w:val="right" w:pos="7325"/>
      </w:tabs>
      <w:bidi/>
      <w:spacing w:line="276" w:lineRule="auto"/>
      <w:ind w:left="7041" w:firstLine="142"/>
      <w:jc w:val="center"/>
      <w:rPr>
        <w:rFonts w:ascii="IranNastaliq" w:hAnsi="IranNastaliq" w:cs="B Nazanin"/>
        <w:sz w:val="24"/>
        <w:szCs w:val="24"/>
        <w:rtl/>
        <w:lang w:bidi="fa-IR"/>
      </w:rPr>
    </w:pPr>
    <w:r>
      <w:rPr>
        <w:rFonts w:ascii="IranNastaliq" w:hAnsi="IranNastaliq" w:cs="B Nazanin" w:hint="cs"/>
        <w:sz w:val="24"/>
        <w:szCs w:val="24"/>
        <w:rtl/>
        <w:lang w:bidi="fa-IR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37624"/>
    <w:multiLevelType w:val="hybridMultilevel"/>
    <w:tmpl w:val="82DA49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BF507E"/>
    <w:multiLevelType w:val="hybridMultilevel"/>
    <w:tmpl w:val="72DE3A1E"/>
    <w:lvl w:ilvl="0" w:tplc="EBB2CEA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  <w:b/>
        <w:bCs/>
        <w:color w:val="FF0000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C80977"/>
    <w:multiLevelType w:val="hybridMultilevel"/>
    <w:tmpl w:val="B682352C"/>
    <w:lvl w:ilvl="0" w:tplc="2E445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0421CE"/>
    <w:multiLevelType w:val="hybridMultilevel"/>
    <w:tmpl w:val="1956365A"/>
    <w:lvl w:ilvl="0" w:tplc="68B8F9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trackRevision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720"/>
    <w:rsid w:val="000004A4"/>
    <w:rsid w:val="0000406A"/>
    <w:rsid w:val="00004B97"/>
    <w:rsid w:val="00011097"/>
    <w:rsid w:val="000154C8"/>
    <w:rsid w:val="00021567"/>
    <w:rsid w:val="000326FC"/>
    <w:rsid w:val="00042E48"/>
    <w:rsid w:val="00046B39"/>
    <w:rsid w:val="00060F1B"/>
    <w:rsid w:val="00062879"/>
    <w:rsid w:val="0006404D"/>
    <w:rsid w:val="00071217"/>
    <w:rsid w:val="00071ECF"/>
    <w:rsid w:val="00082F24"/>
    <w:rsid w:val="000A25A7"/>
    <w:rsid w:val="000A7022"/>
    <w:rsid w:val="000C3526"/>
    <w:rsid w:val="000D1DD2"/>
    <w:rsid w:val="001113BD"/>
    <w:rsid w:val="00111964"/>
    <w:rsid w:val="0012113E"/>
    <w:rsid w:val="00141041"/>
    <w:rsid w:val="00157B1B"/>
    <w:rsid w:val="00160A40"/>
    <w:rsid w:val="001666EF"/>
    <w:rsid w:val="001670BC"/>
    <w:rsid w:val="00174977"/>
    <w:rsid w:val="00182273"/>
    <w:rsid w:val="00184B4A"/>
    <w:rsid w:val="001878D0"/>
    <w:rsid w:val="00192720"/>
    <w:rsid w:val="001A02A1"/>
    <w:rsid w:val="001A6751"/>
    <w:rsid w:val="001A7561"/>
    <w:rsid w:val="001E10AA"/>
    <w:rsid w:val="001E7193"/>
    <w:rsid w:val="00203787"/>
    <w:rsid w:val="0021090E"/>
    <w:rsid w:val="0022103C"/>
    <w:rsid w:val="0022146B"/>
    <w:rsid w:val="00231C43"/>
    <w:rsid w:val="002335EF"/>
    <w:rsid w:val="00244F97"/>
    <w:rsid w:val="0025074B"/>
    <w:rsid w:val="00253B6D"/>
    <w:rsid w:val="00255EAC"/>
    <w:rsid w:val="002563EB"/>
    <w:rsid w:val="00262B78"/>
    <w:rsid w:val="00265B50"/>
    <w:rsid w:val="00276CFC"/>
    <w:rsid w:val="00277A0B"/>
    <w:rsid w:val="002820A3"/>
    <w:rsid w:val="002835E8"/>
    <w:rsid w:val="00284D48"/>
    <w:rsid w:val="00284F33"/>
    <w:rsid w:val="002D4ED3"/>
    <w:rsid w:val="002D6A02"/>
    <w:rsid w:val="002E5298"/>
    <w:rsid w:val="002F60B2"/>
    <w:rsid w:val="0031545A"/>
    <w:rsid w:val="003335B7"/>
    <w:rsid w:val="00344E38"/>
    <w:rsid w:val="0035074B"/>
    <w:rsid w:val="0036283E"/>
    <w:rsid w:val="0036481C"/>
    <w:rsid w:val="00370734"/>
    <w:rsid w:val="00371CEB"/>
    <w:rsid w:val="003762B5"/>
    <w:rsid w:val="00395E76"/>
    <w:rsid w:val="003A2C36"/>
    <w:rsid w:val="003B6286"/>
    <w:rsid w:val="003C4AB0"/>
    <w:rsid w:val="003C7779"/>
    <w:rsid w:val="003E2F96"/>
    <w:rsid w:val="003E6130"/>
    <w:rsid w:val="003E7975"/>
    <w:rsid w:val="003F48E1"/>
    <w:rsid w:val="003F65A2"/>
    <w:rsid w:val="00402FAB"/>
    <w:rsid w:val="00421D3E"/>
    <w:rsid w:val="004249EB"/>
    <w:rsid w:val="004453B6"/>
    <w:rsid w:val="004552F5"/>
    <w:rsid w:val="00462874"/>
    <w:rsid w:val="00475CB5"/>
    <w:rsid w:val="004813B2"/>
    <w:rsid w:val="004813CA"/>
    <w:rsid w:val="00483AFE"/>
    <w:rsid w:val="0048651F"/>
    <w:rsid w:val="004A5D0F"/>
    <w:rsid w:val="004A7B59"/>
    <w:rsid w:val="004B6A4A"/>
    <w:rsid w:val="004C094E"/>
    <w:rsid w:val="004C1E8F"/>
    <w:rsid w:val="004C3BA9"/>
    <w:rsid w:val="004C45F4"/>
    <w:rsid w:val="004E4138"/>
    <w:rsid w:val="00506537"/>
    <w:rsid w:val="0051352C"/>
    <w:rsid w:val="00515452"/>
    <w:rsid w:val="00527F7F"/>
    <w:rsid w:val="00532D0F"/>
    <w:rsid w:val="005516E1"/>
    <w:rsid w:val="00551AE7"/>
    <w:rsid w:val="00560445"/>
    <w:rsid w:val="00560E24"/>
    <w:rsid w:val="0056129E"/>
    <w:rsid w:val="00565BF8"/>
    <w:rsid w:val="0058383A"/>
    <w:rsid w:val="00584107"/>
    <w:rsid w:val="005F0D5B"/>
    <w:rsid w:val="006053F8"/>
    <w:rsid w:val="0062099D"/>
    <w:rsid w:val="00634A41"/>
    <w:rsid w:val="006436E2"/>
    <w:rsid w:val="006506A3"/>
    <w:rsid w:val="006541D6"/>
    <w:rsid w:val="006629DE"/>
    <w:rsid w:val="00676AEF"/>
    <w:rsid w:val="006864AA"/>
    <w:rsid w:val="00693AFE"/>
    <w:rsid w:val="006979FB"/>
    <w:rsid w:val="006B7EC8"/>
    <w:rsid w:val="00700AE6"/>
    <w:rsid w:val="00705869"/>
    <w:rsid w:val="00723C68"/>
    <w:rsid w:val="00727DDD"/>
    <w:rsid w:val="00733D2C"/>
    <w:rsid w:val="00735766"/>
    <w:rsid w:val="0074079F"/>
    <w:rsid w:val="00773F1C"/>
    <w:rsid w:val="00776FAB"/>
    <w:rsid w:val="00781C27"/>
    <w:rsid w:val="007930D8"/>
    <w:rsid w:val="007A42C0"/>
    <w:rsid w:val="007B2880"/>
    <w:rsid w:val="007B3495"/>
    <w:rsid w:val="007B6B32"/>
    <w:rsid w:val="007D7721"/>
    <w:rsid w:val="007F742B"/>
    <w:rsid w:val="00811C38"/>
    <w:rsid w:val="008226DB"/>
    <w:rsid w:val="0082316E"/>
    <w:rsid w:val="00824B5C"/>
    <w:rsid w:val="0084689F"/>
    <w:rsid w:val="00855CD0"/>
    <w:rsid w:val="00856AC5"/>
    <w:rsid w:val="00863FF4"/>
    <w:rsid w:val="008708CA"/>
    <w:rsid w:val="008750C8"/>
    <w:rsid w:val="0088268E"/>
    <w:rsid w:val="008A18DF"/>
    <w:rsid w:val="008B1806"/>
    <w:rsid w:val="008B5FE6"/>
    <w:rsid w:val="008B7E94"/>
    <w:rsid w:val="008D6C2E"/>
    <w:rsid w:val="008D789C"/>
    <w:rsid w:val="008F5BEC"/>
    <w:rsid w:val="00913D26"/>
    <w:rsid w:val="00914642"/>
    <w:rsid w:val="009203CF"/>
    <w:rsid w:val="00926723"/>
    <w:rsid w:val="00933479"/>
    <w:rsid w:val="00941082"/>
    <w:rsid w:val="00955B9B"/>
    <w:rsid w:val="009A0451"/>
    <w:rsid w:val="009A0468"/>
    <w:rsid w:val="009A23F5"/>
    <w:rsid w:val="009B50EA"/>
    <w:rsid w:val="009C744C"/>
    <w:rsid w:val="009E37A3"/>
    <w:rsid w:val="009E7F53"/>
    <w:rsid w:val="00A07961"/>
    <w:rsid w:val="00A34CC0"/>
    <w:rsid w:val="00A4429D"/>
    <w:rsid w:val="00A539B8"/>
    <w:rsid w:val="00A5469A"/>
    <w:rsid w:val="00A54910"/>
    <w:rsid w:val="00A64F56"/>
    <w:rsid w:val="00A704D5"/>
    <w:rsid w:val="00A874EC"/>
    <w:rsid w:val="00A966E7"/>
    <w:rsid w:val="00AB6931"/>
    <w:rsid w:val="00B0067E"/>
    <w:rsid w:val="00B132FF"/>
    <w:rsid w:val="00B17C11"/>
    <w:rsid w:val="00B20A4F"/>
    <w:rsid w:val="00B33036"/>
    <w:rsid w:val="00B368FC"/>
    <w:rsid w:val="00B52D8E"/>
    <w:rsid w:val="00B60D79"/>
    <w:rsid w:val="00B64540"/>
    <w:rsid w:val="00B66762"/>
    <w:rsid w:val="00B937EF"/>
    <w:rsid w:val="00B95EEB"/>
    <w:rsid w:val="00B96B65"/>
    <w:rsid w:val="00BA0621"/>
    <w:rsid w:val="00BA7B57"/>
    <w:rsid w:val="00BB1B03"/>
    <w:rsid w:val="00BB7445"/>
    <w:rsid w:val="00BD162F"/>
    <w:rsid w:val="00BD24C7"/>
    <w:rsid w:val="00BE5BE6"/>
    <w:rsid w:val="00C1094E"/>
    <w:rsid w:val="00C144AA"/>
    <w:rsid w:val="00C16C40"/>
    <w:rsid w:val="00C2136C"/>
    <w:rsid w:val="00C40C9B"/>
    <w:rsid w:val="00C432E9"/>
    <w:rsid w:val="00C51A0F"/>
    <w:rsid w:val="00C62D62"/>
    <w:rsid w:val="00C649FF"/>
    <w:rsid w:val="00C67729"/>
    <w:rsid w:val="00C74952"/>
    <w:rsid w:val="00C76EBC"/>
    <w:rsid w:val="00C96CF3"/>
    <w:rsid w:val="00CA77CE"/>
    <w:rsid w:val="00CB2550"/>
    <w:rsid w:val="00CB3374"/>
    <w:rsid w:val="00CD096D"/>
    <w:rsid w:val="00CD6318"/>
    <w:rsid w:val="00CF4D08"/>
    <w:rsid w:val="00D35DBD"/>
    <w:rsid w:val="00D35E5F"/>
    <w:rsid w:val="00D4056C"/>
    <w:rsid w:val="00D42E7B"/>
    <w:rsid w:val="00D43DBE"/>
    <w:rsid w:val="00D43E36"/>
    <w:rsid w:val="00D45B6B"/>
    <w:rsid w:val="00D477A0"/>
    <w:rsid w:val="00D47962"/>
    <w:rsid w:val="00D6341A"/>
    <w:rsid w:val="00D7733E"/>
    <w:rsid w:val="00D82CDD"/>
    <w:rsid w:val="00D84D2F"/>
    <w:rsid w:val="00D91FE1"/>
    <w:rsid w:val="00DA0264"/>
    <w:rsid w:val="00DA6CF4"/>
    <w:rsid w:val="00DA7399"/>
    <w:rsid w:val="00DC04A9"/>
    <w:rsid w:val="00DC2A7F"/>
    <w:rsid w:val="00DC332B"/>
    <w:rsid w:val="00DD0034"/>
    <w:rsid w:val="00DD3A6E"/>
    <w:rsid w:val="00DD62ED"/>
    <w:rsid w:val="00DE10FC"/>
    <w:rsid w:val="00DE27CB"/>
    <w:rsid w:val="00E02322"/>
    <w:rsid w:val="00E26D83"/>
    <w:rsid w:val="00E368CC"/>
    <w:rsid w:val="00E526B6"/>
    <w:rsid w:val="00E65881"/>
    <w:rsid w:val="00E669E5"/>
    <w:rsid w:val="00E92B93"/>
    <w:rsid w:val="00E9393F"/>
    <w:rsid w:val="00EE0264"/>
    <w:rsid w:val="00EE145C"/>
    <w:rsid w:val="00EE1F4C"/>
    <w:rsid w:val="00EE283E"/>
    <w:rsid w:val="00EE43F6"/>
    <w:rsid w:val="00EF0BDE"/>
    <w:rsid w:val="00EF7310"/>
    <w:rsid w:val="00F07C8A"/>
    <w:rsid w:val="00F10628"/>
    <w:rsid w:val="00F122F2"/>
    <w:rsid w:val="00F2050D"/>
    <w:rsid w:val="00F26AD3"/>
    <w:rsid w:val="00F43404"/>
    <w:rsid w:val="00F523B1"/>
    <w:rsid w:val="00F526AA"/>
    <w:rsid w:val="00F63CE2"/>
    <w:rsid w:val="00F9024B"/>
    <w:rsid w:val="00FA523E"/>
    <w:rsid w:val="00FE0840"/>
    <w:rsid w:val="00FE1292"/>
    <w:rsid w:val="00FE39D0"/>
    <w:rsid w:val="00FF14EF"/>
    <w:rsid w:val="00FF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 naza" w:eastAsiaTheme="minorHAnsi" w:hAnsi="b naza" w:cs="0 Nazanin Bold"/>
        <w:bCs/>
        <w:sz w:val="24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720"/>
    <w:pPr>
      <w:spacing w:after="200" w:line="276" w:lineRule="auto"/>
    </w:pPr>
    <w:rPr>
      <w:rFonts w:asciiTheme="minorHAnsi" w:hAnsiTheme="minorHAnsi" w:cstheme="minorBidi"/>
      <w:bCs w:val="0"/>
      <w:sz w:val="22"/>
      <w:szCs w:val="22"/>
      <w:lang w:val="en-GB"/>
    </w:rPr>
  </w:style>
  <w:style w:type="paragraph" w:styleId="Heading1">
    <w:name w:val="heading 1"/>
    <w:basedOn w:val="Normal"/>
    <w:link w:val="Heading1Char"/>
    <w:uiPriority w:val="9"/>
    <w:qFormat/>
    <w:rsid w:val="00697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2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720"/>
    <w:rPr>
      <w:rFonts w:asciiTheme="minorHAnsi" w:hAnsiTheme="minorHAnsi" w:cstheme="minorBidi"/>
      <w:bCs w:val="0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92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720"/>
    <w:rPr>
      <w:rFonts w:asciiTheme="minorHAnsi" w:hAnsiTheme="minorHAnsi" w:cstheme="minorBidi"/>
      <w:bCs w:val="0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DE10F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0FC"/>
    <w:rPr>
      <w:rFonts w:ascii="Tahoma" w:hAnsi="Tahoma" w:cs="Tahoma"/>
      <w:bCs w:val="0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F07C8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79FB"/>
    <w:rPr>
      <w:rFonts w:ascii="Times New Roman" w:eastAsia="Times New Roman" w:hAnsi="Times New Roman" w:cs="Times New Roman"/>
      <w:b/>
      <w:kern w:val="36"/>
      <w:sz w:val="48"/>
      <w:szCs w:val="48"/>
    </w:rPr>
  </w:style>
  <w:style w:type="table" w:styleId="TableGrid">
    <w:name w:val="Table Grid"/>
    <w:basedOn w:val="TableNormal"/>
    <w:uiPriority w:val="59"/>
    <w:rsid w:val="006436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004A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04A4"/>
    <w:rPr>
      <w:rFonts w:asciiTheme="minorHAnsi" w:hAnsiTheme="minorHAnsi" w:cstheme="minorBidi"/>
      <w:bCs w:val="0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0004A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b naza" w:eastAsiaTheme="minorHAnsi" w:hAnsi="b naza" w:cs="0 Nazanin Bold"/>
        <w:bCs/>
        <w:sz w:val="24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720"/>
    <w:pPr>
      <w:spacing w:after="200" w:line="276" w:lineRule="auto"/>
    </w:pPr>
    <w:rPr>
      <w:rFonts w:asciiTheme="minorHAnsi" w:hAnsiTheme="minorHAnsi" w:cstheme="minorBidi"/>
      <w:bCs w:val="0"/>
      <w:sz w:val="22"/>
      <w:szCs w:val="22"/>
      <w:lang w:val="en-GB"/>
    </w:rPr>
  </w:style>
  <w:style w:type="paragraph" w:styleId="Heading1">
    <w:name w:val="heading 1"/>
    <w:basedOn w:val="Normal"/>
    <w:link w:val="Heading1Char"/>
    <w:uiPriority w:val="9"/>
    <w:qFormat/>
    <w:rsid w:val="00697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2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720"/>
    <w:rPr>
      <w:rFonts w:asciiTheme="minorHAnsi" w:hAnsiTheme="minorHAnsi" w:cstheme="minorBidi"/>
      <w:bCs w:val="0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92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720"/>
    <w:rPr>
      <w:rFonts w:asciiTheme="minorHAnsi" w:hAnsiTheme="minorHAnsi" w:cstheme="minorBidi"/>
      <w:bCs w:val="0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DE10F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0FC"/>
    <w:rPr>
      <w:rFonts w:ascii="Tahoma" w:hAnsi="Tahoma" w:cs="Tahoma"/>
      <w:bCs w:val="0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F07C8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79FB"/>
    <w:rPr>
      <w:rFonts w:ascii="Times New Roman" w:eastAsia="Times New Roman" w:hAnsi="Times New Roman" w:cs="Times New Roman"/>
      <w:b/>
      <w:kern w:val="36"/>
      <w:sz w:val="48"/>
      <w:szCs w:val="48"/>
    </w:rPr>
  </w:style>
  <w:style w:type="table" w:styleId="TableGrid">
    <w:name w:val="Table Grid"/>
    <w:basedOn w:val="TableNormal"/>
    <w:uiPriority w:val="59"/>
    <w:rsid w:val="006436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004A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004A4"/>
    <w:rPr>
      <w:rFonts w:asciiTheme="minorHAnsi" w:hAnsiTheme="minorHAnsi" w:cstheme="minorBidi"/>
      <w:bCs w:val="0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0004A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2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0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7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334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812340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0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28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8830021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96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E6E6E6"/>
                            <w:right w:val="none" w:sz="0" w:space="0" w:color="auto"/>
                          </w:divBdr>
                        </w:div>
                      </w:divsChild>
                    </w:div>
                    <w:div w:id="5528895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57716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E6E6E6"/>
                            <w:right w:val="none" w:sz="0" w:space="0" w:color="auto"/>
                          </w:divBdr>
                        </w:div>
                        <w:div w:id="14732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E6E6E6"/>
                            <w:right w:val="none" w:sz="0" w:space="0" w:color="auto"/>
                          </w:divBdr>
                        </w:div>
                        <w:div w:id="74549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E6E6E6"/>
                            <w:right w:val="none" w:sz="0" w:space="0" w:color="auto"/>
                          </w:divBdr>
                        </w:div>
                        <w:div w:id="76677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E6E6E6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facebook.com/www.krajina.ba/videos/405818543517776/?v=405818543517776" TargetMode="External"/><Relationship Id="rId2" Type="http://schemas.openxmlformats.org/officeDocument/2006/relationships/hyperlink" Target="https://www.youtube.com/watch?v=jN-c3-9H-zU" TargetMode="External"/><Relationship Id="rId1" Type="http://schemas.openxmlformats.org/officeDocument/2006/relationships/hyperlink" Target="https://www.youtube.com/watch?v=mBuKy7O0FMY" TargetMode="External"/><Relationship Id="rId4" Type="http://schemas.openxmlformats.org/officeDocument/2006/relationships/hyperlink" Target="https://www.youtube.com/watch?v=mJ0gP_k7mT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E3D2AD-5DD2-4176-8F9C-969A288B3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Sazman</dc:creator>
  <cp:lastModifiedBy>Windows User</cp:lastModifiedBy>
  <cp:revision>23</cp:revision>
  <dcterms:created xsi:type="dcterms:W3CDTF">2019-10-26T05:07:00Z</dcterms:created>
  <dcterms:modified xsi:type="dcterms:W3CDTF">2019-10-28T03:21:00Z</dcterms:modified>
</cp:coreProperties>
</file>