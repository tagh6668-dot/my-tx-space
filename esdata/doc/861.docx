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313" w:rsidRPr="00E27ACA" w:rsidRDefault="00C24BC4" w:rsidP="00907313">
      <w:pPr>
        <w:bidi/>
        <w:spacing w:line="240" w:lineRule="auto"/>
        <w:jc w:val="center"/>
        <w:rPr>
          <w:rFonts w:cs="B Titr"/>
          <w:sz w:val="24"/>
          <w:szCs w:val="24"/>
          <w:lang w:bidi="fa-IR"/>
        </w:rPr>
      </w:pPr>
      <w:ins w:id="0" w:author="Windows User" w:date="2019-11-08T01:15:00Z">
        <w:r>
          <w:rPr>
            <w:rFonts w:cs="B Titr" w:hint="cs"/>
            <w:sz w:val="24"/>
            <w:szCs w:val="24"/>
            <w:rtl/>
            <w:lang w:bidi="fa-IR"/>
          </w:rPr>
          <w:t xml:space="preserve">نتایج </w:t>
        </w:r>
      </w:ins>
      <w:r w:rsidR="00907313" w:rsidRPr="00E27ACA">
        <w:rPr>
          <w:rFonts w:cs="B Titr"/>
          <w:sz w:val="24"/>
          <w:szCs w:val="24"/>
          <w:rtl/>
          <w:lang w:bidi="fa-IR"/>
        </w:rPr>
        <w:t>نظرسنج</w:t>
      </w:r>
      <w:r w:rsidR="00907313" w:rsidRPr="00E27ACA">
        <w:rPr>
          <w:rFonts w:cs="B Titr" w:hint="cs"/>
          <w:sz w:val="24"/>
          <w:szCs w:val="24"/>
          <w:rtl/>
          <w:lang w:bidi="fa-IR"/>
        </w:rPr>
        <w:t>ی</w:t>
      </w:r>
      <w:r w:rsidR="00907313" w:rsidRPr="00E27ACA">
        <w:rPr>
          <w:rFonts w:cs="B Titr"/>
          <w:sz w:val="24"/>
          <w:szCs w:val="24"/>
          <w:rtl/>
          <w:lang w:bidi="fa-IR"/>
        </w:rPr>
        <w:t xml:space="preserve"> بن</w:t>
      </w:r>
      <w:r w:rsidR="00907313" w:rsidRPr="00E27ACA">
        <w:rPr>
          <w:rFonts w:cs="B Titr" w:hint="cs"/>
          <w:sz w:val="24"/>
          <w:szCs w:val="24"/>
          <w:rtl/>
          <w:lang w:bidi="fa-IR"/>
        </w:rPr>
        <w:t>ی</w:t>
      </w:r>
      <w:r w:rsidR="00907313" w:rsidRPr="00E27ACA">
        <w:rPr>
          <w:rFonts w:cs="B Titr" w:hint="eastAsia"/>
          <w:sz w:val="24"/>
          <w:szCs w:val="24"/>
          <w:rtl/>
          <w:lang w:bidi="fa-IR"/>
        </w:rPr>
        <w:t>اد</w:t>
      </w:r>
      <w:r w:rsidR="00907313" w:rsidRPr="00E27ACA">
        <w:rPr>
          <w:rFonts w:cs="B Titr"/>
          <w:sz w:val="24"/>
          <w:szCs w:val="24"/>
          <w:rtl/>
          <w:lang w:bidi="fa-IR"/>
        </w:rPr>
        <w:t xml:space="preserve"> تحق</w:t>
      </w:r>
      <w:r w:rsidR="00907313" w:rsidRPr="00E27ACA">
        <w:rPr>
          <w:rFonts w:cs="B Titr" w:hint="cs"/>
          <w:sz w:val="24"/>
          <w:szCs w:val="24"/>
          <w:rtl/>
          <w:lang w:bidi="fa-IR"/>
        </w:rPr>
        <w:t>ی</w:t>
      </w:r>
      <w:r w:rsidR="00907313" w:rsidRPr="00E27ACA">
        <w:rPr>
          <w:rFonts w:cs="B Titr" w:hint="eastAsia"/>
          <w:sz w:val="24"/>
          <w:szCs w:val="24"/>
          <w:rtl/>
          <w:lang w:bidi="fa-IR"/>
        </w:rPr>
        <w:t>قات</w:t>
      </w:r>
      <w:r w:rsidR="00907313" w:rsidRPr="00E27ACA">
        <w:rPr>
          <w:rFonts w:cs="B Titr" w:hint="cs"/>
          <w:sz w:val="24"/>
          <w:szCs w:val="24"/>
          <w:rtl/>
          <w:lang w:bidi="fa-IR"/>
        </w:rPr>
        <w:t>ی</w:t>
      </w:r>
      <w:r w:rsidR="00907313" w:rsidRPr="00E27ACA">
        <w:rPr>
          <w:rFonts w:cs="B Titr"/>
          <w:sz w:val="24"/>
          <w:szCs w:val="24"/>
          <w:rtl/>
          <w:lang w:bidi="fa-IR"/>
        </w:rPr>
        <w:t xml:space="preserve"> ا</w:t>
      </w:r>
      <w:r w:rsidR="00907313" w:rsidRPr="00E27ACA">
        <w:rPr>
          <w:rFonts w:cs="B Titr" w:hint="cs"/>
          <w:sz w:val="24"/>
          <w:szCs w:val="24"/>
          <w:rtl/>
          <w:lang w:bidi="fa-IR"/>
        </w:rPr>
        <w:t>ی</w:t>
      </w:r>
      <w:r w:rsidR="00907313" w:rsidRPr="00E27ACA">
        <w:rPr>
          <w:rFonts w:cs="B Titr" w:hint="eastAsia"/>
          <w:sz w:val="24"/>
          <w:szCs w:val="24"/>
          <w:rtl/>
          <w:lang w:bidi="fa-IR"/>
        </w:rPr>
        <w:t>نف</w:t>
      </w:r>
      <w:ins w:id="1" w:author="Windows User" w:date="2019-11-08T01:18:00Z">
        <w:r>
          <w:rPr>
            <w:rFonts w:cs="B Titr" w:hint="cs"/>
            <w:sz w:val="24"/>
            <w:szCs w:val="24"/>
            <w:rtl/>
            <w:lang w:bidi="fa-IR"/>
          </w:rPr>
          <w:t>ِ</w:t>
        </w:r>
      </w:ins>
      <w:r w:rsidR="00907313" w:rsidRPr="00E27ACA">
        <w:rPr>
          <w:rFonts w:cs="B Titr" w:hint="eastAsia"/>
          <w:sz w:val="24"/>
          <w:szCs w:val="24"/>
          <w:rtl/>
          <w:lang w:bidi="fa-IR"/>
        </w:rPr>
        <w:t>را</w:t>
      </w:r>
      <w:r w:rsidR="00907313" w:rsidRPr="00E27ACA">
        <w:rPr>
          <w:rFonts w:cs="B Titr"/>
          <w:sz w:val="24"/>
          <w:szCs w:val="24"/>
          <w:rtl/>
          <w:lang w:bidi="fa-IR"/>
        </w:rPr>
        <w:t xml:space="preserve"> ت</w:t>
      </w:r>
      <w:ins w:id="2" w:author="Windows User" w:date="2019-11-08T01:18:00Z">
        <w:r>
          <w:rPr>
            <w:rFonts w:cs="B Titr" w:hint="cs"/>
            <w:sz w:val="24"/>
            <w:szCs w:val="24"/>
            <w:rtl/>
            <w:lang w:bidi="fa-IR"/>
          </w:rPr>
          <w:t>ِ</w:t>
        </w:r>
      </w:ins>
      <w:r w:rsidR="00907313" w:rsidRPr="00E27ACA">
        <w:rPr>
          <w:rFonts w:cs="B Titr"/>
          <w:sz w:val="24"/>
          <w:szCs w:val="24"/>
          <w:rtl/>
          <w:lang w:bidi="fa-IR"/>
        </w:rPr>
        <w:t>ست د</w:t>
      </w:r>
      <w:r w:rsidR="00907313" w:rsidRPr="00E27ACA">
        <w:rPr>
          <w:rFonts w:cs="B Titr" w:hint="cs"/>
          <w:sz w:val="24"/>
          <w:szCs w:val="24"/>
          <w:rtl/>
          <w:lang w:bidi="fa-IR"/>
        </w:rPr>
        <w:t>ی</w:t>
      </w:r>
      <w:r w:rsidR="00907313" w:rsidRPr="00E27ACA">
        <w:rPr>
          <w:rFonts w:cs="B Titr"/>
          <w:sz w:val="24"/>
          <w:szCs w:val="24"/>
          <w:rtl/>
          <w:lang w:bidi="fa-IR"/>
        </w:rPr>
        <w:t xml:space="preserve"> م</w:t>
      </w:r>
      <w:ins w:id="3" w:author="Windows User" w:date="2019-11-08T01:18:00Z">
        <w:r>
          <w:rPr>
            <w:rFonts w:cs="B Titr" w:hint="cs"/>
            <w:sz w:val="24"/>
            <w:szCs w:val="24"/>
            <w:rtl/>
            <w:lang w:bidi="fa-IR"/>
          </w:rPr>
          <w:t>َ</w:t>
        </w:r>
      </w:ins>
      <w:r w:rsidR="00907313" w:rsidRPr="00E27ACA">
        <w:rPr>
          <w:rFonts w:cs="B Titr"/>
          <w:sz w:val="24"/>
          <w:szCs w:val="24"/>
          <w:rtl/>
          <w:lang w:bidi="fa-IR"/>
        </w:rPr>
        <w:t>پ</w:t>
      </w:r>
      <w:ins w:id="4" w:author="Windows User" w:date="2019-11-08T01:46:00Z">
        <w:r w:rsidR="00BB2B57">
          <w:rPr>
            <w:rFonts w:cs="B Titr" w:hint="cs"/>
            <w:sz w:val="24"/>
            <w:szCs w:val="24"/>
            <w:rtl/>
            <w:lang w:bidi="fa-IR"/>
          </w:rPr>
          <w:t xml:space="preserve"> نشان داد</w:t>
        </w:r>
      </w:ins>
      <w:bookmarkStart w:id="5" w:name="_GoBack"/>
      <w:bookmarkEnd w:id="5"/>
      <w:del w:id="6" w:author="Windows User" w:date="2019-11-08T01:15:00Z">
        <w:r w:rsidR="00907313" w:rsidRPr="00E27ACA" w:rsidDel="00C24BC4">
          <w:rPr>
            <w:rFonts w:cs="B Titr"/>
            <w:sz w:val="24"/>
            <w:szCs w:val="24"/>
            <w:rtl/>
            <w:lang w:bidi="fa-IR"/>
          </w:rPr>
          <w:delText xml:space="preserve"> نشان داد</w:delText>
        </w:r>
      </w:del>
      <w:r w:rsidR="00907313" w:rsidRPr="00E27ACA">
        <w:rPr>
          <w:rFonts w:cs="B Titr"/>
          <w:sz w:val="24"/>
          <w:szCs w:val="24"/>
          <w:rtl/>
          <w:lang w:bidi="fa-IR"/>
        </w:rPr>
        <w:t>:</w:t>
      </w:r>
    </w:p>
    <w:p w:rsidR="00907313" w:rsidRDefault="00907313" w:rsidP="00907313">
      <w:pPr>
        <w:numPr>
          <w:ilvl w:val="0"/>
          <w:numId w:val="1"/>
        </w:numPr>
        <w:bidi/>
        <w:spacing w:line="240" w:lineRule="auto"/>
        <w:ind w:left="-18" w:firstLine="0"/>
        <w:jc w:val="center"/>
        <w:rPr>
          <w:rFonts w:cs="B Titr"/>
          <w:b/>
          <w:bCs/>
          <w:sz w:val="32"/>
          <w:szCs w:val="32"/>
          <w:lang w:bidi="fa-IR"/>
        </w:rPr>
      </w:pPr>
      <w:r w:rsidRPr="00E27ACA">
        <w:rPr>
          <w:rFonts w:cs="B Titr" w:hint="eastAsia"/>
          <w:sz w:val="32"/>
          <w:szCs w:val="32"/>
          <w:rtl/>
          <w:lang w:bidi="fa-IR"/>
        </w:rPr>
        <w:t>آلمان</w:t>
      </w:r>
      <w:r w:rsidRPr="00E27ACA">
        <w:rPr>
          <w:rFonts w:cs="B Titr" w:hint="cs"/>
          <w:sz w:val="32"/>
          <w:szCs w:val="32"/>
          <w:rtl/>
          <w:lang w:bidi="fa-IR"/>
        </w:rPr>
        <w:t>ی‌</w:t>
      </w:r>
      <w:r w:rsidRPr="00E27ACA">
        <w:rPr>
          <w:rFonts w:cs="B Titr" w:hint="eastAsia"/>
          <w:sz w:val="32"/>
          <w:szCs w:val="32"/>
          <w:rtl/>
          <w:lang w:bidi="fa-IR"/>
        </w:rPr>
        <w:t>ها</w:t>
      </w:r>
      <w:r w:rsidRPr="00E27ACA">
        <w:rPr>
          <w:rFonts w:cs="B Titr"/>
          <w:sz w:val="32"/>
          <w:szCs w:val="32"/>
          <w:rtl/>
          <w:lang w:bidi="fa-IR"/>
        </w:rPr>
        <w:t xml:space="preserve"> خطر حمل</w:t>
      </w:r>
      <w:ins w:id="7" w:author="Windows User" w:date="2019-11-08T01:00:00Z">
        <w:r w:rsidR="00C03310">
          <w:rPr>
            <w:rFonts w:cs="B Titr" w:hint="cs"/>
            <w:sz w:val="32"/>
            <w:szCs w:val="32"/>
            <w:rtl/>
            <w:lang w:bidi="fa-IR"/>
          </w:rPr>
          <w:t>ۀ</w:t>
        </w:r>
      </w:ins>
      <w:del w:id="8" w:author="Windows User" w:date="2019-11-08T01:00:00Z">
        <w:r w:rsidRPr="00E27ACA" w:rsidDel="00C03310">
          <w:rPr>
            <w:rFonts w:cs="B Titr"/>
            <w:sz w:val="32"/>
            <w:szCs w:val="32"/>
            <w:rtl/>
            <w:lang w:bidi="fa-IR"/>
          </w:rPr>
          <w:delText>ه</w:delText>
        </w:r>
      </w:del>
      <w:r w:rsidRPr="00E27ACA">
        <w:rPr>
          <w:rFonts w:cs="B Titr"/>
          <w:sz w:val="32"/>
          <w:szCs w:val="32"/>
          <w:rtl/>
          <w:lang w:bidi="fa-IR"/>
        </w:rPr>
        <w:t>‌ راستگرا</w:t>
      </w:r>
      <w:r w:rsidRPr="00E27ACA">
        <w:rPr>
          <w:rFonts w:cs="B Titr" w:hint="cs"/>
          <w:sz w:val="32"/>
          <w:szCs w:val="32"/>
          <w:rtl/>
          <w:lang w:bidi="fa-IR"/>
        </w:rPr>
        <w:t>ی</w:t>
      </w:r>
      <w:r w:rsidRPr="00E27ACA">
        <w:rPr>
          <w:rFonts w:cs="B Titr" w:hint="eastAsia"/>
          <w:sz w:val="32"/>
          <w:szCs w:val="32"/>
          <w:rtl/>
          <w:lang w:bidi="fa-IR"/>
        </w:rPr>
        <w:t>ان</w:t>
      </w:r>
      <w:r w:rsidRPr="00E27ACA">
        <w:rPr>
          <w:rFonts w:cs="B Titr"/>
          <w:sz w:val="32"/>
          <w:szCs w:val="32"/>
          <w:rtl/>
          <w:lang w:bidi="fa-IR"/>
        </w:rPr>
        <w:t xml:space="preserve"> افراط</w:t>
      </w:r>
      <w:r w:rsidRPr="00E27ACA">
        <w:rPr>
          <w:rFonts w:cs="B Titr" w:hint="cs"/>
          <w:sz w:val="32"/>
          <w:szCs w:val="32"/>
          <w:rtl/>
          <w:lang w:bidi="fa-IR"/>
        </w:rPr>
        <w:t>ی</w:t>
      </w:r>
      <w:r w:rsidRPr="00E27ACA">
        <w:rPr>
          <w:rFonts w:cs="B Titr"/>
          <w:sz w:val="32"/>
          <w:szCs w:val="32"/>
          <w:rtl/>
          <w:lang w:bidi="fa-IR"/>
        </w:rPr>
        <w:t xml:space="preserve"> را ب</w:t>
      </w:r>
      <w:r w:rsidRPr="00E27ACA">
        <w:rPr>
          <w:rFonts w:cs="B Titr" w:hint="cs"/>
          <w:sz w:val="32"/>
          <w:szCs w:val="32"/>
          <w:rtl/>
          <w:lang w:bidi="fa-IR"/>
        </w:rPr>
        <w:t>ی</w:t>
      </w:r>
      <w:r w:rsidRPr="00E27ACA">
        <w:rPr>
          <w:rFonts w:cs="B Titr" w:hint="eastAsia"/>
          <w:sz w:val="32"/>
          <w:szCs w:val="32"/>
          <w:rtl/>
          <w:lang w:bidi="fa-IR"/>
        </w:rPr>
        <w:t>شتر</w:t>
      </w:r>
      <w:r>
        <w:rPr>
          <w:rFonts w:cs="B Titr"/>
          <w:sz w:val="32"/>
          <w:szCs w:val="32"/>
          <w:rtl/>
          <w:lang w:bidi="fa-IR"/>
        </w:rPr>
        <w:t xml:space="preserve"> از ‌اسلام‌گرا</w:t>
      </w:r>
      <w:r>
        <w:rPr>
          <w:rFonts w:cs="B Titr" w:hint="cs"/>
          <w:sz w:val="32"/>
          <w:szCs w:val="32"/>
          <w:rtl/>
          <w:lang w:bidi="fa-IR"/>
        </w:rPr>
        <w:t>یان</w:t>
      </w:r>
      <w:r w:rsidRPr="00E27ACA">
        <w:rPr>
          <w:rFonts w:cs="B Titr"/>
          <w:sz w:val="32"/>
          <w:szCs w:val="32"/>
          <w:rtl/>
          <w:lang w:bidi="fa-IR"/>
        </w:rPr>
        <w:t xml:space="preserve"> م</w:t>
      </w:r>
      <w:r w:rsidRPr="00E27ACA">
        <w:rPr>
          <w:rFonts w:cs="B Titr" w:hint="cs"/>
          <w:sz w:val="32"/>
          <w:szCs w:val="32"/>
          <w:rtl/>
          <w:lang w:bidi="fa-IR"/>
        </w:rPr>
        <w:t>ی‌</w:t>
      </w:r>
      <w:r w:rsidRPr="00E27ACA">
        <w:rPr>
          <w:rFonts w:cs="B Titr" w:hint="eastAsia"/>
          <w:sz w:val="32"/>
          <w:szCs w:val="32"/>
          <w:rtl/>
          <w:lang w:bidi="fa-IR"/>
        </w:rPr>
        <w:t>دانند</w:t>
      </w:r>
    </w:p>
    <w:p w:rsidR="00907313" w:rsidRDefault="00907313" w:rsidP="00907313">
      <w:pPr>
        <w:tabs>
          <w:tab w:val="left" w:pos="2007"/>
        </w:tabs>
        <w:bidi/>
        <w:jc w:val="center"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noProof/>
          <w:sz w:val="24"/>
          <w:szCs w:val="24"/>
          <w:lang w:val="en-US"/>
        </w:rPr>
        <w:drawing>
          <wp:inline distT="0" distB="0" distL="0" distR="0">
            <wp:extent cx="2790825" cy="1800225"/>
            <wp:effectExtent l="19050" t="0" r="9525" b="0"/>
            <wp:docPr id="1" name="Picture 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313" w:rsidRPr="00907313" w:rsidRDefault="00907313" w:rsidP="00907313">
      <w:pPr>
        <w:bidi/>
        <w:rPr>
          <w:rFonts w:cs="B Nazanin"/>
          <w:sz w:val="28"/>
          <w:szCs w:val="28"/>
          <w:rtl/>
          <w:lang w:val="en-US" w:bidi="fa-IR"/>
        </w:rPr>
      </w:pPr>
      <w:r w:rsidRPr="00AA57FB">
        <w:rPr>
          <w:rFonts w:cs="B Nazanin"/>
          <w:sz w:val="24"/>
          <w:szCs w:val="24"/>
          <w:lang w:bidi="fa-IR"/>
        </w:rPr>
        <w:t xml:space="preserve"> </w:t>
      </w:r>
      <w:r w:rsidRPr="00907313">
        <w:rPr>
          <w:rFonts w:cs="B Nazanin"/>
          <w:sz w:val="28"/>
          <w:szCs w:val="28"/>
          <w:rtl/>
          <w:lang w:val="en-US" w:bidi="fa-IR"/>
        </w:rPr>
        <w:t>آخر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نظرسنج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بن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اد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تحق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قات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نفرا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تست د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مپ نشان م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دهد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که </w:t>
      </w:r>
      <w:ins w:id="9" w:author="Windows User" w:date="2019-11-08T01:01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>از نظر مردم آلمان</w:t>
        </w:r>
      </w:ins>
      <w:del w:id="10" w:author="Windows User" w:date="2019-11-08T01:01:00Z">
        <w:r w:rsidRPr="00907313" w:rsidDel="00637B46">
          <w:rPr>
            <w:rFonts w:cs="B Nazanin"/>
            <w:sz w:val="28"/>
            <w:szCs w:val="28"/>
            <w:rtl/>
            <w:lang w:val="en-US" w:bidi="fa-IR"/>
          </w:rPr>
          <w:delText>آلمان</w:delText>
        </w:r>
        <w:r w:rsidRPr="00907313" w:rsidDel="00637B46">
          <w:rPr>
            <w:rFonts w:cs="B Nazanin" w:hint="cs"/>
            <w:sz w:val="28"/>
            <w:szCs w:val="28"/>
            <w:rtl/>
            <w:lang w:val="en-US" w:bidi="fa-IR"/>
          </w:rPr>
          <w:delText>ی‌</w:delText>
        </w:r>
        <w:r w:rsidRPr="00907313" w:rsidDel="00637B46">
          <w:rPr>
            <w:rFonts w:cs="B Nazanin" w:hint="eastAsia"/>
            <w:sz w:val="28"/>
            <w:szCs w:val="28"/>
            <w:rtl/>
            <w:lang w:val="en-US" w:bidi="fa-IR"/>
          </w:rPr>
          <w:delText>ها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 xml:space="preserve"> خطر حمل</w:t>
      </w:r>
      <w:ins w:id="11" w:author="Windows User" w:date="2019-11-08T01:01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>ۀ</w:t>
        </w:r>
      </w:ins>
      <w:del w:id="12" w:author="Windows User" w:date="2019-11-08T01:01:00Z">
        <w:r w:rsidRPr="00907313" w:rsidDel="00637B46">
          <w:rPr>
            <w:rFonts w:cs="B Nazanin"/>
            <w:sz w:val="28"/>
            <w:szCs w:val="28"/>
            <w:rtl/>
            <w:lang w:val="en-US" w:bidi="fa-IR"/>
          </w:rPr>
          <w:delText>ه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>‌ راستگرا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ان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افراط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del w:id="13" w:author="Windows User" w:date="2019-11-08T01:01:00Z">
        <w:r w:rsidRPr="00907313" w:rsidDel="00637B46">
          <w:rPr>
            <w:rFonts w:cs="B Nazanin"/>
            <w:sz w:val="28"/>
            <w:szCs w:val="28"/>
            <w:rtl/>
            <w:lang w:val="en-US" w:bidi="fa-IR"/>
          </w:rPr>
          <w:delText xml:space="preserve"> را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 xml:space="preserve"> ب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شتر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از</w:t>
      </w:r>
      <w:del w:id="14" w:author="Windows User" w:date="2019-11-08T01:20:00Z">
        <w:r w:rsidRPr="00907313" w:rsidDel="005918A1">
          <w:rPr>
            <w:rFonts w:cs="B Nazanin"/>
            <w:sz w:val="28"/>
            <w:szCs w:val="28"/>
            <w:rtl/>
            <w:lang w:val="en-US" w:bidi="fa-IR"/>
          </w:rPr>
          <w:delText xml:space="preserve"> خطر</w:delText>
        </w:r>
        <w:r w:rsidRPr="00907313" w:rsidDel="005918A1">
          <w:rPr>
            <w:rFonts w:cs="B Nazanin" w:hint="cs"/>
            <w:sz w:val="28"/>
            <w:szCs w:val="28"/>
            <w:rtl/>
            <w:lang w:val="en-US" w:bidi="fa-IR"/>
          </w:rPr>
          <w:delText xml:space="preserve"> حمل</w:delText>
        </w:r>
      </w:del>
      <w:del w:id="15" w:author="Windows User" w:date="2019-11-08T01:01:00Z">
        <w:r w:rsidRPr="00907313" w:rsidDel="00637B46">
          <w:rPr>
            <w:rFonts w:cs="B Nazanin" w:hint="cs"/>
            <w:sz w:val="28"/>
            <w:szCs w:val="28"/>
            <w:rtl/>
            <w:lang w:val="en-US" w:bidi="fa-IR"/>
          </w:rPr>
          <w:delText>ه</w:delText>
        </w:r>
      </w:del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907313">
        <w:rPr>
          <w:rFonts w:cs="B Nazanin"/>
          <w:sz w:val="28"/>
          <w:szCs w:val="28"/>
          <w:rtl/>
          <w:lang w:val="en-US" w:bidi="fa-IR"/>
        </w:rPr>
        <w:t>‌اسلام‌گراها و گروه‌ها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چپ‌ افراط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</w:t>
      </w:r>
      <w:ins w:id="16" w:author="Windows User" w:date="2019-11-08T01:01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>است</w:t>
        </w:r>
      </w:ins>
      <w:del w:id="17" w:author="Windows User" w:date="2019-11-08T01:01:00Z">
        <w:r w:rsidRPr="00907313" w:rsidDel="00637B46">
          <w:rPr>
            <w:rFonts w:cs="B Nazanin"/>
            <w:sz w:val="28"/>
            <w:szCs w:val="28"/>
            <w:rtl/>
            <w:lang w:val="en-US" w:bidi="fa-IR"/>
          </w:rPr>
          <w:delText>م</w:delText>
        </w:r>
        <w:r w:rsidRPr="00907313" w:rsidDel="00637B46">
          <w:rPr>
            <w:rFonts w:cs="B Nazanin" w:hint="cs"/>
            <w:sz w:val="28"/>
            <w:szCs w:val="28"/>
            <w:rtl/>
            <w:lang w:val="en-US" w:bidi="fa-IR"/>
          </w:rPr>
          <w:delText>ی‌</w:delText>
        </w:r>
        <w:r w:rsidRPr="00907313" w:rsidDel="00637B46">
          <w:rPr>
            <w:rFonts w:cs="B Nazanin" w:hint="eastAsia"/>
            <w:sz w:val="28"/>
            <w:szCs w:val="28"/>
            <w:rtl/>
            <w:lang w:val="en-US" w:bidi="fa-IR"/>
          </w:rPr>
          <w:delText>دانند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 xml:space="preserve">. </w:t>
      </w:r>
      <w:r w:rsidRPr="00907313">
        <w:rPr>
          <w:rFonts w:cs="B Nazanin" w:hint="cs"/>
          <w:sz w:val="28"/>
          <w:szCs w:val="28"/>
          <w:rtl/>
          <w:lang w:val="en-US" w:bidi="fa-IR"/>
        </w:rPr>
        <w:t>به گزارش نشری</w:t>
      </w:r>
      <w:ins w:id="18" w:author="Windows User" w:date="2019-11-08T01:20:00Z">
        <w:r w:rsidR="005918A1">
          <w:rPr>
            <w:rFonts w:cs="B Nazanin" w:hint="cs"/>
            <w:sz w:val="28"/>
            <w:szCs w:val="28"/>
            <w:rtl/>
            <w:lang w:val="en-US" w:bidi="fa-IR"/>
          </w:rPr>
          <w:t>ۀ</w:t>
        </w:r>
      </w:ins>
      <w:del w:id="19" w:author="Windows User" w:date="2019-11-08T01:20:00Z">
        <w:r w:rsidRPr="005918A1" w:rsidDel="005918A1">
          <w:rPr>
            <w:rFonts w:cs="B Nazanin" w:hint="cs"/>
            <w:sz w:val="28"/>
            <w:szCs w:val="28"/>
            <w:highlight w:val="yellow"/>
            <w:rtl/>
            <w:lang w:val="en-US" w:bidi="fa-IR"/>
            <w:rPrChange w:id="20" w:author="Windows User" w:date="2019-11-08T01:21:00Z">
              <w:rPr>
                <w:rFonts w:cs="B Nazanin" w:hint="cs"/>
                <w:sz w:val="28"/>
                <w:szCs w:val="28"/>
                <w:rtl/>
                <w:lang w:val="en-US" w:bidi="fa-IR"/>
              </w:rPr>
            </w:rPrChange>
          </w:rPr>
          <w:delText>ه</w:delText>
        </w:r>
      </w:del>
      <w:r w:rsidRPr="005918A1">
        <w:rPr>
          <w:rFonts w:cs="B Nazanin" w:hint="cs"/>
          <w:sz w:val="28"/>
          <w:szCs w:val="28"/>
          <w:highlight w:val="yellow"/>
          <w:rtl/>
          <w:lang w:val="en-US" w:bidi="fa-IR"/>
          <w:rPrChange w:id="21" w:author="Windows User" w:date="2019-11-08T01:21:00Z">
            <w:rPr>
              <w:rFonts w:cs="B Nazanin" w:hint="cs"/>
              <w:sz w:val="28"/>
              <w:szCs w:val="28"/>
              <w:rtl/>
              <w:lang w:val="en-US" w:bidi="fa-IR"/>
            </w:rPr>
          </w:rPrChange>
        </w:rPr>
        <w:t xml:space="preserve"> </w:t>
      </w:r>
      <w:ins w:id="22" w:author="Windows User" w:date="2019-11-08T01:21:00Z">
        <w:r w:rsidR="005918A1" w:rsidRPr="005918A1">
          <w:rPr>
            <w:rFonts w:cs="B Nazanin" w:hint="cs"/>
            <w:sz w:val="28"/>
            <w:szCs w:val="28"/>
            <w:highlight w:val="yellow"/>
            <w:rtl/>
            <w:lang w:val="en-US" w:bidi="fa-IR"/>
            <w:rPrChange w:id="23" w:author="Windows User" w:date="2019-11-08T01:21:00Z">
              <w:rPr>
                <w:rFonts w:cs="B Nazanin" w:hint="cs"/>
                <w:sz w:val="28"/>
                <w:szCs w:val="28"/>
                <w:rtl/>
                <w:lang w:val="en-US" w:bidi="fa-IR"/>
              </w:rPr>
            </w:rPrChange>
          </w:rPr>
          <w:t>دی</w:t>
        </w:r>
        <w:r w:rsidR="005918A1">
          <w:rPr>
            <w:rFonts w:cs="B Nazanin" w:hint="cs"/>
            <w:sz w:val="28"/>
            <w:szCs w:val="28"/>
            <w:rtl/>
            <w:lang w:val="en-US" w:bidi="fa-IR"/>
          </w:rPr>
          <w:t xml:space="preserve"> </w:t>
        </w:r>
      </w:ins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ولت، 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۷۱ درصد از </w:t>
      </w:r>
      <w:r w:rsidRPr="00907313">
        <w:rPr>
          <w:rFonts w:cs="B Nazanin" w:hint="cs"/>
          <w:sz w:val="28"/>
          <w:szCs w:val="28"/>
          <w:rtl/>
          <w:lang w:val="en-US" w:bidi="fa-IR"/>
        </w:rPr>
        <w:t>شرکت‌کنندگان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در 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نظرسنج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خطر راست‌گرا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ان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افراط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را در آلمان ز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اد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خ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ل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ز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اد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ارز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اب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کرد</w:t>
      </w:r>
      <w:ins w:id="24" w:author="Windows User" w:date="2019-11-08T01:02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>ه‌ا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>ند</w:t>
      </w:r>
      <w:r w:rsidRPr="00907313">
        <w:rPr>
          <w:rFonts w:cs="B Nazanin"/>
          <w:sz w:val="28"/>
          <w:szCs w:val="28"/>
          <w:lang w:bidi="fa-IR"/>
        </w:rPr>
        <w:t>.</w:t>
      </w:r>
    </w:p>
    <w:p w:rsidR="00907313" w:rsidRPr="00907313" w:rsidRDefault="00907313" w:rsidP="00907313">
      <w:pPr>
        <w:bidi/>
        <w:rPr>
          <w:rFonts w:cs="B Nazanin"/>
          <w:sz w:val="28"/>
          <w:szCs w:val="28"/>
          <w:rtl/>
          <w:lang w:val="en-US" w:bidi="fa-IR"/>
        </w:rPr>
      </w:pPr>
      <w:del w:id="25" w:author="Windows User" w:date="2019-11-08T01:22:00Z">
        <w:r w:rsidRPr="00907313" w:rsidDel="005918A1">
          <w:rPr>
            <w:rFonts w:cs="B Nazanin" w:hint="cs"/>
            <w:sz w:val="28"/>
            <w:szCs w:val="28"/>
            <w:rtl/>
            <w:lang w:val="en-US" w:bidi="fa-IR"/>
          </w:rPr>
          <w:delText>در مقابل،</w:delText>
        </w:r>
      </w:del>
      <w:ins w:id="26" w:author="Windows User" w:date="2019-11-08T01:02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 xml:space="preserve"> برخلاف این عقیده</w:t>
        </w:r>
      </w:ins>
      <w:ins w:id="27" w:author="Windows User" w:date="2019-11-08T01:26:00Z">
        <w:r w:rsidR="005918A1">
          <w:rPr>
            <w:rFonts w:cs="B Nazanin" w:hint="cs"/>
            <w:sz w:val="28"/>
            <w:szCs w:val="28"/>
            <w:rtl/>
            <w:lang w:val="en-US" w:bidi="fa-IR"/>
          </w:rPr>
          <w:t>،</w:t>
        </w:r>
      </w:ins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 ۶۰</w:t>
      </w:r>
      <w:del w:id="28" w:author="Windows User" w:date="2019-11-08T01:03:00Z">
        <w:r w:rsidRPr="00907313" w:rsidDel="00637B46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Pr="00907313">
        <w:rPr>
          <w:rFonts w:cs="B Nazanin"/>
          <w:sz w:val="28"/>
          <w:szCs w:val="28"/>
          <w:lang w:val="en-US" w:bidi="fa-IR"/>
        </w:rPr>
        <w:t xml:space="preserve"> </w:t>
      </w:r>
      <w:r w:rsidRPr="00907313">
        <w:rPr>
          <w:rFonts w:cs="B Nazanin"/>
          <w:sz w:val="28"/>
          <w:szCs w:val="28"/>
          <w:rtl/>
          <w:lang w:val="en-US" w:bidi="fa-IR"/>
        </w:rPr>
        <w:t>درصد از شرکت‌کنندگان در 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نظرسنج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که به</w:t>
      </w:r>
      <w:ins w:id="29" w:author="Windows User" w:date="2019-11-08T01:26:00Z">
        <w:r w:rsidR="005918A1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30" w:author="Windows User" w:date="2019-11-08T01:26:00Z">
        <w:r w:rsidRPr="00907313" w:rsidDel="005918A1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>سفارش شبک</w:t>
      </w:r>
      <w:ins w:id="31" w:author="Windows User" w:date="2019-11-08T01:22:00Z">
        <w:r w:rsidR="005918A1">
          <w:rPr>
            <w:rFonts w:cs="B Nazanin" w:hint="cs"/>
            <w:sz w:val="28"/>
            <w:szCs w:val="28"/>
            <w:rtl/>
            <w:lang w:val="en-US" w:bidi="fa-IR"/>
          </w:rPr>
          <w:t>ۀ</w:t>
        </w:r>
      </w:ins>
      <w:del w:id="32" w:author="Windows User" w:date="2019-11-08T01:22:00Z">
        <w:r w:rsidRPr="00907313" w:rsidDel="005918A1">
          <w:rPr>
            <w:rFonts w:cs="B Nazanin"/>
            <w:sz w:val="28"/>
            <w:szCs w:val="28"/>
            <w:rtl/>
            <w:lang w:val="en-US" w:bidi="fa-IR"/>
          </w:rPr>
          <w:delText>ه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 xml:space="preserve"> آ.</w:t>
      </w:r>
      <w:ins w:id="33" w:author="Windows User" w:date="2019-11-08T01:25:00Z">
        <w:r w:rsidR="005918A1">
          <w:rPr>
            <w:rFonts w:cs="B Nazanin" w:hint="cs"/>
            <w:sz w:val="28"/>
            <w:szCs w:val="28"/>
            <w:rtl/>
            <w:lang w:val="en-US" w:bidi="fa-IR"/>
          </w:rPr>
          <w:t>اِ</w:t>
        </w:r>
      </w:ins>
      <w:del w:id="34" w:author="Windows User" w:date="2019-11-08T01:25:00Z">
        <w:r w:rsidRPr="00907313" w:rsidDel="005918A1">
          <w:rPr>
            <w:rFonts w:cs="B Nazanin"/>
            <w:sz w:val="28"/>
            <w:szCs w:val="28"/>
            <w:rtl/>
            <w:lang w:val="en-US" w:bidi="fa-IR"/>
          </w:rPr>
          <w:delText>آ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>ر.د</w:t>
      </w:r>
      <w:ins w:id="35" w:author="Windows User" w:date="2019-11-08T01:25:00Z">
        <w:r w:rsidR="005918A1">
          <w:rPr>
            <w:rFonts w:cs="B Nazanin" w:hint="cs"/>
            <w:sz w:val="28"/>
            <w:szCs w:val="28"/>
            <w:rtl/>
            <w:lang w:val="en-US" w:bidi="fa-IR"/>
          </w:rPr>
          <w:t xml:space="preserve"> (</w:t>
        </w:r>
      </w:ins>
      <w:ins w:id="36" w:author="Windows User" w:date="2019-11-08T01:26:00Z">
        <w:r w:rsidR="005918A1">
          <w:rPr>
            <w:rFonts w:cs="B Nazanin" w:hint="cs"/>
            <w:sz w:val="28"/>
            <w:szCs w:val="28"/>
            <w:rtl/>
            <w:lang w:val="en-US" w:bidi="fa-IR"/>
          </w:rPr>
          <w:t xml:space="preserve">مخفّف </w:t>
        </w:r>
      </w:ins>
      <w:ins w:id="37" w:author="Windows User" w:date="2019-11-08T01:25:00Z">
        <w:r w:rsidR="005918A1">
          <w:rPr>
            <w:rFonts w:cs="B Nazanin" w:hint="cs"/>
            <w:sz w:val="28"/>
            <w:szCs w:val="28"/>
            <w:rtl/>
            <w:lang w:val="en-US" w:bidi="fa-IR"/>
          </w:rPr>
          <w:t>ادارات رادیویی دولتی جمهوری فدرال آلمان)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 xml:space="preserve"> و </w:t>
      </w:r>
      <w:r w:rsidRPr="00907313">
        <w:rPr>
          <w:rFonts w:cs="B Nazanin" w:hint="cs"/>
          <w:sz w:val="28"/>
          <w:szCs w:val="28"/>
          <w:rtl/>
          <w:lang w:val="en-US" w:bidi="fa-IR"/>
        </w:rPr>
        <w:t>نشری</w:t>
      </w:r>
      <w:ins w:id="38" w:author="Windows User" w:date="2019-11-08T01:03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>ۀ</w:t>
        </w:r>
      </w:ins>
      <w:del w:id="39" w:author="Windows User" w:date="2019-11-08T01:03:00Z">
        <w:r w:rsidRPr="00907313" w:rsidDel="00637B46">
          <w:rPr>
            <w:rFonts w:cs="B Nazanin" w:hint="cs"/>
            <w:sz w:val="28"/>
            <w:szCs w:val="28"/>
            <w:rtl/>
            <w:lang w:val="en-US" w:bidi="fa-IR"/>
          </w:rPr>
          <w:delText>ه</w:delText>
        </w:r>
      </w:del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 </w:t>
      </w:r>
      <w:ins w:id="40" w:author="Windows User" w:date="2019-11-08T01:22:00Z">
        <w:r w:rsidR="005918A1">
          <w:rPr>
            <w:rFonts w:cs="B Nazanin" w:hint="cs"/>
            <w:sz w:val="28"/>
            <w:szCs w:val="28"/>
            <w:rtl/>
            <w:lang w:val="en-US" w:bidi="fa-IR"/>
          </w:rPr>
          <w:t xml:space="preserve">دی 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>ولت انجام شده است، احتمال ا</w:t>
      </w:r>
      <w:ins w:id="41" w:author="Windows User" w:date="2019-11-08T01:22:00Z">
        <w:r w:rsidR="005918A1">
          <w:rPr>
            <w:rFonts w:cs="B Nazanin" w:hint="cs"/>
            <w:sz w:val="28"/>
            <w:szCs w:val="28"/>
            <w:rtl/>
            <w:lang w:val="en-US" w:bidi="fa-IR"/>
          </w:rPr>
          <w:t>َ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>عمال خشونت‌آم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ز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توسط اسلام‌گرا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ان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را </w:t>
      </w:r>
      <w:ins w:id="42" w:author="Windows User" w:date="2019-11-08T01:03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>بسیار بیشتر</w:t>
        </w:r>
      </w:ins>
      <w:del w:id="43" w:author="Windows User" w:date="2019-11-08T01:03:00Z">
        <w:r w:rsidRPr="00907313" w:rsidDel="00637B46">
          <w:rPr>
            <w:rFonts w:cs="B Nazanin"/>
            <w:sz w:val="28"/>
            <w:szCs w:val="28"/>
            <w:rtl/>
            <w:lang w:val="en-US" w:bidi="fa-IR"/>
          </w:rPr>
          <w:delText>خ</w:delText>
        </w:r>
        <w:r w:rsidRPr="00907313" w:rsidDel="00637B46">
          <w:rPr>
            <w:rFonts w:cs="B Nazanin" w:hint="cs"/>
            <w:sz w:val="28"/>
            <w:szCs w:val="28"/>
            <w:rtl/>
            <w:lang w:val="en-US" w:bidi="fa-IR"/>
          </w:rPr>
          <w:delText>ی</w:delText>
        </w:r>
        <w:r w:rsidRPr="00907313" w:rsidDel="00637B46">
          <w:rPr>
            <w:rFonts w:cs="B Nazanin" w:hint="eastAsia"/>
            <w:sz w:val="28"/>
            <w:szCs w:val="28"/>
            <w:rtl/>
            <w:lang w:val="en-US" w:bidi="fa-IR"/>
          </w:rPr>
          <w:delText>ل</w:delText>
        </w:r>
        <w:r w:rsidRPr="00907313" w:rsidDel="00637B46">
          <w:rPr>
            <w:rFonts w:cs="B Nazanin" w:hint="cs"/>
            <w:sz w:val="28"/>
            <w:szCs w:val="28"/>
            <w:rtl/>
            <w:lang w:val="en-US" w:bidi="fa-IR"/>
          </w:rPr>
          <w:delText>ی</w:delText>
        </w:r>
        <w:r w:rsidRPr="00907313" w:rsidDel="00637B46">
          <w:rPr>
            <w:rFonts w:cs="B Nazanin"/>
            <w:sz w:val="28"/>
            <w:szCs w:val="28"/>
            <w:rtl/>
            <w:lang w:val="en-US" w:bidi="fa-IR"/>
          </w:rPr>
          <w:delText xml:space="preserve"> ز</w:delText>
        </w:r>
        <w:r w:rsidRPr="00907313" w:rsidDel="00637B46">
          <w:rPr>
            <w:rFonts w:cs="B Nazanin" w:hint="cs"/>
            <w:sz w:val="28"/>
            <w:szCs w:val="28"/>
            <w:rtl/>
            <w:lang w:val="en-US" w:bidi="fa-IR"/>
          </w:rPr>
          <w:delText>ی</w:delText>
        </w:r>
        <w:r w:rsidRPr="00907313" w:rsidDel="00637B46">
          <w:rPr>
            <w:rFonts w:cs="B Nazanin" w:hint="eastAsia"/>
            <w:sz w:val="28"/>
            <w:szCs w:val="28"/>
            <w:rtl/>
            <w:lang w:val="en-US" w:bidi="fa-IR"/>
          </w:rPr>
          <w:delText>اد</w:delText>
        </w:r>
      </w:del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 </w:t>
      </w:r>
      <w:ins w:id="44" w:author="Windows User" w:date="2019-11-08T01:27:00Z">
        <w:r w:rsidR="005918A1">
          <w:rPr>
            <w:rFonts w:cs="B Nazanin" w:hint="cs"/>
            <w:sz w:val="28"/>
            <w:szCs w:val="28"/>
            <w:rtl/>
            <w:lang w:val="en-US" w:bidi="fa-IR"/>
          </w:rPr>
          <w:t>دانستند</w:t>
        </w:r>
      </w:ins>
      <w:del w:id="45" w:author="Windows User" w:date="2019-11-08T01:27:00Z">
        <w:r w:rsidRPr="00907313" w:rsidDel="005918A1">
          <w:rPr>
            <w:rFonts w:cs="B Nazanin" w:hint="cs"/>
            <w:sz w:val="28"/>
            <w:szCs w:val="28"/>
            <w:rtl/>
            <w:lang w:val="en-US" w:bidi="fa-IR"/>
          </w:rPr>
          <w:delText>عنوان</w:delText>
        </w:r>
        <w:r w:rsidRPr="00907313" w:rsidDel="005918A1">
          <w:rPr>
            <w:rFonts w:cs="B Nazanin"/>
            <w:sz w:val="28"/>
            <w:szCs w:val="28"/>
            <w:rtl/>
            <w:lang w:val="en-US" w:bidi="fa-IR"/>
          </w:rPr>
          <w:delText xml:space="preserve"> کردند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 xml:space="preserve"> و ۴۱ درصد ن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ز</w:t>
      </w:r>
      <w:r w:rsidRPr="00907313">
        <w:rPr>
          <w:rFonts w:cs="B Nazanin" w:hint="cs"/>
          <w:sz w:val="28"/>
          <w:szCs w:val="28"/>
          <w:rtl/>
          <w:lang w:val="en-US" w:bidi="fa-IR"/>
        </w:rPr>
        <w:t>،</w:t>
      </w:r>
      <w:del w:id="46" w:author="Windows User" w:date="2019-11-08T01:04:00Z">
        <w:r w:rsidRPr="00907313" w:rsidDel="00637B46">
          <w:rPr>
            <w:rFonts w:cs="B Nazanin"/>
            <w:sz w:val="28"/>
            <w:szCs w:val="28"/>
            <w:rtl/>
            <w:lang w:val="en-US" w:bidi="fa-IR"/>
          </w:rPr>
          <w:delText xml:space="preserve"> ا</w:delText>
        </w:r>
        <w:r w:rsidRPr="00907313" w:rsidDel="00637B46">
          <w:rPr>
            <w:rFonts w:cs="B Nazanin" w:hint="cs"/>
            <w:sz w:val="28"/>
            <w:szCs w:val="28"/>
            <w:rtl/>
            <w:lang w:val="en-US" w:bidi="fa-IR"/>
          </w:rPr>
          <w:delText>ی</w:delText>
        </w:r>
        <w:r w:rsidRPr="00907313" w:rsidDel="00637B46">
          <w:rPr>
            <w:rFonts w:cs="B Nazanin" w:hint="eastAsia"/>
            <w:sz w:val="28"/>
            <w:szCs w:val="28"/>
            <w:rtl/>
            <w:lang w:val="en-US" w:bidi="fa-IR"/>
          </w:rPr>
          <w:delText>ن</w:delText>
        </w:r>
        <w:r w:rsidRPr="00907313" w:rsidDel="00637B46">
          <w:rPr>
            <w:rFonts w:cs="B Nazanin"/>
            <w:sz w:val="28"/>
            <w:szCs w:val="28"/>
            <w:rtl/>
            <w:lang w:val="en-US" w:bidi="fa-IR"/>
          </w:rPr>
          <w:delText xml:space="preserve"> نظر را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 xml:space="preserve"> در مورد حملات گروه‌ها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چپ‌ افراط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ins w:id="47" w:author="Windows User" w:date="2019-11-08T01:04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 xml:space="preserve"> همین نظر را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 xml:space="preserve"> داشت</w:t>
      </w:r>
      <w:r w:rsidRPr="00907313">
        <w:rPr>
          <w:rFonts w:cs="B Nazanin" w:hint="cs"/>
          <w:sz w:val="28"/>
          <w:szCs w:val="28"/>
          <w:rtl/>
          <w:lang w:val="en-US" w:bidi="fa-IR"/>
        </w:rPr>
        <w:t>ند.</w:t>
      </w:r>
      <w:del w:id="48" w:author="Windows User" w:date="2019-11-08T01:04:00Z">
        <w:r w:rsidRPr="00907313" w:rsidDel="00637B46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</w:p>
    <w:p w:rsidR="00907313" w:rsidRPr="00907313" w:rsidDel="00B7767E" w:rsidRDefault="00907313" w:rsidP="003E6758">
      <w:pPr>
        <w:bidi/>
        <w:rPr>
          <w:del w:id="49" w:author="Windows User" w:date="2019-11-08T01:33:00Z"/>
          <w:rFonts w:cs="B Nazanin"/>
          <w:sz w:val="28"/>
          <w:szCs w:val="28"/>
          <w:rtl/>
          <w:lang w:val="en-US" w:bidi="fa-IR"/>
        </w:rPr>
      </w:pPr>
      <w:r w:rsidRPr="00907313">
        <w:rPr>
          <w:rFonts w:cs="B Nazanin" w:hint="eastAsia"/>
          <w:sz w:val="28"/>
          <w:szCs w:val="28"/>
          <w:rtl/>
          <w:lang w:val="en-US" w:bidi="fa-IR"/>
        </w:rPr>
        <w:t>پس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از قتل والتر لوبکه، فرماندار شهر کاسل آلمان</w:t>
      </w:r>
      <w:ins w:id="50" w:author="Windows User" w:date="2019-11-08T01:05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>،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 xml:space="preserve"> به</w:t>
      </w:r>
      <w:ins w:id="51" w:author="Windows User" w:date="2019-11-08T01:05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52" w:author="Windows User" w:date="2019-11-08T01:05:00Z">
        <w:r w:rsidRPr="00907313" w:rsidDel="00637B46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>دست اشتفان ارنست</w:t>
      </w:r>
      <w:ins w:id="53" w:author="Windows User" w:date="2019-11-08T01:29:00Z">
        <w:r w:rsidR="005918A1">
          <w:rPr>
            <w:rFonts w:cs="B Nazanin" w:hint="cs"/>
            <w:sz w:val="28"/>
            <w:szCs w:val="28"/>
            <w:rtl/>
            <w:lang w:val="en-US" w:bidi="fa-IR"/>
          </w:rPr>
          <w:t xml:space="preserve"> که یکی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 xml:space="preserve"> از اعضا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گروه‌ها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راست‌گرا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افراط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ins w:id="54" w:author="Windows User" w:date="2019-11-08T01:29:00Z">
        <w:r w:rsidR="005918A1">
          <w:rPr>
            <w:rFonts w:cs="B Nazanin" w:hint="cs"/>
            <w:sz w:val="28"/>
            <w:szCs w:val="28"/>
            <w:rtl/>
            <w:lang w:val="en-US" w:bidi="fa-IR"/>
          </w:rPr>
          <w:t xml:space="preserve"> بود</w:t>
        </w:r>
      </w:ins>
      <w:r w:rsidRPr="00907313">
        <w:rPr>
          <w:rFonts w:cs="B Nazanin" w:hint="eastAsia"/>
          <w:sz w:val="28"/>
          <w:szCs w:val="28"/>
          <w:rtl/>
          <w:lang w:val="en-US" w:bidi="fa-IR"/>
        </w:rPr>
        <w:t>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ب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ش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از دو</w:t>
      </w:r>
      <w:del w:id="55" w:author="Windows User" w:date="2019-11-08T01:05:00Z">
        <w:r w:rsidRPr="00907313" w:rsidDel="00637B46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>سوم</w:t>
      </w:r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907313">
        <w:rPr>
          <w:rFonts w:cs="B Nazanin"/>
          <w:sz w:val="28"/>
          <w:szCs w:val="28"/>
          <w:rtl/>
          <w:lang w:val="en-US" w:bidi="fa-IR"/>
        </w:rPr>
        <w:t>(۶۷ درصد) از شرکت‌کنندگان در نظرسنج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از 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ن</w:t>
      </w:r>
      <w:ins w:id="56" w:author="Windows User" w:date="2019-11-08T01:29:00Z">
        <w:r w:rsidR="00C916B4">
          <w:rPr>
            <w:rFonts w:cs="B Nazanin" w:hint="cs"/>
            <w:sz w:val="28"/>
            <w:szCs w:val="28"/>
            <w:rtl/>
            <w:lang w:val="en-US" w:bidi="fa-IR"/>
          </w:rPr>
          <w:t>که</w:t>
        </w:r>
      </w:ins>
      <w:del w:id="57" w:author="Windows User" w:date="2019-11-08T01:29:00Z">
        <w:r w:rsidRPr="00907313" w:rsidDel="005918A1">
          <w:rPr>
            <w:rFonts w:cs="B Nazanin" w:hint="eastAsia"/>
            <w:sz w:val="28"/>
            <w:szCs w:val="28"/>
            <w:rtl/>
            <w:lang w:val="en-US" w:bidi="fa-IR"/>
          </w:rPr>
          <w:delText>که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 xml:space="preserve"> راست‌گرا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ان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افراط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بتوانند جامع</w:t>
      </w:r>
      <w:ins w:id="58" w:author="Windows User" w:date="2019-11-08T01:05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>ۀ</w:t>
        </w:r>
      </w:ins>
      <w:del w:id="59" w:author="Windows User" w:date="2019-11-08T01:05:00Z">
        <w:r w:rsidRPr="00907313" w:rsidDel="00637B46">
          <w:rPr>
            <w:rFonts w:cs="B Nazanin"/>
            <w:sz w:val="28"/>
            <w:szCs w:val="28"/>
            <w:rtl/>
            <w:lang w:val="en-US" w:bidi="fa-IR"/>
          </w:rPr>
          <w:delText>ه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 xml:space="preserve"> آلمان را تغ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ر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دهند، ابراز نگران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کردند</w:t>
      </w:r>
      <w:r w:rsidRPr="00907313">
        <w:rPr>
          <w:rFonts w:cs="B Nazanin"/>
          <w:sz w:val="28"/>
          <w:szCs w:val="28"/>
          <w:lang w:val="en-US" w:bidi="fa-IR"/>
        </w:rPr>
        <w:t>.</w:t>
      </w:r>
    </w:p>
    <w:p w:rsidR="00907313" w:rsidRPr="00907313" w:rsidDel="006D68C3" w:rsidRDefault="00B7767E" w:rsidP="001E73D9">
      <w:pPr>
        <w:bidi/>
        <w:rPr>
          <w:del w:id="60" w:author="Windows User" w:date="2019-11-08T01:09:00Z"/>
          <w:rFonts w:cs="B Nazanin"/>
          <w:sz w:val="28"/>
          <w:szCs w:val="28"/>
          <w:rtl/>
          <w:lang w:val="en-US" w:bidi="fa-IR"/>
        </w:rPr>
      </w:pPr>
      <w:ins w:id="61" w:author="Windows User" w:date="2019-11-08T01:33:00Z">
        <w:r>
          <w:rPr>
            <w:rFonts w:cs="B Nazanin" w:hint="cs"/>
            <w:sz w:val="28"/>
            <w:szCs w:val="28"/>
            <w:rtl/>
            <w:lang w:val="en-US" w:bidi="fa-IR"/>
          </w:rPr>
          <w:t xml:space="preserve"> ا</w:t>
        </w:r>
      </w:ins>
      <w:del w:id="62" w:author="Windows User" w:date="2019-11-08T01:33:00Z">
        <w:r w:rsidR="00907313" w:rsidRPr="00907313" w:rsidDel="00B7767E">
          <w:rPr>
            <w:rFonts w:cs="B Nazanin" w:hint="eastAsia"/>
            <w:sz w:val="28"/>
            <w:szCs w:val="28"/>
            <w:rtl/>
            <w:lang w:val="en-US" w:bidi="fa-IR"/>
          </w:rPr>
          <w:delText>ا</w:delText>
        </w:r>
      </w:del>
      <w:r w:rsidR="00907313"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="00907313" w:rsidRPr="00907313">
        <w:rPr>
          <w:rFonts w:cs="B Nazanin" w:hint="eastAsia"/>
          <w:sz w:val="28"/>
          <w:szCs w:val="28"/>
          <w:rtl/>
          <w:lang w:val="en-US" w:bidi="fa-IR"/>
        </w:rPr>
        <w:t>ن</w:t>
      </w:r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نگران</w:t>
      </w:r>
      <w:r w:rsidR="00907313"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در م</w:t>
      </w:r>
      <w:r w:rsidR="00907313"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="00907313" w:rsidRPr="00907313">
        <w:rPr>
          <w:rFonts w:cs="B Nazanin" w:hint="eastAsia"/>
          <w:sz w:val="28"/>
          <w:szCs w:val="28"/>
          <w:rtl/>
          <w:lang w:val="en-US" w:bidi="fa-IR"/>
        </w:rPr>
        <w:t>ان</w:t>
      </w:r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هواداران حزب سبزها در آلمان ب</w:t>
      </w:r>
      <w:r w:rsidR="00907313"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="00907313" w:rsidRPr="00907313">
        <w:rPr>
          <w:rFonts w:cs="B Nazanin" w:hint="eastAsia"/>
          <w:sz w:val="28"/>
          <w:szCs w:val="28"/>
          <w:rtl/>
          <w:lang w:val="en-US" w:bidi="fa-IR"/>
        </w:rPr>
        <w:t>شتر</w:t>
      </w:r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</w:t>
      </w:r>
      <w:ins w:id="63" w:author="Windows User" w:date="2019-11-08T01:30:00Z">
        <w:r w:rsidR="00C916B4">
          <w:rPr>
            <w:rFonts w:cs="B Nazanin" w:hint="cs"/>
            <w:sz w:val="28"/>
            <w:szCs w:val="28"/>
            <w:rtl/>
            <w:lang w:val="en-US" w:bidi="fa-IR"/>
          </w:rPr>
          <w:t>مشهود بود.</w:t>
        </w:r>
      </w:ins>
      <w:del w:id="64" w:author="Windows User" w:date="2019-11-08T01:29:00Z">
        <w:r w:rsidR="00907313" w:rsidRPr="00907313" w:rsidDel="00C916B4">
          <w:rPr>
            <w:rFonts w:cs="B Nazanin"/>
            <w:sz w:val="28"/>
            <w:szCs w:val="28"/>
            <w:rtl/>
            <w:lang w:val="en-US" w:bidi="fa-IR"/>
          </w:rPr>
          <w:delText>نما</w:delText>
        </w:r>
        <w:r w:rsidR="00907313" w:rsidRPr="00907313" w:rsidDel="00C916B4">
          <w:rPr>
            <w:rFonts w:cs="B Nazanin" w:hint="cs"/>
            <w:sz w:val="28"/>
            <w:szCs w:val="28"/>
            <w:rtl/>
            <w:lang w:val="en-US" w:bidi="fa-IR"/>
          </w:rPr>
          <w:delText>ی</w:delText>
        </w:r>
        <w:r w:rsidR="00907313" w:rsidRPr="00907313" w:rsidDel="00C916B4">
          <w:rPr>
            <w:rFonts w:cs="B Nazanin" w:hint="eastAsia"/>
            <w:sz w:val="28"/>
            <w:szCs w:val="28"/>
            <w:rtl/>
            <w:lang w:val="en-US" w:bidi="fa-IR"/>
          </w:rPr>
          <w:delText>ان</w:delText>
        </w:r>
        <w:r w:rsidR="00907313" w:rsidRPr="00907313" w:rsidDel="00C916B4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  <w:r w:rsidR="00907313" w:rsidRPr="00907313" w:rsidDel="00C916B4">
          <w:rPr>
            <w:rFonts w:cs="B Nazanin" w:hint="cs"/>
            <w:sz w:val="28"/>
            <w:szCs w:val="28"/>
            <w:rtl/>
            <w:lang w:val="en-US" w:bidi="fa-IR"/>
          </w:rPr>
          <w:delText>بود</w:delText>
        </w:r>
        <w:r w:rsidR="00907313" w:rsidRPr="00907313" w:rsidDel="00C916B4">
          <w:rPr>
            <w:rFonts w:cs="B Nazanin"/>
            <w:sz w:val="28"/>
            <w:szCs w:val="28"/>
            <w:rtl/>
            <w:lang w:val="en-US" w:bidi="fa-IR"/>
          </w:rPr>
          <w:delText>:</w:delText>
        </w:r>
      </w:del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907313" w:rsidRPr="00907313">
        <w:rPr>
          <w:rFonts w:cs="B Nazanin" w:hint="cs"/>
          <w:sz w:val="28"/>
          <w:szCs w:val="28"/>
          <w:rtl/>
          <w:lang w:val="en-US" w:bidi="fa-IR"/>
        </w:rPr>
        <w:t>براساس آمار منتشر</w:t>
      </w:r>
      <w:del w:id="65" w:author="Windows User" w:date="2019-11-08T01:05:00Z">
        <w:r w:rsidR="00907313" w:rsidRPr="00907313" w:rsidDel="00637B46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="00907313" w:rsidRPr="00907313">
        <w:rPr>
          <w:rFonts w:cs="B Nazanin" w:hint="cs"/>
          <w:sz w:val="28"/>
          <w:szCs w:val="28"/>
          <w:rtl/>
          <w:lang w:val="en-US" w:bidi="fa-IR"/>
        </w:rPr>
        <w:t xml:space="preserve">شده، </w:t>
      </w:r>
      <w:r w:rsidR="00907313" w:rsidRPr="00907313">
        <w:rPr>
          <w:rFonts w:cs="B Nazanin"/>
          <w:sz w:val="28"/>
          <w:szCs w:val="28"/>
          <w:rtl/>
          <w:lang w:val="en-US" w:bidi="fa-IR"/>
        </w:rPr>
        <w:t>سه</w:t>
      </w:r>
      <w:ins w:id="66" w:author="Windows User" w:date="2019-11-08T01:05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7" w:author="Windows User" w:date="2019-11-08T01:05:00Z">
        <w:r w:rsidR="00907313" w:rsidRPr="00907313" w:rsidDel="00637B46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="00907313" w:rsidRPr="00907313">
        <w:rPr>
          <w:rFonts w:cs="B Nazanin"/>
          <w:sz w:val="28"/>
          <w:szCs w:val="28"/>
          <w:rtl/>
          <w:lang w:val="en-US" w:bidi="fa-IR"/>
        </w:rPr>
        <w:t>چهارم</w:t>
      </w:r>
      <w:ins w:id="68" w:author="Windows User" w:date="2019-11-08T01:07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 xml:space="preserve"> از</w:t>
        </w:r>
      </w:ins>
      <w:del w:id="69" w:author="Windows User" w:date="2019-11-08T01:05:00Z">
        <w:r w:rsidR="00907313" w:rsidRPr="00907313" w:rsidDel="00637B46">
          <w:rPr>
            <w:rFonts w:cs="B Nazanin"/>
            <w:sz w:val="28"/>
            <w:szCs w:val="28"/>
            <w:rtl/>
            <w:lang w:val="en-US" w:bidi="fa-IR"/>
          </w:rPr>
          <w:delText xml:space="preserve"> از</w:delText>
        </w:r>
      </w:del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شرکت‌کنندگان در نظرسنج</w:t>
      </w:r>
      <w:r w:rsidR="00907313"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907313" w:rsidRPr="00907313">
        <w:rPr>
          <w:rFonts w:cs="B Nazanin" w:hint="cs"/>
          <w:sz w:val="28"/>
          <w:szCs w:val="28"/>
          <w:rtl/>
          <w:lang w:val="en-US" w:bidi="fa-IR"/>
        </w:rPr>
        <w:t>که</w:t>
      </w:r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نگران</w:t>
      </w:r>
      <w:ins w:id="70" w:author="Windows User" w:date="2019-11-08T01:08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 xml:space="preserve"> بودند</w:t>
        </w:r>
      </w:ins>
      <w:del w:id="71" w:author="Windows User" w:date="2019-11-08T01:07:00Z">
        <w:r w:rsidR="00907313" w:rsidRPr="00907313" w:rsidDel="00637B46">
          <w:rPr>
            <w:rFonts w:cs="B Nazanin" w:hint="cs"/>
            <w:sz w:val="28"/>
            <w:szCs w:val="28"/>
            <w:rtl/>
            <w:lang w:val="en-US" w:bidi="fa-IR"/>
          </w:rPr>
          <w:delText xml:space="preserve"> بودند تا</w:delText>
        </w:r>
      </w:del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راست‌گرا</w:t>
      </w:r>
      <w:r w:rsidR="00907313"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="00907313" w:rsidRPr="00907313">
        <w:rPr>
          <w:rFonts w:cs="B Nazanin" w:hint="eastAsia"/>
          <w:sz w:val="28"/>
          <w:szCs w:val="28"/>
          <w:rtl/>
          <w:lang w:val="en-US" w:bidi="fa-IR"/>
        </w:rPr>
        <w:t>ان</w:t>
      </w:r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افراط</w:t>
      </w:r>
      <w:r w:rsidR="00907313" w:rsidRPr="00907313">
        <w:rPr>
          <w:rFonts w:cs="B Nazanin" w:hint="cs"/>
          <w:sz w:val="28"/>
          <w:szCs w:val="28"/>
          <w:rtl/>
          <w:lang w:val="en-US" w:bidi="fa-IR"/>
        </w:rPr>
        <w:t>ی بتوانند جامع</w:t>
      </w:r>
      <w:ins w:id="72" w:author="Windows User" w:date="2019-11-08T01:30:00Z">
        <w:r w:rsidR="00C916B4">
          <w:rPr>
            <w:rFonts w:cs="B Nazanin" w:hint="cs"/>
            <w:sz w:val="28"/>
            <w:szCs w:val="28"/>
            <w:rtl/>
            <w:lang w:val="en-US" w:bidi="fa-IR"/>
          </w:rPr>
          <w:t>ۀ</w:t>
        </w:r>
      </w:ins>
      <w:del w:id="73" w:author="Windows User" w:date="2019-11-08T01:30:00Z">
        <w:r w:rsidR="00907313" w:rsidRPr="00907313" w:rsidDel="00C916B4">
          <w:rPr>
            <w:rFonts w:cs="B Nazanin" w:hint="cs"/>
            <w:sz w:val="28"/>
            <w:szCs w:val="28"/>
            <w:rtl/>
            <w:lang w:val="en-US" w:bidi="fa-IR"/>
          </w:rPr>
          <w:delText>ه</w:delText>
        </w:r>
      </w:del>
      <w:r w:rsidR="00907313" w:rsidRPr="00907313">
        <w:rPr>
          <w:rFonts w:cs="B Nazanin" w:hint="cs"/>
          <w:sz w:val="28"/>
          <w:szCs w:val="28"/>
          <w:rtl/>
          <w:lang w:val="en-US" w:bidi="fa-IR"/>
        </w:rPr>
        <w:t xml:space="preserve"> آلمان را</w:t>
      </w:r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دستخوش </w:t>
      </w:r>
      <w:r w:rsidR="00907313" w:rsidRPr="00907313">
        <w:rPr>
          <w:rFonts w:cs="B Nazanin" w:hint="cs"/>
          <w:sz w:val="28"/>
          <w:szCs w:val="28"/>
          <w:rtl/>
          <w:lang w:val="en-US" w:bidi="fa-IR"/>
        </w:rPr>
        <w:t>تغییر کنند، به حزب سبزها گرایش داشتند</w:t>
      </w:r>
      <w:r w:rsidR="00907313" w:rsidRPr="00907313">
        <w:rPr>
          <w:rFonts w:cs="B Nazanin"/>
          <w:sz w:val="28"/>
          <w:szCs w:val="28"/>
          <w:rtl/>
          <w:lang w:val="en-US" w:bidi="fa-IR"/>
        </w:rPr>
        <w:t>.</w:t>
      </w:r>
      <w:del w:id="74" w:author="Windows User" w:date="2019-11-08T01:30:00Z">
        <w:r w:rsidR="00907313" w:rsidRPr="00907313" w:rsidDel="00C916B4">
          <w:rPr>
            <w:rFonts w:cs="B Nazanin"/>
            <w:sz w:val="28"/>
            <w:szCs w:val="28"/>
            <w:rtl/>
            <w:lang w:val="en-US" w:bidi="fa-IR"/>
          </w:rPr>
          <w:delText xml:space="preserve"> در مقابل</w:delText>
        </w:r>
        <w:r w:rsidR="00907313" w:rsidRPr="00907313" w:rsidDel="00C916B4">
          <w:rPr>
            <w:rFonts w:cs="B Nazanin" w:hint="cs"/>
            <w:sz w:val="28"/>
            <w:szCs w:val="28"/>
            <w:rtl/>
            <w:lang w:val="en-US" w:bidi="fa-IR"/>
          </w:rPr>
          <w:delText>،</w:delText>
        </w:r>
      </w:del>
      <w:r w:rsidR="00907313" w:rsidRPr="00907313">
        <w:rPr>
          <w:rFonts w:cs="B Nazanin" w:hint="cs"/>
          <w:sz w:val="28"/>
          <w:szCs w:val="28"/>
          <w:rtl/>
          <w:lang w:val="en-US" w:bidi="fa-IR"/>
        </w:rPr>
        <w:t xml:space="preserve"> این نگرانی</w:t>
      </w:r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</w:t>
      </w:r>
      <w:ins w:id="75" w:author="Windows User" w:date="2019-11-08T01:30:00Z">
        <w:r w:rsidR="00C916B4">
          <w:rPr>
            <w:rFonts w:cs="B Nazanin" w:hint="cs"/>
            <w:sz w:val="28"/>
            <w:szCs w:val="28"/>
            <w:rtl/>
            <w:lang w:val="en-US" w:bidi="fa-IR"/>
          </w:rPr>
          <w:t>فقط</w:t>
        </w:r>
      </w:ins>
      <w:del w:id="76" w:author="Windows User" w:date="2019-11-08T01:30:00Z">
        <w:r w:rsidR="00907313" w:rsidRPr="00907313" w:rsidDel="00C916B4">
          <w:rPr>
            <w:rFonts w:cs="B Nazanin"/>
            <w:sz w:val="28"/>
            <w:szCs w:val="28"/>
            <w:rtl/>
            <w:lang w:val="en-US" w:bidi="fa-IR"/>
          </w:rPr>
          <w:delText>تنها</w:delText>
        </w:r>
      </w:del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در م</w:t>
      </w:r>
      <w:r w:rsidR="00907313"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="00907313" w:rsidRPr="00907313">
        <w:rPr>
          <w:rFonts w:cs="B Nazanin" w:hint="eastAsia"/>
          <w:sz w:val="28"/>
          <w:szCs w:val="28"/>
          <w:rtl/>
          <w:lang w:val="en-US" w:bidi="fa-IR"/>
        </w:rPr>
        <w:t>ان</w:t>
      </w:r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۱۷ درصد از طرفداران حزب آلترنات</w:t>
      </w:r>
      <w:r w:rsidR="00907313"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="00907313" w:rsidRPr="00907313">
        <w:rPr>
          <w:rFonts w:cs="B Nazanin" w:hint="eastAsia"/>
          <w:sz w:val="28"/>
          <w:szCs w:val="28"/>
          <w:rtl/>
          <w:lang w:val="en-US" w:bidi="fa-IR"/>
        </w:rPr>
        <w:t>و</w:t>
      </w:r>
      <w:ins w:id="77" w:author="Windows User" w:date="2019-11-08T01:32:00Z">
        <w:r>
          <w:rPr>
            <w:rFonts w:cs="B Nazanin" w:hint="cs"/>
            <w:sz w:val="28"/>
            <w:szCs w:val="28"/>
            <w:rtl/>
            <w:lang w:val="en-US" w:bidi="fa-IR"/>
          </w:rPr>
          <w:t xml:space="preserve"> (آ.اف.د)</w:t>
        </w:r>
      </w:ins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</w:t>
      </w:r>
      <w:ins w:id="78" w:author="Windows User" w:date="2019-11-08T01:31:00Z">
        <w:r w:rsidR="00C916B4">
          <w:rPr>
            <w:rFonts w:cs="B Nazanin" w:hint="cs"/>
            <w:sz w:val="28"/>
            <w:szCs w:val="28"/>
            <w:rtl/>
            <w:lang w:val="en-US" w:bidi="fa-IR"/>
          </w:rPr>
          <w:t>در</w:t>
        </w:r>
      </w:ins>
      <w:del w:id="79" w:author="Windows User" w:date="2019-11-08T01:31:00Z">
        <w:r w:rsidR="00907313" w:rsidRPr="00907313" w:rsidDel="00C916B4">
          <w:rPr>
            <w:rFonts w:cs="B Nazanin"/>
            <w:sz w:val="28"/>
            <w:szCs w:val="28"/>
            <w:rtl/>
            <w:lang w:val="en-US" w:bidi="fa-IR"/>
          </w:rPr>
          <w:delText>برا</w:delText>
        </w:r>
        <w:r w:rsidR="00907313" w:rsidRPr="00907313" w:rsidDel="00C916B4">
          <w:rPr>
            <w:rFonts w:cs="B Nazanin" w:hint="cs"/>
            <w:sz w:val="28"/>
            <w:szCs w:val="28"/>
            <w:rtl/>
            <w:lang w:val="en-US" w:bidi="fa-IR"/>
          </w:rPr>
          <w:delText>ی</w:delText>
        </w:r>
      </w:del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آلم</w:t>
      </w:r>
      <w:r w:rsidR="00907313" w:rsidRPr="00907313">
        <w:rPr>
          <w:rFonts w:cs="B Nazanin" w:hint="eastAsia"/>
          <w:sz w:val="28"/>
          <w:szCs w:val="28"/>
          <w:rtl/>
          <w:lang w:val="en-US" w:bidi="fa-IR"/>
        </w:rPr>
        <w:t>ان</w:t>
      </w:r>
      <w:r w:rsidR="00907313" w:rsidRPr="00907313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907313" w:rsidRPr="00907313">
        <w:rPr>
          <w:rFonts w:cs="B Nazanin" w:hint="cs"/>
          <w:sz w:val="28"/>
          <w:szCs w:val="28"/>
          <w:rtl/>
          <w:lang w:val="en-US" w:bidi="fa-IR"/>
        </w:rPr>
        <w:t>وجود داشت</w:t>
      </w:r>
      <w:r w:rsidR="00907313" w:rsidRPr="00907313">
        <w:rPr>
          <w:rFonts w:cs="B Nazanin"/>
          <w:sz w:val="28"/>
          <w:szCs w:val="28"/>
          <w:lang w:val="en-US" w:bidi="fa-IR"/>
        </w:rPr>
        <w:t>.</w:t>
      </w:r>
      <w:ins w:id="80" w:author="Windows User" w:date="2019-11-08T01:33:00Z">
        <w:r>
          <w:rPr>
            <w:rFonts w:cs="B Nazanin" w:hint="cs"/>
            <w:sz w:val="28"/>
            <w:szCs w:val="28"/>
            <w:rtl/>
            <w:lang w:val="en-US" w:bidi="fa-IR"/>
          </w:rPr>
          <w:t xml:space="preserve"> </w:t>
        </w:r>
      </w:ins>
      <w:ins w:id="81" w:author="Windows User" w:date="2019-11-08T01:09:00Z">
        <w:r w:rsidR="00637B46">
          <w:rPr>
            <w:rFonts w:cs="B Nazanin" w:hint="cs"/>
            <w:sz w:val="28"/>
            <w:szCs w:val="28"/>
            <w:rtl/>
            <w:lang w:val="en-US" w:bidi="fa-IR"/>
          </w:rPr>
          <w:t>تقریباً</w:t>
        </w:r>
      </w:ins>
      <w:ins w:id="82" w:author="Windows User" w:date="2019-11-08T01:10:00Z">
        <w:r w:rsidR="006D68C3">
          <w:rPr>
            <w:rFonts w:cs="Calibri" w:hint="cs"/>
            <w:sz w:val="28"/>
            <w:szCs w:val="28"/>
            <w:rtl/>
            <w:lang w:val="en-US" w:bidi="fa-IR"/>
          </w:rPr>
          <w:t xml:space="preserve"> </w:t>
        </w:r>
        <w:r w:rsidR="006D68C3">
          <w:rPr>
            <w:rFonts w:cs="Calibri"/>
            <w:sz w:val="28"/>
            <w:szCs w:val="28"/>
            <w:rtl/>
            <w:lang w:val="en-US" w:bidi="fa-IR"/>
          </w:rPr>
          <w:t>۶۶</w:t>
        </w:r>
      </w:ins>
    </w:p>
    <w:p w:rsidR="00907313" w:rsidRPr="00907313" w:rsidRDefault="00907313" w:rsidP="001E73D9">
      <w:pPr>
        <w:bidi/>
        <w:rPr>
          <w:rFonts w:cs="B Nazanin"/>
          <w:sz w:val="28"/>
          <w:szCs w:val="28"/>
          <w:rtl/>
          <w:lang w:val="en-US" w:bidi="fa-IR"/>
        </w:rPr>
      </w:pPr>
      <w:del w:id="83" w:author="Windows User" w:date="2019-11-08T01:09:00Z">
        <w:r w:rsidRPr="00907313" w:rsidDel="006D68C3">
          <w:rPr>
            <w:rFonts w:cs="B Nazanin"/>
            <w:sz w:val="28"/>
            <w:szCs w:val="28"/>
            <w:rtl/>
            <w:lang w:val="en-US" w:bidi="fa-IR"/>
          </w:rPr>
          <w:delText>۶</w:delText>
        </w:r>
        <w:r w:rsidRPr="00907313" w:rsidDel="00637B46">
          <w:rPr>
            <w:rFonts w:cs="B Nazanin"/>
            <w:sz w:val="28"/>
            <w:szCs w:val="28"/>
            <w:rtl/>
            <w:lang w:val="en-US" w:bidi="fa-IR"/>
          </w:rPr>
          <w:delText>۶</w:delText>
        </w:r>
      </w:del>
      <w:r w:rsidRPr="00907313">
        <w:rPr>
          <w:rFonts w:cs="B Nazanin"/>
          <w:sz w:val="28"/>
          <w:szCs w:val="28"/>
          <w:lang w:val="en-US" w:bidi="fa-IR"/>
        </w:rPr>
        <w:t xml:space="preserve"> </w:t>
      </w:r>
      <w:r w:rsidRPr="00907313">
        <w:rPr>
          <w:rFonts w:cs="B Nazanin"/>
          <w:sz w:val="28"/>
          <w:szCs w:val="28"/>
          <w:rtl/>
          <w:lang w:val="en-US" w:bidi="fa-IR"/>
        </w:rPr>
        <w:t>درصد</w:t>
      </w:r>
      <w:ins w:id="84" w:author="Windows User" w:date="2019-11-08T01:10:00Z">
        <w:r w:rsidR="006D68C3">
          <w:rPr>
            <w:rFonts w:cs="B Nazanin" w:hint="cs"/>
            <w:sz w:val="28"/>
            <w:szCs w:val="28"/>
            <w:rtl/>
            <w:lang w:val="en-US" w:bidi="fa-IR"/>
          </w:rPr>
          <w:t xml:space="preserve"> از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 xml:space="preserve"> شرکت‌کنندگان</w:t>
      </w:r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 نیز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معتقد</w:t>
      </w:r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 بودند 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که </w:t>
      </w:r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دولت 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آلمان </w:t>
      </w:r>
      <w:r w:rsidRPr="00907313">
        <w:rPr>
          <w:rFonts w:cs="B Nazanin" w:hint="cs"/>
          <w:sz w:val="28"/>
          <w:szCs w:val="28"/>
          <w:rtl/>
          <w:lang w:val="en-US" w:bidi="fa-IR"/>
        </w:rPr>
        <w:t>و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نهادها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رسم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کشور، اغلب</w:t>
      </w:r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 گروه‌های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363BB1">
        <w:rPr>
          <w:rFonts w:cs="B Nazanin"/>
          <w:sz w:val="28"/>
          <w:szCs w:val="28"/>
          <w:highlight w:val="yellow"/>
          <w:rtl/>
          <w:lang w:val="en-US" w:bidi="fa-IR"/>
          <w:rPrChange w:id="85" w:author="Windows User" w:date="2019-11-08T01:36:00Z">
            <w:rPr>
              <w:rFonts w:cs="B Nazanin"/>
              <w:sz w:val="28"/>
              <w:szCs w:val="28"/>
              <w:rtl/>
              <w:lang w:val="en-US" w:bidi="fa-IR"/>
            </w:rPr>
          </w:rPrChange>
        </w:rPr>
        <w:t>نئوناز</w:t>
      </w:r>
      <w:r w:rsidRPr="00363BB1">
        <w:rPr>
          <w:rFonts w:cs="B Nazanin" w:hint="cs"/>
          <w:sz w:val="28"/>
          <w:szCs w:val="28"/>
          <w:highlight w:val="yellow"/>
          <w:rtl/>
          <w:lang w:val="en-US" w:bidi="fa-IR"/>
          <w:rPrChange w:id="86" w:author="Windows User" w:date="2019-11-08T01:36:00Z">
            <w:rPr>
              <w:rFonts w:cs="B Nazanin" w:hint="cs"/>
              <w:sz w:val="28"/>
              <w:szCs w:val="28"/>
              <w:rtl/>
              <w:lang w:val="en-US" w:bidi="fa-IR"/>
            </w:rPr>
          </w:rPrChange>
        </w:rPr>
        <w:t>ی</w:t>
      </w:r>
      <w:ins w:id="87" w:author="Windows User" w:date="2019-11-08T01:34:00Z">
        <w:r w:rsidR="00B7767E" w:rsidRPr="00363BB1">
          <w:rPr>
            <w:rFonts w:cs="B Nazanin" w:hint="cs"/>
            <w:sz w:val="28"/>
            <w:szCs w:val="28"/>
            <w:highlight w:val="yellow"/>
            <w:rtl/>
            <w:lang w:val="en-US" w:bidi="fa-IR"/>
            <w:rPrChange w:id="88" w:author="Windows User" w:date="2019-11-08T01:36:00Z">
              <w:rPr>
                <w:rFonts w:cs="B Nazanin" w:hint="cs"/>
                <w:sz w:val="28"/>
                <w:szCs w:val="28"/>
                <w:rtl/>
                <w:lang w:val="en-US" w:bidi="fa-IR"/>
              </w:rPr>
            </w:rPrChange>
          </w:rPr>
          <w:t>سم</w:t>
        </w:r>
      </w:ins>
      <w:r w:rsidRPr="00363BB1">
        <w:rPr>
          <w:rFonts w:cs="B Nazanin" w:hint="cs"/>
          <w:sz w:val="28"/>
          <w:szCs w:val="28"/>
          <w:highlight w:val="yellow"/>
          <w:rtl/>
          <w:lang w:val="en-US" w:bidi="fa-IR"/>
          <w:rPrChange w:id="89" w:author="Windows User" w:date="2019-11-08T01:36:00Z">
            <w:rPr>
              <w:rFonts w:cs="B Nazanin" w:hint="cs"/>
              <w:sz w:val="28"/>
              <w:szCs w:val="28"/>
              <w:rtl/>
              <w:lang w:val="en-US" w:bidi="fa-IR"/>
            </w:rPr>
          </w:rPrChange>
        </w:rPr>
        <w:t>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و راست‌ها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افراط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را آزاد م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گذار</w:t>
      </w:r>
      <w:r w:rsidRPr="00907313">
        <w:rPr>
          <w:rFonts w:cs="B Nazanin" w:hint="cs"/>
          <w:sz w:val="28"/>
          <w:szCs w:val="28"/>
          <w:rtl/>
          <w:lang w:val="en-US" w:bidi="fa-IR"/>
        </w:rPr>
        <w:t>ن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د</w:t>
      </w:r>
      <w:r w:rsidRPr="00907313">
        <w:rPr>
          <w:rFonts w:cs="B Nazanin"/>
          <w:sz w:val="28"/>
          <w:szCs w:val="28"/>
          <w:lang w:val="en-US" w:bidi="fa-IR"/>
        </w:rPr>
        <w:t>.</w:t>
      </w:r>
    </w:p>
    <w:p w:rsidR="00907313" w:rsidRPr="00907313" w:rsidRDefault="00907313" w:rsidP="00907313">
      <w:pPr>
        <w:bidi/>
        <w:rPr>
          <w:rFonts w:cs="B Nazanin"/>
          <w:sz w:val="28"/>
          <w:szCs w:val="28"/>
          <w:rtl/>
          <w:lang w:val="en-US" w:bidi="fa-IR"/>
        </w:rPr>
      </w:pPr>
      <w:r w:rsidRPr="00907313">
        <w:rPr>
          <w:rFonts w:cs="B Nazanin" w:hint="eastAsia"/>
          <w:sz w:val="28"/>
          <w:szCs w:val="28"/>
          <w:rtl/>
          <w:lang w:val="en-US" w:bidi="fa-IR"/>
        </w:rPr>
        <w:lastRenderedPageBreak/>
        <w:t>تعداد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ز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اد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از شرکت‌کنندگان در نظرسنج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ins w:id="90" w:author="Windows User" w:date="2019-11-08T01:34:00Z">
        <w:r w:rsidR="00B7767E">
          <w:rPr>
            <w:rFonts w:cs="B Nazanin" w:hint="cs"/>
            <w:sz w:val="28"/>
            <w:szCs w:val="28"/>
            <w:rtl/>
            <w:lang w:val="en-US" w:bidi="fa-IR"/>
          </w:rPr>
          <w:t xml:space="preserve"> 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>(</w:t>
      </w:r>
      <w:del w:id="91" w:author="Windows User" w:date="2019-11-08T01:36:00Z">
        <w:r w:rsidRPr="00907313" w:rsidDel="00363BB1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>۶۵ درصد) ن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ز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بر 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باور</w:t>
      </w:r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 بودند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که گروه</w:t>
      </w:r>
      <w:r w:rsidRPr="00907313">
        <w:rPr>
          <w:rFonts w:cs="B Nazanin" w:hint="cs"/>
          <w:sz w:val="28"/>
          <w:szCs w:val="28"/>
          <w:rtl/>
          <w:lang w:val="en-US" w:bidi="fa-IR"/>
        </w:rPr>
        <w:t>‌</w:t>
      </w:r>
      <w:r w:rsidRPr="00907313">
        <w:rPr>
          <w:rFonts w:cs="B Nazanin"/>
          <w:sz w:val="28"/>
          <w:szCs w:val="28"/>
          <w:rtl/>
          <w:lang w:val="en-US" w:bidi="fa-IR"/>
        </w:rPr>
        <w:t>ها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راست‌ افراط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در</w:t>
      </w:r>
      <w:ins w:id="92" w:author="Windows User" w:date="2019-11-08T01:42:00Z">
        <w:r w:rsidR="000A7AC9">
          <w:rPr>
            <w:rFonts w:cs="B Nazanin" w:hint="cs"/>
            <w:sz w:val="28"/>
            <w:szCs w:val="28"/>
            <w:rtl/>
            <w:lang w:val="en-US" w:bidi="fa-IR"/>
          </w:rPr>
          <w:t xml:space="preserve"> آلمان در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907313">
        <w:rPr>
          <w:rFonts w:cs="B Nazanin" w:hint="cs"/>
          <w:sz w:val="28"/>
          <w:szCs w:val="28"/>
          <w:rtl/>
          <w:lang w:val="en-US" w:bidi="fa-IR"/>
        </w:rPr>
        <w:t>سال‌های اخیر</w:t>
      </w:r>
      <w:del w:id="93" w:author="Windows User" w:date="2019-11-08T01:43:00Z">
        <w:r w:rsidRPr="00907313" w:rsidDel="000A7AC9">
          <w:rPr>
            <w:rFonts w:cs="B Nazanin" w:hint="cs"/>
            <w:sz w:val="28"/>
            <w:szCs w:val="28"/>
            <w:rtl/>
            <w:lang w:val="en-US" w:bidi="fa-IR"/>
          </w:rPr>
          <w:delText xml:space="preserve"> در جامع</w:delText>
        </w:r>
      </w:del>
      <w:del w:id="94" w:author="Windows User" w:date="2019-11-08T01:10:00Z">
        <w:r w:rsidRPr="00907313" w:rsidDel="006D68C3">
          <w:rPr>
            <w:rFonts w:cs="B Nazanin" w:hint="cs"/>
            <w:sz w:val="28"/>
            <w:szCs w:val="28"/>
            <w:rtl/>
            <w:lang w:val="en-US" w:bidi="fa-IR"/>
          </w:rPr>
          <w:delText>ه</w:delText>
        </w:r>
      </w:del>
      <w:del w:id="95" w:author="Windows User" w:date="2019-11-08T01:43:00Z">
        <w:r w:rsidRPr="00907313" w:rsidDel="000A7AC9">
          <w:rPr>
            <w:rFonts w:cs="B Nazanin" w:hint="cs"/>
            <w:sz w:val="28"/>
            <w:szCs w:val="28"/>
            <w:rtl/>
            <w:lang w:val="en-US" w:bidi="fa-IR"/>
          </w:rPr>
          <w:delText xml:space="preserve"> آلمان</w:delText>
        </w:r>
      </w:del>
      <w:ins w:id="96" w:author="Windows User" w:date="2019-11-08T01:35:00Z">
        <w:r w:rsidR="00B7767E">
          <w:rPr>
            <w:rFonts w:cs="B Nazanin" w:hint="cs"/>
            <w:sz w:val="28"/>
            <w:szCs w:val="28"/>
            <w:rtl/>
            <w:lang w:val="en-US" w:bidi="fa-IR"/>
          </w:rPr>
          <w:t xml:space="preserve"> نسبت به گذشته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 xml:space="preserve"> بهتر </w:t>
      </w:r>
      <w:r w:rsidRPr="00907313">
        <w:rPr>
          <w:rFonts w:cs="B Nazanin" w:hint="cs"/>
          <w:sz w:val="28"/>
          <w:szCs w:val="28"/>
          <w:rtl/>
          <w:lang w:val="en-US" w:bidi="fa-IR"/>
        </w:rPr>
        <w:t>پذیرفته شده‌اند. در نتیجه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دستگاه‌ها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امن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ت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با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د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اخت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ارات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ب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شتر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برا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کنترل و ز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ر</w:t>
      </w:r>
      <w:del w:id="97" w:author="Windows User" w:date="2019-11-08T01:11:00Z">
        <w:r w:rsidRPr="00907313" w:rsidDel="006D68C3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>نظر</w:t>
      </w:r>
      <w:del w:id="98" w:author="Windows User" w:date="2019-11-08T01:11:00Z">
        <w:r w:rsidRPr="00907313" w:rsidDel="006D68C3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>گرفتن ارتباطات در</w:t>
      </w:r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 محیط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نترنت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و رسانه‌ها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اجتماع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داشته 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باشند</w:t>
      </w:r>
      <w:r w:rsidRPr="00907313">
        <w:rPr>
          <w:rFonts w:cs="B Nazanin"/>
          <w:sz w:val="28"/>
          <w:szCs w:val="28"/>
          <w:lang w:val="en-US" w:bidi="fa-IR"/>
        </w:rPr>
        <w:t>.</w:t>
      </w:r>
    </w:p>
    <w:p w:rsidR="00907313" w:rsidRPr="00907313" w:rsidRDefault="00907313" w:rsidP="00C24BC4">
      <w:pPr>
        <w:bidi/>
        <w:rPr>
          <w:rFonts w:cs="B Nazanin"/>
          <w:sz w:val="28"/>
          <w:szCs w:val="28"/>
          <w:rtl/>
          <w:lang w:val="en-US" w:bidi="fa-IR"/>
        </w:rPr>
      </w:pPr>
      <w:r w:rsidRPr="00907313">
        <w:rPr>
          <w:rFonts w:cs="B Nazanin" w:hint="eastAsia"/>
          <w:sz w:val="28"/>
          <w:szCs w:val="28"/>
          <w:rtl/>
          <w:lang w:val="en-US" w:bidi="fa-IR"/>
        </w:rPr>
        <w:t>با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توجه به دستگ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ر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ناخدا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کشت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حامل پناهجو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ان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در 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تال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اکثر</w:t>
      </w:r>
      <w:del w:id="99" w:author="Windows User" w:date="2019-11-08T01:11:00Z">
        <w:r w:rsidRPr="00907313" w:rsidDel="00AF2637">
          <w:rPr>
            <w:rFonts w:cs="B Nazanin" w:hint="cs"/>
            <w:sz w:val="28"/>
            <w:szCs w:val="28"/>
            <w:rtl/>
            <w:lang w:val="en-US" w:bidi="fa-IR"/>
          </w:rPr>
          <w:delText>ی</w:delText>
        </w:r>
        <w:r w:rsidRPr="00907313" w:rsidDel="00AF2637">
          <w:rPr>
            <w:rFonts w:cs="B Nazanin" w:hint="eastAsia"/>
            <w:sz w:val="28"/>
            <w:szCs w:val="28"/>
            <w:rtl/>
            <w:lang w:val="en-US" w:bidi="fa-IR"/>
          </w:rPr>
          <w:delText>ت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 xml:space="preserve"> شرکت‌کنندگان در نظرسنج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ins w:id="100" w:author="Windows User" w:date="2019-11-08T01:11:00Z">
        <w:r w:rsidR="00AF2637">
          <w:rPr>
            <w:rFonts w:cs="B Nazanin" w:hint="cs"/>
            <w:sz w:val="28"/>
            <w:szCs w:val="28"/>
            <w:rtl/>
            <w:lang w:val="en-US" w:bidi="fa-IR"/>
          </w:rPr>
          <w:t xml:space="preserve"> 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>(</w:t>
      </w:r>
      <w:del w:id="101" w:author="Windows User" w:date="2019-11-08T01:11:00Z">
        <w:r w:rsidRPr="00907313" w:rsidDel="00AF2637">
          <w:rPr>
            <w:rFonts w:cs="B Nazanin"/>
            <w:sz w:val="28"/>
            <w:szCs w:val="28"/>
            <w:rtl/>
            <w:lang w:val="en-US" w:bidi="fa-IR"/>
          </w:rPr>
          <w:delText>در</w:delText>
        </w:r>
        <w:r w:rsidRPr="00907313" w:rsidDel="00AF2637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>حدود ۸۸ درصد) اعلام کردند که با تغ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ر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قوان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پناهندگ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اروپا موافق هستند. همچن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سه</w:t>
      </w:r>
      <w:ins w:id="102" w:author="Windows User" w:date="2019-11-08T01:11:00Z">
        <w:r w:rsidR="00AF2637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103" w:author="Windows User" w:date="2019-11-08T01:11:00Z">
        <w:r w:rsidRPr="00907313" w:rsidDel="00AF2637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 xml:space="preserve">چهارم از شرکت‌کنندگان از </w:t>
      </w:r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سازمان‌های </w:t>
      </w:r>
      <w:r w:rsidRPr="00907313">
        <w:rPr>
          <w:rFonts w:cs="B Nazanin"/>
          <w:sz w:val="28"/>
          <w:szCs w:val="28"/>
          <w:rtl/>
          <w:lang w:val="en-US" w:bidi="fa-IR"/>
        </w:rPr>
        <w:t>خصوص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ins w:id="104" w:author="Windows User" w:date="2019-11-08T01:12:00Z">
        <w:r w:rsidR="00AF2637">
          <w:rPr>
            <w:rFonts w:cs="B Nazanin" w:hint="cs"/>
            <w:sz w:val="28"/>
            <w:szCs w:val="28"/>
            <w:rtl/>
            <w:lang w:val="en-US" w:bidi="fa-IR"/>
          </w:rPr>
          <w:t>‌ای</w:t>
        </w:r>
        <w:r w:rsidR="00AF2637" w:rsidRPr="00AF2637">
          <w:rPr>
            <w:rFonts w:cs="B Nazanin"/>
            <w:sz w:val="28"/>
            <w:szCs w:val="28"/>
            <w:rtl/>
            <w:lang w:val="en-US" w:bidi="fa-IR"/>
          </w:rPr>
          <w:t xml:space="preserve"> </w:t>
        </w:r>
        <w:r w:rsidR="00AF2637" w:rsidRPr="00907313">
          <w:rPr>
            <w:rFonts w:cs="B Nazanin"/>
            <w:sz w:val="28"/>
            <w:szCs w:val="28"/>
            <w:rtl/>
            <w:lang w:val="en-US" w:bidi="fa-IR"/>
          </w:rPr>
          <w:t>حما</w:t>
        </w:r>
        <w:r w:rsidR="00AF2637" w:rsidRPr="00907313">
          <w:rPr>
            <w:rFonts w:cs="B Nazanin" w:hint="cs"/>
            <w:sz w:val="28"/>
            <w:szCs w:val="28"/>
            <w:rtl/>
            <w:lang w:val="en-US" w:bidi="fa-IR"/>
          </w:rPr>
          <w:t>ی</w:t>
        </w:r>
        <w:r w:rsidR="00AF2637" w:rsidRPr="00907313">
          <w:rPr>
            <w:rFonts w:cs="B Nazanin"/>
            <w:sz w:val="28"/>
            <w:szCs w:val="28"/>
            <w:rtl/>
            <w:lang w:val="en-US" w:bidi="fa-IR"/>
          </w:rPr>
          <w:t>ت کردند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907313">
        <w:rPr>
          <w:rFonts w:cs="B Nazanin" w:hint="cs"/>
          <w:sz w:val="28"/>
          <w:szCs w:val="28"/>
          <w:rtl/>
          <w:lang w:val="en-US" w:bidi="fa-IR"/>
        </w:rPr>
        <w:t>که برای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نجات پناهندگان</w:t>
      </w:r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 فعالیت می‌کنند</w:t>
      </w:r>
      <w:del w:id="105" w:author="Windows User" w:date="2019-11-08T01:12:00Z">
        <w:r w:rsidRPr="00907313" w:rsidDel="00AF2637">
          <w:rPr>
            <w:rFonts w:cs="B Nazanin" w:hint="cs"/>
            <w:sz w:val="28"/>
            <w:szCs w:val="28"/>
            <w:rtl/>
            <w:lang w:val="en-US" w:bidi="fa-IR"/>
          </w:rPr>
          <w:delText>،</w:delText>
        </w:r>
        <w:r w:rsidRPr="00907313" w:rsidDel="00AF2637">
          <w:rPr>
            <w:rFonts w:cs="B Nazanin"/>
            <w:sz w:val="28"/>
            <w:szCs w:val="28"/>
            <w:rtl/>
            <w:lang w:val="en-US" w:bidi="fa-IR"/>
          </w:rPr>
          <w:delText xml:space="preserve"> حما</w:delText>
        </w:r>
        <w:r w:rsidRPr="00907313" w:rsidDel="00AF2637">
          <w:rPr>
            <w:rFonts w:cs="B Nazanin" w:hint="cs"/>
            <w:sz w:val="28"/>
            <w:szCs w:val="28"/>
            <w:rtl/>
            <w:lang w:val="en-US" w:bidi="fa-IR"/>
          </w:rPr>
          <w:delText>ی</w:delText>
        </w:r>
        <w:r w:rsidRPr="00907313" w:rsidDel="00AF2637">
          <w:rPr>
            <w:rFonts w:cs="B Nazanin"/>
            <w:sz w:val="28"/>
            <w:szCs w:val="28"/>
            <w:rtl/>
            <w:lang w:val="en-US" w:bidi="fa-IR"/>
          </w:rPr>
          <w:delText>ت کردند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>. از نگاه آن</w:t>
      </w:r>
      <w:ins w:id="106" w:author="Windows User" w:date="2019-11-08T01:12:00Z">
        <w:r w:rsidR="00AF2637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r w:rsidRPr="00907313">
        <w:rPr>
          <w:rFonts w:cs="B Nazanin" w:hint="eastAsia"/>
          <w:sz w:val="28"/>
          <w:szCs w:val="28"/>
          <w:rtl/>
          <w:lang w:val="en-US" w:bidi="fa-IR"/>
        </w:rPr>
        <w:t>ها</w:t>
      </w:r>
      <w:ins w:id="107" w:author="Windows User" w:date="2019-11-08T01:12:00Z">
        <w:r w:rsidR="00AF2637">
          <w:rPr>
            <w:rFonts w:cs="B Nazanin" w:hint="cs"/>
            <w:sz w:val="28"/>
            <w:szCs w:val="28"/>
            <w:rtl/>
            <w:lang w:val="en-US" w:bidi="fa-IR"/>
          </w:rPr>
          <w:t>،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 xml:space="preserve"> کمک‌کنندگان</w:t>
      </w:r>
      <w:ins w:id="108" w:author="Windows User" w:date="2019-11-08T01:44:00Z">
        <w:r w:rsidR="000A7AC9">
          <w:rPr>
            <w:rFonts w:cs="B Nazanin" w:hint="cs"/>
            <w:sz w:val="28"/>
            <w:szCs w:val="28"/>
            <w:rtl/>
            <w:lang w:val="en-US" w:bidi="fa-IR"/>
          </w:rPr>
          <w:t xml:space="preserve"> به پناهندگان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 xml:space="preserve"> نبا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د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</w:t>
      </w:r>
      <w:ins w:id="109" w:author="Windows User" w:date="2019-11-08T01:44:00Z">
        <w:r w:rsidR="000A7AC9">
          <w:rPr>
            <w:rFonts w:cs="B Nazanin" w:hint="cs"/>
            <w:sz w:val="28"/>
            <w:szCs w:val="28"/>
            <w:rtl/>
            <w:lang w:val="en-US" w:bidi="fa-IR"/>
          </w:rPr>
          <w:t>از نظر</w:t>
        </w:r>
      </w:ins>
      <w:del w:id="110" w:author="Windows User" w:date="2019-11-08T01:44:00Z">
        <w:r w:rsidRPr="00907313" w:rsidDel="000A7AC9">
          <w:rPr>
            <w:rFonts w:cs="B Nazanin"/>
            <w:sz w:val="28"/>
            <w:szCs w:val="28"/>
            <w:rtl/>
            <w:lang w:val="en-US" w:bidi="fa-IR"/>
          </w:rPr>
          <w:delText>مورد پ</w:delText>
        </w:r>
        <w:r w:rsidRPr="00907313" w:rsidDel="000A7AC9">
          <w:rPr>
            <w:rFonts w:cs="B Nazanin" w:hint="cs"/>
            <w:sz w:val="28"/>
            <w:szCs w:val="28"/>
            <w:rtl/>
            <w:lang w:val="en-US" w:bidi="fa-IR"/>
          </w:rPr>
          <w:delText>ی</w:delText>
        </w:r>
        <w:r w:rsidRPr="00907313" w:rsidDel="000A7AC9">
          <w:rPr>
            <w:rFonts w:cs="B Nazanin" w:hint="eastAsia"/>
            <w:sz w:val="28"/>
            <w:szCs w:val="28"/>
            <w:rtl/>
            <w:lang w:val="en-US" w:bidi="fa-IR"/>
          </w:rPr>
          <w:delText>گرد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 xml:space="preserve"> قانون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ins w:id="111" w:author="Windows User" w:date="2019-11-08T01:44:00Z">
        <w:r w:rsidR="000A7AC9">
          <w:rPr>
            <w:rFonts w:cs="B Nazanin" w:hint="cs"/>
            <w:sz w:val="28"/>
            <w:szCs w:val="28"/>
            <w:rtl/>
            <w:lang w:val="en-US" w:bidi="fa-IR"/>
          </w:rPr>
          <w:t xml:space="preserve"> مورد پیگیرد</w:t>
        </w:r>
      </w:ins>
      <w:r w:rsidRPr="00907313">
        <w:rPr>
          <w:rFonts w:cs="B Nazanin"/>
          <w:sz w:val="28"/>
          <w:szCs w:val="28"/>
          <w:rtl/>
          <w:lang w:val="en-US" w:bidi="fa-IR"/>
        </w:rPr>
        <w:t xml:space="preserve"> قرار گ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رند</w:t>
      </w:r>
      <w:r w:rsidRPr="00907313">
        <w:rPr>
          <w:rFonts w:cs="B Nazanin"/>
          <w:sz w:val="28"/>
          <w:szCs w:val="28"/>
          <w:lang w:val="en-US" w:bidi="fa-IR"/>
        </w:rPr>
        <w:t>.</w:t>
      </w:r>
    </w:p>
    <w:p w:rsidR="00907313" w:rsidRPr="00907313" w:rsidRDefault="00907313" w:rsidP="001E73D9">
      <w:pPr>
        <w:bidi/>
        <w:rPr>
          <w:rFonts w:cs="B Nazanin"/>
          <w:sz w:val="28"/>
          <w:szCs w:val="28"/>
          <w:rtl/>
          <w:lang w:val="en-US" w:bidi="fa-IR"/>
        </w:rPr>
      </w:pPr>
      <w:r w:rsidRPr="00907313">
        <w:rPr>
          <w:rFonts w:cs="B Nazanin" w:hint="eastAsia"/>
          <w:sz w:val="28"/>
          <w:szCs w:val="28"/>
          <w:rtl/>
          <w:lang w:val="en-US" w:bidi="fa-IR"/>
        </w:rPr>
        <w:t>از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سو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د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گر،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۶۴ درصد از پاسخ‌دهندگان، توقف نجات پناهجو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ان</w:t>
      </w:r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 توسط اتحادی</w:t>
      </w:r>
      <w:ins w:id="112" w:author="Windows User" w:date="2019-11-08T01:45:00Z">
        <w:r w:rsidR="000A7AC9">
          <w:rPr>
            <w:rFonts w:cs="B Nazanin" w:hint="cs"/>
            <w:sz w:val="28"/>
            <w:szCs w:val="28"/>
            <w:rtl/>
            <w:lang w:val="en-US" w:bidi="fa-IR"/>
          </w:rPr>
          <w:t>ۀ</w:t>
        </w:r>
      </w:ins>
      <w:del w:id="113" w:author="Windows User" w:date="2019-11-08T01:45:00Z">
        <w:r w:rsidRPr="00907313" w:rsidDel="000A7AC9">
          <w:rPr>
            <w:rFonts w:cs="B Nazanin" w:hint="cs"/>
            <w:sz w:val="28"/>
            <w:szCs w:val="28"/>
            <w:rtl/>
            <w:lang w:val="en-US" w:bidi="fa-IR"/>
          </w:rPr>
          <w:delText>ه</w:delText>
        </w:r>
      </w:del>
      <w:r w:rsidRPr="00907313">
        <w:rPr>
          <w:rFonts w:cs="B Nazanin" w:hint="cs"/>
          <w:sz w:val="28"/>
          <w:szCs w:val="28"/>
          <w:rtl/>
          <w:lang w:val="en-US" w:bidi="fa-IR"/>
        </w:rPr>
        <w:t xml:space="preserve"> اروپا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در در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مد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ترانه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را اشتباه دانستند.</w:t>
      </w:r>
      <w:ins w:id="114" w:author="Windows User" w:date="2019-11-08T01:13:00Z">
        <w:r w:rsidR="00AF2637">
          <w:rPr>
            <w:rFonts w:cs="B Nazanin" w:hint="cs"/>
            <w:sz w:val="28"/>
            <w:szCs w:val="28"/>
            <w:rtl/>
            <w:lang w:val="en-US" w:bidi="fa-IR"/>
          </w:rPr>
          <w:t xml:space="preserve"> حدود </w:t>
        </w:r>
      </w:ins>
      <w:ins w:id="115" w:author="Windows User" w:date="2019-11-08T01:14:00Z">
        <w:r w:rsidR="00AF2637">
          <w:rPr>
            <w:rFonts w:cs="Calibri"/>
            <w:sz w:val="28"/>
            <w:szCs w:val="28"/>
            <w:rtl/>
            <w:lang w:val="en-US" w:bidi="fa-IR"/>
          </w:rPr>
          <w:t>۷۰</w:t>
        </w:r>
      </w:ins>
      <w:del w:id="116" w:author="Windows User" w:date="2019-11-08T01:13:00Z">
        <w:r w:rsidRPr="00907313" w:rsidDel="00AF2637">
          <w:rPr>
            <w:rFonts w:cs="B Nazanin"/>
            <w:sz w:val="28"/>
            <w:szCs w:val="28"/>
            <w:rtl/>
            <w:lang w:val="en-US" w:bidi="fa-IR"/>
          </w:rPr>
          <w:delText xml:space="preserve"> ۷۰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 xml:space="preserve"> درصد ن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ز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معتقد بودند که اقدامات سختگ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ران</w:t>
      </w:r>
      <w:ins w:id="117" w:author="Windows User" w:date="2019-11-08T01:45:00Z">
        <w:r w:rsidR="000A7AC9">
          <w:rPr>
            <w:rFonts w:cs="B Nazanin" w:hint="cs"/>
            <w:sz w:val="28"/>
            <w:szCs w:val="28"/>
            <w:rtl/>
            <w:lang w:val="en-US" w:bidi="fa-IR"/>
          </w:rPr>
          <w:t>ۀ</w:t>
        </w:r>
      </w:ins>
      <w:del w:id="118" w:author="Windows User" w:date="2019-11-08T01:45:00Z">
        <w:r w:rsidRPr="00907313" w:rsidDel="000A7AC9">
          <w:rPr>
            <w:rFonts w:cs="B Nazanin" w:hint="eastAsia"/>
            <w:sz w:val="28"/>
            <w:szCs w:val="28"/>
            <w:rtl/>
            <w:lang w:val="en-US" w:bidi="fa-IR"/>
          </w:rPr>
          <w:delText>ه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 xml:space="preserve"> 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تال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برا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برخورد با پناهجو</w:t>
      </w:r>
      <w:r w:rsidRPr="00907313">
        <w:rPr>
          <w:rFonts w:cs="B Nazanin" w:hint="cs"/>
          <w:sz w:val="28"/>
          <w:szCs w:val="28"/>
          <w:rtl/>
          <w:lang w:val="en-US" w:bidi="fa-IR"/>
        </w:rPr>
        <w:t>ی</w:t>
      </w:r>
      <w:r w:rsidRPr="00907313">
        <w:rPr>
          <w:rFonts w:cs="B Nazanin" w:hint="eastAsia"/>
          <w:sz w:val="28"/>
          <w:szCs w:val="28"/>
          <w:rtl/>
          <w:lang w:val="en-US" w:bidi="fa-IR"/>
        </w:rPr>
        <w:t>ان</w:t>
      </w:r>
      <w:r w:rsidRPr="00907313">
        <w:rPr>
          <w:rFonts w:cs="B Nazanin"/>
          <w:sz w:val="28"/>
          <w:szCs w:val="28"/>
          <w:rtl/>
          <w:lang w:val="en-US" w:bidi="fa-IR"/>
        </w:rPr>
        <w:t xml:space="preserve"> </w:t>
      </w:r>
      <w:del w:id="119" w:author="Windows User" w:date="2019-11-08T01:14:00Z">
        <w:r w:rsidRPr="00907313" w:rsidDel="00AF2637">
          <w:rPr>
            <w:rFonts w:cs="B Nazanin"/>
            <w:sz w:val="28"/>
            <w:szCs w:val="28"/>
            <w:rtl/>
            <w:lang w:val="en-US" w:bidi="fa-IR"/>
          </w:rPr>
          <w:delText>نا</w:delText>
        </w:r>
      </w:del>
      <w:r w:rsidRPr="00907313">
        <w:rPr>
          <w:rFonts w:cs="B Nazanin"/>
          <w:sz w:val="28"/>
          <w:szCs w:val="28"/>
          <w:rtl/>
          <w:lang w:val="en-US" w:bidi="fa-IR"/>
        </w:rPr>
        <w:t xml:space="preserve">درست </w:t>
      </w:r>
      <w:ins w:id="120" w:author="Windows User" w:date="2019-11-08T01:14:00Z">
        <w:r w:rsidR="00AF2637">
          <w:rPr>
            <w:rFonts w:cs="B Nazanin" w:hint="cs"/>
            <w:sz w:val="28"/>
            <w:szCs w:val="28"/>
            <w:rtl/>
            <w:lang w:val="en-US" w:bidi="fa-IR"/>
          </w:rPr>
          <w:t>نی</w:t>
        </w:r>
      </w:ins>
      <w:del w:id="121" w:author="Windows User" w:date="2019-11-08T01:14:00Z">
        <w:r w:rsidRPr="00907313" w:rsidDel="00AF2637">
          <w:rPr>
            <w:rFonts w:cs="B Nazanin" w:hint="cs"/>
            <w:sz w:val="28"/>
            <w:szCs w:val="28"/>
            <w:rtl/>
            <w:lang w:val="en-US" w:bidi="fa-IR"/>
          </w:rPr>
          <w:delText>ا</w:delText>
        </w:r>
      </w:del>
      <w:r w:rsidRPr="00907313">
        <w:rPr>
          <w:rFonts w:cs="B Nazanin" w:hint="cs"/>
          <w:sz w:val="28"/>
          <w:szCs w:val="28"/>
          <w:rtl/>
          <w:lang w:val="en-US" w:bidi="fa-IR"/>
        </w:rPr>
        <w:t>ست</w:t>
      </w:r>
      <w:r w:rsidRPr="00907313">
        <w:rPr>
          <w:rFonts w:cs="B Nazanin"/>
          <w:sz w:val="28"/>
          <w:szCs w:val="28"/>
          <w:lang w:val="en-US" w:bidi="fa-IR"/>
        </w:rPr>
        <w:t>.</w:t>
      </w:r>
    </w:p>
    <w:p w:rsidR="00907313" w:rsidRDefault="00907313" w:rsidP="00907313">
      <w:pPr>
        <w:bidi/>
        <w:rPr>
          <w:rFonts w:cs="B Nazanin"/>
          <w:color w:val="00B0F0"/>
          <w:sz w:val="24"/>
          <w:szCs w:val="24"/>
          <w:rtl/>
          <w:lang w:val="en-US" w:bidi="fa-IR"/>
        </w:rPr>
      </w:pPr>
      <w:r w:rsidRPr="00724DF4">
        <w:rPr>
          <w:rFonts w:cs="B Nazanin" w:hint="eastAsia"/>
          <w:color w:val="00B0F0"/>
          <w:sz w:val="24"/>
          <w:szCs w:val="24"/>
          <w:rtl/>
          <w:lang w:val="en-US" w:bidi="fa-IR"/>
        </w:rPr>
        <w:t>منبع</w:t>
      </w:r>
      <w:r w:rsidRPr="00724DF4">
        <w:rPr>
          <w:rFonts w:cs="B Nazanin"/>
          <w:color w:val="00B0F0"/>
          <w:sz w:val="24"/>
          <w:szCs w:val="24"/>
          <w:lang w:val="en-US" w:bidi="fa-IR"/>
        </w:rPr>
        <w:t>:</w:t>
      </w:r>
      <w:r>
        <w:rPr>
          <w:rFonts w:cs="B Nazanin" w:hint="cs"/>
          <w:color w:val="00B0F0"/>
          <w:sz w:val="24"/>
          <w:szCs w:val="24"/>
          <w:rtl/>
          <w:lang w:val="en-US" w:bidi="fa-IR"/>
        </w:rPr>
        <w:t xml:space="preserve"> </w:t>
      </w:r>
      <w:hyperlink r:id="rId7" w:history="1">
        <w:r w:rsidRPr="00907313">
          <w:rPr>
            <w:rStyle w:val="Hyperlink"/>
            <w:rFonts w:cs="B Nazanin"/>
            <w:sz w:val="24"/>
            <w:szCs w:val="24"/>
            <w:lang w:val="en-US" w:bidi="fa-IR"/>
          </w:rPr>
          <w:t>https://www.welt.de/politik/deutschland/article196355107/Deutschlandtrend-Deutsche-haben-Sorge-wegen-Rechtsextremen.html</w:t>
        </w:r>
      </w:hyperlink>
    </w:p>
    <w:p w:rsidR="00907313" w:rsidRPr="00907313" w:rsidRDefault="00907313" w:rsidP="00907313">
      <w:pPr>
        <w:bidi/>
        <w:rPr>
          <w:rFonts w:cs="B Zar"/>
          <w:b/>
          <w:bCs/>
          <w:sz w:val="26"/>
          <w:szCs w:val="26"/>
          <w:rtl/>
          <w:lang w:val="en-US" w:bidi="fa-IR"/>
        </w:rPr>
      </w:pPr>
      <w:r w:rsidRPr="00907313">
        <w:rPr>
          <w:rFonts w:cs="B Zar" w:hint="cs"/>
          <w:b/>
          <w:bCs/>
          <w:sz w:val="26"/>
          <w:szCs w:val="26"/>
          <w:rtl/>
          <w:lang w:val="en-US" w:bidi="fa-IR"/>
        </w:rPr>
        <w:t>رایزنی فرهنگی ج.ا.ایران در آلمان</w:t>
      </w:r>
    </w:p>
    <w:p w:rsidR="00907313" w:rsidRPr="00724DF4" w:rsidRDefault="00907313" w:rsidP="00907313">
      <w:pPr>
        <w:bidi/>
        <w:rPr>
          <w:rFonts w:cs="B Nazanin"/>
          <w:color w:val="00B0F0"/>
          <w:sz w:val="24"/>
          <w:szCs w:val="24"/>
          <w:rtl/>
          <w:lang w:val="en-US" w:bidi="fa-IR"/>
        </w:rPr>
      </w:pPr>
    </w:p>
    <w:p w:rsidR="00005A2F" w:rsidRDefault="00005A2F"/>
    <w:sectPr w:rsidR="00005A2F" w:rsidSect="00005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8F36D3"/>
    <w:multiLevelType w:val="hybridMultilevel"/>
    <w:tmpl w:val="069CF0A8"/>
    <w:lvl w:ilvl="0" w:tplc="111260A2">
      <w:start w:val="1"/>
      <w:numFmt w:val="bullet"/>
      <w:lvlText w:val=""/>
      <w:lvlJc w:val="left"/>
      <w:pPr>
        <w:ind w:left="720" w:hanging="360"/>
      </w:pPr>
      <w:rPr>
        <w:rFonts w:ascii="Wingdings 3" w:hAnsi="Wingdings 3" w:hint="default"/>
        <w:color w:val="C0000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313"/>
    <w:rsid w:val="00005A2F"/>
    <w:rsid w:val="000A7AC9"/>
    <w:rsid w:val="001E73D9"/>
    <w:rsid w:val="00363BB1"/>
    <w:rsid w:val="003E6758"/>
    <w:rsid w:val="005918A1"/>
    <w:rsid w:val="00637B46"/>
    <w:rsid w:val="006D68C3"/>
    <w:rsid w:val="008C198B"/>
    <w:rsid w:val="00907313"/>
    <w:rsid w:val="00A1462B"/>
    <w:rsid w:val="00AF2637"/>
    <w:rsid w:val="00B7767E"/>
    <w:rsid w:val="00BB2B57"/>
    <w:rsid w:val="00C03310"/>
    <w:rsid w:val="00C24BC4"/>
    <w:rsid w:val="00C916B4"/>
    <w:rsid w:val="00DD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313"/>
    <w:pPr>
      <w:jc w:val="both"/>
    </w:pPr>
    <w:rPr>
      <w:rFonts w:ascii="Calibri" w:eastAsia="Calibri" w:hAnsi="Calibri" w:cs="Arial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73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313"/>
    <w:rPr>
      <w:rFonts w:ascii="Tahoma" w:eastAsia="Calibri" w:hAnsi="Tahoma" w:cs="Tahoma"/>
      <w:sz w:val="16"/>
      <w:szCs w:val="16"/>
      <w:lang w:val="de-DE"/>
    </w:rPr>
  </w:style>
  <w:style w:type="character" w:styleId="Hyperlink">
    <w:name w:val="Hyperlink"/>
    <w:basedOn w:val="DefaultParagraphFont"/>
    <w:uiPriority w:val="99"/>
    <w:unhideWhenUsed/>
    <w:rsid w:val="0090731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313"/>
    <w:pPr>
      <w:jc w:val="both"/>
    </w:pPr>
    <w:rPr>
      <w:rFonts w:ascii="Calibri" w:eastAsia="Calibri" w:hAnsi="Calibri" w:cs="Arial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73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313"/>
    <w:rPr>
      <w:rFonts w:ascii="Tahoma" w:eastAsia="Calibri" w:hAnsi="Tahoma" w:cs="Tahoma"/>
      <w:sz w:val="16"/>
      <w:szCs w:val="16"/>
      <w:lang w:val="de-DE"/>
    </w:rPr>
  </w:style>
  <w:style w:type="character" w:styleId="Hyperlink">
    <w:name w:val="Hyperlink"/>
    <w:basedOn w:val="DefaultParagraphFont"/>
    <w:uiPriority w:val="99"/>
    <w:unhideWhenUsed/>
    <w:rsid w:val="009073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welt.de/politik/deutschland/article196355107/Deutschlandtrend-Deutsche-haben-Sorge-wegen-Rechtsextreme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</dc:creator>
  <cp:lastModifiedBy>Windows User</cp:lastModifiedBy>
  <cp:revision>25</cp:revision>
  <dcterms:created xsi:type="dcterms:W3CDTF">2019-11-06T14:03:00Z</dcterms:created>
  <dcterms:modified xsi:type="dcterms:W3CDTF">2019-11-07T22:16:00Z</dcterms:modified>
</cp:coreProperties>
</file>