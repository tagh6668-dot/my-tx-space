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43DE1" w:rsidRDefault="0011210B">
      <w:r>
        <w:t xml:space="preserve">JOINT STATEMENT FOLLOWING THE INAUGURAL MEETING ON SEPTEMBER 15 2021 </w:t>
      </w:r>
      <w:proofErr w:type="gramStart"/>
      <w:r>
        <w:t>OF :</w:t>
      </w:r>
      <w:proofErr w:type="gramEnd"/>
    </w:p>
    <w:p w14:paraId="00000002" w14:textId="77777777" w:rsidR="00143DE1" w:rsidRDefault="00143DE1"/>
    <w:p w14:paraId="00000003" w14:textId="77777777" w:rsidR="00143DE1" w:rsidRDefault="0011210B">
      <w:r>
        <w:t>THE CENTER FOR INTERRELIGIOUS AND INTERCULTURAL DIALOGUE IN IRAN WITH THE AUSTRALIAN CENTRE FOR CHRISTIANITY AND CULTURE AND THE NATIONAL COUNCIL OF CHURCHES OF AUSTRALIA.</w:t>
      </w:r>
    </w:p>
    <w:p w14:paraId="00000004" w14:textId="77777777" w:rsidR="00143DE1" w:rsidRDefault="00143DE1"/>
    <w:p w14:paraId="00000005" w14:textId="77777777" w:rsidR="00143DE1" w:rsidRDefault="00143DE1"/>
    <w:p w14:paraId="00000006" w14:textId="77777777" w:rsidR="00143DE1" w:rsidRDefault="00143DE1"/>
    <w:p w14:paraId="00000007" w14:textId="5A4CA41C" w:rsidR="00143DE1" w:rsidRDefault="0011210B">
      <w:r>
        <w:t xml:space="preserve">The evidence is </w:t>
      </w:r>
      <w:ins w:id="0" w:author="Microsoft Office User" w:date="2021-09-17T08:13:00Z">
        <w:r w:rsidR="00270ADB">
          <w:t>clear</w:t>
        </w:r>
      </w:ins>
      <w:del w:id="1" w:author="Microsoft Office User" w:date="2021-09-17T08:13:00Z">
        <w:r w:rsidDel="00270ADB">
          <w:delText>vivid</w:delText>
        </w:r>
      </w:del>
      <w:r>
        <w:t xml:space="preserve"> that healthier relations between members of the one human f</w:t>
      </w:r>
      <w:r>
        <w:t xml:space="preserve">amily are </w:t>
      </w:r>
      <w:proofErr w:type="gramStart"/>
      <w:r>
        <w:t>now  crucial</w:t>
      </w:r>
      <w:proofErr w:type="gramEnd"/>
      <w:r>
        <w:t>.</w:t>
      </w:r>
    </w:p>
    <w:p w14:paraId="00000008" w14:textId="77777777" w:rsidR="00143DE1" w:rsidRDefault="00143DE1"/>
    <w:p w14:paraId="00000009" w14:textId="6096FC86" w:rsidR="00143DE1" w:rsidRDefault="0011210B">
      <w:r>
        <w:t>Adversarial</w:t>
      </w:r>
      <w:del w:id="2" w:author="Microsoft Office User" w:date="2021-09-17T08:13:00Z">
        <w:r w:rsidDel="00270ADB">
          <w:delText xml:space="preserve"> </w:delText>
        </w:r>
      </w:del>
      <w:r>
        <w:t>,</w:t>
      </w:r>
      <w:ins w:id="3" w:author="Microsoft Office User" w:date="2021-09-17T08:13:00Z">
        <w:r w:rsidR="00270ADB">
          <w:t xml:space="preserve"> </w:t>
        </w:r>
      </w:ins>
      <w:r>
        <w:t>unforgiving</w:t>
      </w:r>
      <w:del w:id="4" w:author="Microsoft Office User" w:date="2021-09-17T08:13:00Z">
        <w:r w:rsidDel="00270ADB">
          <w:delText xml:space="preserve"> </w:delText>
        </w:r>
      </w:del>
      <w:r>
        <w:t>,</w:t>
      </w:r>
      <w:ins w:id="5" w:author="Microsoft Office User" w:date="2021-09-17T08:13:00Z">
        <w:r w:rsidR="00270ADB">
          <w:t xml:space="preserve"> </w:t>
        </w:r>
      </w:ins>
      <w:r>
        <w:t>habitually conflictual relations between nations and cultures are destroying the planet and causing immense</w:t>
      </w:r>
      <w:ins w:id="6" w:author="Microsoft Office User" w:date="2021-09-17T08:13:00Z">
        <w:r w:rsidR="00270ADB">
          <w:t xml:space="preserve"> and </w:t>
        </w:r>
      </w:ins>
      <w:del w:id="7" w:author="Microsoft Office User" w:date="2021-09-17T08:13:00Z">
        <w:r w:rsidDel="00270ADB">
          <w:delText>,</w:delText>
        </w:r>
      </w:del>
      <w:r>
        <w:t xml:space="preserve">tragic </w:t>
      </w:r>
      <w:del w:id="8" w:author="Microsoft Office User" w:date="2021-09-17T08:13:00Z">
        <w:r w:rsidDel="00270ADB">
          <w:delText xml:space="preserve"> </w:delText>
        </w:r>
      </w:del>
      <w:r>
        <w:t>suffering</w:t>
      </w:r>
      <w:del w:id="9" w:author="Microsoft Office User" w:date="2021-09-17T08:13:00Z">
        <w:r w:rsidDel="00270ADB">
          <w:delText xml:space="preserve"> </w:delText>
        </w:r>
      </w:del>
      <w:r>
        <w:t>.</w:t>
      </w:r>
    </w:p>
    <w:p w14:paraId="0000000A" w14:textId="77777777" w:rsidR="00143DE1" w:rsidRDefault="00143DE1"/>
    <w:p w14:paraId="0000000B" w14:textId="1FA29AC5" w:rsidR="00143DE1" w:rsidRDefault="0011210B">
      <w:r>
        <w:t xml:space="preserve">People of faith have a </w:t>
      </w:r>
      <w:del w:id="10" w:author="Microsoft Office User" w:date="2021-09-17T08:14:00Z">
        <w:r w:rsidDel="00270ADB">
          <w:delText>vital</w:delText>
        </w:r>
      </w:del>
      <w:ins w:id="11" w:author="Microsoft Office User" w:date="2021-09-17T08:16:00Z">
        <w:r w:rsidR="00270ADB">
          <w:t xml:space="preserve">unique </w:t>
        </w:r>
      </w:ins>
      <w:del w:id="12" w:author="Microsoft Office User" w:date="2021-09-17T08:15:00Z">
        <w:r w:rsidDel="00270ADB">
          <w:delText xml:space="preserve"> </w:delText>
        </w:r>
      </w:del>
      <w:r>
        <w:t xml:space="preserve">opportunity </w:t>
      </w:r>
      <w:del w:id="13" w:author="Microsoft Office User" w:date="2021-09-17T08:16:00Z">
        <w:r w:rsidDel="00270ADB">
          <w:delText xml:space="preserve"> </w:delText>
        </w:r>
      </w:del>
      <w:r>
        <w:t xml:space="preserve">and </w:t>
      </w:r>
      <w:ins w:id="14" w:author="Microsoft Office User" w:date="2021-09-17T08:16:00Z">
        <w:r w:rsidR="00270ADB">
          <w:t xml:space="preserve">special </w:t>
        </w:r>
      </w:ins>
      <w:r>
        <w:t>responsibility to help humanki</w:t>
      </w:r>
      <w:r>
        <w:t>nd cultivate a planetary life that is more loving,</w:t>
      </w:r>
      <w:ins w:id="15" w:author="Microsoft Office User" w:date="2021-09-17T08:14:00Z">
        <w:r w:rsidR="00270ADB">
          <w:t xml:space="preserve"> </w:t>
        </w:r>
      </w:ins>
      <w:r>
        <w:t xml:space="preserve">more understanding and more </w:t>
      </w:r>
      <w:del w:id="16" w:author="Microsoft Office User" w:date="2021-09-17T08:16:00Z">
        <w:r w:rsidDel="00270ADB">
          <w:delText xml:space="preserve"> </w:delText>
        </w:r>
      </w:del>
      <w:r>
        <w:t>forgiving.</w:t>
      </w:r>
    </w:p>
    <w:p w14:paraId="0000000C" w14:textId="77777777" w:rsidR="00143DE1" w:rsidRDefault="00143DE1"/>
    <w:p w14:paraId="0000000D" w14:textId="2348A066" w:rsidR="00143DE1" w:rsidRDefault="0011210B">
      <w:r>
        <w:t xml:space="preserve">These </w:t>
      </w:r>
      <w:ins w:id="17" w:author="Microsoft Office User" w:date="2021-09-17T08:19:00Z">
        <w:r w:rsidR="00270ADB">
          <w:t xml:space="preserve">were the common views </w:t>
        </w:r>
      </w:ins>
      <w:ins w:id="18" w:author="Microsoft Office User" w:date="2021-09-17T08:20:00Z">
        <w:r w:rsidR="00270ADB">
          <w:t xml:space="preserve">of </w:t>
        </w:r>
      </w:ins>
      <w:ins w:id="19" w:author="Microsoft Office User" w:date="2021-09-17T08:19:00Z">
        <w:r w:rsidR="00270ADB">
          <w:t xml:space="preserve">all participants </w:t>
        </w:r>
      </w:ins>
      <w:del w:id="20" w:author="Microsoft Office User" w:date="2021-09-17T08:19:00Z">
        <w:r w:rsidDel="00270ADB">
          <w:delText xml:space="preserve">were </w:delText>
        </w:r>
      </w:del>
      <w:del w:id="21" w:author="Microsoft Office User" w:date="2021-09-17T08:18:00Z">
        <w:r w:rsidDel="00270ADB">
          <w:delText xml:space="preserve">amongst agreed perceptions </w:delText>
        </w:r>
      </w:del>
      <w:del w:id="22" w:author="Microsoft Office User" w:date="2021-09-17T08:19:00Z">
        <w:r w:rsidDel="00270ADB">
          <w:delText xml:space="preserve">shared </w:delText>
        </w:r>
      </w:del>
      <w:r>
        <w:t>at the first meeting of the leaders of both the Iranian Center for Interreligious and Intercultural Dialogue(CID) and th</w:t>
      </w:r>
      <w:r>
        <w:t>e Australian Centre for Christianity and Culture(ACC&amp;C),with the National Council of Churches of Australia( NCCA).</w:t>
      </w:r>
    </w:p>
    <w:p w14:paraId="0000000E" w14:textId="77777777" w:rsidR="00143DE1" w:rsidRDefault="00143DE1"/>
    <w:p w14:paraId="0000000F" w14:textId="77777777" w:rsidR="00143DE1" w:rsidRDefault="0011210B">
      <w:r>
        <w:t xml:space="preserve">This first  </w:t>
      </w:r>
      <w:del w:id="23" w:author="Microsoft Office User" w:date="2021-09-17T08:21:00Z">
        <w:r w:rsidDel="00270ADB">
          <w:delText xml:space="preserve"> </w:delText>
        </w:r>
      </w:del>
      <w:r>
        <w:t xml:space="preserve">virtual meeting took place on Wednesday September 15. </w:t>
      </w:r>
    </w:p>
    <w:p w14:paraId="00000010" w14:textId="77777777" w:rsidR="00143DE1" w:rsidRDefault="00143DE1"/>
    <w:p w14:paraId="00000011" w14:textId="77777777" w:rsidR="00143DE1" w:rsidRDefault="0011210B">
      <w:r>
        <w:t>Our new connection was greatly assisted by the Embassy of the Islamic R</w:t>
      </w:r>
      <w:r>
        <w:t>epublic of Iran.</w:t>
      </w:r>
    </w:p>
    <w:p w14:paraId="00000012" w14:textId="77777777" w:rsidR="00143DE1" w:rsidRDefault="00143DE1"/>
    <w:p w14:paraId="00000013" w14:textId="343E3C4D" w:rsidR="00143DE1" w:rsidRDefault="0011210B">
      <w:r>
        <w:t xml:space="preserve">While both of us have established Dialogues and Partnerships with other international </w:t>
      </w:r>
      <w:proofErr w:type="spellStart"/>
      <w:r>
        <w:t>Centres</w:t>
      </w:r>
      <w:proofErr w:type="spellEnd"/>
      <w:r>
        <w:t xml:space="preserve">, for each of us this is a new </w:t>
      </w:r>
      <w:del w:id="24" w:author="Microsoft Office User" w:date="2021-09-17T08:22:00Z">
        <w:r w:rsidDel="00270ADB">
          <w:delText xml:space="preserve"> </w:delText>
        </w:r>
      </w:del>
      <w:r>
        <w:t>venture</w:t>
      </w:r>
      <w:del w:id="25" w:author="Microsoft Office User" w:date="2021-09-17T08:22:00Z">
        <w:r w:rsidDel="00270ADB">
          <w:delText xml:space="preserve"> </w:delText>
        </w:r>
      </w:del>
      <w:r>
        <w:t>,</w:t>
      </w:r>
      <w:ins w:id="26" w:author="Microsoft Office User" w:date="2021-09-17T08:22:00Z">
        <w:r w:rsidR="00270ADB">
          <w:t xml:space="preserve"> </w:t>
        </w:r>
      </w:ins>
      <w:r>
        <w:t>linking Iran and Australia</w:t>
      </w:r>
      <w:del w:id="27" w:author="Microsoft Office User" w:date="2021-09-17T08:22:00Z">
        <w:r w:rsidDel="00270ADB">
          <w:delText xml:space="preserve"> </w:delText>
        </w:r>
      </w:del>
      <w:r>
        <w:t>.</w:t>
      </w:r>
    </w:p>
    <w:p w14:paraId="00000014" w14:textId="77777777" w:rsidR="00143DE1" w:rsidRDefault="00143DE1"/>
    <w:p w14:paraId="00000015" w14:textId="77777777" w:rsidR="00143DE1" w:rsidRDefault="0011210B">
      <w:r>
        <w:t>We shared our delight that this link has become possible and expressed our</w:t>
      </w:r>
      <w:r>
        <w:t xml:space="preserve"> mutual sense of responsibility to make the best of our connection.</w:t>
      </w:r>
    </w:p>
    <w:p w14:paraId="00000016" w14:textId="77777777" w:rsidR="00143DE1" w:rsidRDefault="00143DE1"/>
    <w:p w14:paraId="00000017" w14:textId="60613C77" w:rsidR="00143DE1" w:rsidRDefault="00270ADB">
      <w:ins w:id="28" w:author="Microsoft Office User" w:date="2021-09-17T08:22:00Z">
        <w:r>
          <w:t>Our co</w:t>
        </w:r>
      </w:ins>
      <w:ins w:id="29" w:author="Microsoft Office User" w:date="2021-09-17T08:23:00Z">
        <w:r>
          <w:t xml:space="preserve">mmon concern was expressed as a question: </w:t>
        </w:r>
      </w:ins>
      <w:del w:id="30" w:author="Microsoft Office User" w:date="2021-09-17T08:22:00Z">
        <w:r w:rsidR="0011210B" w:rsidDel="00270ADB">
          <w:delText>Hence</w:delText>
        </w:r>
      </w:del>
      <w:r w:rsidR="0011210B">
        <w:t xml:space="preserve"> </w:t>
      </w:r>
      <w:del w:id="31" w:author="Microsoft Office User" w:date="2021-09-17T08:23:00Z">
        <w:r w:rsidR="0011210B" w:rsidDel="00270ADB">
          <w:delText>we asked each other</w:delText>
        </w:r>
      </w:del>
      <w:del w:id="32" w:author="Microsoft Office User" w:date="2021-09-17T08:22:00Z">
        <w:r w:rsidR="0011210B" w:rsidDel="00270ADB">
          <w:delText xml:space="preserve"> </w:delText>
        </w:r>
      </w:del>
      <w:del w:id="33" w:author="Microsoft Office User" w:date="2021-09-17T08:23:00Z">
        <w:r w:rsidR="0011210B" w:rsidDel="00270ADB">
          <w:delText>,</w:delText>
        </w:r>
      </w:del>
      <w:r w:rsidR="0011210B">
        <w:t>how can we better serve humanity together?</w:t>
      </w:r>
    </w:p>
    <w:p w14:paraId="00000018" w14:textId="77777777" w:rsidR="00143DE1" w:rsidRDefault="00143DE1"/>
    <w:p w14:paraId="00000019" w14:textId="77777777" w:rsidR="00143DE1" w:rsidRDefault="0011210B">
      <w:r>
        <w:t>Looking ahead to future meetings</w:t>
      </w:r>
      <w:del w:id="34" w:author="Microsoft Office User" w:date="2021-09-17T08:22:00Z">
        <w:r w:rsidDel="00270ADB">
          <w:delText xml:space="preserve">  </w:delText>
        </w:r>
      </w:del>
      <w:r>
        <w:t>, we asked what can people of faith in Iran and in Australia do together regarding</w:t>
      </w:r>
      <w:r>
        <w:t xml:space="preserve"> climate change and the plight of people displaced as refugees?</w:t>
      </w:r>
    </w:p>
    <w:p w14:paraId="0000001A" w14:textId="77777777" w:rsidR="00143DE1" w:rsidRDefault="00143DE1"/>
    <w:p w14:paraId="0000001B" w14:textId="77777777" w:rsidR="00143DE1" w:rsidRDefault="0011210B">
      <w:r>
        <w:t>Whilst these issues were agreed as forming an agenda for a next Webinar</w:t>
      </w:r>
      <w:del w:id="35" w:author="Microsoft Office User" w:date="2021-09-17T08:23:00Z">
        <w:r w:rsidDel="00270ADB">
          <w:delText xml:space="preserve"> </w:delText>
        </w:r>
      </w:del>
      <w:r>
        <w:t xml:space="preserve">, this agreement came after sharing some aspects </w:t>
      </w:r>
      <w:del w:id="36" w:author="Microsoft Office User" w:date="2021-09-17T08:23:00Z">
        <w:r w:rsidDel="00270ADB">
          <w:delText xml:space="preserve"> </w:delText>
        </w:r>
      </w:del>
      <w:r>
        <w:t xml:space="preserve">of our personal </w:t>
      </w:r>
      <w:proofErr w:type="gramStart"/>
      <w:r>
        <w:t>stories .</w:t>
      </w:r>
      <w:proofErr w:type="gramEnd"/>
    </w:p>
    <w:p w14:paraId="0000001C" w14:textId="77777777" w:rsidR="00143DE1" w:rsidRDefault="00143DE1"/>
    <w:p w14:paraId="0000001D" w14:textId="0D597933" w:rsidR="00143DE1" w:rsidRDefault="0011210B">
      <w:r>
        <w:t>We found common experiences,</w:t>
      </w:r>
      <w:ins w:id="37" w:author="Microsoft Office User" w:date="2021-09-17T08:23:00Z">
        <w:r w:rsidR="00270ADB">
          <w:t xml:space="preserve"> </w:t>
        </w:r>
      </w:ins>
      <w:r>
        <w:t>notwithstandin</w:t>
      </w:r>
      <w:r>
        <w:t xml:space="preserve">g the distance between Iran and Australia: </w:t>
      </w:r>
    </w:p>
    <w:p w14:paraId="0000001E" w14:textId="77777777" w:rsidR="00143DE1" w:rsidRDefault="00143DE1"/>
    <w:p w14:paraId="0000001F" w14:textId="77777777" w:rsidR="00143DE1" w:rsidRDefault="0011210B">
      <w:r>
        <w:lastRenderedPageBreak/>
        <w:t>These included our family backgrounds in rural and regional areas</w:t>
      </w:r>
      <w:del w:id="38" w:author="Microsoft Office User" w:date="2021-09-17T08:23:00Z">
        <w:r w:rsidDel="00270ADB">
          <w:delText xml:space="preserve"> </w:delText>
        </w:r>
      </w:del>
      <w:r>
        <w:t>; the impact of war’s trauma on our respective families and our many years of adult life in multifaith and multicultural settings.</w:t>
      </w:r>
    </w:p>
    <w:p w14:paraId="00000020" w14:textId="77777777" w:rsidR="00143DE1" w:rsidRDefault="00143DE1"/>
    <w:p w14:paraId="00000021" w14:textId="323F4B54" w:rsidR="00143DE1" w:rsidRDefault="0011210B">
      <w:r>
        <w:t>Agreeing to focus next on climate change and on the plight</w:t>
      </w:r>
      <w:r>
        <w:t xml:space="preserve"> of refugees</w:t>
      </w:r>
      <w:del w:id="39" w:author="Microsoft Office User" w:date="2021-09-17T08:24:00Z">
        <w:r w:rsidDel="00270ADB">
          <w:delText xml:space="preserve"> </w:delText>
        </w:r>
      </w:del>
      <w:r>
        <w:t>, we were assisted by our consideration of the September “</w:t>
      </w:r>
      <w:r w:rsidRPr="00270ADB">
        <w:rPr>
          <w:i/>
          <w:iCs/>
          <w:rPrChange w:id="40" w:author="Microsoft Office User" w:date="2021-09-17T08:24:00Z">
            <w:rPr/>
          </w:rPrChange>
        </w:rPr>
        <w:t>Joint Message for the Protection of Creation</w:t>
      </w:r>
      <w:r>
        <w:t xml:space="preserve"> “</w:t>
      </w:r>
      <w:ins w:id="41" w:author="Microsoft Office User" w:date="2021-09-17T08:26:00Z">
        <w:r w:rsidR="00270ADB">
          <w:t xml:space="preserve"> </w:t>
        </w:r>
      </w:ins>
      <w:del w:id="42" w:author="Microsoft Office User" w:date="2021-09-17T08:26:00Z">
        <w:r w:rsidDel="00270ADB">
          <w:delText xml:space="preserve"> </w:delText>
        </w:r>
      </w:del>
      <w:ins w:id="43" w:author="Microsoft Office User" w:date="2021-09-17T08:24:00Z">
        <w:r w:rsidR="00270ADB">
          <w:t xml:space="preserve">recently made public </w:t>
        </w:r>
      </w:ins>
      <w:r>
        <w:t xml:space="preserve">by </w:t>
      </w:r>
      <w:del w:id="44" w:author="Microsoft Office User" w:date="2021-09-17T08:26:00Z">
        <w:r w:rsidDel="00270ADB">
          <w:delText xml:space="preserve"> </w:delText>
        </w:r>
      </w:del>
      <w:r>
        <w:t>the Ecumenical Patriarch Bartholomew, Pope Francis and the Archbishop of Canterbury.</w:t>
      </w:r>
    </w:p>
    <w:p w14:paraId="00000022" w14:textId="77777777" w:rsidR="00143DE1" w:rsidRDefault="00143DE1"/>
    <w:p w14:paraId="00000023" w14:textId="17980BA2" w:rsidR="00143DE1" w:rsidDel="00270ADB" w:rsidRDefault="00270ADB" w:rsidP="00270ADB">
      <w:pPr>
        <w:rPr>
          <w:del w:id="45" w:author="Microsoft Office User" w:date="2021-09-17T08:25:00Z"/>
        </w:rPr>
        <w:pPrChange w:id="46" w:author="Microsoft Office User" w:date="2021-09-17T08:25:00Z">
          <w:pPr/>
        </w:pPrChange>
      </w:pPr>
      <w:ins w:id="47" w:author="Microsoft Office User" w:date="2021-09-17T08:26:00Z">
        <w:r>
          <w:t>We are a</w:t>
        </w:r>
      </w:ins>
      <w:del w:id="48" w:author="Microsoft Office User" w:date="2021-09-17T08:26:00Z">
        <w:r w:rsidR="0011210B" w:rsidDel="00270ADB">
          <w:delText>A</w:delText>
        </w:r>
      </w:del>
      <w:r w:rsidR="0011210B">
        <w:t>ware of equivalent Statements made by Islamic l</w:t>
      </w:r>
      <w:r w:rsidR="0011210B">
        <w:t>eaders</w:t>
      </w:r>
      <w:ins w:id="49" w:author="Microsoft Office User" w:date="2021-09-17T08:24:00Z">
        <w:r>
          <w:t>,</w:t>
        </w:r>
      </w:ins>
      <w:r w:rsidR="0011210B">
        <w:t xml:space="preserve"> and conscious of the crucial upcoming climate change conference,</w:t>
      </w:r>
      <w:ins w:id="50" w:author="Microsoft Office User" w:date="2021-09-17T08:24:00Z">
        <w:r>
          <w:t xml:space="preserve"> </w:t>
        </w:r>
      </w:ins>
      <w:r w:rsidR="0011210B">
        <w:t>UNCOP  26, which begins on October 31 in Glasgow</w:t>
      </w:r>
      <w:del w:id="51" w:author="Microsoft Office User" w:date="2021-09-17T08:24:00Z">
        <w:r w:rsidR="0011210B" w:rsidDel="00270ADB">
          <w:delText xml:space="preserve"> </w:delText>
        </w:r>
      </w:del>
      <w:ins w:id="52" w:author="Microsoft Office User" w:date="2021-09-17T08:27:00Z">
        <w:r>
          <w:t>. We</w:t>
        </w:r>
      </w:ins>
      <w:del w:id="53" w:author="Microsoft Office User" w:date="2021-09-17T08:27:00Z">
        <w:r w:rsidR="0011210B" w:rsidDel="00270ADB">
          <w:delText>,</w:delText>
        </w:r>
      </w:del>
      <w:ins w:id="54" w:author="Microsoft Office User" w:date="2021-09-17T08:27:00Z">
        <w:r>
          <w:t xml:space="preserve"> </w:t>
        </w:r>
      </w:ins>
      <w:del w:id="55" w:author="Microsoft Office User" w:date="2021-09-17T08:27:00Z">
        <w:r w:rsidR="0011210B" w:rsidDel="00270ADB">
          <w:delText xml:space="preserve"> we </w:delText>
        </w:r>
      </w:del>
      <w:r w:rsidR="0011210B">
        <w:t xml:space="preserve">agreed </w:t>
      </w:r>
      <w:ins w:id="56" w:author="Microsoft Office User" w:date="2021-09-17T08:25:00Z">
        <w:r>
          <w:t xml:space="preserve">to </w:t>
        </w:r>
      </w:ins>
      <w:del w:id="57" w:author="Microsoft Office User" w:date="2021-09-17T08:25:00Z">
        <w:r w:rsidR="0011210B" w:rsidDel="00270ADB">
          <w:delText xml:space="preserve">to each </w:delText>
        </w:r>
      </w:del>
      <w:r w:rsidR="0011210B">
        <w:t xml:space="preserve">offer our prayers </w:t>
      </w:r>
      <w:ins w:id="58" w:author="Microsoft Office User" w:date="2021-09-17T08:29:00Z">
        <w:r w:rsidR="0011210B">
          <w:t xml:space="preserve">from </w:t>
        </w:r>
        <w:r w:rsidR="0011210B">
          <w:t xml:space="preserve">the </w:t>
        </w:r>
        <w:r w:rsidR="0011210B">
          <w:t xml:space="preserve">beginning until </w:t>
        </w:r>
        <w:r w:rsidR="0011210B">
          <w:t>the</w:t>
        </w:r>
        <w:r w:rsidR="0011210B">
          <w:t xml:space="preserve"> end </w:t>
        </w:r>
        <w:r w:rsidR="0011210B">
          <w:t xml:space="preserve">of the conference, </w:t>
        </w:r>
      </w:ins>
      <w:del w:id="59" w:author="Microsoft Office User" w:date="2021-09-17T08:25:00Z">
        <w:r w:rsidR="0011210B" w:rsidDel="00270ADB">
          <w:delText>from its beginning until its end .</w:delText>
        </w:r>
      </w:del>
    </w:p>
    <w:p w14:paraId="00000024" w14:textId="32549412" w:rsidR="00143DE1" w:rsidDel="00270ADB" w:rsidRDefault="00143DE1" w:rsidP="00270ADB">
      <w:pPr>
        <w:rPr>
          <w:del w:id="60" w:author="Microsoft Office User" w:date="2021-09-17T08:25:00Z"/>
        </w:rPr>
        <w:pPrChange w:id="61" w:author="Microsoft Office User" w:date="2021-09-17T08:25:00Z">
          <w:pPr/>
        </w:pPrChange>
      </w:pPr>
    </w:p>
    <w:p w14:paraId="00000025" w14:textId="71C1474F" w:rsidR="00143DE1" w:rsidRDefault="0011210B" w:rsidP="00270ADB">
      <w:del w:id="62" w:author="Microsoft Office User" w:date="2021-09-17T08:25:00Z">
        <w:r w:rsidDel="00270ADB">
          <w:delText xml:space="preserve">We agreed to offer our prayers , </w:delText>
        </w:r>
      </w:del>
      <w:r>
        <w:t>along with other people of fa</w:t>
      </w:r>
      <w:r>
        <w:t xml:space="preserve">ith, including </w:t>
      </w:r>
      <w:del w:id="63" w:author="Microsoft Office User" w:date="2021-09-17T08:25:00Z">
        <w:r w:rsidDel="00270ADB">
          <w:delText xml:space="preserve"> </w:delText>
        </w:r>
      </w:del>
      <w:r>
        <w:t>on the virtual platforms that may be available internationally during COP26.</w:t>
      </w:r>
    </w:p>
    <w:p w14:paraId="00000026" w14:textId="77777777" w:rsidR="00143DE1" w:rsidRDefault="00143DE1"/>
    <w:p w14:paraId="00000027" w14:textId="77777777" w:rsidR="00143DE1" w:rsidRDefault="0011210B">
      <w:r>
        <w:t>Our initial meeting concluded with much warmth</w:t>
      </w:r>
      <w:del w:id="64" w:author="Microsoft Office User" w:date="2021-09-17T08:26:00Z">
        <w:r w:rsidDel="00270ADB">
          <w:delText xml:space="preserve"> </w:delText>
        </w:r>
      </w:del>
      <w:r>
        <w:t xml:space="preserve">. We now hold each other in the prayers of our hearts as </w:t>
      </w:r>
      <w:del w:id="65" w:author="Microsoft Office User" w:date="2021-09-17T08:26:00Z">
        <w:r w:rsidDel="00270ADB">
          <w:delText xml:space="preserve"> </w:delText>
        </w:r>
      </w:del>
      <w:r>
        <w:t>our important Dialogue evolves.</w:t>
      </w:r>
    </w:p>
    <w:p w14:paraId="00000028" w14:textId="77777777" w:rsidR="00143DE1" w:rsidRDefault="00143DE1"/>
    <w:p w14:paraId="00000029" w14:textId="77777777" w:rsidR="00143DE1" w:rsidRDefault="0011210B">
      <w:r>
        <w:t>We pray for each other a</w:t>
      </w:r>
      <w:r>
        <w:t xml:space="preserve">nd for our future work </w:t>
      </w:r>
      <w:del w:id="66" w:author="Microsoft Office User" w:date="2021-09-17T08:26:00Z">
        <w:r w:rsidDel="00270ADB">
          <w:delText xml:space="preserve"> </w:delText>
        </w:r>
      </w:del>
      <w:r>
        <w:t>with the understanding that the earth is our common home and that we share a responsibility to look after each child of the planet</w:t>
      </w:r>
      <w:del w:id="67" w:author="Microsoft Office User" w:date="2021-09-17T08:29:00Z">
        <w:r w:rsidDel="0011210B">
          <w:delText xml:space="preserve"> </w:delText>
        </w:r>
      </w:del>
      <w:r>
        <w:t>.</w:t>
      </w:r>
    </w:p>
    <w:p w14:paraId="0000002A" w14:textId="77777777" w:rsidR="00143DE1" w:rsidRDefault="00143DE1"/>
    <w:p w14:paraId="0000002B" w14:textId="77777777" w:rsidR="00143DE1" w:rsidRDefault="0011210B">
      <w:r>
        <w:t>BISHOP PHILIP HUGGINS</w:t>
      </w:r>
    </w:p>
    <w:sectPr w:rsidR="00143D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6"/>
  <w:proofState w:spelling="clean" w:grammar="clean"/>
  <w:trackRevision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DE1"/>
    <w:rsid w:val="0011210B"/>
    <w:rsid w:val="00143DE1"/>
    <w:rsid w:val="0027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8B6E5"/>
  <w15:docId w15:val="{A1CACF9E-2BE5-154E-9EE0-211E3180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ADB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AD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2021-09-16T22:28:00Z</dcterms:created>
  <dcterms:modified xsi:type="dcterms:W3CDTF">2021-09-16T22:29:00Z</dcterms:modified>
</cp:coreProperties>
</file>