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F35" w:rsidRPr="00CE77C5" w:rsidRDefault="002E0F35" w:rsidP="00F17DA6">
      <w:pPr>
        <w:bidi/>
        <w:spacing w:after="0" w:line="240" w:lineRule="auto"/>
        <w:jc w:val="center"/>
        <w:rPr>
          <w:rFonts w:ascii="Calibri" w:hAnsi="Calibri" w:cs="B Nazanin"/>
          <w:b/>
          <w:bCs/>
          <w:sz w:val="24"/>
          <w:szCs w:val="32"/>
          <w:rtl/>
          <w:lang w:bidi="fa-IR"/>
        </w:rPr>
      </w:pPr>
      <w:r w:rsidRPr="00CE77C5">
        <w:rPr>
          <w:rFonts w:ascii="Calibri" w:hAnsi="Calibri" w:cs="B Nazanin" w:hint="cs"/>
          <w:b/>
          <w:bCs/>
          <w:sz w:val="24"/>
          <w:szCs w:val="32"/>
          <w:rtl/>
          <w:lang w:bidi="fa-IR"/>
        </w:rPr>
        <w:t>بیگانه</w:t>
      </w:r>
      <w:ins w:id="0" w:author="Windows User" w:date="2019-11-08T01:48:00Z">
        <w:r w:rsidR="00635EE9">
          <w:rPr>
            <w:rFonts w:ascii="Calibri" w:hAnsi="Calibri" w:cs="B Nazanin" w:hint="cs"/>
            <w:b/>
            <w:bCs/>
            <w:sz w:val="24"/>
            <w:szCs w:val="32"/>
            <w:rtl/>
            <w:lang w:bidi="fa-IR"/>
          </w:rPr>
          <w:t>‌</w:t>
        </w:r>
      </w:ins>
      <w:del w:id="1" w:author="Windows User" w:date="2019-11-08T01:47:00Z">
        <w:r w:rsidRPr="00CE77C5" w:rsidDel="00635EE9">
          <w:rPr>
            <w:rFonts w:ascii="Calibri" w:hAnsi="Calibri" w:cs="B Nazanin" w:hint="cs"/>
            <w:b/>
            <w:bCs/>
            <w:sz w:val="24"/>
            <w:szCs w:val="32"/>
            <w:rtl/>
            <w:lang w:bidi="fa-IR"/>
          </w:rPr>
          <w:delText xml:space="preserve"> </w:delText>
        </w:r>
      </w:del>
      <w:r w:rsidRPr="00CE77C5">
        <w:rPr>
          <w:rFonts w:ascii="Calibri" w:hAnsi="Calibri" w:cs="B Nazanin" w:hint="cs"/>
          <w:b/>
          <w:bCs/>
          <w:sz w:val="24"/>
          <w:szCs w:val="32"/>
          <w:rtl/>
          <w:lang w:bidi="fa-IR"/>
        </w:rPr>
        <w:t>هراسی در ایتالیا</w:t>
      </w:r>
    </w:p>
    <w:p w:rsidR="002E0F35" w:rsidRPr="00CE77C5" w:rsidRDefault="002E0F35" w:rsidP="00F17DA6">
      <w:pPr>
        <w:bidi/>
        <w:spacing w:after="0" w:line="240" w:lineRule="auto"/>
        <w:jc w:val="center"/>
        <w:rPr>
          <w:rFonts w:ascii="Calibri" w:hAnsi="Calibri" w:cs="B Nazanin"/>
          <w:b/>
          <w:bCs/>
          <w:sz w:val="24"/>
          <w:szCs w:val="32"/>
          <w:rtl/>
          <w:lang w:bidi="fa-IR"/>
        </w:rPr>
      </w:pPr>
      <w:r w:rsidRPr="00CE77C5">
        <w:rPr>
          <w:rFonts w:ascii="Calibri" w:hAnsi="Calibri" w:cs="B Nazanin" w:hint="cs"/>
          <w:b/>
          <w:bCs/>
          <w:sz w:val="24"/>
          <w:szCs w:val="32"/>
          <w:rtl/>
          <w:lang w:bidi="fa-IR"/>
        </w:rPr>
        <w:t>رویکردی دولتی</w:t>
      </w:r>
      <w:del w:id="2" w:author="Windows User" w:date="2019-11-08T01:48:00Z">
        <w:r w:rsidRPr="00CE77C5" w:rsidDel="00635EE9">
          <w:rPr>
            <w:rFonts w:ascii="Calibri" w:hAnsi="Calibri" w:cs="B Nazanin" w:hint="cs"/>
            <w:b/>
            <w:bCs/>
            <w:sz w:val="24"/>
            <w:szCs w:val="32"/>
            <w:rtl/>
            <w:lang w:bidi="fa-IR"/>
          </w:rPr>
          <w:delText>؛</w:delText>
        </w:r>
      </w:del>
      <w:r w:rsidR="007462B1" w:rsidRPr="00CE77C5">
        <w:rPr>
          <w:rFonts w:ascii="Calibri" w:hAnsi="Calibri" w:cs="B Nazanin" w:hint="cs"/>
          <w:b/>
          <w:bCs/>
          <w:sz w:val="24"/>
          <w:szCs w:val="32"/>
          <w:rtl/>
          <w:lang w:bidi="fa-IR"/>
        </w:rPr>
        <w:t xml:space="preserve"> </w:t>
      </w:r>
      <w:r w:rsidRPr="00CE77C5">
        <w:rPr>
          <w:rFonts w:ascii="Calibri" w:hAnsi="Calibri" w:cs="B Nazanin" w:hint="cs"/>
          <w:b/>
          <w:bCs/>
          <w:sz w:val="24"/>
          <w:szCs w:val="32"/>
          <w:rtl/>
          <w:lang w:bidi="fa-IR"/>
        </w:rPr>
        <w:t>یا فرهنگی جمعی؟</w:t>
      </w:r>
    </w:p>
    <w:p w:rsidR="0005649D" w:rsidRPr="00CE77C5" w:rsidRDefault="0005649D" w:rsidP="00F17DA6">
      <w:pPr>
        <w:bidi/>
        <w:spacing w:before="120" w:after="240"/>
        <w:jc w:val="both"/>
        <w:rPr>
          <w:rFonts w:ascii="Calibri" w:hAnsi="Calibri" w:cs="B Nazanin"/>
          <w:sz w:val="24"/>
          <w:szCs w:val="28"/>
          <w:rtl/>
          <w:lang w:bidi="fa-IR"/>
        </w:rPr>
      </w:pP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در این </w:t>
      </w:r>
      <w:ins w:id="3" w:author="Windows User" w:date="2019-11-08T01:50:00Z">
        <w:r w:rsidR="00635EE9">
          <w:rPr>
            <w:rFonts w:ascii="Calibri" w:hAnsi="Calibri" w:cs="B Nazanin" w:hint="cs"/>
            <w:sz w:val="24"/>
            <w:szCs w:val="28"/>
            <w:rtl/>
            <w:lang w:bidi="fa-IR"/>
          </w:rPr>
          <w:t>پژوهش</w:t>
        </w:r>
      </w:ins>
      <w:del w:id="4" w:author="Windows User" w:date="2019-11-08T01:50:00Z">
        <w:r w:rsidRPr="00CE77C5" w:rsidDel="00635EE9">
          <w:rPr>
            <w:rFonts w:ascii="Calibri" w:hAnsi="Calibri" w:cs="B Nazanin" w:hint="cs"/>
            <w:sz w:val="24"/>
            <w:szCs w:val="28"/>
            <w:rtl/>
            <w:lang w:bidi="fa-IR"/>
          </w:rPr>
          <w:delText>جستار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،</w:t>
      </w:r>
      <w:ins w:id="5" w:author="Windows User" w:date="2019-11-08T01:52:00Z">
        <w:r w:rsidR="00BD7613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براساس</w:t>
        </w:r>
      </w:ins>
      <w:del w:id="6" w:author="Windows User" w:date="2019-11-08T01:52:00Z">
        <w:r w:rsidRPr="00CE77C5" w:rsidDel="00BD7613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del w:id="7" w:author="Windows User" w:date="2019-11-08T01:50:00Z">
        <w:r w:rsidRPr="00CE77C5" w:rsidDel="00635EE9">
          <w:rPr>
            <w:rFonts w:ascii="Calibri" w:hAnsi="Calibri" w:cs="B Nazanin" w:hint="cs"/>
            <w:sz w:val="24"/>
            <w:szCs w:val="28"/>
            <w:rtl/>
            <w:lang w:bidi="fa-IR"/>
          </w:rPr>
          <w:delText>از رهگذر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واکاوی ساختار تعاملی پدیدارهایی که در نگاه نخست</w:t>
      </w:r>
      <w:ins w:id="8" w:author="Windows User" w:date="2019-11-08T01:52:00Z">
        <w:r w:rsidR="00BD7613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از نظر</w:t>
        </w:r>
      </w:ins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سیاسی</w:t>
      </w:r>
      <w:del w:id="9" w:author="Windows User" w:date="2019-11-08T01:50:00Z">
        <w:r w:rsidRPr="00CE77C5" w:rsidDel="00635EE9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یا اقتصادی ارزیابی </w:t>
      </w:r>
      <w:r w:rsidR="007462B1" w:rsidRPr="00CE77C5">
        <w:rPr>
          <w:rFonts w:ascii="Calibri" w:hAnsi="Calibri" w:cs="B Nazanin" w:hint="cs"/>
          <w:sz w:val="24"/>
          <w:szCs w:val="28"/>
          <w:rtl/>
          <w:lang w:bidi="fa-IR"/>
        </w:rPr>
        <w:t>می‌</w:t>
      </w:r>
      <w:ins w:id="10" w:author="Windows User" w:date="2019-11-08T01:58:00Z">
        <w:r w:rsidR="0044319F">
          <w:rPr>
            <w:rFonts w:ascii="Calibri" w:hAnsi="Calibri" w:cs="B Nazanin" w:hint="cs"/>
            <w:sz w:val="24"/>
            <w:szCs w:val="28"/>
            <w:rtl/>
            <w:lang w:bidi="fa-IR"/>
          </w:rPr>
          <w:t>شوند</w:t>
        </w:r>
      </w:ins>
      <w:del w:id="11" w:author="Windows User" w:date="2019-11-08T01:58:00Z">
        <w:r w:rsidRPr="00CE77C5" w:rsidDel="0044319F">
          <w:rPr>
            <w:rFonts w:ascii="Calibri" w:hAnsi="Calibri" w:cs="B Nazanin" w:hint="cs"/>
            <w:sz w:val="24"/>
            <w:szCs w:val="28"/>
            <w:rtl/>
            <w:lang w:bidi="fa-IR"/>
          </w:rPr>
          <w:delText>گردند</w:delText>
        </w:r>
      </w:del>
      <w:ins w:id="12" w:author="Windows User" w:date="2019-11-09T22:41:00Z">
        <w:r w:rsidR="00C67F8E">
          <w:rPr>
            <w:rFonts w:ascii="Calibri" w:hAnsi="Calibri" w:cs="B Nazanin"/>
            <w:sz w:val="24"/>
            <w:szCs w:val="28"/>
            <w:lang w:bidi="fa-IR"/>
          </w:rPr>
          <w:t>T</w:t>
        </w:r>
      </w:ins>
      <w:del w:id="13" w:author="Windows User" w:date="2019-11-09T22:41:00Z">
        <w:r w:rsidRPr="00CE77C5" w:rsidDel="00C67F8E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چشم</w:t>
      </w:r>
      <w:ins w:id="14" w:author="Windows User" w:date="2019-11-08T01:51:00Z">
        <w:r w:rsidR="00635EE9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15" w:author="Windows User" w:date="2019-11-08T01:51:00Z">
        <w:r w:rsidRPr="00CE77C5" w:rsidDel="00635EE9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اندازی از رویکردی غالب و هشدار</w:t>
      </w:r>
      <w:del w:id="16" w:author="Windows User" w:date="2019-11-08T01:51:00Z">
        <w:r w:rsidRPr="00CE77C5" w:rsidDel="00635EE9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دهنده در فرهنگ جمعی ایتالیای معاصر</w:t>
      </w:r>
      <w:del w:id="17" w:author="Windows User" w:date="2019-11-09T22:41:00Z">
        <w:r w:rsidRPr="00CE77C5" w:rsidDel="00C67F8E">
          <w:rPr>
            <w:rFonts w:ascii="Calibri" w:hAnsi="Calibri" w:cs="B Nazanin" w:hint="cs"/>
            <w:sz w:val="24"/>
            <w:szCs w:val="28"/>
            <w:rtl/>
            <w:lang w:bidi="fa-IR"/>
          </w:rPr>
          <w:delText>،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ترسیم خواهد شد</w:t>
      </w:r>
      <w:ins w:id="18" w:author="Windows User" w:date="2019-11-08T01:53:00Z">
        <w:r w:rsidR="00BD7613">
          <w:rPr>
            <w:rFonts w:ascii="Calibri" w:hAnsi="Calibri" w:cs="B Nazanin" w:hint="cs"/>
            <w:sz w:val="24"/>
            <w:szCs w:val="28"/>
            <w:rtl/>
            <w:lang w:bidi="fa-IR"/>
          </w:rPr>
          <w:t>.</w:t>
        </w:r>
      </w:ins>
      <w:del w:id="19" w:author="Windows User" w:date="2019-11-08T01:53:00Z">
        <w:r w:rsidRPr="00CE77C5" w:rsidDel="00BD7613">
          <w:rPr>
            <w:rFonts w:ascii="Calibri" w:hAnsi="Calibri" w:cs="B Nazanin" w:hint="cs"/>
            <w:sz w:val="24"/>
            <w:szCs w:val="28"/>
            <w:rtl/>
            <w:lang w:bidi="fa-IR"/>
          </w:rPr>
          <w:delText>:</w:delText>
        </w:r>
      </w:del>
      <w:del w:id="20" w:author="Windows User" w:date="2019-11-08T01:51:00Z">
        <w:r w:rsidRPr="00CE77C5" w:rsidDel="00635EE9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</w:p>
    <w:p w:rsidR="00452553" w:rsidRPr="00CE77C5" w:rsidRDefault="00452553" w:rsidP="00C67F8E">
      <w:pPr>
        <w:bidi/>
        <w:spacing w:after="120"/>
        <w:jc w:val="both"/>
        <w:rPr>
          <w:rFonts w:ascii="Calibri" w:hAnsi="Calibri" w:cs="B Nazanin"/>
          <w:sz w:val="24"/>
          <w:szCs w:val="28"/>
          <w:rtl/>
          <w:lang w:bidi="fa-IR"/>
        </w:rPr>
      </w:pP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پس از </w:t>
      </w:r>
      <w:r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21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>گذشت یک سال از آغاز فعالیت دولت ائتلافی</w:t>
      </w:r>
      <w:ins w:id="22" w:author="Windows User" w:date="2019-11-08T02:03:00Z">
        <w:r w:rsidR="0044319F" w:rsidRPr="00C67F8E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  <w:rPrChange w:id="23" w:author="Windows User" w:date="2019-11-09T22:42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t>،</w:t>
        </w:r>
      </w:ins>
      <w:r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24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 xml:space="preserve"> احزاب راست</w:t>
      </w:r>
      <w:ins w:id="25" w:author="Windows User" w:date="2019-11-08T01:53:00Z">
        <w:r w:rsidR="00BD7613" w:rsidRPr="00C67F8E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  <w:rPrChange w:id="26" w:author="Windows User" w:date="2019-11-09T22:42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t>‌</w:t>
        </w:r>
      </w:ins>
      <w:del w:id="27" w:author="Windows User" w:date="2019-11-08T01:53:00Z">
        <w:r w:rsidRPr="00C67F8E" w:rsidDel="00BD7613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  <w:rPrChange w:id="28" w:author="Windows User" w:date="2019-11-09T22:42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29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>گرای افراطی و عوام</w:t>
      </w:r>
      <w:ins w:id="30" w:author="Windows User" w:date="2019-11-08T01:53:00Z">
        <w:r w:rsidR="00BD7613" w:rsidRPr="00C67F8E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  <w:rPrChange w:id="31" w:author="Windows User" w:date="2019-11-09T22:42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t>‌</w:t>
        </w:r>
      </w:ins>
      <w:del w:id="32" w:author="Windows User" w:date="2019-11-08T01:53:00Z">
        <w:r w:rsidRPr="00C67F8E" w:rsidDel="00BD7613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  <w:rPrChange w:id="33" w:author="Windows User" w:date="2019-11-09T22:42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34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>گر</w:t>
      </w:r>
      <w:ins w:id="35" w:author="Windows User" w:date="2019-11-09T22:41:00Z">
        <w:r w:rsidR="00C67F8E" w:rsidRPr="00C67F8E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  <w:rPrChange w:id="36" w:author="Windows User" w:date="2019-11-09T22:42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t>ا</w:t>
        </w:r>
      </w:ins>
      <w:r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37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>یان در ایتالیا</w:t>
      </w:r>
      <w:ins w:id="38" w:author="Windows User" w:date="2019-11-08T02:06:00Z">
        <w:r w:rsidR="0044319F" w:rsidRPr="00C67F8E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  <w:rPrChange w:id="39" w:author="Windows User" w:date="2019-11-09T22:42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t xml:space="preserve"> و</w:t>
        </w:r>
      </w:ins>
      <w:del w:id="40" w:author="Windows User" w:date="2019-11-08T01:53:00Z">
        <w:r w:rsidRPr="00C67F8E" w:rsidDel="00BD7613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  <w:rPrChange w:id="41" w:author="Windows User" w:date="2019-11-09T22:42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delText>؛</w:delText>
        </w:r>
      </w:del>
      <w:r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42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 xml:space="preserve"> غوغای مانورهای مختلف در این کشور</w:t>
      </w:r>
      <w:ins w:id="43" w:author="Windows User" w:date="2019-11-08T01:54:00Z">
        <w:r w:rsidR="00BD7613" w:rsidRPr="00C67F8E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  <w:rPrChange w:id="44" w:author="Windows User" w:date="2019-11-09T22:42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t xml:space="preserve"> </w:t>
        </w:r>
        <w:r w:rsidR="00BD7613" w:rsidRPr="00C67F8E">
          <w:rPr>
            <w:rFonts w:ascii="Calibri" w:hAnsi="Calibri" w:cs="Times New Roman" w:hint="cs"/>
            <w:sz w:val="24"/>
            <w:szCs w:val="28"/>
            <w:highlight w:val="yellow"/>
            <w:rtl/>
            <w:lang w:bidi="fa-IR"/>
            <w:rPrChange w:id="45" w:author="Windows User" w:date="2019-11-09T22:42:00Z">
              <w:rPr>
                <w:rFonts w:ascii="Calibri" w:hAnsi="Calibri" w:cs="Times New Roman" w:hint="cs"/>
                <w:sz w:val="24"/>
                <w:szCs w:val="28"/>
                <w:rtl/>
                <w:lang w:bidi="fa-IR"/>
              </w:rPr>
            </w:rPrChange>
          </w:rPr>
          <w:t>_</w:t>
        </w:r>
      </w:ins>
      <w:del w:id="46" w:author="Windows User" w:date="2019-11-08T01:54:00Z">
        <w:r w:rsidRPr="00C67F8E" w:rsidDel="00BD7613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  <w:rPrChange w:id="47" w:author="Windows User" w:date="2019-11-09T22:42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delText>؛</w:delText>
        </w:r>
      </w:del>
      <w:r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48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 xml:space="preserve"> </w:t>
      </w:r>
      <w:r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49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هر</w:t>
      </w:r>
      <w:del w:id="50" w:author="Windows User" w:date="2019-11-08T01:54:00Z">
        <w:r w:rsidRPr="00C67F8E" w:rsidDel="00BD7613">
          <w:rPr>
            <w:rFonts w:ascii="Calibri" w:hAnsi="Calibri" w:cs="B Nazanin"/>
            <w:sz w:val="24"/>
            <w:szCs w:val="28"/>
            <w:highlight w:val="yellow"/>
            <w:rtl/>
            <w:lang w:bidi="fa-IR"/>
            <w:rPrChange w:id="51" w:author="Windows User" w:date="2019-11-09T22:42:00Z">
              <w:rPr>
                <w:rFonts w:ascii="Calibri" w:hAnsi="Calibri" w:cs="B Nazanin"/>
                <w:sz w:val="24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52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چه</w:t>
      </w:r>
      <w:r w:rsidRPr="00C67F8E">
        <w:rPr>
          <w:rFonts w:ascii="Calibri" w:hAnsi="Calibri" w:cs="B Nazanin"/>
          <w:sz w:val="24"/>
          <w:szCs w:val="28"/>
          <w:highlight w:val="yellow"/>
          <w:rtl/>
          <w:lang w:bidi="fa-IR"/>
          <w:rPrChange w:id="53" w:author="Windows User" w:date="2019-11-09T22:42:00Z">
            <w:rPr>
              <w:rFonts w:ascii="Calibri" w:hAnsi="Calibri" w:cs="B Nazanin"/>
              <w:sz w:val="24"/>
              <w:szCs w:val="28"/>
              <w:rtl/>
              <w:lang w:bidi="fa-IR"/>
            </w:rPr>
          </w:rPrChange>
        </w:rPr>
        <w:t xml:space="preserve"> </w:t>
      </w:r>
      <w:r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54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در</w:t>
      </w:r>
      <w:r w:rsidRPr="00C67F8E">
        <w:rPr>
          <w:rFonts w:ascii="Calibri" w:hAnsi="Calibri" w:cs="B Nazanin"/>
          <w:sz w:val="24"/>
          <w:szCs w:val="28"/>
          <w:highlight w:val="yellow"/>
          <w:rtl/>
          <w:lang w:bidi="fa-IR"/>
          <w:rPrChange w:id="55" w:author="Windows User" w:date="2019-11-09T22:42:00Z">
            <w:rPr>
              <w:rFonts w:ascii="Calibri" w:hAnsi="Calibri" w:cs="B Nazanin"/>
              <w:sz w:val="24"/>
              <w:szCs w:val="28"/>
              <w:rtl/>
              <w:lang w:bidi="fa-IR"/>
            </w:rPr>
          </w:rPrChange>
        </w:rPr>
        <w:t xml:space="preserve"> </w:t>
      </w:r>
      <w:r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56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عرص</w:t>
      </w:r>
      <w:ins w:id="57" w:author="Windows User" w:date="2019-11-08T01:54:00Z">
        <w:r w:rsidR="00BD7613" w:rsidRPr="00C67F8E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  <w:rPrChange w:id="58" w:author="Windows User" w:date="2019-11-09T22:42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t>ۀ</w:t>
        </w:r>
      </w:ins>
      <w:del w:id="59" w:author="Windows User" w:date="2019-11-08T01:54:00Z">
        <w:r w:rsidRPr="00C67F8E" w:rsidDel="00BD7613">
          <w:rPr>
            <w:rFonts w:ascii="Calibri" w:hAnsi="Calibri" w:cs="B Nazanin" w:hint="eastAsia"/>
            <w:sz w:val="24"/>
            <w:szCs w:val="28"/>
            <w:highlight w:val="yellow"/>
            <w:rtl/>
            <w:lang w:bidi="fa-IR"/>
            <w:rPrChange w:id="60" w:author="Windows User" w:date="2019-11-09T22:42:00Z">
              <w:rPr>
                <w:rFonts w:ascii="Calibri" w:hAnsi="Calibri" w:cs="B Nazanin" w:hint="eastAsia"/>
                <w:sz w:val="24"/>
                <w:szCs w:val="28"/>
                <w:rtl/>
                <w:lang w:bidi="fa-IR"/>
              </w:rPr>
            </w:rPrChange>
          </w:rPr>
          <w:delText>ه</w:delText>
        </w:r>
      </w:del>
      <w:r w:rsidRPr="00C67F8E">
        <w:rPr>
          <w:rFonts w:ascii="Calibri" w:hAnsi="Calibri" w:cs="B Nazanin"/>
          <w:sz w:val="24"/>
          <w:szCs w:val="28"/>
          <w:highlight w:val="yellow"/>
          <w:rtl/>
          <w:lang w:bidi="fa-IR"/>
          <w:rPrChange w:id="61" w:author="Windows User" w:date="2019-11-09T22:42:00Z">
            <w:rPr>
              <w:rFonts w:ascii="Calibri" w:hAnsi="Calibri" w:cs="B Nazanin"/>
              <w:sz w:val="24"/>
              <w:szCs w:val="28"/>
              <w:rtl/>
              <w:lang w:bidi="fa-IR"/>
            </w:rPr>
          </w:rPrChange>
        </w:rPr>
        <w:t xml:space="preserve"> اقتصاد</w:t>
      </w:r>
      <w:r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62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>ی</w:t>
      </w:r>
      <w:r w:rsidRPr="00C67F8E">
        <w:rPr>
          <w:rFonts w:ascii="Calibri" w:hAnsi="Calibri" w:cs="B Nazanin"/>
          <w:sz w:val="24"/>
          <w:szCs w:val="28"/>
          <w:highlight w:val="yellow"/>
          <w:rtl/>
          <w:lang w:bidi="fa-IR"/>
          <w:rPrChange w:id="63" w:author="Windows User" w:date="2019-11-09T22:42:00Z">
            <w:rPr>
              <w:rFonts w:ascii="Calibri" w:hAnsi="Calibri" w:cs="B Nazanin"/>
              <w:sz w:val="24"/>
              <w:szCs w:val="28"/>
              <w:rtl/>
              <w:lang w:bidi="fa-IR"/>
            </w:rPr>
          </w:rPrChange>
        </w:rPr>
        <w:t xml:space="preserve"> </w:t>
      </w:r>
      <w:r w:rsidR="00DB1D6E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64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غ</w:t>
      </w:r>
      <w:r w:rsidR="00DB1D6E"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65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>ی</w:t>
      </w:r>
      <w:r w:rsidR="00DB1D6E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66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ر</w:t>
      </w:r>
      <w:del w:id="67" w:author="Windows User" w:date="2019-11-08T01:54:00Z">
        <w:r w:rsidR="00DB1D6E" w:rsidRPr="00C67F8E" w:rsidDel="00BD7613">
          <w:rPr>
            <w:rFonts w:ascii="Calibri" w:hAnsi="Calibri" w:cs="B Nazanin"/>
            <w:sz w:val="24"/>
            <w:szCs w:val="28"/>
            <w:highlight w:val="yellow"/>
            <w:rtl/>
            <w:lang w:bidi="fa-IR"/>
            <w:rPrChange w:id="68" w:author="Windows User" w:date="2019-11-09T22:42:00Z">
              <w:rPr>
                <w:rFonts w:ascii="Calibri" w:hAnsi="Calibri" w:cs="B Nazanin"/>
                <w:sz w:val="24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DB1D6E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69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بهر</w:t>
      </w:r>
      <w:ins w:id="70" w:author="Windows User" w:date="2019-11-09T22:26:00Z">
        <w:r w:rsidR="00077FE9" w:rsidRPr="00D6114F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</w:rPr>
          <w:t>ه</w:t>
        </w:r>
      </w:ins>
      <w:del w:id="71" w:author="Windows User" w:date="2019-11-09T22:26:00Z">
        <w:r w:rsidR="00DB1D6E" w:rsidRPr="00C67F8E" w:rsidDel="00077FE9">
          <w:rPr>
            <w:rFonts w:ascii="Calibri" w:hAnsi="Calibri" w:cs="B Nazanin" w:hint="eastAsia"/>
            <w:sz w:val="24"/>
            <w:szCs w:val="28"/>
            <w:highlight w:val="yellow"/>
            <w:rtl/>
            <w:lang w:bidi="fa-IR"/>
            <w:rPrChange w:id="72" w:author="Windows User" w:date="2019-11-09T22:42:00Z">
              <w:rPr>
                <w:rFonts w:ascii="Calibri" w:hAnsi="Calibri" w:cs="B Nazanin" w:hint="eastAsia"/>
                <w:sz w:val="24"/>
                <w:szCs w:val="28"/>
                <w:rtl/>
                <w:lang w:bidi="fa-IR"/>
              </w:rPr>
            </w:rPrChange>
          </w:rPr>
          <w:delText>ه</w:delText>
        </w:r>
      </w:del>
      <w:ins w:id="73" w:author="Windows User" w:date="2019-11-09T22:27:00Z">
        <w:r w:rsidR="00077FE9" w:rsidRPr="00D6114F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</w:rPr>
          <w:t>‌</w:t>
        </w:r>
      </w:ins>
      <w:del w:id="74" w:author="Windows User" w:date="2019-11-08T01:54:00Z">
        <w:r w:rsidR="00DB1D6E" w:rsidRPr="00C67F8E" w:rsidDel="00BD7613">
          <w:rPr>
            <w:rFonts w:ascii="Calibri" w:hAnsi="Calibri" w:cs="B Nazanin"/>
            <w:sz w:val="24"/>
            <w:szCs w:val="28"/>
            <w:highlight w:val="yellow"/>
            <w:rtl/>
            <w:lang w:bidi="fa-IR"/>
            <w:rPrChange w:id="75" w:author="Windows User" w:date="2019-11-09T22:42:00Z">
              <w:rPr>
                <w:rFonts w:ascii="Calibri" w:hAnsi="Calibri" w:cs="B Nazanin"/>
                <w:sz w:val="24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DB1D6E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76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ور</w:t>
      </w:r>
      <w:r w:rsidR="00DB1D6E" w:rsidRPr="00C67F8E">
        <w:rPr>
          <w:rFonts w:ascii="Calibri" w:hAnsi="Calibri" w:cs="B Nazanin"/>
          <w:sz w:val="24"/>
          <w:szCs w:val="28"/>
          <w:highlight w:val="yellow"/>
          <w:rtl/>
          <w:lang w:bidi="fa-IR"/>
          <w:rPrChange w:id="77" w:author="Windows User" w:date="2019-11-09T22:42:00Z">
            <w:rPr>
              <w:rFonts w:ascii="Calibri" w:hAnsi="Calibri" w:cs="B Nazanin"/>
              <w:sz w:val="24"/>
              <w:szCs w:val="28"/>
              <w:rtl/>
              <w:lang w:bidi="fa-IR"/>
            </w:rPr>
          </w:rPrChange>
        </w:rPr>
        <w:t xml:space="preserve"> </w:t>
      </w:r>
      <w:r w:rsidR="00DB1D6E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78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بوده</w:t>
      </w:r>
      <w:del w:id="79" w:author="Windows User" w:date="2019-11-08T01:54:00Z">
        <w:r w:rsidR="00DB1D6E" w:rsidRPr="00C67F8E" w:rsidDel="00BD7613">
          <w:rPr>
            <w:rFonts w:ascii="Calibri" w:hAnsi="Calibri" w:cs="B Nazanin" w:hint="eastAsia"/>
            <w:sz w:val="24"/>
            <w:szCs w:val="28"/>
            <w:highlight w:val="yellow"/>
            <w:rtl/>
            <w:lang w:bidi="fa-IR"/>
            <w:rPrChange w:id="80" w:author="Windows User" w:date="2019-11-09T22:42:00Z">
              <w:rPr>
                <w:rFonts w:ascii="Calibri" w:hAnsi="Calibri" w:cs="B Nazanin" w:hint="eastAsia"/>
                <w:sz w:val="24"/>
                <w:szCs w:val="28"/>
                <w:rtl/>
                <w:lang w:bidi="fa-IR"/>
              </w:rPr>
            </w:rPrChange>
          </w:rPr>
          <w:delText>؛</w:delText>
        </w:r>
      </w:del>
      <w:r w:rsidR="00DB1D6E" w:rsidRPr="00C67F8E">
        <w:rPr>
          <w:rFonts w:ascii="Calibri" w:hAnsi="Calibri" w:cs="B Nazanin"/>
          <w:sz w:val="24"/>
          <w:szCs w:val="28"/>
          <w:highlight w:val="yellow"/>
          <w:rtl/>
          <w:lang w:bidi="fa-IR"/>
          <w:rPrChange w:id="81" w:author="Windows User" w:date="2019-11-09T22:42:00Z">
            <w:rPr>
              <w:rFonts w:ascii="Calibri" w:hAnsi="Calibri" w:cs="B Nazanin"/>
              <w:sz w:val="24"/>
              <w:szCs w:val="28"/>
              <w:rtl/>
              <w:lang w:bidi="fa-IR"/>
            </w:rPr>
          </w:rPrChange>
        </w:rPr>
        <w:t xml:space="preserve"> </w:t>
      </w:r>
      <w:r w:rsidR="000B0278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82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در</w:t>
      </w:r>
      <w:r w:rsidR="000B0278" w:rsidRPr="00C67F8E">
        <w:rPr>
          <w:rFonts w:ascii="Calibri" w:hAnsi="Calibri" w:cs="B Nazanin"/>
          <w:sz w:val="24"/>
          <w:szCs w:val="28"/>
          <w:highlight w:val="yellow"/>
          <w:rtl/>
          <w:lang w:bidi="fa-IR"/>
          <w:rPrChange w:id="83" w:author="Windows User" w:date="2019-11-09T22:42:00Z">
            <w:rPr>
              <w:rFonts w:ascii="Calibri" w:hAnsi="Calibri" w:cs="B Nazanin"/>
              <w:sz w:val="24"/>
              <w:szCs w:val="28"/>
              <w:rtl/>
              <w:lang w:bidi="fa-IR"/>
            </w:rPr>
          </w:rPrChange>
        </w:rPr>
        <w:t xml:space="preserve"> </w:t>
      </w:r>
      <w:r w:rsidR="000B0278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84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مانور</w:t>
      </w:r>
      <w:r w:rsidR="000B0278"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85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>ی</w:t>
      </w:r>
      <w:r w:rsidR="000B0278" w:rsidRPr="00C67F8E">
        <w:rPr>
          <w:rFonts w:ascii="Calibri" w:hAnsi="Calibri" w:cs="B Nazanin"/>
          <w:sz w:val="24"/>
          <w:szCs w:val="28"/>
          <w:highlight w:val="yellow"/>
          <w:rtl/>
          <w:lang w:bidi="fa-IR"/>
          <w:rPrChange w:id="86" w:author="Windows User" w:date="2019-11-09T22:42:00Z">
            <w:rPr>
              <w:rFonts w:ascii="Calibri" w:hAnsi="Calibri" w:cs="B Nazanin"/>
              <w:sz w:val="24"/>
              <w:szCs w:val="28"/>
              <w:rtl/>
              <w:lang w:bidi="fa-IR"/>
            </w:rPr>
          </w:rPrChange>
        </w:rPr>
        <w:t xml:space="preserve"> </w:t>
      </w:r>
      <w:r w:rsidR="000B0278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87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که</w:t>
      </w:r>
      <w:r w:rsidR="000B0278" w:rsidRPr="00C67F8E">
        <w:rPr>
          <w:rFonts w:ascii="Calibri" w:hAnsi="Calibri" w:cs="B Nazanin"/>
          <w:sz w:val="24"/>
          <w:szCs w:val="28"/>
          <w:highlight w:val="yellow"/>
          <w:rtl/>
          <w:lang w:bidi="fa-IR"/>
          <w:rPrChange w:id="88" w:author="Windows User" w:date="2019-11-09T22:42:00Z">
            <w:rPr>
              <w:rFonts w:ascii="Calibri" w:hAnsi="Calibri" w:cs="B Nazanin"/>
              <w:sz w:val="24"/>
              <w:szCs w:val="28"/>
              <w:rtl/>
              <w:lang w:bidi="fa-IR"/>
            </w:rPr>
          </w:rPrChange>
        </w:rPr>
        <w:t xml:space="preserve"> </w:t>
      </w:r>
      <w:r w:rsidR="000B0278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89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اصطلاحا</w:t>
      </w:r>
      <w:ins w:id="90" w:author="Windows User" w:date="2019-11-08T01:54:00Z">
        <w:r w:rsidR="00BD7613" w:rsidRPr="00C67F8E">
          <w:rPr>
            <w:rFonts w:ascii="Calibri" w:hAnsi="Calibri" w:cs="B Nazanin" w:hint="eastAsia"/>
            <w:sz w:val="24"/>
            <w:szCs w:val="28"/>
            <w:highlight w:val="yellow"/>
            <w:rtl/>
            <w:lang w:bidi="fa-IR"/>
            <w:rPrChange w:id="91" w:author="Windows User" w:date="2019-11-09T22:42:00Z">
              <w:rPr>
                <w:rFonts w:ascii="Calibri" w:hAnsi="Calibri" w:cs="B Nazanin" w:hint="eastAsia"/>
                <w:sz w:val="24"/>
                <w:szCs w:val="28"/>
                <w:rtl/>
                <w:lang w:bidi="fa-IR"/>
              </w:rPr>
            </w:rPrChange>
          </w:rPr>
          <w:t>ً</w:t>
        </w:r>
        <w:r w:rsidR="00BD7613" w:rsidRPr="00C67F8E">
          <w:rPr>
            <w:rFonts w:ascii="Calibri" w:hAnsi="Calibri" w:cs="B Nazanin"/>
            <w:sz w:val="24"/>
            <w:szCs w:val="28"/>
            <w:highlight w:val="yellow"/>
            <w:rtl/>
            <w:lang w:bidi="fa-IR"/>
            <w:rPrChange w:id="92" w:author="Windows User" w:date="2019-11-09T22:42:00Z">
              <w:rPr>
                <w:rFonts w:ascii="Calibri" w:hAnsi="Calibri" w:cs="B Nazanin"/>
                <w:sz w:val="24"/>
                <w:szCs w:val="28"/>
                <w:rtl/>
                <w:lang w:bidi="fa-IR"/>
              </w:rPr>
            </w:rPrChange>
          </w:rPr>
          <w:t xml:space="preserve"> </w:t>
        </w:r>
        <w:r w:rsidR="00BD7613" w:rsidRPr="00C67F8E">
          <w:rPr>
            <w:rFonts w:ascii="Calibri" w:hAnsi="Calibri" w:cs="B Nazanin" w:hint="eastAsia"/>
            <w:sz w:val="24"/>
            <w:szCs w:val="28"/>
            <w:highlight w:val="yellow"/>
            <w:rtl/>
            <w:lang w:bidi="fa-IR"/>
            <w:rPrChange w:id="93" w:author="Windows User" w:date="2019-11-09T22:42:00Z">
              <w:rPr>
                <w:rFonts w:ascii="Calibri" w:hAnsi="Calibri" w:cs="B Nazanin" w:hint="eastAsia"/>
                <w:sz w:val="24"/>
                <w:szCs w:val="28"/>
                <w:rtl/>
                <w:lang w:bidi="fa-IR"/>
              </w:rPr>
            </w:rPrChange>
          </w:rPr>
          <w:t>«</w:t>
        </w:r>
      </w:ins>
      <w:del w:id="94" w:author="Windows User" w:date="2019-11-08T01:54:00Z">
        <w:r w:rsidR="000B0278" w:rsidRPr="00C67F8E" w:rsidDel="00BD7613">
          <w:rPr>
            <w:rFonts w:ascii="Calibri" w:hAnsi="Calibri" w:cs="B Nazanin"/>
            <w:sz w:val="24"/>
            <w:szCs w:val="28"/>
            <w:highlight w:val="yellow"/>
            <w:rtl/>
            <w:lang w:bidi="fa-IR"/>
            <w:rPrChange w:id="95" w:author="Windows User" w:date="2019-11-09T22:42:00Z">
              <w:rPr>
                <w:rFonts w:ascii="Calibri" w:hAnsi="Calibri" w:cs="B Nazanin"/>
                <w:sz w:val="24"/>
                <w:szCs w:val="28"/>
                <w:rtl/>
                <w:lang w:bidi="fa-IR"/>
              </w:rPr>
            </w:rPrChange>
          </w:rPr>
          <w:delText xml:space="preserve"> "</w:delText>
        </w:r>
      </w:del>
      <w:r w:rsidR="000B0278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96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مهاجرت</w:t>
      </w:r>
      <w:r w:rsidR="000B0278" w:rsidRPr="00C67F8E">
        <w:rPr>
          <w:rFonts w:ascii="Calibri" w:hAnsi="Calibri" w:cs="B Nazanin"/>
          <w:sz w:val="24"/>
          <w:szCs w:val="28"/>
          <w:highlight w:val="yellow"/>
          <w:rtl/>
          <w:lang w:bidi="fa-IR"/>
          <w:rPrChange w:id="97" w:author="Windows User" w:date="2019-11-09T22:42:00Z">
            <w:rPr>
              <w:rFonts w:ascii="Calibri" w:hAnsi="Calibri" w:cs="B Nazanin"/>
              <w:sz w:val="24"/>
              <w:szCs w:val="28"/>
              <w:rtl/>
              <w:lang w:bidi="fa-IR"/>
            </w:rPr>
          </w:rPrChange>
        </w:rPr>
        <w:t xml:space="preserve"> </w:t>
      </w:r>
      <w:r w:rsidR="000B0278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98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و</w:t>
      </w:r>
      <w:r w:rsidR="000B0278" w:rsidRPr="00C67F8E">
        <w:rPr>
          <w:rFonts w:ascii="Calibri" w:hAnsi="Calibri" w:cs="B Nazanin"/>
          <w:sz w:val="24"/>
          <w:szCs w:val="28"/>
          <w:highlight w:val="yellow"/>
          <w:rtl/>
          <w:lang w:bidi="fa-IR"/>
          <w:rPrChange w:id="99" w:author="Windows User" w:date="2019-11-09T22:42:00Z">
            <w:rPr>
              <w:rFonts w:ascii="Calibri" w:hAnsi="Calibri" w:cs="B Nazanin"/>
              <w:sz w:val="24"/>
              <w:szCs w:val="28"/>
              <w:rtl/>
              <w:lang w:bidi="fa-IR"/>
            </w:rPr>
          </w:rPrChange>
        </w:rPr>
        <w:t xml:space="preserve"> </w:t>
      </w:r>
      <w:r w:rsidR="000B0278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100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امن</w:t>
      </w:r>
      <w:r w:rsidR="000B0278"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101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>ی</w:t>
      </w:r>
      <w:r w:rsidR="000B0278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102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ت</w:t>
      </w:r>
      <w:ins w:id="103" w:author="Windows User" w:date="2019-11-08T01:54:00Z">
        <w:r w:rsidR="00BD7613" w:rsidRPr="00C67F8E">
          <w:rPr>
            <w:rFonts w:ascii="Calibri" w:hAnsi="Calibri" w:cs="B Nazanin" w:hint="eastAsia"/>
            <w:sz w:val="24"/>
            <w:szCs w:val="28"/>
            <w:highlight w:val="yellow"/>
            <w:rtl/>
            <w:lang w:bidi="fa-IR"/>
            <w:rPrChange w:id="104" w:author="Windows User" w:date="2019-11-09T22:42:00Z">
              <w:rPr>
                <w:rFonts w:ascii="Calibri" w:hAnsi="Calibri" w:cs="B Nazanin" w:hint="eastAsia"/>
                <w:sz w:val="24"/>
                <w:szCs w:val="28"/>
                <w:rtl/>
                <w:lang w:bidi="fa-IR"/>
              </w:rPr>
            </w:rPrChange>
          </w:rPr>
          <w:t>»</w:t>
        </w:r>
      </w:ins>
      <w:del w:id="105" w:author="Windows User" w:date="2019-11-08T01:54:00Z">
        <w:r w:rsidR="000B0278" w:rsidRPr="00C67F8E" w:rsidDel="00BD7613">
          <w:rPr>
            <w:rFonts w:ascii="Calibri" w:hAnsi="Calibri" w:cs="B Nazanin"/>
            <w:sz w:val="24"/>
            <w:szCs w:val="28"/>
            <w:highlight w:val="yellow"/>
            <w:rtl/>
            <w:lang w:bidi="fa-IR"/>
            <w:rPrChange w:id="106" w:author="Windows User" w:date="2019-11-09T22:42:00Z">
              <w:rPr>
                <w:rFonts w:ascii="Calibri" w:hAnsi="Calibri" w:cs="B Nazanin"/>
                <w:sz w:val="24"/>
                <w:szCs w:val="28"/>
                <w:rtl/>
                <w:lang w:bidi="fa-IR"/>
              </w:rPr>
            </w:rPrChange>
          </w:rPr>
          <w:delText>"</w:delText>
        </w:r>
      </w:del>
      <w:r w:rsidR="000B0278" w:rsidRPr="00C67F8E">
        <w:rPr>
          <w:rFonts w:ascii="Calibri" w:hAnsi="Calibri" w:cs="B Nazanin"/>
          <w:sz w:val="24"/>
          <w:szCs w:val="28"/>
          <w:highlight w:val="yellow"/>
          <w:rtl/>
          <w:lang w:bidi="fa-IR"/>
          <w:rPrChange w:id="107" w:author="Windows User" w:date="2019-11-09T22:42:00Z">
            <w:rPr>
              <w:rFonts w:ascii="Calibri" w:hAnsi="Calibri" w:cs="B Nazanin"/>
              <w:sz w:val="24"/>
              <w:szCs w:val="28"/>
              <w:rtl/>
              <w:lang w:bidi="fa-IR"/>
            </w:rPr>
          </w:rPrChange>
        </w:rPr>
        <w:t xml:space="preserve"> نام</w:t>
      </w:r>
      <w:r w:rsidR="000B0278"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108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>ی</w:t>
      </w:r>
      <w:r w:rsidR="000B0278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109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ده</w:t>
      </w:r>
      <w:r w:rsidR="000B0278" w:rsidRPr="00C67F8E">
        <w:rPr>
          <w:rFonts w:ascii="Calibri" w:hAnsi="Calibri" w:cs="B Nazanin"/>
          <w:sz w:val="24"/>
          <w:szCs w:val="28"/>
          <w:highlight w:val="yellow"/>
          <w:rtl/>
          <w:lang w:bidi="fa-IR"/>
          <w:rPrChange w:id="110" w:author="Windows User" w:date="2019-11-09T22:42:00Z">
            <w:rPr>
              <w:rFonts w:ascii="Calibri" w:hAnsi="Calibri" w:cs="B Nazanin"/>
              <w:sz w:val="24"/>
              <w:szCs w:val="28"/>
              <w:rtl/>
              <w:lang w:bidi="fa-IR"/>
            </w:rPr>
          </w:rPrChange>
        </w:rPr>
        <w:t xml:space="preserve"> شده</w:t>
      </w:r>
      <w:ins w:id="111" w:author="Windows User" w:date="2019-11-08T01:54:00Z">
        <w:r w:rsidR="00BD7613" w:rsidRPr="00C67F8E">
          <w:rPr>
            <w:rFonts w:ascii="Calibri" w:hAnsi="Calibri" w:cs="B Nazanin"/>
            <w:sz w:val="24"/>
            <w:szCs w:val="28"/>
            <w:highlight w:val="yellow"/>
            <w:rtl/>
            <w:lang w:bidi="fa-IR"/>
            <w:rPrChange w:id="112" w:author="Windows User" w:date="2019-11-09T22:42:00Z">
              <w:rPr>
                <w:rFonts w:ascii="Calibri" w:hAnsi="Calibri" w:cs="B Nazanin"/>
                <w:sz w:val="24"/>
                <w:szCs w:val="28"/>
                <w:rtl/>
                <w:lang w:bidi="fa-IR"/>
              </w:rPr>
            </w:rPrChange>
          </w:rPr>
          <w:t xml:space="preserve"> </w:t>
        </w:r>
        <w:r w:rsidR="00BD7613" w:rsidRPr="00C67F8E">
          <w:rPr>
            <w:rFonts w:ascii="Calibri" w:hAnsi="Calibri" w:cs="Times New Roman"/>
            <w:sz w:val="24"/>
            <w:szCs w:val="28"/>
            <w:highlight w:val="yellow"/>
            <w:rtl/>
            <w:lang w:bidi="fa-IR"/>
            <w:rPrChange w:id="113" w:author="Windows User" w:date="2019-11-09T22:42:00Z">
              <w:rPr>
                <w:rFonts w:ascii="Calibri" w:hAnsi="Calibri" w:cs="Times New Roman"/>
                <w:sz w:val="24"/>
                <w:szCs w:val="28"/>
                <w:rtl/>
                <w:lang w:bidi="fa-IR"/>
              </w:rPr>
            </w:rPrChange>
          </w:rPr>
          <w:t>_</w:t>
        </w:r>
      </w:ins>
      <w:del w:id="114" w:author="Windows User" w:date="2019-11-08T01:54:00Z">
        <w:r w:rsidR="000B0278" w:rsidRPr="00C67F8E" w:rsidDel="00BD7613">
          <w:rPr>
            <w:rFonts w:ascii="Calibri" w:hAnsi="Calibri" w:cs="B Nazanin" w:hint="eastAsia"/>
            <w:sz w:val="24"/>
            <w:szCs w:val="28"/>
            <w:highlight w:val="yellow"/>
            <w:rtl/>
            <w:lang w:bidi="fa-IR"/>
            <w:rPrChange w:id="115" w:author="Windows User" w:date="2019-11-09T22:42:00Z">
              <w:rPr>
                <w:rFonts w:ascii="Calibri" w:hAnsi="Calibri" w:cs="B Nazanin" w:hint="eastAsia"/>
                <w:sz w:val="24"/>
                <w:szCs w:val="28"/>
                <w:rtl/>
                <w:lang w:bidi="fa-IR"/>
              </w:rPr>
            </w:rPrChange>
          </w:rPr>
          <w:delText>؛</w:delText>
        </w:r>
      </w:del>
      <w:r w:rsidR="000B0278" w:rsidRPr="00C67F8E">
        <w:rPr>
          <w:rFonts w:ascii="Calibri" w:hAnsi="Calibri" w:cs="B Nazanin"/>
          <w:sz w:val="24"/>
          <w:szCs w:val="28"/>
          <w:highlight w:val="yellow"/>
          <w:rtl/>
          <w:lang w:bidi="fa-IR"/>
          <w:rPrChange w:id="116" w:author="Windows User" w:date="2019-11-09T22:42:00Z">
            <w:rPr>
              <w:rFonts w:ascii="Calibri" w:hAnsi="Calibri" w:cs="B Nazanin"/>
              <w:sz w:val="24"/>
              <w:szCs w:val="28"/>
              <w:rtl/>
              <w:lang w:bidi="fa-IR"/>
            </w:rPr>
          </w:rPrChange>
        </w:rPr>
        <w:t xml:space="preserve"> افراط</w:t>
      </w:r>
      <w:ins w:id="117" w:author="Windows User" w:date="2019-11-09T22:26:00Z">
        <w:r w:rsidR="00077FE9" w:rsidRPr="00D6114F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</w:rPr>
          <w:t>‌</w:t>
        </w:r>
      </w:ins>
      <w:del w:id="118" w:author="Windows User" w:date="2019-11-08T01:55:00Z">
        <w:r w:rsidR="000B0278" w:rsidRPr="00C67F8E" w:rsidDel="00BD7613">
          <w:rPr>
            <w:rFonts w:ascii="Calibri" w:hAnsi="Calibri" w:cs="B Nazanin"/>
            <w:sz w:val="24"/>
            <w:szCs w:val="28"/>
            <w:highlight w:val="yellow"/>
            <w:rtl/>
            <w:lang w:bidi="fa-IR"/>
            <w:rPrChange w:id="119" w:author="Windows User" w:date="2019-11-09T22:42:00Z">
              <w:rPr>
                <w:rFonts w:ascii="Calibri" w:hAnsi="Calibri" w:cs="B Nazanin"/>
                <w:sz w:val="24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0B0278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120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گرا</w:t>
      </w:r>
      <w:r w:rsidR="000B0278"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121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>ی</w:t>
      </w:r>
      <w:r w:rsidR="000B0278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122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ان</w:t>
      </w:r>
      <w:r w:rsidR="000B0278" w:rsidRPr="00C67F8E">
        <w:rPr>
          <w:rFonts w:ascii="Calibri" w:hAnsi="Calibri" w:cs="B Nazanin"/>
          <w:sz w:val="24"/>
          <w:szCs w:val="28"/>
          <w:highlight w:val="yellow"/>
          <w:rtl/>
          <w:lang w:bidi="fa-IR"/>
          <w:rPrChange w:id="123" w:author="Windows User" w:date="2019-11-09T22:42:00Z">
            <w:rPr>
              <w:rFonts w:ascii="Calibri" w:hAnsi="Calibri" w:cs="B Nazanin"/>
              <w:sz w:val="24"/>
              <w:szCs w:val="28"/>
              <w:rtl/>
              <w:lang w:bidi="fa-IR"/>
            </w:rPr>
          </w:rPrChange>
        </w:rPr>
        <w:t xml:space="preserve"> </w:t>
      </w:r>
      <w:r w:rsidR="000B0278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124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و</w:t>
      </w:r>
      <w:r w:rsidR="000B0278" w:rsidRPr="00C67F8E">
        <w:rPr>
          <w:rFonts w:ascii="Calibri" w:hAnsi="Calibri" w:cs="B Nazanin"/>
          <w:sz w:val="24"/>
          <w:szCs w:val="28"/>
          <w:highlight w:val="yellow"/>
          <w:rtl/>
          <w:lang w:bidi="fa-IR"/>
          <w:rPrChange w:id="125" w:author="Windows User" w:date="2019-11-09T22:42:00Z">
            <w:rPr>
              <w:rFonts w:ascii="Calibri" w:hAnsi="Calibri" w:cs="B Nazanin"/>
              <w:sz w:val="24"/>
              <w:szCs w:val="28"/>
              <w:rtl/>
              <w:lang w:bidi="fa-IR"/>
            </w:rPr>
          </w:rPrChange>
        </w:rPr>
        <w:t xml:space="preserve"> </w:t>
      </w:r>
      <w:r w:rsidR="000B0278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126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عوام</w:t>
      </w:r>
      <w:ins w:id="127" w:author="Windows User" w:date="2019-11-09T22:26:00Z">
        <w:r w:rsidR="00077FE9" w:rsidRPr="00D6114F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</w:rPr>
          <w:t>‌</w:t>
        </w:r>
      </w:ins>
      <w:del w:id="128" w:author="Windows User" w:date="2019-11-08T01:55:00Z">
        <w:r w:rsidR="000B0278" w:rsidRPr="00C67F8E" w:rsidDel="00BD7613">
          <w:rPr>
            <w:rFonts w:ascii="Calibri" w:hAnsi="Calibri" w:cs="B Nazanin"/>
            <w:sz w:val="24"/>
            <w:szCs w:val="28"/>
            <w:highlight w:val="yellow"/>
            <w:rtl/>
            <w:lang w:bidi="fa-IR"/>
            <w:rPrChange w:id="129" w:author="Windows User" w:date="2019-11-09T22:42:00Z">
              <w:rPr>
                <w:rFonts w:ascii="Calibri" w:hAnsi="Calibri" w:cs="B Nazanin"/>
                <w:sz w:val="24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0B0278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130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فر</w:t>
      </w:r>
      <w:r w:rsidR="000B0278"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131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>ی</w:t>
      </w:r>
      <w:r w:rsidR="000B0278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132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بان</w:t>
      </w:r>
      <w:r w:rsidR="00B7060F" w:rsidRPr="00C67F8E">
        <w:rPr>
          <w:rFonts w:ascii="Calibri" w:hAnsi="Calibri" w:cs="B Nazanin"/>
          <w:sz w:val="24"/>
          <w:szCs w:val="28"/>
          <w:highlight w:val="yellow"/>
          <w:rtl/>
          <w:lang w:bidi="fa-IR"/>
          <w:rPrChange w:id="133" w:author="Windows User" w:date="2019-11-09T22:42:00Z">
            <w:rPr>
              <w:rFonts w:ascii="Calibri" w:hAnsi="Calibri" w:cs="B Nazanin"/>
              <w:sz w:val="24"/>
              <w:szCs w:val="28"/>
              <w:rtl/>
              <w:lang w:bidi="fa-IR"/>
            </w:rPr>
          </w:rPrChange>
        </w:rPr>
        <w:t xml:space="preserve"> را به آرمان</w:t>
      </w:r>
      <w:r w:rsidR="007462B1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134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‌ها</w:t>
      </w:r>
      <w:r w:rsidR="00B7060F"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135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>ی</w:t>
      </w:r>
      <w:del w:id="136" w:author="Windows User" w:date="2019-11-08T01:55:00Z">
        <w:r w:rsidR="00B7060F" w:rsidRPr="00C67F8E" w:rsidDel="00BD7613">
          <w:rPr>
            <w:rFonts w:ascii="Calibri" w:hAnsi="Calibri" w:cs="B Nazanin"/>
            <w:sz w:val="24"/>
            <w:szCs w:val="28"/>
            <w:highlight w:val="yellow"/>
            <w:rtl/>
            <w:lang w:bidi="fa-IR"/>
            <w:rPrChange w:id="137" w:author="Windows User" w:date="2019-11-09T22:42:00Z">
              <w:rPr>
                <w:rFonts w:ascii="Calibri" w:hAnsi="Calibri" w:cs="B Nazanin"/>
                <w:sz w:val="24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B7060F" w:rsidRPr="00C67F8E">
        <w:rPr>
          <w:rFonts w:ascii="Calibri" w:hAnsi="Calibri" w:cs="B Nazanin" w:hint="eastAsia"/>
          <w:sz w:val="24"/>
          <w:szCs w:val="28"/>
          <w:highlight w:val="yellow"/>
          <w:rtl/>
          <w:lang w:bidi="fa-IR"/>
          <w:rPrChange w:id="138" w:author="Windows User" w:date="2019-11-09T22:42:00Z">
            <w:rPr>
              <w:rFonts w:ascii="Calibri" w:hAnsi="Calibri" w:cs="B Nazanin" w:hint="eastAsia"/>
              <w:sz w:val="24"/>
              <w:szCs w:val="28"/>
              <w:rtl/>
              <w:lang w:bidi="fa-IR"/>
            </w:rPr>
          </w:rPrChange>
        </w:rPr>
        <w:t>شان</w:t>
      </w:r>
      <w:ins w:id="139" w:author="Windows User" w:date="2019-11-08T01:59:00Z">
        <w:r w:rsidR="0044319F" w:rsidRPr="00C67F8E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  <w:rPrChange w:id="140" w:author="Windows User" w:date="2019-11-09T22:42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t>،</w:t>
        </w:r>
      </w:ins>
      <w:del w:id="141" w:author="Windows User" w:date="2019-11-08T01:59:00Z">
        <w:r w:rsidR="000B0278" w:rsidRPr="00C67F8E" w:rsidDel="0044319F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  <w:rPrChange w:id="142" w:author="Windows User" w:date="2019-11-09T22:42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delText>؛</w:delText>
        </w:r>
      </w:del>
      <w:r w:rsidR="000B0278"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143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 xml:space="preserve"> یعنی افراط و عوام</w:t>
      </w:r>
      <w:ins w:id="144" w:author="Windows User" w:date="2019-11-08T01:55:00Z">
        <w:r w:rsidR="00BD7613" w:rsidRPr="00C67F8E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  <w:rPrChange w:id="145" w:author="Windows User" w:date="2019-11-09T22:42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t>‌</w:t>
        </w:r>
      </w:ins>
      <w:del w:id="146" w:author="Windows User" w:date="2019-11-08T01:55:00Z">
        <w:r w:rsidR="000B0278" w:rsidRPr="00C67F8E" w:rsidDel="00BD7613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  <w:rPrChange w:id="147" w:author="Windows User" w:date="2019-11-09T22:42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0B0278"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148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 xml:space="preserve">فریبی </w:t>
      </w:r>
      <w:r w:rsidR="00B7060F"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149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>نزدیک</w:t>
      </w:r>
      <w:ins w:id="150" w:author="Windows User" w:date="2019-11-08T01:55:00Z">
        <w:r w:rsidR="00BD7613" w:rsidRPr="00C67F8E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  <w:rPrChange w:id="151" w:author="Windows User" w:date="2019-11-09T22:42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t>‌</w:t>
        </w:r>
      </w:ins>
      <w:del w:id="152" w:author="Windows User" w:date="2019-11-08T01:55:00Z">
        <w:r w:rsidR="007462B1" w:rsidRPr="00C67F8E" w:rsidDel="00BD7613">
          <w:rPr>
            <w:rFonts w:ascii="Calibri" w:hAnsi="Calibri" w:cs="B Nazanin"/>
            <w:sz w:val="24"/>
            <w:szCs w:val="28"/>
            <w:highlight w:val="yellow"/>
            <w:rtl/>
            <w:lang w:bidi="fa-IR"/>
            <w:rPrChange w:id="153" w:author="Windows User" w:date="2019-11-09T22:42:00Z">
              <w:rPr>
                <w:rFonts w:ascii="Calibri" w:hAnsi="Calibri" w:cs="B Nazanin"/>
                <w:sz w:val="24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9C089F"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154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>تر</w:t>
      </w:r>
      <w:r w:rsidR="00B7060F"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155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 xml:space="preserve"> </w:t>
      </w:r>
      <w:ins w:id="156" w:author="Windows User" w:date="2019-11-08T01:55:00Z">
        <w:r w:rsidR="00BD7613" w:rsidRPr="00C67F8E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  <w:rPrChange w:id="157" w:author="Windows User" w:date="2019-11-09T22:42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t>کرده</w:t>
        </w:r>
      </w:ins>
      <w:del w:id="158" w:author="Windows User" w:date="2019-11-08T01:55:00Z">
        <w:r w:rsidR="00B7060F" w:rsidRPr="00C67F8E" w:rsidDel="00BD7613">
          <w:rPr>
            <w:rFonts w:ascii="Calibri" w:hAnsi="Calibri" w:cs="B Nazanin" w:hint="cs"/>
            <w:sz w:val="24"/>
            <w:szCs w:val="28"/>
            <w:highlight w:val="yellow"/>
            <w:rtl/>
            <w:lang w:bidi="fa-IR"/>
            <w:rPrChange w:id="159" w:author="Windows User" w:date="2019-11-09T22:42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delText>ساخته</w:delText>
        </w:r>
      </w:del>
      <w:r w:rsidR="000B0278" w:rsidRPr="00C67F8E">
        <w:rPr>
          <w:rFonts w:ascii="Calibri" w:hAnsi="Calibri" w:cs="B Nazanin" w:hint="cs"/>
          <w:sz w:val="24"/>
          <w:szCs w:val="28"/>
          <w:highlight w:val="yellow"/>
          <w:rtl/>
          <w:lang w:bidi="fa-IR"/>
          <w:rPrChange w:id="160" w:author="Windows User" w:date="2019-11-09T22:42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 xml:space="preserve"> است.</w:t>
      </w:r>
    </w:p>
    <w:p w:rsidR="000B0278" w:rsidRPr="00CE77C5" w:rsidRDefault="00A6010F" w:rsidP="00F21C71">
      <w:pPr>
        <w:bidi/>
        <w:spacing w:after="120"/>
        <w:jc w:val="both"/>
        <w:rPr>
          <w:rFonts w:ascii="Calibri" w:hAnsi="Calibri" w:cs="B Nazanin"/>
          <w:sz w:val="24"/>
          <w:szCs w:val="28"/>
          <w:rtl/>
          <w:lang w:bidi="fa-IR"/>
        </w:rPr>
      </w:pP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در جریان مانور اقتصادی دولت ائتلافی ایتالیا، </w:t>
      </w:r>
      <w:ins w:id="161" w:author="Windows User" w:date="2019-11-08T01:55:00Z">
        <w:r w:rsidR="00BD7613">
          <w:rPr>
            <w:rFonts w:ascii="Calibri" w:hAnsi="Calibri" w:cs="B Nazanin" w:hint="cs"/>
            <w:sz w:val="24"/>
            <w:szCs w:val="28"/>
            <w:rtl/>
            <w:lang w:bidi="fa-IR"/>
          </w:rPr>
          <w:t>فقط</w:t>
        </w:r>
      </w:ins>
      <w:del w:id="162" w:author="Windows User" w:date="2019-11-08T01:55:00Z">
        <w:r w:rsidRPr="00CE77C5" w:rsidDel="00BD7613">
          <w:rPr>
            <w:rFonts w:ascii="Calibri" w:hAnsi="Calibri" w:cs="B Nazanin" w:hint="cs"/>
            <w:sz w:val="24"/>
            <w:szCs w:val="28"/>
            <w:rtl/>
            <w:lang w:bidi="fa-IR"/>
          </w:rPr>
          <w:delText>تنها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نرخ کلی بیکاری</w:t>
      </w:r>
      <w:del w:id="163" w:author="Windows User" w:date="2019-11-08T02:02:00Z">
        <w:r w:rsidRPr="00CE77C5" w:rsidDel="0044319F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بوده</w:delText>
        </w:r>
      </w:del>
      <w:del w:id="164" w:author="Windows User" w:date="2019-11-08T01:55:00Z">
        <w:r w:rsidRPr="00CE77C5" w:rsidDel="00BD7613">
          <w:rPr>
            <w:rFonts w:ascii="Calibri" w:hAnsi="Calibri" w:cs="B Nazanin" w:hint="cs"/>
            <w:sz w:val="24"/>
            <w:szCs w:val="28"/>
            <w:rtl/>
            <w:lang w:bidi="fa-IR"/>
          </w:rPr>
          <w:delText>،</w:delText>
        </w:r>
      </w:del>
      <w:del w:id="165" w:author="Windows User" w:date="2019-11-08T02:02:00Z">
        <w:r w:rsidRPr="00CE77C5" w:rsidDel="0044319F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که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پس از </w:t>
      </w:r>
      <w:ins w:id="166" w:author="Windows User" w:date="2019-11-08T02:06:00Z">
        <w:r w:rsidR="0044319F" w:rsidRPr="00C67F8E">
          <w:rPr>
            <w:rFonts w:ascii="Calibri" w:hAnsi="Calibri" w:cs="B Nazanin"/>
            <w:sz w:val="24"/>
            <w:szCs w:val="28"/>
            <w:rtl/>
            <w:lang w:bidi="fa-IR"/>
            <w:rPrChange w:id="167" w:author="Windows User" w:date="2019-11-09T22:42:00Z">
              <w:rPr>
                <w:rFonts w:ascii="Calibri" w:hAnsi="Calibri" w:cs="Calibri"/>
                <w:sz w:val="24"/>
                <w:szCs w:val="28"/>
                <w:rtl/>
                <w:lang w:bidi="fa-IR"/>
              </w:rPr>
            </w:rPrChange>
          </w:rPr>
          <w:t>۸</w:t>
        </w:r>
      </w:ins>
      <w:del w:id="168" w:author="Windows User" w:date="2019-11-08T02:06:00Z">
        <w:r w:rsidRPr="00D6114F" w:rsidDel="0044319F">
          <w:rPr>
            <w:rFonts w:ascii="Calibri" w:hAnsi="Calibri" w:cs="B Nazanin" w:hint="cs"/>
            <w:sz w:val="24"/>
            <w:szCs w:val="28"/>
            <w:rtl/>
            <w:lang w:bidi="fa-IR"/>
          </w:rPr>
          <w:delText>8</w:delText>
        </w:r>
      </w:del>
      <w:r w:rsidRPr="00D6114F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سال، به </w:t>
      </w:r>
      <w:ins w:id="169" w:author="Windows User" w:date="2019-11-08T02:06:00Z">
        <w:r w:rsidR="0044319F">
          <w:rPr>
            <w:rFonts w:ascii="Calibri" w:hAnsi="Calibri" w:cs="B Nazanin" w:hint="cs"/>
            <w:sz w:val="24"/>
            <w:szCs w:val="28"/>
            <w:rtl/>
            <w:lang w:bidi="fa-IR"/>
          </w:rPr>
          <w:t>کمتر از</w:t>
        </w:r>
      </w:ins>
      <w:del w:id="170" w:author="Windows User" w:date="2019-11-08T02:06:00Z">
        <w:r w:rsidRPr="00CE77C5" w:rsidDel="0044319F">
          <w:rPr>
            <w:rFonts w:ascii="Calibri" w:hAnsi="Calibri" w:cs="B Nazanin" w:hint="cs"/>
            <w:sz w:val="24"/>
            <w:szCs w:val="28"/>
            <w:rtl/>
            <w:lang w:bidi="fa-IR"/>
          </w:rPr>
          <w:delText>زیر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ins w:id="171" w:author="Windows User" w:date="2019-11-08T02:07:00Z">
        <w:r w:rsidR="0044319F">
          <w:rPr>
            <w:rFonts w:ascii="Calibri" w:hAnsi="Calibri" w:cs="Calibri"/>
            <w:sz w:val="24"/>
            <w:szCs w:val="28"/>
            <w:rtl/>
            <w:lang w:bidi="fa-IR"/>
          </w:rPr>
          <w:t>۱۰</w:t>
        </w:r>
      </w:ins>
      <w:del w:id="172" w:author="Windows User" w:date="2019-11-08T02:07:00Z">
        <w:r w:rsidRPr="00CE77C5" w:rsidDel="0044319F">
          <w:rPr>
            <w:rFonts w:ascii="Calibri" w:hAnsi="Calibri" w:cs="B Nazanin" w:hint="cs"/>
            <w:sz w:val="24"/>
            <w:szCs w:val="28"/>
            <w:rtl/>
            <w:lang w:bidi="fa-IR"/>
          </w:rPr>
          <w:delText>10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% کاهش یافته</w:t>
      </w:r>
      <w:ins w:id="173" w:author="Windows User" w:date="2019-11-08T01:55:00Z">
        <w:r w:rsidR="00BD7613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</w:t>
        </w:r>
      </w:ins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(</w:t>
      </w:r>
      <w:ins w:id="174" w:author="Windows User" w:date="2019-11-08T02:07:00Z">
        <w:r w:rsidR="0044319F">
          <w:rPr>
            <w:rFonts w:ascii="Calibri" w:hAnsi="Calibri" w:cs="Calibri"/>
            <w:sz w:val="24"/>
            <w:szCs w:val="28"/>
            <w:rtl/>
            <w:lang w:bidi="fa-IR"/>
          </w:rPr>
          <w:t>۹</w:t>
        </w:r>
      </w:ins>
      <w:del w:id="175" w:author="Windows User" w:date="2019-11-08T02:07:00Z">
        <w:r w:rsidRPr="00CE77C5" w:rsidDel="0044319F">
          <w:rPr>
            <w:rFonts w:ascii="Calibri" w:hAnsi="Calibri" w:cs="B Nazanin" w:hint="cs"/>
            <w:sz w:val="24"/>
            <w:szCs w:val="28"/>
            <w:rtl/>
            <w:lang w:bidi="fa-IR"/>
          </w:rPr>
          <w:delText>9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.</w:t>
      </w:r>
      <w:ins w:id="176" w:author="Windows User" w:date="2019-11-08T02:07:00Z">
        <w:r w:rsidR="00AE15D3">
          <w:rPr>
            <w:rFonts w:ascii="Calibri" w:hAnsi="Calibri" w:cs="Calibri"/>
            <w:sz w:val="24"/>
            <w:szCs w:val="28"/>
            <w:rtl/>
            <w:lang w:bidi="fa-IR"/>
          </w:rPr>
          <w:t>۹</w:t>
        </w:r>
      </w:ins>
      <w:del w:id="177" w:author="Windows User" w:date="2019-11-08T02:07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9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%)</w:t>
      </w:r>
      <w:del w:id="178" w:author="Windows User" w:date="2019-11-08T02:07:00Z">
        <w:r w:rsidRPr="00CE77C5" w:rsidDel="0044319F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و نرخ بیکاری جوانان</w:t>
      </w:r>
      <w:r w:rsidRPr="00CE77C5">
        <w:rPr>
          <w:rFonts w:ascii="Calibri" w:hAnsi="Calibri" w:cs="B Nazanin"/>
          <w:sz w:val="24"/>
          <w:szCs w:val="28"/>
          <w:rtl/>
          <w:lang w:bidi="fa-IR"/>
        </w:rPr>
        <w:t xml:space="preserve"> ۱۵ تا ۲۴ سال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، همچنا</w:t>
      </w:r>
      <w:ins w:id="179" w:author="Windows User" w:date="2019-11-08T02:08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ن </w:t>
        </w:r>
      </w:ins>
      <w:del w:id="180" w:author="Windows User" w:date="2019-11-08T02:08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ن</w:delText>
        </w:r>
      </w:del>
      <w:del w:id="181" w:author="Windows User" w:date="2019-11-08T02:07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ins w:id="182" w:author="Windows User" w:date="2019-11-08T02:08:00Z">
        <w:r w:rsidR="00AE15D3">
          <w:rPr>
            <w:rFonts w:ascii="Calibri" w:hAnsi="Calibri" w:cs="Calibri"/>
            <w:sz w:val="24"/>
            <w:szCs w:val="28"/>
            <w:rtl/>
            <w:lang w:bidi="fa-IR"/>
          </w:rPr>
          <w:t>۵</w:t>
        </w:r>
      </w:ins>
      <w:del w:id="183" w:author="Windows User" w:date="2019-11-08T02:07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30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.</w:t>
      </w:r>
      <w:ins w:id="184" w:author="Windows User" w:date="2019-11-08T02:08:00Z">
        <w:r w:rsidR="00AE15D3">
          <w:rPr>
            <w:rFonts w:ascii="Calibri" w:hAnsi="Calibri" w:cs="Calibri"/>
            <w:sz w:val="24"/>
            <w:szCs w:val="28"/>
            <w:rtl/>
            <w:lang w:bidi="fa-IR"/>
          </w:rPr>
          <w:t>۳۰</w:t>
        </w:r>
      </w:ins>
      <w:del w:id="185" w:author="Windows User" w:date="2019-11-08T02:08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5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% باقی مانده</w:t>
      </w:r>
      <w:ins w:id="186" w:author="Windows User" w:date="2019-11-08T01:56:00Z">
        <w:r w:rsidR="00BD7613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است</w:t>
        </w:r>
      </w:ins>
      <w:del w:id="187" w:author="Windows User" w:date="2019-11-08T01:56:00Z">
        <w:r w:rsidRPr="00CE77C5" w:rsidDel="00BD7613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یا</w:t>
      </w:r>
      <w:r w:rsidR="007462B1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r w:rsidRPr="00CE77C5">
        <w:rPr>
          <w:rFonts w:ascii="Calibri" w:hAnsi="Calibri" w:cs="B Nazanin"/>
          <w:sz w:val="24"/>
          <w:szCs w:val="28"/>
          <w:rtl/>
          <w:lang w:bidi="fa-IR"/>
        </w:rPr>
        <w:t xml:space="preserve">نسبت بدهی به تولید ناخالص 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ملی</w:t>
      </w:r>
      <w:r w:rsidRPr="00CE77C5">
        <w:rPr>
          <w:rFonts w:ascii="Calibri" w:hAnsi="Calibri" w:cs="B Nazanin"/>
          <w:sz w:val="24"/>
          <w:szCs w:val="28"/>
          <w:rtl/>
          <w:lang w:bidi="fa-IR"/>
        </w:rPr>
        <w:t xml:space="preserve"> به ۱۳</w:t>
      </w:r>
      <w:del w:id="188" w:author="Windows User" w:date="2019-11-08T02:09:00Z">
        <w:r w:rsidRPr="00CE77C5" w:rsidDel="00AE15D3">
          <w:rPr>
            <w:rFonts w:ascii="Calibri" w:hAnsi="Calibri" w:cs="B Nazanin"/>
            <w:sz w:val="24"/>
            <w:szCs w:val="28"/>
            <w:rtl/>
            <w:lang w:bidi="fa-IR"/>
          </w:rPr>
          <w:delText>۰</w:delText>
        </w:r>
      </w:del>
      <w:r w:rsidRPr="00CE77C5">
        <w:rPr>
          <w:rFonts w:ascii="Calibri" w:hAnsi="Calibri" w:cs="B Nazanin"/>
          <w:sz w:val="24"/>
          <w:szCs w:val="28"/>
          <w:rtl/>
          <w:lang w:bidi="fa-IR"/>
        </w:rPr>
        <w:t xml:space="preserve"> 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%</w:t>
      </w:r>
      <w:r w:rsidR="007462B1" w:rsidRPr="00CE77C5">
        <w:rPr>
          <w:rFonts w:ascii="Calibri" w:hAnsi="Calibri" w:cs="B Nazanin"/>
          <w:sz w:val="24"/>
          <w:szCs w:val="28"/>
          <w:rtl/>
          <w:lang w:bidi="fa-IR"/>
        </w:rPr>
        <w:t xml:space="preserve"> </w:t>
      </w:r>
      <w:ins w:id="189" w:author="Windows User" w:date="2019-11-08T02:09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>رسیده است</w:t>
        </w:r>
      </w:ins>
      <w:del w:id="190" w:author="Windows User" w:date="2019-11-08T02:09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بالغ گردیده</w:delText>
        </w:r>
      </w:del>
      <w:ins w:id="191" w:author="Windows User" w:date="2019-11-08T01:56:00Z">
        <w:r w:rsidR="00BD7613">
          <w:rPr>
            <w:rFonts w:ascii="Calibri" w:hAnsi="Calibri" w:cs="B Nazanin" w:hint="cs"/>
            <w:sz w:val="24"/>
            <w:szCs w:val="28"/>
            <w:rtl/>
            <w:lang w:bidi="fa-IR"/>
          </w:rPr>
          <w:t>.</w:t>
        </w:r>
      </w:ins>
      <w:del w:id="192" w:author="Windows User" w:date="2019-11-08T01:56:00Z">
        <w:r w:rsidRPr="00CE77C5" w:rsidDel="00BD7613">
          <w:rPr>
            <w:rFonts w:ascii="Calibri" w:hAnsi="Calibri" w:cs="B Nazanin" w:hint="cs"/>
            <w:sz w:val="24"/>
            <w:szCs w:val="28"/>
            <w:rtl/>
            <w:lang w:bidi="fa-IR"/>
          </w:rPr>
          <w:delText>؛ و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r w:rsidR="000B0278" w:rsidRPr="00CE77C5">
        <w:rPr>
          <w:rFonts w:ascii="Calibri" w:hAnsi="Calibri" w:cs="B Nazanin"/>
          <w:sz w:val="24"/>
          <w:szCs w:val="28"/>
          <w:rtl/>
          <w:lang w:bidi="fa-IR"/>
        </w:rPr>
        <w:t>کسری بودجه سال جاری</w:t>
      </w:r>
      <w:ins w:id="193" w:author="Windows User" w:date="2019-11-08T02:09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</w:t>
        </w:r>
      </w:ins>
      <w:r w:rsidR="00C929AB" w:rsidRPr="00CE77C5">
        <w:rPr>
          <w:rFonts w:ascii="Calibri" w:hAnsi="Calibri" w:cs="B Nazanin" w:hint="cs"/>
          <w:sz w:val="24"/>
          <w:szCs w:val="28"/>
          <w:rtl/>
          <w:lang w:bidi="fa-IR"/>
        </w:rPr>
        <w:t>(</w:t>
      </w:r>
      <w:ins w:id="194" w:author="Windows User" w:date="2019-11-08T02:09:00Z">
        <w:r w:rsidR="00AE15D3">
          <w:rPr>
            <w:rFonts w:ascii="Calibri" w:hAnsi="Calibri" w:cs="Calibri"/>
            <w:sz w:val="24"/>
            <w:szCs w:val="28"/>
            <w:rtl/>
            <w:lang w:bidi="fa-IR"/>
          </w:rPr>
          <w:t>۲۰۱۹</w:t>
        </w:r>
      </w:ins>
      <w:del w:id="195" w:author="Windows User" w:date="2019-11-08T02:09:00Z">
        <w:r w:rsidR="00C929AB"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2019 </w:delText>
        </w:r>
      </w:del>
      <w:r w:rsidR="00C929AB" w:rsidRPr="00CE77C5">
        <w:rPr>
          <w:rFonts w:ascii="Calibri" w:hAnsi="Calibri" w:cs="B Nazanin" w:hint="cs"/>
          <w:sz w:val="24"/>
          <w:szCs w:val="28"/>
          <w:rtl/>
          <w:lang w:bidi="fa-IR"/>
        </w:rPr>
        <w:t>م.)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نیز،</w:t>
      </w:r>
      <w:r w:rsidR="000B0278" w:rsidRPr="00CE77C5">
        <w:rPr>
          <w:rFonts w:ascii="Calibri" w:hAnsi="Calibri" w:cs="B Nazanin"/>
          <w:sz w:val="24"/>
          <w:szCs w:val="28"/>
          <w:rtl/>
          <w:lang w:bidi="fa-IR"/>
        </w:rPr>
        <w:t xml:space="preserve"> حدود</w:t>
      </w:r>
      <w:del w:id="196" w:author="Windows User" w:date="2019-11-08T02:10:00Z">
        <w:r w:rsidR="000B0278" w:rsidRPr="00CE77C5" w:rsidDel="00AE15D3">
          <w:rPr>
            <w:rFonts w:ascii="Calibri" w:hAnsi="Calibri" w:cs="B Nazanin"/>
            <w:sz w:val="24"/>
            <w:szCs w:val="28"/>
            <w:rtl/>
            <w:lang w:bidi="fa-IR"/>
          </w:rPr>
          <w:delText xml:space="preserve"> </w:delText>
        </w:r>
      </w:del>
      <w:ins w:id="197" w:author="Windows User" w:date="2019-11-08T02:10:00Z">
        <w:r w:rsidR="00AE15D3">
          <w:rPr>
            <w:rFonts w:ascii="Calibri" w:hAnsi="Calibri" w:cs="Calibri"/>
            <w:sz w:val="24"/>
            <w:szCs w:val="28"/>
            <w:rtl/>
            <w:lang w:bidi="fa-IR"/>
          </w:rPr>
          <w:t>۳</w:t>
        </w:r>
      </w:ins>
      <w:del w:id="198" w:author="Windows User" w:date="2019-11-08T02:10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2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.</w:t>
      </w:r>
      <w:ins w:id="199" w:author="Windows User" w:date="2019-11-08T02:10:00Z">
        <w:r w:rsidR="00AE15D3">
          <w:rPr>
            <w:rFonts w:ascii="Calibri" w:hAnsi="Calibri" w:cs="Calibri"/>
            <w:sz w:val="24"/>
            <w:szCs w:val="28"/>
            <w:rtl/>
            <w:lang w:bidi="fa-IR"/>
          </w:rPr>
          <w:t>۲</w:t>
        </w:r>
        <w:r w:rsidR="00AE15D3"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</w:t>
        </w:r>
      </w:ins>
      <w:del w:id="200" w:author="Windows User" w:date="2019-11-08T02:10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3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%</w:t>
      </w:r>
      <w:r w:rsidR="000B0278" w:rsidRPr="00CE77C5">
        <w:rPr>
          <w:rFonts w:ascii="Calibri" w:hAnsi="Calibri" w:cs="B Nazanin"/>
          <w:sz w:val="24"/>
          <w:szCs w:val="28"/>
          <w:rtl/>
          <w:lang w:bidi="fa-IR"/>
        </w:rPr>
        <w:t xml:space="preserve"> از تولید ناخ</w:t>
      </w:r>
      <w:r w:rsidR="00C929AB" w:rsidRPr="00CE77C5">
        <w:rPr>
          <w:rFonts w:ascii="Calibri" w:hAnsi="Calibri" w:cs="B Nazanin" w:hint="cs"/>
          <w:sz w:val="24"/>
          <w:szCs w:val="28"/>
          <w:rtl/>
          <w:lang w:bidi="fa-IR"/>
        </w:rPr>
        <w:t>الص</w:t>
      </w:r>
      <w:r w:rsidR="000B0278" w:rsidRPr="00CE77C5">
        <w:rPr>
          <w:rFonts w:ascii="Calibri" w:hAnsi="Calibri" w:cs="B Nazanin"/>
          <w:sz w:val="24"/>
          <w:szCs w:val="28"/>
          <w:rtl/>
          <w:lang w:bidi="fa-IR"/>
        </w:rPr>
        <w:t xml:space="preserve"> 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ملی است</w:t>
      </w:r>
      <w:r w:rsidR="0016737D" w:rsidRPr="00CE77C5">
        <w:rPr>
          <w:rStyle w:val="FootnoteReference"/>
          <w:rFonts w:ascii="Calibri" w:hAnsi="Calibri" w:cs="B Nazanin"/>
          <w:sz w:val="24"/>
          <w:szCs w:val="28"/>
          <w:rtl/>
          <w:lang w:bidi="fa-IR"/>
        </w:rPr>
        <w:footnoteReference w:id="1"/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.</w:t>
      </w:r>
    </w:p>
    <w:p w:rsidR="00830CFA" w:rsidRPr="00CE77C5" w:rsidRDefault="00A6010F" w:rsidP="002F2077">
      <w:pPr>
        <w:bidi/>
        <w:spacing w:after="120"/>
        <w:jc w:val="both"/>
        <w:rPr>
          <w:rFonts w:ascii="Calibri" w:hAnsi="Calibri" w:cs="B Nazanin"/>
          <w:sz w:val="24"/>
          <w:szCs w:val="28"/>
          <w:rtl/>
          <w:lang w:bidi="fa-IR"/>
        </w:rPr>
      </w:pP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در مقابل</w:t>
      </w:r>
      <w:del w:id="202" w:author="Windows User" w:date="2019-11-09T22:43:00Z">
        <w:r w:rsidRPr="00CE77C5" w:rsidDel="00C67F8E">
          <w:rPr>
            <w:rFonts w:ascii="Calibri" w:hAnsi="Calibri" w:cs="B Nazanin" w:hint="cs"/>
            <w:sz w:val="24"/>
            <w:szCs w:val="28"/>
            <w:rtl/>
            <w:lang w:bidi="fa-IR"/>
          </w:rPr>
          <w:delText>،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و </w:t>
      </w:r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>به موازات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این</w:t>
      </w:r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مانور اقتصادی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ناموفق</w:t>
      </w:r>
      <w:del w:id="203" w:author="Windows User" w:date="2019-11-08T02:10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،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که احتمالا</w:t>
      </w:r>
      <w:ins w:id="204" w:author="Windows User" w:date="2019-11-08T01:57:00Z">
        <w:r w:rsidR="00BD7613">
          <w:rPr>
            <w:rFonts w:ascii="Calibri" w:hAnsi="Calibri" w:cs="B Nazanin" w:hint="cs"/>
            <w:sz w:val="24"/>
            <w:szCs w:val="28"/>
            <w:rtl/>
            <w:lang w:bidi="fa-IR"/>
          </w:rPr>
          <w:t>ً</w:t>
        </w:r>
      </w:ins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سیاست</w:t>
      </w:r>
      <w:r w:rsidR="007462B1" w:rsidRPr="00CE77C5">
        <w:rPr>
          <w:rFonts w:ascii="Calibri" w:hAnsi="Calibri" w:cs="B Nazanin" w:hint="cs"/>
          <w:sz w:val="24"/>
          <w:szCs w:val="28"/>
          <w:rtl/>
          <w:lang w:bidi="fa-IR"/>
        </w:rPr>
        <w:t>‌ها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ی تنبیهی اتحادی</w:t>
      </w:r>
      <w:ins w:id="205" w:author="Windows User" w:date="2019-11-08T01:57:00Z">
        <w:r w:rsidR="00BD7613">
          <w:rPr>
            <w:rFonts w:ascii="Calibri" w:hAnsi="Calibri" w:cs="B Nazanin" w:hint="cs"/>
            <w:sz w:val="24"/>
            <w:szCs w:val="28"/>
            <w:rtl/>
            <w:lang w:bidi="fa-IR"/>
          </w:rPr>
          <w:t>ۀ</w:t>
        </w:r>
      </w:ins>
      <w:del w:id="206" w:author="Windows User" w:date="2019-11-08T01:57:00Z">
        <w:r w:rsidRPr="00CE77C5" w:rsidDel="00BD7613">
          <w:rPr>
            <w:rFonts w:ascii="Calibri" w:hAnsi="Calibri" w:cs="B Nazanin" w:hint="cs"/>
            <w:sz w:val="24"/>
            <w:szCs w:val="28"/>
            <w:rtl/>
            <w:lang w:bidi="fa-IR"/>
          </w:rPr>
          <w:delText>ه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اروپا برای </w:t>
      </w:r>
      <w:r w:rsidR="00CE379E" w:rsidRPr="00CE77C5">
        <w:rPr>
          <w:rFonts w:ascii="Calibri" w:hAnsi="Calibri" w:cs="B Nazanin" w:hint="cs"/>
          <w:sz w:val="24"/>
          <w:szCs w:val="28"/>
          <w:rtl/>
          <w:lang w:bidi="fa-IR"/>
        </w:rPr>
        <w:t>ایتالیا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را به همراه خواهد داشت</w:t>
      </w:r>
      <w:ins w:id="207" w:author="Windows User" w:date="2019-11-08T02:10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>،</w:t>
        </w:r>
      </w:ins>
      <w:del w:id="208" w:author="Windows User" w:date="2019-11-08T02:10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="007462B1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مانور دیگری در سواحل جنوبی </w:t>
      </w:r>
      <w:r w:rsidR="00C929AB" w:rsidRPr="00CE77C5">
        <w:rPr>
          <w:rFonts w:ascii="Calibri" w:hAnsi="Calibri" w:cs="B Nazanin" w:hint="cs"/>
          <w:sz w:val="24"/>
          <w:szCs w:val="28"/>
          <w:rtl/>
          <w:lang w:bidi="fa-IR"/>
        </w:rPr>
        <w:t>ای</w:t>
      </w:r>
      <w:r w:rsidR="00CE379E" w:rsidRPr="00CE77C5">
        <w:rPr>
          <w:rFonts w:ascii="Calibri" w:hAnsi="Calibri" w:cs="B Nazanin" w:hint="cs"/>
          <w:sz w:val="24"/>
          <w:szCs w:val="28"/>
          <w:rtl/>
          <w:lang w:bidi="fa-IR"/>
        </w:rPr>
        <w:t>ن کشور،</w:t>
      </w:r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در دریای مدیترانه </w:t>
      </w:r>
      <w:r w:rsidR="00830CFA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آغاز </w:t>
      </w:r>
      <w:ins w:id="209" w:author="Windows User" w:date="2019-11-08T02:10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>شده است</w:t>
        </w:r>
      </w:ins>
      <w:del w:id="210" w:author="Windows User" w:date="2019-11-08T02:10:00Z">
        <w:r w:rsidR="00830CFA"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گردید</w:delText>
        </w:r>
      </w:del>
      <w:del w:id="211" w:author="Windows User" w:date="2019-11-08T01:57:00Z">
        <w:r w:rsidRPr="00CE77C5" w:rsidDel="00BD7613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که</w:t>
      </w:r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با اتخاذ سیاست درهای بسته، به</w:t>
      </w:r>
      <w:ins w:id="212" w:author="Windows User" w:date="2019-11-08T02:11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213" w:author="Windows User" w:date="2019-11-08T02:11:00Z">
        <w:r w:rsidR="00D628A3"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>بهان</w:t>
      </w:r>
      <w:ins w:id="214" w:author="Windows User" w:date="2019-11-08T02:11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>ۀ</w:t>
        </w:r>
      </w:ins>
      <w:del w:id="215" w:author="Windows User" w:date="2019-11-08T02:11:00Z">
        <w:r w:rsidR="00D628A3"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ه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مبارزه با قاچاق انسان و جلوگیری از مرگ پناهجویان در آب‌های مدیترانه</w:t>
      </w:r>
      <w:del w:id="216" w:author="Windows User" w:date="2019-11-08T02:11:00Z">
        <w:r w:rsidR="00D628A3"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از پذیرش این پناهجویان امتناع</w:t>
      </w:r>
      <w:ins w:id="217" w:author="Windows User" w:date="2019-11-08T02:11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خواهد شد</w:t>
        </w:r>
      </w:ins>
      <w:del w:id="218" w:author="Windows User" w:date="2019-11-08T02:11:00Z">
        <w:r w:rsidR="00D628A3"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و</w:t>
      </w:r>
      <w:del w:id="219" w:author="Windows User" w:date="2019-11-09T22:44:00Z">
        <w:r w:rsidR="00D628A3" w:rsidRPr="00CE77C5" w:rsidDel="00C67F8E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حکم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به مجرمانه</w:t>
      </w:r>
      <w:ins w:id="220" w:author="Windows User" w:date="2019-11-08T02:11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221" w:author="Windows User" w:date="2019-11-08T02:11:00Z">
        <w:r w:rsidR="00D628A3"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>بودن اقدام قایق‌های انجمن‌های مردم</w:t>
      </w:r>
      <w:ins w:id="222" w:author="Windows User" w:date="2019-11-08T02:11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223" w:author="Windows User" w:date="2019-11-08T02:11:00Z">
        <w:r w:rsidR="00D628A3"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>بنیاد مدافع حقوق بشر</w:t>
      </w:r>
      <w:ins w:id="224" w:author="Windows User" w:date="2019-11-09T22:44:00Z">
        <w:r w:rsidR="00C67F8E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حکم</w:t>
        </w:r>
      </w:ins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ins w:id="225" w:author="Windows User" w:date="2019-11-08T02:12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و </w:t>
        </w:r>
      </w:ins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>ناجی</w:t>
      </w:r>
      <w:ins w:id="226" w:author="Windows User" w:date="2019-11-09T22:45:00Z">
        <w:r w:rsidR="00C67F8E">
          <w:rPr>
            <w:rFonts w:ascii="Calibri" w:hAnsi="Calibri" w:cs="B Nazanin" w:hint="cs"/>
            <w:sz w:val="24"/>
            <w:szCs w:val="28"/>
            <w:rtl/>
            <w:lang w:bidi="fa-IR"/>
          </w:rPr>
          <w:t>ان</w:t>
        </w:r>
      </w:ins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و منتقل</w:t>
      </w:r>
      <w:ins w:id="227" w:author="Windows User" w:date="2019-11-08T02:11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228" w:author="Windows User" w:date="2019-11-08T02:11:00Z">
        <w:r w:rsidR="00D628A3"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>کنند</w:t>
      </w:r>
      <w:ins w:id="229" w:author="Windows User" w:date="2019-11-09T22:44:00Z">
        <w:r w:rsidR="00C67F8E">
          <w:rPr>
            <w:rFonts w:ascii="Calibri" w:hAnsi="Calibri" w:cs="B Nazanin" w:hint="cs"/>
            <w:sz w:val="24"/>
            <w:szCs w:val="28"/>
            <w:rtl/>
            <w:lang w:bidi="fa-IR"/>
          </w:rPr>
          <w:t>گان</w:t>
        </w:r>
      </w:ins>
      <w:del w:id="230" w:author="Windows User" w:date="2019-11-09T22:44:00Z">
        <w:r w:rsidR="00D628A3" w:rsidRPr="00CE77C5" w:rsidDel="00C67F8E">
          <w:rPr>
            <w:rFonts w:ascii="Calibri" w:hAnsi="Calibri" w:cs="B Nazanin" w:hint="cs"/>
            <w:sz w:val="24"/>
            <w:szCs w:val="28"/>
            <w:rtl/>
            <w:lang w:bidi="fa-IR"/>
          </w:rPr>
          <w:delText>ه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این پناهجویان به سواحل ایتالیا </w:t>
      </w:r>
      <w:ins w:id="231" w:author="Windows User" w:date="2019-11-09T22:45:00Z">
        <w:r w:rsidR="00C67F8E">
          <w:rPr>
            <w:rFonts w:ascii="Calibri" w:hAnsi="Calibri" w:cs="B Nazanin" w:hint="cs"/>
            <w:sz w:val="24"/>
            <w:szCs w:val="28"/>
            <w:rtl/>
            <w:lang w:bidi="fa-IR"/>
          </w:rPr>
          <w:t>حکم کرده</w:t>
        </w:r>
      </w:ins>
      <w:del w:id="232" w:author="Windows User" w:date="2019-11-09T22:45:00Z">
        <w:r w:rsidR="00D628A3" w:rsidRPr="00CE77C5" w:rsidDel="00C67F8E">
          <w:rPr>
            <w:rFonts w:ascii="Calibri" w:hAnsi="Calibri" w:cs="B Nazanin" w:hint="cs"/>
            <w:sz w:val="24"/>
            <w:szCs w:val="28"/>
            <w:rtl/>
            <w:lang w:bidi="fa-IR"/>
          </w:rPr>
          <w:delText>داده</w:delText>
        </w:r>
      </w:del>
      <w:del w:id="233" w:author="Windows User" w:date="2019-11-08T01:57:00Z">
        <w:r w:rsidR="00D628A3" w:rsidRPr="00CE77C5" w:rsidDel="0044319F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و</w:t>
      </w:r>
      <w:r w:rsidR="00C929AB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حتی</w:t>
      </w:r>
      <w:del w:id="234" w:author="Windows User" w:date="2019-11-08T02:12:00Z">
        <w:r w:rsidR="00D628A3"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تهدید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به </w:t>
      </w:r>
      <w:ins w:id="235" w:author="Windows User" w:date="2019-11-09T22:45:00Z">
        <w:r w:rsidR="00C67F8E">
          <w:rPr>
            <w:rFonts w:ascii="Calibri" w:hAnsi="Calibri" w:cs="B Nazanin" w:hint="cs"/>
            <w:sz w:val="24"/>
            <w:szCs w:val="28"/>
            <w:rtl/>
            <w:lang w:bidi="fa-IR"/>
          </w:rPr>
          <w:t>بازگشت</w:t>
        </w:r>
      </w:ins>
      <w:del w:id="236" w:author="Windows User" w:date="2019-11-09T22:45:00Z">
        <w:r w:rsidR="00D628A3" w:rsidRPr="00CE77C5" w:rsidDel="00C67F8E">
          <w:rPr>
            <w:rFonts w:ascii="Calibri" w:hAnsi="Calibri" w:cs="B Nazanin" w:hint="cs"/>
            <w:sz w:val="24"/>
            <w:szCs w:val="28"/>
            <w:rtl/>
            <w:lang w:bidi="fa-IR"/>
          </w:rPr>
          <w:delText>عودت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پناهجویان به کشور مبد</w:t>
      </w:r>
      <w:ins w:id="237" w:author="Windows User" w:date="2019-11-08T01:57:00Z">
        <w:r w:rsidR="0044319F">
          <w:rPr>
            <w:rFonts w:ascii="Calibri" w:hAnsi="Calibri" w:cs="B Nazanin" w:hint="cs"/>
            <w:sz w:val="24"/>
            <w:szCs w:val="28"/>
            <w:rtl/>
            <w:lang w:bidi="fa-IR"/>
          </w:rPr>
          <w:t>أ</w:t>
        </w:r>
      </w:ins>
      <w:del w:id="238" w:author="Windows User" w:date="2019-11-08T01:57:00Z">
        <w:r w:rsidR="00D628A3" w:rsidRPr="00CE77C5" w:rsidDel="0044319F">
          <w:rPr>
            <w:rFonts w:ascii="Calibri" w:hAnsi="Calibri" w:cs="B Nazanin" w:hint="cs"/>
            <w:sz w:val="24"/>
            <w:szCs w:val="28"/>
            <w:rtl/>
            <w:lang w:bidi="fa-IR"/>
          </w:rPr>
          <w:delText>اء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ins w:id="239" w:author="Windows User" w:date="2019-11-08T02:12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>تهدید می‌کند</w:t>
        </w:r>
      </w:ins>
      <w:del w:id="240" w:author="Windows User" w:date="2019-11-08T02:12:00Z">
        <w:r w:rsidR="007462B1"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می‌</w:delText>
        </w:r>
        <w:r w:rsidR="0016737D"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نماید</w:delText>
        </w:r>
      </w:del>
      <w:r w:rsidR="00D628A3" w:rsidRPr="00CE77C5">
        <w:rPr>
          <w:rStyle w:val="FootnoteReference"/>
          <w:rFonts w:ascii="Calibri" w:hAnsi="Calibri" w:cs="B Nazanin"/>
          <w:sz w:val="24"/>
          <w:szCs w:val="28"/>
          <w:rtl/>
          <w:lang w:bidi="fa-IR"/>
        </w:rPr>
        <w:footnoteReference w:id="2"/>
      </w:r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>.</w:t>
      </w:r>
    </w:p>
    <w:p w:rsidR="00D628A3" w:rsidRPr="00CE77C5" w:rsidRDefault="00D628A3" w:rsidP="002F2077">
      <w:pPr>
        <w:bidi/>
        <w:spacing w:after="120"/>
        <w:jc w:val="both"/>
        <w:rPr>
          <w:rFonts w:ascii="Calibri" w:hAnsi="Calibri" w:cs="B Nazanin"/>
          <w:sz w:val="24"/>
          <w:szCs w:val="28"/>
          <w:rtl/>
          <w:lang w:bidi="fa-IR"/>
        </w:rPr>
      </w:pP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این مانور</w:t>
      </w:r>
      <w:del w:id="242" w:author="Windows User" w:date="2019-11-08T01:57:00Z">
        <w:r w:rsidRPr="00CE77C5" w:rsidDel="0044319F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با تصویب قانونی بیگانه</w:t>
      </w:r>
      <w:ins w:id="243" w:author="Windows User" w:date="2019-11-08T02:13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244" w:author="Windows User" w:date="2019-11-08T02:13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هراس</w:t>
      </w:r>
      <w:r w:rsidRPr="00CE77C5">
        <w:rPr>
          <w:rStyle w:val="FootnoteReference"/>
          <w:rFonts w:ascii="Calibri" w:hAnsi="Calibri" w:cs="B Nazanin"/>
          <w:sz w:val="24"/>
          <w:szCs w:val="28"/>
          <w:rtl/>
          <w:lang w:bidi="fa-IR"/>
        </w:rPr>
        <w:footnoteReference w:id="3"/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تحت عنوان </w:t>
      </w:r>
      <w:ins w:id="246" w:author="Windows User" w:date="2019-11-08T02:13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>«</w:t>
        </w:r>
      </w:ins>
      <w:del w:id="247" w:author="Windows User" w:date="2019-11-08T02:13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مهاجرت و امنیت</w:t>
      </w:r>
      <w:ins w:id="248" w:author="Windows User" w:date="2019-11-08T02:13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>»</w:t>
        </w:r>
      </w:ins>
      <w:del w:id="249" w:author="Windows User" w:date="2019-11-08T02:13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r w:rsidR="0016737D" w:rsidRPr="00CE77C5">
        <w:rPr>
          <w:rFonts w:ascii="Calibri" w:hAnsi="Calibri" w:cs="B Nazanin" w:hint="cs"/>
          <w:sz w:val="24"/>
          <w:szCs w:val="28"/>
          <w:rtl/>
          <w:lang w:bidi="fa-IR"/>
        </w:rPr>
        <w:t>آغاز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ins w:id="250" w:author="Windows User" w:date="2019-11-08T02:13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>شد</w:t>
        </w:r>
      </w:ins>
      <w:del w:id="251" w:author="Windows User" w:date="2019-11-08T02:13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گردید</w:delText>
        </w:r>
      </w:del>
      <w:r w:rsidRPr="00CE77C5">
        <w:rPr>
          <w:rStyle w:val="FootnoteReference"/>
          <w:rFonts w:ascii="Calibri" w:hAnsi="Calibri" w:cs="B Nazanin"/>
          <w:sz w:val="24"/>
          <w:szCs w:val="28"/>
          <w:rtl/>
          <w:lang w:bidi="fa-IR"/>
        </w:rPr>
        <w:footnoteReference w:id="4"/>
      </w:r>
      <w:ins w:id="253" w:author="Windows User" w:date="2019-11-08T02:13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</w:t>
        </w:r>
      </w:ins>
      <w:del w:id="254" w:author="Windows User" w:date="2019-11-08T02:13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؛ 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که اجرای </w:t>
      </w:r>
      <w:ins w:id="255" w:author="Windows User" w:date="2019-11-08T02:13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>بخشی</w:t>
        </w:r>
      </w:ins>
      <w:del w:id="256" w:author="Windows User" w:date="2019-11-08T02:13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پاره</w:delText>
        </w:r>
        <w:r w:rsidR="00466E32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‌</w:delText>
        </w:r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ای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از مفاد آن نظیر محدودیت‌های ثبت اقامت پناهجویان در دفاتر شهرداری</w:t>
      </w:r>
      <w:ins w:id="257" w:author="Windows User" w:date="2019-11-08T02:13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>،</w:t>
        </w:r>
      </w:ins>
      <w:del w:id="258" w:author="Windows User" w:date="2019-11-08T02:13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حتی با مقاومت برخی شهرداران ایتالیایی مواجه شد</w:t>
      </w:r>
      <w:r w:rsidRPr="00CE77C5">
        <w:rPr>
          <w:rStyle w:val="FootnoteReference"/>
          <w:rFonts w:ascii="Calibri" w:hAnsi="Calibri" w:cs="B Nazanin"/>
          <w:sz w:val="24"/>
          <w:szCs w:val="28"/>
          <w:rtl/>
          <w:lang w:bidi="fa-IR"/>
        </w:rPr>
        <w:footnoteReference w:id="5"/>
      </w:r>
      <w:del w:id="260" w:author="Windows User" w:date="2019-11-08T02:13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ins w:id="261" w:author="Windows User" w:date="2019-11-09T22:47:00Z">
        <w:r w:rsidR="00D6114F">
          <w:rPr>
            <w:rFonts w:ascii="Calibri" w:hAnsi="Calibri" w:cs="B Nazanin" w:hint="cs"/>
            <w:sz w:val="24"/>
            <w:szCs w:val="28"/>
            <w:rtl/>
            <w:lang w:bidi="fa-IR"/>
          </w:rPr>
          <w:t>که</w:t>
        </w:r>
      </w:ins>
      <w:del w:id="262" w:author="Windows User" w:date="2019-11-09T22:47:00Z">
        <w:r w:rsidRPr="00CE77C5" w:rsidDel="00D6114F">
          <w:rPr>
            <w:rFonts w:ascii="Calibri" w:hAnsi="Calibri" w:cs="B Nazanin" w:hint="cs"/>
            <w:sz w:val="24"/>
            <w:szCs w:val="28"/>
            <w:rtl/>
            <w:lang w:bidi="fa-IR"/>
          </w:rPr>
          <w:delText>و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موجی از گزارش‌های تکان</w:t>
      </w:r>
      <w:ins w:id="263" w:author="Windows User" w:date="2019-11-08T02:14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264" w:author="Windows User" w:date="2019-11-08T02:14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دهنده از افزایش رفتارهای بیگانه</w:t>
      </w:r>
      <w:ins w:id="265" w:author="Windows User" w:date="2019-11-08T02:14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266" w:author="Windows User" w:date="2019-11-08T02:14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هراس و نژادپرستانه در سراسر ایتالیا که به</w:t>
      </w:r>
      <w:ins w:id="267" w:author="Windows User" w:date="2019-11-08T02:14:00Z">
        <w:r w:rsidR="00AE15D3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268" w:author="Windows User" w:date="2019-11-08T02:14:00Z">
        <w:r w:rsidRPr="00CE77C5" w:rsidDel="00AE15D3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ویژه سیاهپوستان و کولی‌ها قربانیان آن بودند</w:t>
      </w:r>
      <w:r w:rsidRPr="00CE77C5">
        <w:rPr>
          <w:rStyle w:val="FootnoteReference"/>
          <w:rFonts w:ascii="Calibri" w:hAnsi="Calibri" w:cs="B Nazanin"/>
          <w:sz w:val="24"/>
          <w:szCs w:val="28"/>
          <w:rtl/>
          <w:lang w:bidi="fa-IR"/>
        </w:rPr>
        <w:footnoteReference w:id="6"/>
      </w:r>
      <w:del w:id="271" w:author="Windows User" w:date="2019-11-09T22:47:00Z">
        <w:r w:rsidRPr="00CE77C5" w:rsidDel="00D6114F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ins w:id="272" w:author="Windows User" w:date="2019-11-09T22:48:00Z">
        <w:r w:rsidR="00D6114F">
          <w:rPr>
            <w:rFonts w:ascii="Calibri" w:hAnsi="Calibri" w:cs="B Nazanin" w:hint="cs"/>
            <w:sz w:val="24"/>
            <w:szCs w:val="28"/>
            <w:rtl/>
            <w:lang w:bidi="fa-IR"/>
          </w:rPr>
          <w:t>نشان‌دهندۀ</w:t>
        </w:r>
      </w:ins>
      <w:del w:id="273" w:author="Windows User" w:date="2019-11-09T22:48:00Z">
        <w:r w:rsidRPr="00CE77C5" w:rsidDel="00D6114F">
          <w:rPr>
            <w:rFonts w:ascii="Calibri" w:hAnsi="Calibri" w:cs="B Nazanin" w:hint="cs"/>
            <w:sz w:val="24"/>
            <w:szCs w:val="28"/>
            <w:rtl/>
            <w:lang w:bidi="fa-IR"/>
          </w:rPr>
          <w:delText>از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تأثیر اتخاذ چنین رویکردی</w:t>
      </w:r>
      <w:del w:id="274" w:author="Windows User" w:date="2019-11-09T22:48:00Z">
        <w:r w:rsidRPr="00CE77C5" w:rsidDel="00D6114F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در تحریک و تشدید هیجانات بیگانه</w:t>
      </w:r>
      <w:ins w:id="275" w:author="Windows User" w:date="2019-11-09T22:48:00Z">
        <w:r w:rsidR="00D6114F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276" w:author="Windows User" w:date="2019-11-09T22:48:00Z">
        <w:r w:rsidRPr="00CE77C5" w:rsidDel="00D6114F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هراس و نژادپرستانه</w:t>
      </w:r>
      <w:del w:id="277" w:author="Windows User" w:date="2019-11-09T22:48:00Z">
        <w:r w:rsidRPr="00CE77C5" w:rsidDel="00D6114F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و رسانایی ب</w:t>
      </w:r>
      <w:ins w:id="278" w:author="Windows User" w:date="2019-11-09T22:48:00Z">
        <w:r w:rsidR="00D6114F">
          <w:rPr>
            <w:rFonts w:ascii="Calibri" w:hAnsi="Calibri" w:cs="B Nazanin" w:hint="cs"/>
            <w:sz w:val="24"/>
            <w:szCs w:val="28"/>
            <w:rtl/>
            <w:lang w:bidi="fa-IR"/>
          </w:rPr>
          <w:t>سیار</w:t>
        </w:r>
      </w:ins>
      <w:del w:id="279" w:author="Windows User" w:date="2019-11-09T22:48:00Z">
        <w:r w:rsidRPr="00CE77C5" w:rsidDel="00D6114F">
          <w:rPr>
            <w:rFonts w:ascii="Calibri" w:hAnsi="Calibri" w:cs="B Nazanin" w:hint="cs"/>
            <w:sz w:val="24"/>
            <w:szCs w:val="28"/>
            <w:rtl/>
            <w:lang w:bidi="fa-IR"/>
          </w:rPr>
          <w:delText>الای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جامعه برای </w:t>
      </w:r>
      <w:ins w:id="280" w:author="Windows User" w:date="2019-11-09T22:48:00Z">
        <w:r w:rsidR="00D6114F">
          <w:rPr>
            <w:rFonts w:ascii="Calibri" w:hAnsi="Calibri" w:cs="B Nazanin" w:hint="cs"/>
            <w:sz w:val="24"/>
            <w:szCs w:val="28"/>
            <w:rtl/>
            <w:lang w:bidi="fa-IR"/>
          </w:rPr>
          <w:t>بود</w:t>
        </w:r>
      </w:ins>
      <w:del w:id="281" w:author="Windows User" w:date="2019-11-09T22:48:00Z">
        <w:r w:rsidRPr="00CE77C5" w:rsidDel="00D6114F">
          <w:rPr>
            <w:rFonts w:ascii="Calibri" w:hAnsi="Calibri" w:cs="B Nazanin" w:hint="cs"/>
            <w:sz w:val="24"/>
            <w:szCs w:val="28"/>
            <w:rtl/>
            <w:lang w:bidi="fa-IR"/>
          </w:rPr>
          <w:delText>آن نشان داش</w:delText>
        </w:r>
        <w:r w:rsidR="00BE54FC" w:rsidRPr="00CE77C5" w:rsidDel="00D6114F">
          <w:rPr>
            <w:rFonts w:ascii="Calibri" w:hAnsi="Calibri" w:cs="B Nazanin" w:hint="cs"/>
            <w:sz w:val="24"/>
            <w:szCs w:val="28"/>
            <w:rtl/>
            <w:lang w:bidi="fa-IR"/>
          </w:rPr>
          <w:delText>ت</w:delText>
        </w:r>
      </w:del>
      <w:r w:rsidR="00BE54FC" w:rsidRPr="00CE77C5">
        <w:rPr>
          <w:rFonts w:ascii="Calibri" w:hAnsi="Calibri" w:cs="B Nazanin" w:hint="cs"/>
          <w:sz w:val="24"/>
          <w:szCs w:val="28"/>
          <w:rtl/>
          <w:lang w:bidi="fa-IR"/>
        </w:rPr>
        <w:t>.</w:t>
      </w:r>
    </w:p>
    <w:p w:rsidR="00BE54FC" w:rsidRPr="00CE77C5" w:rsidRDefault="00D628A3" w:rsidP="002E426E">
      <w:pPr>
        <w:bidi/>
        <w:spacing w:after="120"/>
        <w:jc w:val="both"/>
        <w:rPr>
          <w:rFonts w:ascii="Calibri" w:hAnsi="Calibri" w:cs="B Nazanin"/>
          <w:sz w:val="24"/>
          <w:szCs w:val="28"/>
          <w:rtl/>
          <w:lang w:bidi="fa-IR"/>
        </w:rPr>
      </w:pP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مجموع</w:t>
      </w:r>
      <w:del w:id="282" w:author="Windows User" w:date="2019-11-09T22:48:00Z">
        <w:r w:rsidRPr="00CE77C5" w:rsidDel="00D6114F">
          <w:rPr>
            <w:rFonts w:ascii="Calibri" w:hAnsi="Calibri" w:cs="B Nazanin" w:hint="cs"/>
            <w:sz w:val="24"/>
            <w:szCs w:val="28"/>
            <w:rtl/>
            <w:lang w:bidi="fa-IR"/>
          </w:rPr>
          <w:delText>ه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این اقدامات، علاوه بر مقاومت سیاسی جناح مخالف دولت که خطر انزوای سیاسی ایتالیا در اتحادی</w:t>
      </w:r>
      <w:ins w:id="283" w:author="Windows User" w:date="2019-11-09T22:48:00Z">
        <w:r w:rsidR="00D6114F">
          <w:rPr>
            <w:rFonts w:ascii="Calibri" w:hAnsi="Calibri" w:cs="B Nazanin" w:hint="cs"/>
            <w:sz w:val="24"/>
            <w:szCs w:val="28"/>
            <w:rtl/>
            <w:lang w:bidi="fa-IR"/>
          </w:rPr>
          <w:t>ۀ</w:t>
        </w:r>
      </w:ins>
      <w:del w:id="284" w:author="Windows User" w:date="2019-11-09T22:48:00Z">
        <w:r w:rsidRPr="00CE77C5" w:rsidDel="00D6114F">
          <w:rPr>
            <w:rFonts w:ascii="Calibri" w:hAnsi="Calibri" w:cs="B Nazanin" w:hint="cs"/>
            <w:sz w:val="24"/>
            <w:szCs w:val="28"/>
            <w:rtl/>
            <w:lang w:bidi="fa-IR"/>
          </w:rPr>
          <w:delText>ه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اروپا را با تندشدن ادبیات دیپلماتیک</w:t>
      </w:r>
      <w:del w:id="285" w:author="Windows User" w:date="2019-11-09T12:52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و لغو برخی سفرهای </w:t>
      </w:r>
      <w:r w:rsidR="00466E32">
        <w:rPr>
          <w:rFonts w:ascii="Calibri" w:hAnsi="Calibri" w:cs="B Nazanin" w:hint="cs"/>
          <w:sz w:val="24"/>
          <w:szCs w:val="28"/>
          <w:rtl/>
          <w:lang w:bidi="fa-IR"/>
        </w:rPr>
        <w:t>بین‌الملل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ی حس کرده بود</w:t>
      </w:r>
      <w:ins w:id="286" w:author="Windows User" w:date="2019-11-09T12:53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،</w:t>
        </w:r>
      </w:ins>
      <w:del w:id="287" w:author="Windows User" w:date="2019-11-09T12:53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اعتراضات گسترد</w:t>
      </w:r>
      <w:ins w:id="288" w:author="Windows User" w:date="2019-11-09T12:53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ۀ</w:t>
        </w:r>
      </w:ins>
      <w:del w:id="289" w:author="Windows User" w:date="2019-11-09T12:53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ه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پناهجویان و مهاجر</w:t>
      </w:r>
      <w:ins w:id="290" w:author="Windows User" w:date="2019-11-09T12:53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ا</w:t>
        </w:r>
      </w:ins>
      <w:del w:id="291" w:author="Windows User" w:date="2019-11-09T12:53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ی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ن</w:t>
      </w:r>
      <w:del w:id="292" w:author="Windows User" w:date="2019-11-09T12:53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و برخی ایتالیا‌یی‌ها</w:t>
      </w:r>
      <w:del w:id="293" w:author="Windows User" w:date="2019-11-09T12:53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به</w:t>
      </w:r>
      <w:ins w:id="294" w:author="Windows User" w:date="2019-11-09T12:53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295" w:author="Windows User" w:date="2019-11-09T12:53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ویژه در مدارس و دانشگاه‌ها را برانگیخت</w:t>
      </w:r>
      <w:del w:id="296" w:author="Windows User" w:date="2019-11-09T12:53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و موجی از نقد مطبوعاتی را نیز به همراه داشت</w:t>
      </w:r>
      <w:del w:id="297" w:author="Windows User" w:date="2019-11-09T22:49:00Z">
        <w:r w:rsidRPr="00CE77C5" w:rsidDel="00D6114F">
          <w:rPr>
            <w:rFonts w:ascii="Calibri" w:hAnsi="Calibri" w:cs="B Nazanin" w:hint="cs"/>
            <w:sz w:val="24"/>
            <w:szCs w:val="28"/>
            <w:rtl/>
            <w:lang w:bidi="fa-IR"/>
          </w:rPr>
          <w:delText>؛ ک</w:delText>
        </w:r>
      </w:del>
      <w:ins w:id="298" w:author="Windows User" w:date="2019-11-09T22:49:00Z">
        <w:r w:rsidR="00D6114F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که</w:t>
        </w:r>
      </w:ins>
      <w:del w:id="299" w:author="Windows User" w:date="2019-11-09T22:49:00Z">
        <w:r w:rsidRPr="00CE77C5" w:rsidDel="00D6114F">
          <w:rPr>
            <w:rFonts w:ascii="Calibri" w:hAnsi="Calibri" w:cs="B Nazanin" w:hint="cs"/>
            <w:sz w:val="24"/>
            <w:szCs w:val="28"/>
            <w:rtl/>
            <w:lang w:bidi="fa-IR"/>
          </w:rPr>
          <w:delText>ه</w:delText>
        </w:r>
      </w:del>
      <w:del w:id="300" w:author="Windows User" w:date="2019-11-09T12:53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پاسخ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دولت 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lastRenderedPageBreak/>
        <w:t>ب</w:t>
      </w:r>
      <w:ins w:id="301" w:author="Windows User" w:date="2019-11-09T12:54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ا</w:t>
        </w:r>
      </w:ins>
      <w:del w:id="302" w:author="Windows User" w:date="2019-11-09T12:54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ه آن،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r w:rsidR="009D08E3" w:rsidRPr="00CE77C5">
        <w:rPr>
          <w:rFonts w:ascii="Calibri" w:hAnsi="Calibri" w:cs="B Nazanin" w:hint="cs"/>
          <w:sz w:val="24"/>
          <w:szCs w:val="28"/>
          <w:rtl/>
          <w:lang w:bidi="fa-IR"/>
        </w:rPr>
        <w:t>کاهش آزادی مطبوعات و حتی</w:t>
      </w:r>
      <w:del w:id="303" w:author="Windows User" w:date="2019-11-09T22:49:00Z">
        <w:r w:rsidR="009D08E3" w:rsidRPr="00CE77C5" w:rsidDel="00D6114F">
          <w:rPr>
            <w:rFonts w:ascii="Calibri" w:hAnsi="Calibri" w:cs="B Nazanin" w:hint="cs"/>
            <w:sz w:val="24"/>
            <w:szCs w:val="28"/>
            <w:rtl/>
            <w:lang w:bidi="fa-IR"/>
          </w:rPr>
          <w:delText>،</w:delText>
        </w:r>
      </w:del>
      <w:r w:rsidR="009D08E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تهدید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سخنگویان</w:t>
      </w:r>
      <w:ins w:id="304" w:author="Windows User" w:date="2019-11-09T22:49:00Z">
        <w:r w:rsidR="00D6114F">
          <w:rPr>
            <w:rFonts w:ascii="Calibri" w:hAnsi="Calibri" w:cs="B Nazanin" w:hint="cs"/>
            <w:sz w:val="24"/>
            <w:szCs w:val="28"/>
            <w:rtl/>
            <w:lang w:bidi="fa-IR"/>
          </w:rPr>
          <w:t>،</w:t>
        </w:r>
      </w:ins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ins w:id="305" w:author="Windows User" w:date="2019-11-09T12:54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«</w:t>
        </w:r>
      </w:ins>
      <w:del w:id="306" w:author="Windows User" w:date="2019-11-09T12:54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جنبش </w:t>
      </w:r>
      <w:ins w:id="307" w:author="Windows User" w:date="2019-11-09T22:49:00Z">
        <w:r w:rsidR="00D6114F">
          <w:rPr>
            <w:rFonts w:ascii="Calibri" w:hAnsi="Calibri" w:cs="Calibri"/>
            <w:sz w:val="24"/>
            <w:szCs w:val="28"/>
            <w:rtl/>
            <w:lang w:bidi="fa-IR"/>
          </w:rPr>
          <w:t>۵</w:t>
        </w:r>
      </w:ins>
      <w:del w:id="308" w:author="Windows User" w:date="2019-11-09T22:49:00Z">
        <w:r w:rsidRPr="00CE77C5" w:rsidDel="00D6114F">
          <w:rPr>
            <w:rFonts w:ascii="Calibri" w:hAnsi="Calibri" w:cs="B Nazanin" w:hint="cs"/>
            <w:sz w:val="24"/>
            <w:szCs w:val="28"/>
            <w:rtl/>
            <w:lang w:bidi="fa-IR"/>
          </w:rPr>
          <w:delText>5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ستاره</w:t>
      </w:r>
      <w:r w:rsidR="00CE379E" w:rsidRPr="00CE77C5">
        <w:rPr>
          <w:rStyle w:val="FootnoteReference"/>
          <w:rFonts w:ascii="Calibri" w:hAnsi="Calibri" w:cs="B Nazanin"/>
          <w:sz w:val="24"/>
          <w:szCs w:val="28"/>
          <w:rtl/>
          <w:lang w:bidi="fa-IR"/>
        </w:rPr>
        <w:footnoteReference w:id="7"/>
      </w:r>
      <w:ins w:id="311" w:author="Windows User" w:date="2019-11-09T12:54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»</w:t>
        </w:r>
      </w:ins>
      <w:del w:id="312" w:author="Windows User" w:date="2019-11-09T12:54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علیه کانون مطبوعات این کشور </w:t>
      </w:r>
      <w:ins w:id="313" w:author="Windows User" w:date="2019-11-09T12:54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واکنش نشان داد</w:t>
        </w:r>
      </w:ins>
      <w:del w:id="314" w:author="Windows User" w:date="2019-11-09T12:54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بود</w:delText>
        </w:r>
      </w:del>
      <w:r w:rsidRPr="00CE77C5">
        <w:rPr>
          <w:rStyle w:val="FootnoteReference"/>
          <w:rFonts w:ascii="Calibri" w:hAnsi="Calibri" w:cs="B Nazanin"/>
          <w:sz w:val="24"/>
          <w:szCs w:val="28"/>
          <w:rtl/>
          <w:lang w:bidi="fa-IR"/>
        </w:rPr>
        <w:footnoteReference w:id="8"/>
      </w:r>
      <w:r w:rsidR="00BE54FC" w:rsidRPr="00CE77C5">
        <w:rPr>
          <w:rFonts w:ascii="Calibri" w:hAnsi="Calibri" w:cs="B Nazanin" w:hint="cs"/>
          <w:sz w:val="24"/>
          <w:szCs w:val="28"/>
          <w:rtl/>
          <w:lang w:bidi="fa-IR"/>
        </w:rPr>
        <w:t>.</w:t>
      </w:r>
    </w:p>
    <w:p w:rsidR="00D628A3" w:rsidRPr="00CE77C5" w:rsidRDefault="00BE54FC" w:rsidP="00F36E96">
      <w:pPr>
        <w:bidi/>
        <w:spacing w:after="120"/>
        <w:jc w:val="both"/>
        <w:rPr>
          <w:rFonts w:ascii="Calibri" w:hAnsi="Calibri" w:cs="B Nazanin"/>
          <w:sz w:val="24"/>
          <w:szCs w:val="28"/>
          <w:rtl/>
          <w:lang w:bidi="fa-IR"/>
        </w:rPr>
      </w:pP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در این روند، </w:t>
      </w:r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>اختصاص</w:t>
      </w:r>
      <w:ins w:id="316" w:author="Windows User" w:date="2019-11-09T12:55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‌یافتن</w:t>
        </w:r>
      </w:ins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ins w:id="317" w:author="Windows User" w:date="2019-11-09T12:54:00Z">
        <w:r w:rsidR="002F2077">
          <w:rPr>
            <w:rFonts w:ascii="Calibri" w:hAnsi="Calibri" w:cs="Calibri"/>
            <w:sz w:val="24"/>
            <w:szCs w:val="28"/>
            <w:rtl/>
            <w:lang w:bidi="fa-IR"/>
          </w:rPr>
          <w:t>۱</w:t>
        </w:r>
      </w:ins>
      <w:del w:id="318" w:author="Windows User" w:date="2019-11-09T12:54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1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میلیارد یورو در مانور اقتصادی به استخدام‌های جدید نیروی انتظامی ایتالیا</w:t>
      </w:r>
      <w:r w:rsidR="00D628A3" w:rsidRPr="00CE77C5">
        <w:rPr>
          <w:rStyle w:val="FootnoteReference"/>
          <w:rFonts w:ascii="Calibri" w:hAnsi="Calibri" w:cs="B Nazanin"/>
          <w:sz w:val="24"/>
          <w:szCs w:val="28"/>
          <w:rtl/>
          <w:lang w:bidi="fa-IR"/>
        </w:rPr>
        <w:footnoteReference w:id="9"/>
      </w:r>
      <w:del w:id="320" w:author="Windows User" w:date="2019-11-09T12:55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و </w:t>
      </w:r>
      <w:ins w:id="321" w:author="Windows User" w:date="2019-11-09T12:55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گفت‌وگوهای</w:t>
        </w:r>
      </w:ins>
      <w:del w:id="322" w:author="Windows User" w:date="2019-11-09T12:55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صحبت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دولتمردان این کشور د</w:t>
      </w:r>
      <w:ins w:id="323" w:author="Windows User" w:date="2019-11-09T12:56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ربارۀ</w:t>
        </w:r>
      </w:ins>
      <w:del w:id="324" w:author="Windows User" w:date="2019-11-09T12:56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ر خصوص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ضرورت اجباری</w:t>
      </w:r>
      <w:ins w:id="325" w:author="Windows User" w:date="2019-11-09T12:54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326" w:author="Windows User" w:date="2019-11-09T12:54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>سازی مجدد خدمت سربازی به</w:t>
      </w:r>
      <w:ins w:id="327" w:author="Windows User" w:date="2019-11-09T12:55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328" w:author="Windows User" w:date="2019-11-09T12:55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>عنوان بخشی ضروری از تعلیم و تربیت جوانان ایتالیایی</w:t>
      </w:r>
      <w:r w:rsidR="00D628A3" w:rsidRPr="00CE77C5">
        <w:rPr>
          <w:rStyle w:val="FootnoteReference"/>
          <w:rFonts w:ascii="Calibri" w:hAnsi="Calibri" w:cs="B Nazanin"/>
          <w:sz w:val="24"/>
          <w:szCs w:val="28"/>
          <w:rtl/>
          <w:lang w:bidi="fa-IR"/>
        </w:rPr>
        <w:footnoteReference w:id="10"/>
      </w:r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>، بیم‌هایی را برانگیخت</w:t>
      </w:r>
      <w:del w:id="330" w:author="Windows User" w:date="2019-11-09T12:56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که</w:t>
      </w:r>
      <w:ins w:id="331" w:author="Windows User" w:date="2019-11-09T12:57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این موضوع</w:t>
        </w:r>
      </w:ins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ins w:id="332" w:author="Windows User" w:date="2019-11-09T12:57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موجب</w:t>
        </w:r>
      </w:ins>
      <w:del w:id="333" w:author="Windows User" w:date="2019-11-09T12:56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به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اعزام گروه تحقیق و تفحص ضدنژادپرستی سازمان ملل متحد به ایتالیا</w:t>
      </w:r>
      <w:del w:id="334" w:author="Windows User" w:date="2019-11-09T12:57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منجر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شد</w:t>
      </w:r>
      <w:ins w:id="335" w:author="Windows User" w:date="2019-11-09T12:58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که</w:t>
        </w:r>
      </w:ins>
      <w:del w:id="336" w:author="Windows User" w:date="2019-11-09T12:57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؛ و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نتیج</w:t>
      </w:r>
      <w:ins w:id="337" w:author="Windows User" w:date="2019-11-09T12:57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ۀ</w:t>
        </w:r>
      </w:ins>
      <w:del w:id="338" w:author="Windows User" w:date="2019-11-09T12:57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ه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آن گزارش کمیسر این سازمان در</w:t>
      </w:r>
      <w:ins w:id="339" w:author="Windows User" w:date="2019-11-09T12:58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بارۀ</w:t>
        </w:r>
      </w:ins>
      <w:del w:id="340" w:author="Windows User" w:date="2019-11-09T12:58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خصوص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رشد هشدار</w:t>
      </w:r>
      <w:del w:id="341" w:author="Windows User" w:date="2019-11-09T12:58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>دهند</w:t>
      </w:r>
      <w:ins w:id="342" w:author="Windows User" w:date="2019-11-09T12:58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ۀ</w:t>
        </w:r>
      </w:ins>
      <w:del w:id="343" w:author="Windows User" w:date="2019-11-09T12:58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ه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احساسات بیگانه</w:t>
      </w:r>
      <w:ins w:id="344" w:author="Windows User" w:date="2019-11-09T12:58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345" w:author="Windows User" w:date="2019-11-09T12:58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>هراس و نژاد</w:t>
      </w:r>
      <w:del w:id="346" w:author="Windows User" w:date="2019-11-09T12:58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>پرستانه در ایتالیا</w:t>
      </w:r>
      <w:del w:id="347" w:author="Windows User" w:date="2019-11-09T12:58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و افزایش رفتارهای تبعیض</w:t>
      </w:r>
      <w:ins w:id="348" w:author="Windows User" w:date="2019-11-09T12:58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ی</w:t>
        </w:r>
      </w:ins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و خشونت</w:t>
      </w:r>
      <w:ins w:id="349" w:author="Windows User" w:date="2019-11-09T12:58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350" w:author="Windows User" w:date="2019-11-09T12:58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>آمیز علیه مهاجران و پناهجویان آفریقایی تبار</w:t>
      </w:r>
      <w:ins w:id="351" w:author="Windows User" w:date="2019-11-09T12:58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352" w:author="Windows User" w:date="2019-11-09T12:58:00Z">
        <w:r w:rsidR="00D628A3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>و کولی‌ها در این کشور بود</w:t>
      </w:r>
      <w:r w:rsidR="00D628A3" w:rsidRPr="00CE77C5">
        <w:rPr>
          <w:rStyle w:val="FootnoteReference"/>
          <w:rFonts w:ascii="Calibri" w:hAnsi="Calibri" w:cs="B Nazanin"/>
          <w:sz w:val="24"/>
          <w:szCs w:val="28"/>
          <w:rtl/>
          <w:lang w:bidi="fa-IR"/>
        </w:rPr>
        <w:footnoteReference w:id="11"/>
      </w:r>
      <w:r w:rsidR="00D628A3" w:rsidRPr="00CE77C5">
        <w:rPr>
          <w:rFonts w:ascii="Calibri" w:hAnsi="Calibri" w:cs="B Nazanin" w:hint="cs"/>
          <w:sz w:val="24"/>
          <w:szCs w:val="28"/>
          <w:rtl/>
          <w:lang w:bidi="fa-IR"/>
        </w:rPr>
        <w:t>.</w:t>
      </w:r>
    </w:p>
    <w:p w:rsidR="00D628A3" w:rsidRPr="00CE77C5" w:rsidRDefault="00D628A3" w:rsidP="00993087">
      <w:pPr>
        <w:bidi/>
        <w:spacing w:after="120"/>
        <w:jc w:val="both"/>
        <w:rPr>
          <w:rFonts w:ascii="Calibri" w:hAnsi="Calibri" w:cs="B Nazanin"/>
          <w:sz w:val="24"/>
          <w:szCs w:val="28"/>
          <w:rtl/>
          <w:lang w:bidi="fa-IR"/>
        </w:rPr>
      </w:pP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بدون شک هر کشوری</w:t>
      </w:r>
      <w:del w:id="358" w:author="Windows User" w:date="2019-11-09T12:58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که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مانند ایتالیا</w:t>
      </w:r>
      <w:ins w:id="359" w:author="Windows User" w:date="2019-11-09T12:59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که</w:t>
        </w:r>
      </w:ins>
      <w:del w:id="360" w:author="Windows User" w:date="2019-11-09T12:59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،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سیاست‌های نادرستی را در </w:t>
      </w:r>
      <w:ins w:id="361" w:author="Windows User" w:date="2019-11-09T22:55:00Z">
        <w:r w:rsidR="00284113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حوزۀ </w:t>
        </w:r>
      </w:ins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مهاجرت</w:t>
      </w:r>
      <w:ins w:id="362" w:author="Windows User" w:date="2019-11-09T12:59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363" w:author="Windows User" w:date="2019-11-09T12:59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پذیری اتخاذ </w:t>
      </w:r>
      <w:ins w:id="364" w:author="Windows User" w:date="2019-11-09T12:59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کند</w:t>
        </w:r>
      </w:ins>
      <w:del w:id="365" w:author="Windows User" w:date="2019-11-09T12:59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نماید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، به تقابل مشابهی میان </w:t>
      </w:r>
      <w:r w:rsidR="0016737D" w:rsidRPr="00CE77C5">
        <w:rPr>
          <w:rFonts w:ascii="Calibri" w:hAnsi="Calibri" w:cs="B Nazanin" w:hint="cs"/>
          <w:sz w:val="24"/>
          <w:szCs w:val="28"/>
          <w:rtl/>
          <w:lang w:bidi="fa-IR"/>
        </w:rPr>
        <w:t>جمعیت میزبان و مهاجر خواهد رسید</w:t>
      </w:r>
      <w:del w:id="366" w:author="Windows User" w:date="2019-11-09T12:59:00Z">
        <w:r w:rsidR="0016737D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="0016737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که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با افزایش کم</w:t>
      </w:r>
      <w:ins w:id="367" w:author="Windows User" w:date="2019-11-09T22:51:00Z">
        <w:r w:rsidR="00C1332C">
          <w:rPr>
            <w:rFonts w:ascii="Calibri" w:hAnsi="Calibri" w:cs="B Nazanin" w:hint="cs"/>
            <w:sz w:val="24"/>
            <w:szCs w:val="28"/>
            <w:rtl/>
            <w:lang w:bidi="fa-IR"/>
          </w:rPr>
          <w:t>ّ</w:t>
        </w:r>
      </w:ins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ی </w:t>
      </w:r>
      <w:ins w:id="368" w:author="Windows User" w:date="2019-11-09T12:59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تعداد</w:t>
        </w:r>
      </w:ins>
      <w:del w:id="369" w:author="Windows User" w:date="2019-11-09T12:59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شمار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مهاجر</w:t>
      </w:r>
      <w:ins w:id="370" w:author="Windows User" w:date="2019-11-09T12:59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ا</w:t>
        </w:r>
      </w:ins>
      <w:del w:id="371" w:author="Windows User" w:date="2019-11-09T12:59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ی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ن ب</w:t>
      </w:r>
      <w:ins w:id="372" w:author="Windows User" w:date="2019-11-09T13:00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ه </w:t>
        </w:r>
      </w:ins>
      <w:del w:id="373" w:author="Windows User" w:date="2019-11-09T13:00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ه</w:delText>
        </w:r>
      </w:del>
      <w:del w:id="374" w:author="Windows User" w:date="2019-11-09T12:59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ins w:id="375" w:author="Windows User" w:date="2019-11-09T13:00:00Z">
        <w:r w:rsidR="002F2077">
          <w:rPr>
            <w:rFonts w:ascii="Calibri" w:hAnsi="Calibri" w:cs="Calibri"/>
            <w:sz w:val="24"/>
            <w:szCs w:val="28"/>
            <w:rtl/>
            <w:lang w:bidi="fa-IR"/>
          </w:rPr>
          <w:t>۱</w:t>
        </w:r>
      </w:ins>
      <w:del w:id="376" w:author="Windows User" w:date="2019-11-09T12:59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5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.</w:t>
      </w:r>
      <w:ins w:id="377" w:author="Windows User" w:date="2019-11-09T12:59:00Z">
        <w:r w:rsidR="002F2077">
          <w:rPr>
            <w:rFonts w:ascii="Calibri" w:hAnsi="Calibri" w:cs="Calibri"/>
            <w:sz w:val="24"/>
            <w:szCs w:val="28"/>
            <w:rtl/>
            <w:lang w:bidi="fa-IR"/>
          </w:rPr>
          <w:t>۵</w:t>
        </w:r>
      </w:ins>
      <w:del w:id="378" w:author="Windows User" w:date="2019-11-09T12:59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1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میلیون نفر</w:t>
      </w:r>
      <w:ins w:id="379" w:author="Windows User" w:date="2019-11-09T13:00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</w:t>
        </w:r>
      </w:ins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(</w:t>
      </w:r>
      <w:ins w:id="380" w:author="Windows User" w:date="2019-11-09T13:00:00Z">
        <w:r w:rsidR="002F2077" w:rsidRPr="00C1332C">
          <w:rPr>
            <w:rFonts w:ascii="Calibri" w:hAnsi="Calibri" w:cs="B Nazanin"/>
            <w:sz w:val="24"/>
            <w:szCs w:val="28"/>
            <w:rtl/>
            <w:lang w:bidi="fa-IR"/>
            <w:rPrChange w:id="381" w:author="Windows User" w:date="2019-11-09T22:51:00Z">
              <w:rPr>
                <w:rFonts w:ascii="Calibri" w:hAnsi="Calibri" w:cs="Calibri"/>
                <w:sz w:val="24"/>
                <w:szCs w:val="28"/>
                <w:rtl/>
                <w:lang w:bidi="fa-IR"/>
              </w:rPr>
            </w:rPrChange>
          </w:rPr>
          <w:t>۵</w:t>
        </w:r>
      </w:ins>
      <w:del w:id="382" w:author="Windows User" w:date="2019-11-09T13:00:00Z">
        <w:r w:rsidRPr="002E426E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8</w:delText>
        </w:r>
      </w:del>
      <w:r w:rsidRPr="00C1332C">
        <w:rPr>
          <w:rFonts w:ascii="Calibri" w:hAnsi="Calibri" w:cs="B Nazanin" w:hint="cs"/>
          <w:sz w:val="24"/>
          <w:szCs w:val="28"/>
          <w:rtl/>
          <w:lang w:bidi="fa-IR"/>
          <w:rPrChange w:id="383" w:author="Windows User" w:date="2019-11-09T22:51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>.</w:t>
      </w:r>
      <w:ins w:id="384" w:author="Windows User" w:date="2019-11-09T13:00:00Z">
        <w:r w:rsidR="002F2077" w:rsidRPr="00C1332C">
          <w:rPr>
            <w:rFonts w:ascii="Calibri" w:hAnsi="Calibri" w:cs="B Nazanin"/>
            <w:sz w:val="24"/>
            <w:szCs w:val="28"/>
            <w:rtl/>
            <w:lang w:bidi="fa-IR"/>
            <w:rPrChange w:id="385" w:author="Windows User" w:date="2019-11-09T22:51:00Z">
              <w:rPr>
                <w:rFonts w:ascii="Calibri" w:hAnsi="Calibri" w:cs="Calibri"/>
                <w:sz w:val="24"/>
                <w:szCs w:val="28"/>
                <w:rtl/>
                <w:lang w:bidi="fa-IR"/>
              </w:rPr>
            </w:rPrChange>
          </w:rPr>
          <w:t>۸</w:t>
        </w:r>
      </w:ins>
      <w:del w:id="386" w:author="Windows User" w:date="2019-11-09T13:00:00Z">
        <w:r w:rsidRPr="002E426E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5</w:delText>
        </w:r>
      </w:del>
      <w:r w:rsidRPr="00C1332C">
        <w:rPr>
          <w:rFonts w:ascii="Calibri" w:hAnsi="Calibri" w:cs="B Nazanin" w:hint="cs"/>
          <w:sz w:val="24"/>
          <w:szCs w:val="28"/>
          <w:rtl/>
          <w:lang w:bidi="fa-IR"/>
          <w:rPrChange w:id="387" w:author="Windows User" w:date="2019-11-09T22:51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>%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از کل جمعیت)</w:t>
      </w:r>
      <w:r w:rsidRPr="00CE77C5">
        <w:rPr>
          <w:rStyle w:val="FootnoteReference"/>
          <w:rFonts w:ascii="Calibri" w:hAnsi="Calibri" w:cs="B Nazanin"/>
          <w:sz w:val="24"/>
          <w:szCs w:val="28"/>
          <w:rtl/>
          <w:lang w:bidi="fa-IR"/>
        </w:rPr>
        <w:footnoteReference w:id="12"/>
      </w:r>
      <w:del w:id="389" w:author="Windows User" w:date="2019-11-09T13:00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و کاهش کیفی </w:t>
      </w:r>
      <w:r w:rsidR="005F7377" w:rsidRPr="00CE77C5">
        <w:rPr>
          <w:rFonts w:ascii="Calibri" w:hAnsi="Calibri" w:cs="B Nazanin" w:hint="cs"/>
          <w:sz w:val="24"/>
          <w:szCs w:val="28"/>
          <w:rtl/>
          <w:lang w:bidi="fa-IR"/>
        </w:rPr>
        <w:t>مناسبات</w:t>
      </w:r>
      <w:del w:id="390" w:author="Windows User" w:date="2019-11-09T13:00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شان با جمعیت میزبان، به </w:t>
      </w:r>
      <w:r w:rsidR="005F7377" w:rsidRPr="00CE77C5">
        <w:rPr>
          <w:rFonts w:ascii="Calibri" w:hAnsi="Calibri" w:cs="B Nazanin" w:hint="cs"/>
          <w:sz w:val="24"/>
          <w:szCs w:val="28"/>
          <w:rtl/>
          <w:lang w:bidi="fa-IR"/>
        </w:rPr>
        <w:t>تشدید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احساسات بیگانه</w:t>
      </w:r>
      <w:ins w:id="391" w:author="Windows User" w:date="2019-11-09T13:00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392" w:author="Windows User" w:date="2019-11-09T13:00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هراسانه میزبان</w:t>
      </w:r>
      <w:r w:rsidR="008E489B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نیز</w:t>
      </w:r>
      <w:r w:rsidR="00C929AB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انجامیده است.</w:t>
      </w:r>
    </w:p>
    <w:p w:rsidR="002D119D" w:rsidRPr="00CE77C5" w:rsidRDefault="00B64367" w:rsidP="002E426E">
      <w:pPr>
        <w:bidi/>
        <w:spacing w:after="120"/>
        <w:jc w:val="both"/>
        <w:rPr>
          <w:rFonts w:ascii="Calibri" w:hAnsi="Calibri" w:cs="B Nazanin"/>
          <w:sz w:val="24"/>
          <w:szCs w:val="28"/>
          <w:rtl/>
          <w:lang w:bidi="fa-IR"/>
        </w:rPr>
      </w:pP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در این فضا</w:t>
      </w:r>
      <w:r w:rsidR="00BE54FC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، </w:t>
      </w:r>
      <w:ins w:id="393" w:author="Windows User" w:date="2019-11-09T13:01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«</w:t>
        </w:r>
      </w:ins>
      <w:del w:id="394" w:author="Windows User" w:date="2019-11-09T13:01:00Z">
        <w:r w:rsidR="002D119D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"</w:delText>
        </w:r>
      </w:del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>جوزپه کونته</w:t>
      </w:r>
      <w:r w:rsidR="00BE54FC" w:rsidRPr="00CE77C5">
        <w:rPr>
          <w:rStyle w:val="FootnoteReference"/>
          <w:rtl/>
          <w:lang w:bidi="fa-IR"/>
        </w:rPr>
        <w:footnoteReference w:id="13"/>
      </w:r>
      <w:ins w:id="396" w:author="Windows User" w:date="2019-11-09T13:01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»</w:t>
        </w:r>
      </w:ins>
      <w:del w:id="397" w:author="Windows User" w:date="2019-11-09T13:01:00Z">
        <w:r w:rsidR="002D119D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"</w:delText>
        </w:r>
      </w:del>
      <w:ins w:id="398" w:author="Windows User" w:date="2019-11-09T22:51:00Z">
        <w:r w:rsidR="00C1332C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</w:t>
        </w:r>
      </w:ins>
      <w:del w:id="399" w:author="Windows User" w:date="2019-11-09T22:51:00Z">
        <w:r w:rsidR="002D119D" w:rsidRPr="00CE77C5" w:rsidDel="00C1332C">
          <w:rPr>
            <w:rFonts w:ascii="Calibri" w:hAnsi="Calibri" w:cs="Times New Roman" w:hint="cs"/>
            <w:sz w:val="24"/>
            <w:szCs w:val="28"/>
            <w:rtl/>
            <w:lang w:bidi="fa-IR"/>
          </w:rPr>
          <w:delText> </w:delText>
        </w:r>
      </w:del>
      <w:r w:rsidR="00466E32">
        <w:rPr>
          <w:rFonts w:ascii="Calibri" w:hAnsi="Calibri" w:cs="B Nazanin" w:hint="cs"/>
          <w:sz w:val="24"/>
          <w:szCs w:val="28"/>
          <w:rtl/>
          <w:lang w:bidi="fa-IR"/>
        </w:rPr>
        <w:t>نخست‌</w:t>
      </w:r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>وزیر ایتالیا</w:t>
      </w:r>
      <w:ins w:id="400" w:author="Windows User" w:date="2019-11-09T13:01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،</w:t>
        </w:r>
      </w:ins>
      <w:del w:id="401" w:author="Windows User" w:date="2019-11-09T13:01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به</w:t>
      </w:r>
      <w:ins w:id="402" w:author="Windows User" w:date="2019-11-09T13:01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403" w:author="Windows User" w:date="2019-11-09T13:01:00Z">
        <w:r w:rsidR="002D119D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>همراه</w:t>
      </w:r>
      <w:ins w:id="404" w:author="Windows User" w:date="2019-11-09T22:57:00Z">
        <w:r w:rsidR="00284113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</w:t>
        </w:r>
      </w:ins>
      <w:del w:id="405" w:author="Windows User" w:date="2019-11-09T22:57:00Z">
        <w:r w:rsidR="002D119D" w:rsidRPr="00CE77C5" w:rsidDel="00284113">
          <w:rPr>
            <w:rFonts w:ascii="Calibri" w:hAnsi="Calibri" w:cs="Times New Roman" w:hint="cs"/>
            <w:sz w:val="24"/>
            <w:szCs w:val="28"/>
            <w:rtl/>
            <w:lang w:bidi="fa-IR"/>
          </w:rPr>
          <w:delText> </w:delText>
        </w:r>
      </w:del>
      <w:ins w:id="406" w:author="Windows User" w:date="2019-11-09T13:01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«</w:t>
        </w:r>
      </w:ins>
      <w:del w:id="407" w:author="Windows User" w:date="2019-11-09T13:01:00Z">
        <w:r w:rsidR="002D119D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"</w:delText>
        </w:r>
      </w:del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>ماتئو سالوینی</w:t>
      </w:r>
      <w:r w:rsidRPr="00CE77C5">
        <w:rPr>
          <w:rFonts w:ascii="Calibri" w:hAnsi="Calibri" w:cs="B Nazanin"/>
          <w:sz w:val="24"/>
          <w:szCs w:val="28"/>
          <w:vertAlign w:val="superscript"/>
          <w:rtl/>
        </w:rPr>
        <w:footnoteReference w:id="14"/>
      </w:r>
      <w:ins w:id="409" w:author="Windows User" w:date="2019-11-09T13:01:00Z">
        <w:r w:rsidR="002F2077">
          <w:rPr>
            <w:rFonts w:ascii="Calibri" w:hAnsi="Calibri" w:cs="B Nazanin" w:hint="cs"/>
            <w:sz w:val="24"/>
            <w:szCs w:val="28"/>
            <w:rtl/>
            <w:lang w:bidi="fa-IR"/>
          </w:rPr>
          <w:t>»</w:t>
        </w:r>
      </w:ins>
      <w:del w:id="410" w:author="Windows User" w:date="2019-11-09T13:01:00Z">
        <w:r w:rsidR="002D119D"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"</w:delText>
        </w:r>
      </w:del>
      <w:ins w:id="411" w:author="Windows User" w:date="2019-11-09T22:57:00Z">
        <w:r w:rsidR="00284113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</w:t>
        </w:r>
      </w:ins>
      <w:del w:id="412" w:author="Windows User" w:date="2019-11-09T22:57:00Z">
        <w:r w:rsidR="002D119D" w:rsidRPr="00CE77C5" w:rsidDel="00284113">
          <w:rPr>
            <w:rFonts w:ascii="Calibri" w:hAnsi="Calibri" w:cs="Times New Roman" w:hint="cs"/>
            <w:sz w:val="24"/>
            <w:szCs w:val="28"/>
            <w:rtl/>
            <w:lang w:bidi="fa-IR"/>
          </w:rPr>
          <w:delText> </w:delText>
        </w:r>
      </w:del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>وزیر کشور</w:t>
      </w:r>
      <w:ins w:id="413" w:author="Windows User" w:date="2019-11-09T13:01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،</w:t>
        </w:r>
      </w:ins>
      <w:del w:id="414" w:author="Windows User" w:date="2019-11-09T13:01:00Z">
        <w:r w:rsidRPr="00CE77C5" w:rsidDel="002F2077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و</w:t>
      </w:r>
      <w:ins w:id="415" w:author="Windows User" w:date="2019-11-09T22:57:00Z">
        <w:r w:rsidR="00284113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</w:t>
        </w:r>
      </w:ins>
      <w:del w:id="416" w:author="Windows User" w:date="2019-11-09T22:57:00Z">
        <w:r w:rsidR="002D119D" w:rsidRPr="00CE77C5" w:rsidDel="00284113">
          <w:rPr>
            <w:rFonts w:ascii="Calibri" w:hAnsi="Calibri" w:cs="Times New Roman" w:hint="cs"/>
            <w:sz w:val="24"/>
            <w:szCs w:val="28"/>
            <w:rtl/>
            <w:lang w:bidi="fa-IR"/>
          </w:rPr>
          <w:delText> </w:delText>
        </w:r>
      </w:del>
      <w:ins w:id="417" w:author="Windows User" w:date="2019-11-09T13:01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«</w:t>
        </w:r>
      </w:ins>
      <w:del w:id="418" w:author="Windows User" w:date="2019-11-09T13:01:00Z">
        <w:r w:rsidR="00466E32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"</w:delText>
        </w:r>
      </w:del>
      <w:r w:rsidR="00466E32">
        <w:rPr>
          <w:rFonts w:ascii="Calibri" w:hAnsi="Calibri" w:cs="B Nazanin" w:hint="cs"/>
          <w:sz w:val="24"/>
          <w:szCs w:val="28"/>
          <w:rtl/>
          <w:lang w:bidi="fa-IR"/>
        </w:rPr>
        <w:t xml:space="preserve">جان کارلو </w:t>
      </w:r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>جورجتی</w:t>
      </w:r>
      <w:r w:rsidRPr="00CE77C5">
        <w:rPr>
          <w:rFonts w:ascii="Calibri" w:hAnsi="Calibri" w:cs="B Nazanin"/>
          <w:sz w:val="24"/>
          <w:szCs w:val="28"/>
          <w:vertAlign w:val="superscript"/>
          <w:rtl/>
        </w:rPr>
        <w:footnoteReference w:id="15"/>
      </w:r>
      <w:ins w:id="420" w:author="Windows User" w:date="2019-11-09T13:01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»</w:t>
        </w:r>
      </w:ins>
      <w:del w:id="421" w:author="Windows User" w:date="2019-11-09T13:01:00Z">
        <w:r w:rsidR="002D119D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"</w:delText>
        </w:r>
      </w:del>
      <w:ins w:id="422" w:author="Windows User" w:date="2019-11-09T22:57:00Z">
        <w:r w:rsidR="00284113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</w:t>
        </w:r>
      </w:ins>
      <w:del w:id="423" w:author="Windows User" w:date="2019-11-09T22:57:00Z">
        <w:r w:rsidR="002D119D" w:rsidRPr="00CE77C5" w:rsidDel="00284113">
          <w:rPr>
            <w:rFonts w:ascii="Calibri" w:hAnsi="Calibri" w:cs="Times New Roman" w:hint="cs"/>
            <w:sz w:val="24"/>
            <w:szCs w:val="28"/>
            <w:rtl/>
            <w:lang w:bidi="fa-IR"/>
          </w:rPr>
          <w:delText> </w:delText>
        </w:r>
      </w:del>
      <w:r w:rsidR="00484F3B" w:rsidRPr="00CE77C5">
        <w:rPr>
          <w:rFonts w:ascii="Calibri" w:hAnsi="Calibri" w:cs="B Nazanin" w:hint="cs"/>
          <w:sz w:val="24"/>
          <w:szCs w:val="28"/>
          <w:rtl/>
          <w:lang w:bidi="fa-IR"/>
        </w:rPr>
        <w:t>معاون اجرایی نخست</w:t>
      </w:r>
      <w:ins w:id="424" w:author="Windows User" w:date="2019-11-09T13:01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425" w:author="Windows User" w:date="2019-11-09T13:01:00Z">
        <w:r w:rsidR="00484F3B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="00484F3B" w:rsidRPr="00CE77C5">
        <w:rPr>
          <w:rFonts w:ascii="Calibri" w:hAnsi="Calibri" w:cs="B Nazanin" w:hint="cs"/>
          <w:sz w:val="24"/>
          <w:szCs w:val="28"/>
          <w:rtl/>
          <w:lang w:bidi="fa-IR"/>
        </w:rPr>
        <w:t>وزیر</w:t>
      </w:r>
      <w:ins w:id="426" w:author="Windows User" w:date="2019-11-09T13:01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</w:t>
        </w:r>
      </w:ins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>(از حزب</w:t>
      </w:r>
      <w:r w:rsidR="00484F3B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جدایی</w:t>
      </w:r>
      <w:ins w:id="427" w:author="Windows User" w:date="2019-11-09T13:02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428" w:author="Windows User" w:date="2019-11-09T13:02:00Z">
        <w:r w:rsidR="00484F3B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="00484F3B" w:rsidRPr="00CE77C5">
        <w:rPr>
          <w:rFonts w:ascii="Calibri" w:hAnsi="Calibri" w:cs="B Nazanin" w:hint="cs"/>
          <w:sz w:val="24"/>
          <w:szCs w:val="28"/>
          <w:rtl/>
          <w:lang w:bidi="fa-IR"/>
        </w:rPr>
        <w:t>طلب</w:t>
      </w:r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r w:rsidR="00484F3B" w:rsidRPr="00CE77C5">
        <w:rPr>
          <w:rFonts w:ascii="Calibri" w:hAnsi="Calibri" w:cs="B Nazanin" w:hint="cs"/>
          <w:sz w:val="24"/>
          <w:szCs w:val="28"/>
          <w:rtl/>
          <w:lang w:bidi="fa-IR"/>
        </w:rPr>
        <w:t>پیوند شمال</w:t>
      </w:r>
      <w:r w:rsidR="00484F3B" w:rsidRPr="00CE77C5">
        <w:rPr>
          <w:rFonts w:ascii="Calibri" w:hAnsi="Calibri" w:cs="B Nazanin"/>
          <w:sz w:val="24"/>
          <w:szCs w:val="28"/>
          <w:vertAlign w:val="superscript"/>
          <w:rtl/>
        </w:rPr>
        <w:footnoteReference w:id="16"/>
      </w:r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>)</w:t>
      </w:r>
      <w:del w:id="430" w:author="Windows User" w:date="2019-11-09T13:04:00Z">
        <w:r w:rsidR="00484F3B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ins w:id="431" w:author="Windows User" w:date="2019-11-09T13:04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</w:t>
        </w:r>
      </w:ins>
      <w:del w:id="432" w:author="Windows User" w:date="2019-11-09T13:04:00Z">
        <w:r w:rsidR="002D119D" w:rsidRPr="00CE77C5" w:rsidDel="00EB7208">
          <w:rPr>
            <w:rFonts w:ascii="Calibri" w:hAnsi="Calibri" w:cs="Times New Roman" w:hint="cs"/>
            <w:sz w:val="24"/>
            <w:szCs w:val="28"/>
            <w:rtl/>
            <w:lang w:bidi="fa-IR"/>
          </w:rPr>
          <w:delText> </w:delText>
        </w:r>
      </w:del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در </w:t>
      </w:r>
      <w:ins w:id="433" w:author="Windows User" w:date="2019-11-09T13:02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پایان</w:t>
        </w:r>
      </w:ins>
      <w:del w:id="434" w:author="Windows User" w:date="2019-11-09T13:02:00Z">
        <w:r w:rsidR="00484F3B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خاتمه</w:delText>
        </w:r>
      </w:del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ins w:id="435" w:author="Windows User" w:date="2019-11-09T13:02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شصت‌ویکمین</w:t>
        </w:r>
      </w:ins>
      <w:del w:id="436" w:author="Windows User" w:date="2019-11-09T13:02:00Z">
        <w:r w:rsidR="002D119D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61</w:delText>
        </w:r>
        <w:r w:rsidR="00484F3B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امین</w:delText>
        </w:r>
      </w:del>
      <w:r w:rsidR="007462B1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>نشست شورای وزیران دولت ائتلافی</w:t>
      </w:r>
      <w:ins w:id="437" w:author="Windows User" w:date="2019-11-09T13:02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،</w:t>
        </w:r>
      </w:ins>
      <w:del w:id="438" w:author="Windows User" w:date="2019-11-09T13:02:00Z">
        <w:r w:rsidR="00484F3B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از تصویب</w:t>
      </w:r>
      <w:r w:rsidR="00484F3B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دومین</w:t>
      </w:r>
      <w:ins w:id="439" w:author="Windows User" w:date="2019-11-09T13:04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</w:t>
        </w:r>
      </w:ins>
      <w:del w:id="440" w:author="Windows User" w:date="2019-11-09T13:04:00Z">
        <w:r w:rsidR="002D119D" w:rsidRPr="00CE77C5" w:rsidDel="00EB7208">
          <w:rPr>
            <w:rFonts w:ascii="Calibri" w:hAnsi="Calibri" w:cs="Times New Roman" w:hint="cs"/>
            <w:sz w:val="24"/>
            <w:szCs w:val="28"/>
            <w:rtl/>
            <w:lang w:bidi="fa-IR"/>
          </w:rPr>
          <w:delText> </w:delText>
        </w:r>
      </w:del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>لایح</w:t>
      </w:r>
      <w:ins w:id="441" w:author="Windows User" w:date="2019-11-09T13:02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ۀ</w:t>
        </w:r>
      </w:ins>
      <w:del w:id="442" w:author="Windows User" w:date="2019-11-09T13:02:00Z">
        <w:r w:rsidR="002D119D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ه</w:delText>
        </w:r>
      </w:del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امنیتی ایتالیا</w:t>
      </w:r>
      <w:ins w:id="443" w:author="Windows User" w:date="2019-11-09T13:56:00Z">
        <w:r w:rsidR="00993087">
          <w:rPr>
            <w:rFonts w:ascii="Calibri" w:hAnsi="Calibri" w:cs="B Nazanin"/>
            <w:sz w:val="24"/>
            <w:szCs w:val="28"/>
            <w:lang w:bidi="fa-IR"/>
          </w:rPr>
          <w:t xml:space="preserve"> </w:t>
        </w:r>
      </w:ins>
      <w:del w:id="444" w:author="Windows User" w:date="2019-11-09T13:56:00Z">
        <w:r w:rsidR="008E489B" w:rsidRPr="00CE77C5" w:rsidDel="00993087">
          <w:rPr>
            <w:rFonts w:ascii="Calibri" w:hAnsi="Calibri" w:cs="B Nazanin" w:hint="cs"/>
            <w:sz w:val="24"/>
            <w:szCs w:val="28"/>
            <w:rtl/>
            <w:lang w:bidi="fa-IR"/>
          </w:rPr>
          <w:delText>،</w:delText>
        </w:r>
      </w:del>
      <w:ins w:id="445" w:author="Windows User" w:date="2019-11-09T13:04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</w:t>
        </w:r>
      </w:ins>
      <w:ins w:id="446" w:author="Windows User" w:date="2019-11-09T13:57:00Z">
        <w:r w:rsidR="00993087" w:rsidRPr="00CE77C5">
          <w:rPr>
            <w:rFonts w:ascii="Calibri" w:hAnsi="Calibri" w:cs="B Nazanin" w:hint="cs"/>
            <w:sz w:val="24"/>
            <w:szCs w:val="28"/>
            <w:rtl/>
            <w:lang w:bidi="fa-IR"/>
          </w:rPr>
          <w:t>خبر دادند</w:t>
        </w:r>
        <w:r w:rsidR="00993087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</w:t>
        </w:r>
      </w:ins>
      <w:ins w:id="447" w:author="Windows User" w:date="2019-11-09T13:04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که</w:t>
        </w:r>
      </w:ins>
      <w:del w:id="448" w:author="Windows User" w:date="2019-11-09T13:03:00Z">
        <w:r w:rsidR="002D119D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  <w:r w:rsidR="00484F3B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که توسط</w:delText>
        </w:r>
      </w:del>
      <w:r w:rsidR="00484F3B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r w:rsidR="00484F3B" w:rsidRPr="002E426E">
        <w:rPr>
          <w:rFonts w:ascii="Calibri" w:hAnsi="Calibri" w:cs="B Nazanin" w:hint="cs"/>
          <w:sz w:val="24"/>
          <w:szCs w:val="28"/>
          <w:rtl/>
          <w:lang w:bidi="fa-IR"/>
        </w:rPr>
        <w:t xml:space="preserve">حزب </w:t>
      </w:r>
      <w:ins w:id="449" w:author="Windows User" w:date="2019-11-09T13:02:00Z">
        <w:r w:rsidR="00EB7208" w:rsidRPr="00284113">
          <w:rPr>
            <w:rFonts w:ascii="Calibri" w:hAnsi="Calibri" w:cs="B Nazanin" w:hint="cs"/>
            <w:sz w:val="24"/>
            <w:szCs w:val="28"/>
            <w:rtl/>
            <w:lang w:bidi="fa-IR"/>
            <w:rPrChange w:id="450" w:author="Windows User" w:date="2019-11-09T22:58:00Z">
              <w:rPr>
                <w:rFonts w:ascii="Calibri" w:hAnsi="Calibri" w:cs="Times New Roman" w:hint="cs"/>
                <w:sz w:val="24"/>
                <w:szCs w:val="28"/>
                <w:rtl/>
                <w:lang w:bidi="fa-IR"/>
              </w:rPr>
            </w:rPrChange>
          </w:rPr>
          <w:t>«</w:t>
        </w:r>
      </w:ins>
      <w:del w:id="451" w:author="Windows User" w:date="2019-11-09T13:02:00Z">
        <w:r w:rsidR="008E489B" w:rsidRPr="00284113" w:rsidDel="00EB7208">
          <w:rPr>
            <w:rFonts w:ascii="Calibri" w:hAnsi="Calibri" w:cs="B Nazanin" w:hint="cs"/>
            <w:sz w:val="24"/>
            <w:szCs w:val="28"/>
            <w:rtl/>
            <w:lang w:bidi="fa-IR"/>
            <w:rPrChange w:id="452" w:author="Windows User" w:date="2019-11-09T22:58:00Z">
              <w:rPr>
                <w:rFonts w:ascii="Calibri" w:hAnsi="Calibri" w:cs="Times New Roman" w:hint="cs"/>
                <w:sz w:val="24"/>
                <w:szCs w:val="28"/>
                <w:rtl/>
                <w:lang w:bidi="fa-IR"/>
              </w:rPr>
            </w:rPrChange>
          </w:rPr>
          <w:delText>"</w:delText>
        </w:r>
      </w:del>
      <w:r w:rsidR="00484F3B" w:rsidRPr="002E426E">
        <w:rPr>
          <w:rFonts w:ascii="Calibri" w:hAnsi="Calibri" w:cs="B Nazanin" w:hint="cs"/>
          <w:sz w:val="24"/>
          <w:szCs w:val="28"/>
          <w:rtl/>
          <w:lang w:bidi="fa-IR"/>
        </w:rPr>
        <w:t>اتحادی</w:t>
      </w:r>
      <w:ins w:id="453" w:author="Windows User" w:date="2019-11-09T22:57:00Z">
        <w:r w:rsidR="00284113" w:rsidRPr="00284113">
          <w:rPr>
            <w:rFonts w:ascii="Calibri" w:hAnsi="Calibri" w:cs="B Nazanin" w:hint="cs"/>
            <w:sz w:val="24"/>
            <w:szCs w:val="28"/>
            <w:rtl/>
            <w:lang w:bidi="fa-IR"/>
            <w:rPrChange w:id="454" w:author="Windows User" w:date="2019-11-09T22:58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t>ۀ</w:t>
        </w:r>
      </w:ins>
      <w:del w:id="455" w:author="Windows User" w:date="2019-11-09T22:57:00Z">
        <w:r w:rsidR="00484F3B" w:rsidRPr="00284113" w:rsidDel="00284113">
          <w:rPr>
            <w:rFonts w:ascii="Calibri" w:hAnsi="Calibri" w:cs="B Nazanin" w:hint="cs"/>
            <w:sz w:val="24"/>
            <w:szCs w:val="28"/>
            <w:rtl/>
            <w:lang w:bidi="fa-IR"/>
            <w:rPrChange w:id="456" w:author="Windows User" w:date="2019-11-09T22:58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delText>ه</w:delText>
        </w:r>
      </w:del>
      <w:r w:rsidR="00484F3B" w:rsidRPr="00284113">
        <w:rPr>
          <w:rFonts w:ascii="Calibri" w:hAnsi="Calibri" w:cs="B Nazanin" w:hint="cs"/>
          <w:sz w:val="24"/>
          <w:szCs w:val="28"/>
          <w:rtl/>
          <w:lang w:bidi="fa-IR"/>
          <w:rPrChange w:id="457" w:author="Windows User" w:date="2019-11-09T22:57:00Z">
            <w:rPr>
              <w:rFonts w:ascii="Calibri" w:hAnsi="Calibri" w:cs="B Nazanin" w:hint="cs"/>
              <w:sz w:val="24"/>
              <w:szCs w:val="28"/>
              <w:rtl/>
              <w:lang w:bidi="fa-IR"/>
            </w:rPr>
          </w:rPrChange>
        </w:rPr>
        <w:t xml:space="preserve"> شمال</w:t>
      </w:r>
      <w:ins w:id="458" w:author="Windows User" w:date="2019-11-09T13:03:00Z">
        <w:r w:rsidR="00EB7208" w:rsidRPr="00284113">
          <w:rPr>
            <w:rFonts w:ascii="Calibri" w:hAnsi="Calibri" w:cs="B Nazanin" w:hint="cs"/>
            <w:sz w:val="24"/>
            <w:szCs w:val="28"/>
            <w:rtl/>
            <w:lang w:bidi="fa-IR"/>
            <w:rPrChange w:id="459" w:author="Windows User" w:date="2019-11-09T22:57:00Z">
              <w:rPr>
                <w:rFonts w:ascii="Calibri" w:hAnsi="Calibri" w:cs="Times New Roman" w:hint="cs"/>
                <w:sz w:val="24"/>
                <w:szCs w:val="28"/>
                <w:rtl/>
                <w:lang w:bidi="fa-IR"/>
              </w:rPr>
            </w:rPrChange>
          </w:rPr>
          <w:t xml:space="preserve">» </w:t>
        </w:r>
      </w:ins>
      <w:ins w:id="460" w:author="Windows User" w:date="2019-11-09T13:04:00Z">
        <w:r w:rsidR="00EB7208" w:rsidRPr="00284113">
          <w:rPr>
            <w:rFonts w:ascii="Calibri" w:hAnsi="Calibri" w:cs="B Nazanin" w:hint="cs"/>
            <w:sz w:val="24"/>
            <w:szCs w:val="28"/>
            <w:rtl/>
            <w:lang w:bidi="fa-IR"/>
            <w:rPrChange w:id="461" w:author="Windows User" w:date="2019-11-09T22:57:00Z">
              <w:rPr>
                <w:rFonts w:ascii="Calibri" w:hAnsi="Calibri" w:cs="Times New Roman" w:hint="cs"/>
                <w:sz w:val="24"/>
                <w:szCs w:val="28"/>
                <w:rtl/>
                <w:lang w:bidi="fa-IR"/>
              </w:rPr>
            </w:rPrChange>
          </w:rPr>
          <w:t>آن را</w:t>
        </w:r>
        <w:r w:rsidR="00EB7208" w:rsidRPr="002E426E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تدوین</w:t>
        </w:r>
        <w:r w:rsidR="00284113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کرده‌</w:t>
        </w:r>
      </w:ins>
      <w:ins w:id="462" w:author="Windows User" w:date="2019-11-09T22:57:00Z">
        <w:r w:rsidR="00284113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است</w:t>
        </w:r>
      </w:ins>
      <w:del w:id="463" w:author="Windows User" w:date="2019-11-09T13:02:00Z">
        <w:r w:rsidR="008E489B" w:rsidRPr="00CE77C5" w:rsidDel="00EB7208">
          <w:rPr>
            <w:rFonts w:ascii="Calibri" w:hAnsi="Calibri" w:cs="Times New Roman" w:hint="cs"/>
            <w:sz w:val="24"/>
            <w:szCs w:val="28"/>
            <w:rtl/>
            <w:lang w:bidi="fa-IR"/>
          </w:rPr>
          <w:delText>"</w:delText>
        </w:r>
      </w:del>
      <w:del w:id="464" w:author="Windows User" w:date="2019-11-09T13:04:00Z">
        <w:r w:rsidR="00484F3B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ت</w:delText>
        </w:r>
        <w:r w:rsidR="00C929AB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دوین</w:delText>
        </w:r>
      </w:del>
      <w:del w:id="465" w:author="Windows User" w:date="2019-11-09T13:03:00Z">
        <w:r w:rsidR="00484F3B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یافته</w:delText>
        </w:r>
      </w:del>
      <w:ins w:id="466" w:author="Windows User" w:date="2019-11-09T13:57:00Z">
        <w:r w:rsidR="00993087">
          <w:rPr>
            <w:rFonts w:ascii="Calibri" w:hAnsi="Calibri" w:cs="B Nazanin" w:hint="cs"/>
            <w:sz w:val="24"/>
            <w:szCs w:val="28"/>
            <w:rtl/>
            <w:lang w:bidi="fa-IR"/>
          </w:rPr>
          <w:t>.</w:t>
        </w:r>
      </w:ins>
      <w:ins w:id="467" w:author="Windows User" w:date="2019-11-09T22:57:00Z">
        <w:r w:rsidR="00284113" w:rsidRPr="00CE77C5">
          <w:rPr>
            <w:rStyle w:val="FootnoteReference"/>
            <w:rFonts w:ascii="Calibri" w:hAnsi="Calibri" w:cs="B Nazanin"/>
            <w:sz w:val="24"/>
            <w:szCs w:val="28"/>
            <w:rtl/>
            <w:lang w:bidi="fa-IR"/>
          </w:rPr>
          <w:footnoteReference w:id="17"/>
        </w:r>
      </w:ins>
      <w:del w:id="470" w:author="Windows User" w:date="2019-11-09T13:57:00Z">
        <w:r w:rsidR="002D119D" w:rsidRPr="00CE77C5" w:rsidDel="00993087">
          <w:rPr>
            <w:rFonts w:ascii="Calibri" w:hAnsi="Calibri" w:cs="B Nazanin" w:hint="cs"/>
            <w:sz w:val="24"/>
            <w:szCs w:val="28"/>
            <w:rtl/>
            <w:lang w:bidi="fa-IR"/>
          </w:rPr>
          <w:delText>،</w:delText>
        </w:r>
      </w:del>
      <w:del w:id="471" w:author="Windows User" w:date="2019-11-09T13:04:00Z">
        <w:r w:rsidR="002D119D" w:rsidRPr="00CE77C5" w:rsidDel="00EB7208">
          <w:rPr>
            <w:rFonts w:ascii="Calibri" w:hAnsi="Calibri" w:cs="Times New Roman" w:hint="cs"/>
            <w:sz w:val="24"/>
            <w:szCs w:val="28"/>
            <w:rtl/>
            <w:lang w:bidi="fa-IR"/>
          </w:rPr>
          <w:delText> </w:delText>
        </w:r>
      </w:del>
      <w:del w:id="472" w:author="Windows User" w:date="2019-11-09T13:57:00Z">
        <w:r w:rsidR="002D119D" w:rsidRPr="00CE77C5" w:rsidDel="00993087">
          <w:rPr>
            <w:rFonts w:ascii="Calibri" w:hAnsi="Calibri" w:cs="B Nazanin" w:hint="cs"/>
            <w:sz w:val="24"/>
            <w:szCs w:val="28"/>
            <w:rtl/>
            <w:lang w:bidi="fa-IR"/>
          </w:rPr>
          <w:delText>خبر دادند</w:delText>
        </w:r>
        <w:r w:rsidR="00484F3B" w:rsidRPr="00CE77C5" w:rsidDel="00993087">
          <w:rPr>
            <w:rStyle w:val="FootnoteReference"/>
            <w:rFonts w:ascii="Calibri" w:hAnsi="Calibri" w:cs="B Nazanin"/>
            <w:sz w:val="24"/>
            <w:szCs w:val="28"/>
            <w:rtl/>
            <w:lang w:bidi="fa-IR"/>
          </w:rPr>
          <w:footnoteReference w:id="18"/>
        </w:r>
        <w:r w:rsidR="002D119D" w:rsidRPr="00CE77C5" w:rsidDel="00993087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.</w:delText>
        </w:r>
      </w:del>
    </w:p>
    <w:p w:rsidR="002D119D" w:rsidRPr="00CE77C5" w:rsidRDefault="00484F3B" w:rsidP="00284113">
      <w:pPr>
        <w:bidi/>
        <w:spacing w:after="120"/>
        <w:jc w:val="both"/>
        <w:rPr>
          <w:rFonts w:ascii="Calibri" w:hAnsi="Calibri" w:cs="B Nazanin"/>
          <w:sz w:val="24"/>
          <w:szCs w:val="28"/>
          <w:rtl/>
          <w:lang w:bidi="fa-IR"/>
        </w:rPr>
        <w:pPrChange w:id="483" w:author="Windows User" w:date="2019-11-09T22:58:00Z">
          <w:pPr>
            <w:bidi/>
            <w:spacing w:after="120"/>
            <w:jc w:val="both"/>
          </w:pPr>
        </w:pPrChange>
      </w:pP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این لایحه چهار محور اصلی دارد:</w:t>
      </w:r>
      <w:del w:id="484" w:author="Windows User" w:date="2019-11-09T22:58:00Z">
        <w:r w:rsidR="002D119D" w:rsidRPr="00CE77C5" w:rsidDel="00284113">
          <w:rPr>
            <w:rFonts w:ascii="Calibri" w:hAnsi="Calibri" w:cs="Times New Roman" w:hint="cs"/>
            <w:sz w:val="24"/>
            <w:szCs w:val="28"/>
            <w:rtl/>
            <w:lang w:bidi="fa-IR"/>
          </w:rPr>
          <w:delText> </w:delText>
        </w:r>
      </w:del>
    </w:p>
    <w:p w:rsidR="002D119D" w:rsidRPr="00CE77C5" w:rsidRDefault="002D119D" w:rsidP="00AF291B">
      <w:pPr>
        <w:pStyle w:val="ListParagraph"/>
        <w:numPr>
          <w:ilvl w:val="0"/>
          <w:numId w:val="6"/>
        </w:numPr>
        <w:bidi/>
        <w:spacing w:after="120"/>
        <w:ind w:left="340" w:hanging="284"/>
        <w:contextualSpacing w:val="0"/>
        <w:jc w:val="both"/>
        <w:rPr>
          <w:rFonts w:ascii="Calibri" w:hAnsi="Calibri" w:cs="B Nazanin"/>
          <w:sz w:val="24"/>
          <w:szCs w:val="28"/>
          <w:rtl/>
          <w:lang w:bidi="fa-IR"/>
        </w:rPr>
      </w:pP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جریم</w:t>
      </w:r>
      <w:ins w:id="485" w:author="Windows User" w:date="2019-11-09T13:04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ۀ</w:t>
        </w:r>
      </w:ins>
      <w:del w:id="486" w:author="Windows User" w:date="2019-11-09T13:04:00Z">
        <w:r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ه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نقدی فرماندهان کشتی</w:t>
      </w:r>
      <w:r w:rsidR="007462B1" w:rsidRPr="00CE77C5">
        <w:rPr>
          <w:rFonts w:ascii="Calibri" w:hAnsi="Calibri" w:cs="B Nazanin" w:hint="cs"/>
          <w:sz w:val="24"/>
          <w:szCs w:val="28"/>
          <w:rtl/>
          <w:lang w:bidi="fa-IR"/>
        </w:rPr>
        <w:t>‌ها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ی امداد</w:t>
      </w:r>
      <w:del w:id="487" w:author="Windows User" w:date="2019-11-09T13:04:00Z">
        <w:r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رسان</w:t>
      </w:r>
      <w:r w:rsidR="00484F3B" w:rsidRPr="00CE77C5">
        <w:rPr>
          <w:rFonts w:ascii="Calibri" w:hAnsi="Calibri" w:cs="B Nazanin" w:hint="cs"/>
          <w:sz w:val="24"/>
          <w:szCs w:val="28"/>
          <w:rtl/>
          <w:lang w:bidi="fa-IR"/>
        </w:rPr>
        <w:t>ی به پناهجویان</w:t>
      </w:r>
      <w:del w:id="488" w:author="Windows User" w:date="2019-11-09T13:04:00Z">
        <w:r w:rsidR="00484F3B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و توقیف این کشتی</w:t>
      </w:r>
      <w:r w:rsidR="007462B1" w:rsidRPr="00CE77C5">
        <w:rPr>
          <w:rFonts w:ascii="Calibri" w:hAnsi="Calibri" w:cs="B Nazanin" w:hint="cs"/>
          <w:sz w:val="24"/>
          <w:szCs w:val="28"/>
          <w:rtl/>
          <w:lang w:bidi="fa-IR"/>
        </w:rPr>
        <w:t>‌ها</w:t>
      </w:r>
      <w:del w:id="489" w:author="Windows User" w:date="2019-11-09T13:05:00Z">
        <w:r w:rsidR="00484F3B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="00484F3B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در صورتی که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قانون ممنوعیت ورود به آب</w:t>
      </w:r>
      <w:r w:rsidR="007462B1" w:rsidRPr="00CE77C5">
        <w:rPr>
          <w:rFonts w:ascii="Calibri" w:hAnsi="Calibri" w:cs="B Nazanin" w:hint="cs"/>
          <w:sz w:val="24"/>
          <w:szCs w:val="28"/>
          <w:rtl/>
          <w:lang w:bidi="fa-IR"/>
        </w:rPr>
        <w:t>‌ها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ی ایتالیا را نقض </w:t>
      </w:r>
      <w:ins w:id="490" w:author="Windows User" w:date="2019-11-09T13:05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کنند</w:t>
        </w:r>
      </w:ins>
      <w:del w:id="491" w:author="Windows User" w:date="2019-11-09T13:05:00Z">
        <w:r w:rsidR="00484F3B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نمایند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؛</w:t>
      </w:r>
      <w:r w:rsidRPr="00CE77C5">
        <w:rPr>
          <w:rFonts w:ascii="Calibri" w:hAnsi="Calibri" w:cs="Times New Roman" w:hint="cs"/>
          <w:sz w:val="24"/>
          <w:szCs w:val="28"/>
          <w:rtl/>
          <w:lang w:bidi="fa-IR"/>
        </w:rPr>
        <w:t> </w:t>
      </w:r>
    </w:p>
    <w:p w:rsidR="002D119D" w:rsidRPr="00CE77C5" w:rsidRDefault="002D119D" w:rsidP="00AF291B">
      <w:pPr>
        <w:pStyle w:val="ListParagraph"/>
        <w:numPr>
          <w:ilvl w:val="0"/>
          <w:numId w:val="6"/>
        </w:numPr>
        <w:bidi/>
        <w:spacing w:after="120"/>
        <w:ind w:left="340" w:hanging="284"/>
        <w:contextualSpacing w:val="0"/>
        <w:jc w:val="both"/>
        <w:rPr>
          <w:rFonts w:ascii="Calibri" w:hAnsi="Calibri" w:cs="B Nazanin"/>
          <w:sz w:val="24"/>
          <w:szCs w:val="28"/>
          <w:rtl/>
          <w:lang w:bidi="fa-IR"/>
        </w:rPr>
      </w:pP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تشدید </w:t>
      </w:r>
      <w:r w:rsidR="00484F3B" w:rsidRPr="00CE77C5">
        <w:rPr>
          <w:rFonts w:ascii="Calibri" w:hAnsi="Calibri" w:cs="B Nazanin" w:hint="cs"/>
          <w:sz w:val="24"/>
          <w:szCs w:val="28"/>
          <w:rtl/>
          <w:lang w:bidi="fa-IR"/>
        </w:rPr>
        <w:t>مجازات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r w:rsidR="00484F3B" w:rsidRPr="00CE77C5">
        <w:rPr>
          <w:rFonts w:ascii="Calibri" w:hAnsi="Calibri" w:cs="B Nazanin" w:hint="cs"/>
          <w:sz w:val="24"/>
          <w:szCs w:val="28"/>
          <w:rtl/>
          <w:lang w:bidi="fa-IR"/>
        </w:rPr>
        <w:t>کسانی که در جریان تظاهرات</w:t>
      </w:r>
      <w:del w:id="492" w:author="Windows User" w:date="2019-11-09T13:05:00Z">
        <w:r w:rsidR="00484F3B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="00484F3B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با استفاده از کلاه کاسکت</w:t>
      </w:r>
      <w:ins w:id="493" w:author="Windows User" w:date="2019-11-09T13:05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،</w:t>
        </w:r>
      </w:ins>
      <w:del w:id="494" w:author="Windows User" w:date="2019-11-09T13:05:00Z">
        <w:r w:rsidR="00484F3B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="00484F3B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چماق</w:t>
      </w:r>
      <w:ins w:id="495" w:author="Windows User" w:date="2019-11-09T13:05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،</w:t>
        </w:r>
      </w:ins>
      <w:del w:id="496" w:author="Windows User" w:date="2019-11-09T13:05:00Z">
        <w:r w:rsidR="00484F3B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نارنجک و مواد دودزا</w:t>
      </w:r>
      <w:r w:rsidR="00484F3B" w:rsidRPr="00CE77C5">
        <w:rPr>
          <w:rFonts w:ascii="Calibri" w:hAnsi="Calibri" w:cs="B Nazanin" w:hint="cs"/>
          <w:sz w:val="24"/>
          <w:szCs w:val="28"/>
          <w:rtl/>
          <w:lang w:bidi="fa-IR"/>
        </w:rPr>
        <w:t>،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دست به اقدامات خشونت</w:t>
      </w:r>
      <w:ins w:id="497" w:author="Windows User" w:date="2019-11-09T13:05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498" w:author="Windows User" w:date="2019-11-09T13:05:00Z">
        <w:r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آمیز</w:t>
      </w:r>
      <w:del w:id="499" w:author="Windows User" w:date="2019-11-09T22:58:00Z">
        <w:r w:rsidR="00484F3B" w:rsidRPr="00CE77C5" w:rsidDel="00284113">
          <w:rPr>
            <w:rFonts w:ascii="Calibri" w:hAnsi="Calibri" w:cs="B Nazanin" w:hint="cs"/>
            <w:sz w:val="24"/>
            <w:szCs w:val="28"/>
            <w:rtl/>
            <w:lang w:bidi="fa-IR"/>
          </w:rPr>
          <w:delText>؛</w:delText>
        </w:r>
      </w:del>
      <w:r w:rsidR="007462B1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ب</w:t>
      </w:r>
      <w:r w:rsidR="00484F3B" w:rsidRPr="00CE77C5">
        <w:rPr>
          <w:rFonts w:ascii="Calibri" w:hAnsi="Calibri" w:cs="B Nazanin" w:hint="cs"/>
          <w:sz w:val="24"/>
          <w:szCs w:val="28"/>
          <w:rtl/>
          <w:lang w:bidi="fa-IR"/>
        </w:rPr>
        <w:t>ه</w:t>
      </w:r>
      <w:ins w:id="500" w:author="Windows User" w:date="2019-11-09T13:05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501" w:author="Windows User" w:date="2019-11-09T13:05:00Z">
        <w:r w:rsidR="00484F3B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ویژه علیه نیروهای پلیس </w:t>
      </w:r>
      <w:r w:rsidR="00484F3B" w:rsidRPr="00CE77C5">
        <w:rPr>
          <w:rFonts w:ascii="Calibri" w:hAnsi="Calibri" w:cs="B Nazanin" w:hint="cs"/>
          <w:sz w:val="24"/>
          <w:szCs w:val="28"/>
          <w:rtl/>
          <w:lang w:bidi="fa-IR"/>
        </w:rPr>
        <w:t>ب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زنند؛</w:t>
      </w:r>
    </w:p>
    <w:p w:rsidR="002D119D" w:rsidRPr="00CE77C5" w:rsidRDefault="00484F3B" w:rsidP="00F36E96">
      <w:pPr>
        <w:pStyle w:val="ListParagraph"/>
        <w:numPr>
          <w:ilvl w:val="0"/>
          <w:numId w:val="6"/>
        </w:numPr>
        <w:bidi/>
        <w:spacing w:after="120"/>
        <w:ind w:left="340" w:hanging="284"/>
        <w:contextualSpacing w:val="0"/>
        <w:jc w:val="both"/>
        <w:rPr>
          <w:rFonts w:ascii="Calibri" w:hAnsi="Calibri" w:cs="B Nazanin"/>
          <w:sz w:val="24"/>
          <w:szCs w:val="28"/>
          <w:rtl/>
          <w:lang w:bidi="fa-IR"/>
        </w:rPr>
      </w:pP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تخصیص</w:t>
      </w:r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بودجه</w:t>
      </w:r>
      <w:ins w:id="502" w:author="Windows User" w:date="2019-11-09T13:05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503" w:author="Windows User" w:date="2019-11-09T13:05:00Z">
        <w:r w:rsidR="002D119D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ای </w:t>
      </w:r>
      <w:r w:rsidR="002D119D" w:rsidRPr="002E426E">
        <w:rPr>
          <w:rFonts w:ascii="Calibri" w:hAnsi="Calibri" w:cs="B Nazanin" w:hint="cs"/>
          <w:sz w:val="24"/>
          <w:szCs w:val="28"/>
          <w:rtl/>
          <w:lang w:bidi="fa-IR"/>
        </w:rPr>
        <w:t>معاد</w:t>
      </w:r>
      <w:ins w:id="504" w:author="Windows User" w:date="2019-11-09T13:05:00Z">
        <w:r w:rsidR="00EB7208" w:rsidRPr="00284113">
          <w:rPr>
            <w:rFonts w:ascii="Calibri" w:hAnsi="Calibri" w:cs="B Nazanin" w:hint="cs"/>
            <w:sz w:val="24"/>
            <w:szCs w:val="28"/>
            <w:rtl/>
            <w:lang w:bidi="fa-IR"/>
            <w:rPrChange w:id="505" w:author="Windows User" w:date="2019-11-09T22:58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t xml:space="preserve">ل </w:t>
        </w:r>
      </w:ins>
      <w:del w:id="506" w:author="Windows User" w:date="2019-11-09T13:05:00Z">
        <w:r w:rsidR="002D119D" w:rsidRPr="00284113" w:rsidDel="00EB7208">
          <w:rPr>
            <w:rFonts w:ascii="Calibri" w:hAnsi="Calibri" w:cs="B Nazanin" w:hint="cs"/>
            <w:sz w:val="24"/>
            <w:szCs w:val="28"/>
            <w:rtl/>
            <w:lang w:bidi="fa-IR"/>
            <w:rPrChange w:id="507" w:author="Windows User" w:date="2019-11-09T22:58:00Z">
              <w:rPr>
                <w:rFonts w:ascii="Calibri" w:hAnsi="Calibri" w:cs="B Nazanin" w:hint="cs"/>
                <w:sz w:val="24"/>
                <w:szCs w:val="28"/>
                <w:rtl/>
                <w:lang w:bidi="fa-IR"/>
              </w:rPr>
            </w:rPrChange>
          </w:rPr>
          <w:delText xml:space="preserve">ل </w:delText>
        </w:r>
      </w:del>
      <w:ins w:id="508" w:author="Windows User" w:date="2019-11-09T13:05:00Z">
        <w:r w:rsidR="00EB7208" w:rsidRPr="00284113">
          <w:rPr>
            <w:rFonts w:ascii="Calibri" w:hAnsi="Calibri" w:cs="B Nazanin"/>
            <w:sz w:val="24"/>
            <w:szCs w:val="28"/>
            <w:rtl/>
            <w:lang w:bidi="fa-IR"/>
            <w:rPrChange w:id="509" w:author="Windows User" w:date="2019-11-09T22:58:00Z">
              <w:rPr>
                <w:rFonts w:ascii="Calibri" w:hAnsi="Calibri" w:cs="Calibri"/>
                <w:sz w:val="24"/>
                <w:szCs w:val="28"/>
                <w:rtl/>
                <w:lang w:bidi="fa-IR"/>
              </w:rPr>
            </w:rPrChange>
          </w:rPr>
          <w:t>۲۸</w:t>
        </w:r>
      </w:ins>
      <w:del w:id="510" w:author="Windows User" w:date="2019-11-09T13:05:00Z">
        <w:r w:rsidR="002D119D" w:rsidRPr="002E426E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28 </w:delText>
        </w:r>
      </w:del>
      <w:ins w:id="511" w:author="Windows User" w:date="2019-11-09T13:06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م</w:t>
        </w:r>
      </w:ins>
      <w:del w:id="512" w:author="Windows User" w:date="2019-11-09T13:06:00Z">
        <w:r w:rsidR="002D119D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م</w:delText>
        </w:r>
      </w:del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>یلیون یورو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،</w:t>
      </w:r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جهت</w:t>
      </w:r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استخدام</w:t>
      </w:r>
      <w:r w:rsidR="007462B1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>نیروی اداری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،</w:t>
      </w:r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به</w:t>
      </w:r>
      <w:ins w:id="513" w:author="Windows User" w:date="2019-11-09T13:06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514" w:author="Windows User" w:date="2019-11-09T13:06:00Z">
        <w:r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منظور</w:t>
      </w:r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تحویل ابلاغیه</w:t>
      </w:r>
      <w:r w:rsidR="007462B1" w:rsidRPr="00CE77C5">
        <w:rPr>
          <w:rFonts w:ascii="Calibri" w:hAnsi="Calibri" w:cs="B Nazanin" w:hint="cs"/>
          <w:sz w:val="24"/>
          <w:szCs w:val="28"/>
          <w:rtl/>
          <w:lang w:bidi="fa-IR"/>
        </w:rPr>
        <w:t>‌ها</w:t>
      </w:r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>ی قضایی به محکوم</w:t>
      </w:r>
      <w:ins w:id="515" w:author="Windows User" w:date="2019-11-09T13:06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ا</w:t>
        </w:r>
      </w:ins>
      <w:del w:id="516" w:author="Windows User" w:date="2019-11-09T13:06:00Z">
        <w:r w:rsidR="002D119D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ی</w:delText>
        </w:r>
      </w:del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>ن نهایی</w:t>
      </w:r>
      <w:del w:id="517" w:author="Windows User" w:date="2019-11-09T22:58:00Z">
        <w:r w:rsidRPr="00CE77C5" w:rsidDel="00284113">
          <w:rPr>
            <w:rFonts w:ascii="Calibri" w:hAnsi="Calibri" w:cs="B Nazanin" w:hint="cs"/>
            <w:sz w:val="24"/>
            <w:szCs w:val="28"/>
            <w:rtl/>
            <w:lang w:bidi="fa-IR"/>
          </w:rPr>
          <w:delText>،</w:delText>
        </w:r>
      </w:del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که</w:t>
      </w:r>
      <w:ins w:id="518" w:author="Windows User" w:date="2019-11-09T13:06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 xml:space="preserve"> فقط</w:t>
        </w:r>
      </w:ins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ins w:id="519" w:author="Windows User" w:date="2019-11-09T13:06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تعداد</w:t>
        </w:r>
      </w:ins>
      <w:del w:id="520" w:author="Windows User" w:date="2019-11-09T13:06:00Z">
        <w:r w:rsidR="002D119D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>شمار</w:delText>
        </w:r>
      </w:del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آن</w:t>
      </w:r>
      <w:r w:rsidR="007462B1" w:rsidRPr="00CE77C5">
        <w:rPr>
          <w:rFonts w:ascii="Calibri" w:hAnsi="Calibri" w:cs="B Nazanin" w:hint="cs"/>
          <w:sz w:val="24"/>
          <w:szCs w:val="28"/>
          <w:rtl/>
          <w:lang w:bidi="fa-IR"/>
        </w:rPr>
        <w:t>‌ها</w:t>
      </w:r>
      <w:del w:id="521" w:author="Windows User" w:date="2019-11-09T13:06:00Z">
        <w:r w:rsidR="002D119D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تنها</w:delText>
        </w:r>
      </w:del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در شهرستان ناپل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، به</w:t>
      </w:r>
      <w:r w:rsidR="007462B1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ins w:id="522" w:author="Windows User" w:date="2019-11-09T13:06:00Z">
        <w:r w:rsidR="00EB7208">
          <w:rPr>
            <w:rFonts w:ascii="Calibri" w:hAnsi="Calibri" w:cs="Calibri"/>
            <w:sz w:val="24"/>
            <w:szCs w:val="28"/>
            <w:rtl/>
            <w:lang w:bidi="fa-IR"/>
          </w:rPr>
          <w:t>۱۲</w:t>
        </w:r>
      </w:ins>
      <w:del w:id="523" w:author="Windows User" w:date="2019-11-09T13:06:00Z">
        <w:r w:rsidR="002D119D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12 </w:delText>
        </w:r>
      </w:del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هزار نفر </w:t>
      </w:r>
      <w:r w:rsidR="007462B1" w:rsidRPr="00CE77C5">
        <w:rPr>
          <w:rFonts w:ascii="Calibri" w:hAnsi="Calibri" w:cs="B Nazanin" w:hint="cs"/>
          <w:sz w:val="24"/>
          <w:szCs w:val="28"/>
          <w:rtl/>
          <w:lang w:bidi="fa-IR"/>
        </w:rPr>
        <w:t>می‌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رسد</w:t>
      </w:r>
      <w:r w:rsidR="002D119D" w:rsidRPr="00CE77C5">
        <w:rPr>
          <w:rFonts w:ascii="Calibri" w:hAnsi="Calibri" w:cs="B Nazanin" w:hint="cs"/>
          <w:sz w:val="24"/>
          <w:szCs w:val="28"/>
          <w:rtl/>
          <w:lang w:bidi="fa-IR"/>
        </w:rPr>
        <w:t>؛</w:t>
      </w:r>
    </w:p>
    <w:p w:rsidR="002D119D" w:rsidRPr="00CE77C5" w:rsidRDefault="002D119D" w:rsidP="00AF291B">
      <w:pPr>
        <w:pStyle w:val="ListParagraph"/>
        <w:numPr>
          <w:ilvl w:val="0"/>
          <w:numId w:val="6"/>
        </w:numPr>
        <w:bidi/>
        <w:spacing w:after="120"/>
        <w:ind w:left="340" w:hanging="284"/>
        <w:contextualSpacing w:val="0"/>
        <w:jc w:val="both"/>
        <w:rPr>
          <w:rFonts w:ascii="Calibri" w:hAnsi="Calibri" w:cs="B Nazanin"/>
          <w:sz w:val="24"/>
          <w:szCs w:val="28"/>
          <w:rtl/>
          <w:lang w:bidi="fa-IR"/>
        </w:rPr>
      </w:pP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مقابله با اقدامات خشونت</w:t>
      </w:r>
      <w:ins w:id="524" w:author="Windows User" w:date="2019-11-09T13:06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525" w:author="Windows User" w:date="2019-11-09T13:06:00Z">
        <w:r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آمیز در استادیوم</w:t>
      </w:r>
      <w:r w:rsidR="007462B1" w:rsidRPr="00CE77C5">
        <w:rPr>
          <w:rFonts w:ascii="Calibri" w:hAnsi="Calibri" w:cs="B Nazanin" w:hint="cs"/>
          <w:sz w:val="24"/>
          <w:szCs w:val="28"/>
          <w:rtl/>
          <w:lang w:bidi="fa-IR"/>
        </w:rPr>
        <w:t>‌ها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ی ورزشی</w:t>
      </w:r>
      <w:r w:rsidR="00852364" w:rsidRPr="00CE77C5">
        <w:rPr>
          <w:rFonts w:ascii="Calibri" w:hAnsi="Calibri" w:cs="B Nazanin" w:hint="cs"/>
          <w:sz w:val="24"/>
          <w:szCs w:val="28"/>
          <w:rtl/>
          <w:lang w:bidi="fa-IR"/>
        </w:rPr>
        <w:t>،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</w:t>
      </w:r>
      <w:r w:rsidR="00852364" w:rsidRPr="00CE77C5">
        <w:rPr>
          <w:rFonts w:ascii="Calibri" w:hAnsi="Calibri" w:cs="B Nazanin" w:hint="cs"/>
          <w:sz w:val="24"/>
          <w:szCs w:val="28"/>
          <w:rtl/>
          <w:lang w:bidi="fa-IR"/>
        </w:rPr>
        <w:t>با صدور حکم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 ممنوعیت ورود به استادیوم برای کسانی که دست به این</w:t>
      </w:r>
      <w:ins w:id="526" w:author="Windows User" w:date="2019-11-09T13:07:00Z">
        <w:r w:rsidR="00EB7208">
          <w:rPr>
            <w:rFonts w:ascii="Calibri" w:hAnsi="Calibri" w:cs="B Nazanin" w:hint="cs"/>
            <w:sz w:val="24"/>
            <w:szCs w:val="28"/>
            <w:rtl/>
            <w:lang w:bidi="fa-IR"/>
          </w:rPr>
          <w:t>‌</w:t>
        </w:r>
      </w:ins>
      <w:del w:id="527" w:author="Windows User" w:date="2019-11-09T13:07:00Z">
        <w:r w:rsidR="00852364" w:rsidRPr="00CE77C5" w:rsidDel="00EB7208">
          <w:rPr>
            <w:rFonts w:ascii="Calibri" w:hAnsi="Calibri" w:cs="B Nazanin" w:hint="cs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 xml:space="preserve">گونه اقدامات </w:t>
      </w:r>
      <w:r w:rsidR="00852364" w:rsidRPr="00CE77C5">
        <w:rPr>
          <w:rFonts w:ascii="Calibri" w:hAnsi="Calibri" w:cs="B Nazanin" w:hint="cs"/>
          <w:sz w:val="24"/>
          <w:szCs w:val="28"/>
          <w:rtl/>
          <w:lang w:bidi="fa-IR"/>
        </w:rPr>
        <w:t>ب</w:t>
      </w:r>
      <w:r w:rsidRPr="00CE77C5">
        <w:rPr>
          <w:rFonts w:ascii="Calibri" w:hAnsi="Calibri" w:cs="B Nazanin" w:hint="cs"/>
          <w:sz w:val="24"/>
          <w:szCs w:val="28"/>
          <w:rtl/>
          <w:lang w:bidi="fa-IR"/>
        </w:rPr>
        <w:t>زنند</w:t>
      </w:r>
      <w:r w:rsidR="00852364" w:rsidRPr="00CE77C5">
        <w:rPr>
          <w:rStyle w:val="FootnoteReference"/>
          <w:rFonts w:ascii="Calibri" w:hAnsi="Calibri" w:cs="B Nazanin"/>
          <w:sz w:val="24"/>
          <w:szCs w:val="28"/>
          <w:rtl/>
          <w:lang w:bidi="fa-IR"/>
        </w:rPr>
        <w:footnoteReference w:id="19"/>
      </w:r>
      <w:r w:rsidR="00852364" w:rsidRPr="00CE77C5">
        <w:rPr>
          <w:rFonts w:ascii="Calibri" w:hAnsi="Calibri" w:cs="B Nazanin" w:hint="cs"/>
          <w:sz w:val="24"/>
          <w:szCs w:val="28"/>
          <w:rtl/>
          <w:lang w:bidi="fa-IR"/>
        </w:rPr>
        <w:t>.</w:t>
      </w:r>
      <w:r w:rsidRPr="00CE77C5">
        <w:rPr>
          <w:rFonts w:ascii="Calibri" w:eastAsia="Times New Roman" w:hAnsi="Calibri" w:cs="B Nazanin"/>
          <w:color w:val="222222"/>
          <w:sz w:val="24"/>
          <w:szCs w:val="28"/>
          <w:lang w:val="it-IT"/>
        </w:rPr>
        <w:t> </w:t>
      </w:r>
    </w:p>
    <w:p w:rsidR="00C929AB" w:rsidRPr="00CE77C5" w:rsidRDefault="00D724EF" w:rsidP="002E426E">
      <w:pPr>
        <w:shd w:val="clear" w:color="auto" w:fill="FFFFFF"/>
        <w:bidi/>
        <w:spacing w:after="120"/>
        <w:jc w:val="both"/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</w:pP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lastRenderedPageBreak/>
        <w:t>پیرو طرح این لایحه</w:t>
      </w:r>
      <w:ins w:id="529" w:author="Windows User" w:date="2019-11-09T13:21:00Z">
        <w:r w:rsidR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530" w:author="Windows User" w:date="2019-11-09T13:21:00Z">
        <w:r w:rsidRPr="00CE77C5" w:rsidDel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531" w:author="Windows User" w:date="2019-11-09T13:21:00Z">
        <w:r w:rsidR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532" w:author="Windows User" w:date="2019-11-09T13:21:00Z">
        <w:r w:rsidR="002516E9" w:rsidRPr="00CE77C5" w:rsidDel="002702F8">
          <w:rPr>
            <w:rFonts w:ascii="Calibri" w:eastAsia="Times New Roman" w:hAnsi="Calibri" w:cs="B Nazanin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بئاتری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ز بالبین</w:t>
      </w:r>
      <w:r w:rsidRPr="002A6ADA">
        <w:rPr>
          <w:rFonts w:ascii="Calibri" w:eastAsia="Times New Roman" w:hAnsi="Calibri" w:cs="B Nazanin"/>
          <w:color w:val="222222"/>
          <w:sz w:val="24"/>
          <w:szCs w:val="28"/>
          <w:vertAlign w:val="superscript"/>
          <w:rtl/>
          <w:lang w:bidi="fa-IR"/>
        </w:rPr>
        <w:footnoteReference w:id="20"/>
      </w:r>
      <w:ins w:id="535" w:author="Windows User" w:date="2019-11-09T13:21:00Z">
        <w:r w:rsidR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»،</w:t>
        </w:r>
      </w:ins>
      <w:del w:id="536" w:author="Windows User" w:date="2019-11-09T13:21:00Z">
        <w:r w:rsidR="002516E9" w:rsidRPr="00CE77C5" w:rsidDel="002702F8">
          <w:rPr>
            <w:rFonts w:ascii="Calibri" w:eastAsia="Times New Roman" w:hAnsi="Calibri" w:cs="B Nazanin"/>
            <w:color w:val="222222"/>
            <w:sz w:val="24"/>
            <w:szCs w:val="28"/>
            <w:rtl/>
            <w:lang w:bidi="fa-IR"/>
          </w:rPr>
          <w:delText>"</w:delText>
        </w:r>
        <w:r w:rsidRPr="00CE77C5" w:rsidDel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ins w:id="537" w:author="Windows User" w:date="2019-11-09T23:00:00Z">
        <w:r w:rsidR="0028411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</w:t>
        </w:r>
      </w:ins>
      <w:del w:id="538" w:author="Windows User" w:date="2019-11-09T22:59:00Z">
        <w:r w:rsidR="002516E9" w:rsidRPr="00CE77C5" w:rsidDel="00284113">
          <w:rPr>
            <w:rFonts w:ascii="Calibri" w:eastAsia="Times New Roman" w:hAnsi="Calibri" w:cs="Times New Roman" w:hint="cs"/>
            <w:color w:val="222222"/>
            <w:sz w:val="24"/>
            <w:szCs w:val="28"/>
            <w:rtl/>
            <w:lang w:bidi="fa-IR"/>
          </w:rPr>
          <w:delText> 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ر</w:t>
      </w:r>
      <w:ins w:id="539" w:author="Windows User" w:date="2019-11-09T13:21:00Z">
        <w:r w:rsidR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ئ</w:t>
        </w:r>
      </w:ins>
      <w:del w:id="540" w:author="Windows User" w:date="2019-11-09T13:21:00Z">
        <w:r w:rsidRPr="00CE77C5" w:rsidDel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ی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یس بخش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موارد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ویژه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کمیس</w:t>
      </w:r>
      <w:ins w:id="541" w:author="Windows User" w:date="2019-11-09T23:00:00Z">
        <w:r w:rsidR="0028411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ر</w:t>
        </w:r>
      </w:ins>
      <w:del w:id="542" w:author="Windows User" w:date="2019-11-09T23:00:00Z">
        <w:r w:rsidR="002516E9" w:rsidRPr="00CE77C5" w:rsidDel="0028411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اریا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 عالی ح</w:t>
      </w:r>
      <w:r w:rsidR="00DE1DF3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قوق بشر سازمان ملل متحد،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="00DE1DF3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نامه</w:t>
      </w:r>
      <w:r w:rsidR="00AF291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</w:t>
      </w:r>
      <w:r w:rsidR="00DE1DF3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ای</w:t>
      </w:r>
      <w:r w:rsidR="00D4344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را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از طریق</w:t>
      </w:r>
      <w:r w:rsidR="007462B1" w:rsidRPr="00CE77C5">
        <w:rPr>
          <w:rFonts w:ascii="Calibri" w:eastAsia="Times New Roman" w:hAnsi="Calibri" w:cs="Times New Roman" w:hint="cs"/>
          <w:color w:val="222222"/>
          <w:sz w:val="24"/>
          <w:szCs w:val="28"/>
          <w:rtl/>
          <w:lang w:bidi="fa-IR"/>
        </w:rPr>
        <w:t xml:space="preserve"> 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نمایند</w:t>
      </w:r>
      <w:ins w:id="543" w:author="Windows User" w:date="2019-11-09T13:21:00Z">
        <w:r w:rsidR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544" w:author="Windows User" w:date="2019-11-09T13:21:00Z">
        <w:r w:rsidR="002516E9" w:rsidRPr="00CE77C5" w:rsidDel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</w:t>
      </w:r>
      <w:ins w:id="545" w:author="Windows User" w:date="2019-11-09T13:21:00Z">
        <w:r w:rsidR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ئ</w:t>
        </w:r>
      </w:ins>
      <w:del w:id="546" w:author="Windows User" w:date="2019-11-09T13:21:00Z">
        <w:r w:rsidRPr="00CE77C5" w:rsidDel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ی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م ایتالیا در </w:t>
      </w:r>
      <w:r w:rsidR="00C929A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این سازمان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،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به</w:t>
      </w:r>
      <w:r w:rsidR="007462B1" w:rsidRPr="00CE77C5">
        <w:rPr>
          <w:rFonts w:ascii="Calibri" w:eastAsia="Times New Roman" w:hAnsi="Calibri" w:cs="Times New Roman" w:hint="cs"/>
          <w:color w:val="222222"/>
          <w:sz w:val="24"/>
          <w:szCs w:val="28"/>
          <w:rtl/>
          <w:lang w:bidi="fa-IR"/>
        </w:rPr>
        <w:t xml:space="preserve"> 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وزیر امور خارجه ای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ن کشور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تحویل</w:t>
      </w:r>
      <w:r w:rsidR="00D4344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547" w:author="Windows User" w:date="2019-11-09T13:22:00Z">
        <w:r w:rsidR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داد</w:t>
        </w:r>
      </w:ins>
      <w:del w:id="548" w:author="Windows User" w:date="2019-11-09T13:22:00Z">
        <w:r w:rsidR="00D4344B" w:rsidRPr="00CE77C5" w:rsidDel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نمود؛</w:delText>
        </w:r>
      </w:del>
      <w:r w:rsidR="00D4344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که وزارت امورخارجه نیز متعاقبا</w:t>
      </w:r>
      <w:ins w:id="549" w:author="Windows User" w:date="2019-11-09T13:22:00Z">
        <w:r w:rsidR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ً</w:t>
        </w:r>
      </w:ins>
      <w:r w:rsidR="00D4344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با صدور بیانیه</w:t>
      </w:r>
      <w:ins w:id="550" w:author="Windows User" w:date="2019-11-09T13:22:00Z">
        <w:r w:rsidR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551" w:author="Windows User" w:date="2019-11-09T13:22:00Z">
        <w:r w:rsidR="00D4344B" w:rsidRPr="00CE77C5" w:rsidDel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D4344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ای</w:t>
      </w:r>
      <w:del w:id="552" w:author="Windows User" w:date="2019-11-09T23:00:00Z">
        <w:r w:rsidR="00D4344B" w:rsidRPr="00CE77C5" w:rsidDel="0028411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r w:rsidR="00D4344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از انعکاس آن به وزارت کشور خبر داد.</w:t>
      </w:r>
    </w:p>
    <w:p w:rsidR="002516E9" w:rsidRPr="00CE77C5" w:rsidRDefault="00DE1DF3" w:rsidP="00AF291B">
      <w:pPr>
        <w:shd w:val="clear" w:color="auto" w:fill="FFFFFF"/>
        <w:bidi/>
        <w:spacing w:after="120"/>
        <w:jc w:val="both"/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</w:pP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در این نامه، ضمن ابراز نگرانی از طرح مذکور، </w:t>
      </w:r>
      <w:r w:rsidR="00C929A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هشدار داده شده</w:t>
      </w:r>
      <w:ins w:id="553" w:author="Windows User" w:date="2019-11-09T13:22:00Z">
        <w:r w:rsidR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است</w:t>
        </w:r>
      </w:ins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: </w:t>
      </w:r>
      <w:ins w:id="554" w:author="Windows User" w:date="2019-11-09T13:22:00Z">
        <w:r w:rsidR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555" w:author="Windows User" w:date="2019-11-09T13:22:00Z">
        <w:r w:rsidRPr="00CE77C5" w:rsidDel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این طرح </w:t>
      </w:r>
      <w:ins w:id="556" w:author="Windows User" w:date="2019-11-09T13:23:00Z">
        <w:r w:rsidR="007D7011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ممکن است</w:t>
        </w:r>
      </w:ins>
      <w:del w:id="557" w:author="Windows User" w:date="2019-11-09T13:23:00Z">
        <w:r w:rsidR="007462B1" w:rsidRPr="00CE77C5" w:rsidDel="007D7011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می‌</w:delText>
        </w:r>
        <w:r w:rsidRPr="00CE77C5" w:rsidDel="007D7011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تواند</w:delText>
        </w:r>
      </w:del>
      <w:del w:id="558" w:author="Windows User" w:date="2019-11-09T13:22:00Z">
        <w:r w:rsidRPr="00CE77C5" w:rsidDel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به نقض حقوق بشر در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خصوص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مهاجران</w:t>
      </w:r>
      <w:del w:id="559" w:author="Windows User" w:date="2019-11-09T13:22:00Z">
        <w:r w:rsidRPr="00CE77C5" w:rsidDel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از جمله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پناهجویان</w:t>
      </w:r>
      <w:del w:id="560" w:author="Windows User" w:date="2019-11-09T13:23:00Z">
        <w:r w:rsidRPr="00CE77C5" w:rsidDel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قربانیان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بالفعل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و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بالقوه بازداشت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‌ها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 خودسرانه</w:t>
      </w:r>
      <w:ins w:id="561" w:author="Windows User" w:date="2019-11-09T13:23:00Z">
        <w:r w:rsidR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562" w:author="Windows User" w:date="2019-11-09T13:23:00Z">
        <w:r w:rsidRPr="00CE77C5" w:rsidDel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شکنجه</w:t>
      </w:r>
      <w:del w:id="563" w:author="Windows User" w:date="2019-11-09T13:23:00Z">
        <w:r w:rsidRPr="00CE77C5" w:rsidDel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قاچاق انسان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منجر </w:t>
      </w:r>
      <w:ins w:id="564" w:author="Windows User" w:date="2019-11-09T13:23:00Z">
        <w:r w:rsidR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شود</w:t>
        </w:r>
      </w:ins>
      <w:del w:id="565" w:author="Windows User" w:date="2019-11-09T13:23:00Z">
        <w:r w:rsidR="00C929AB" w:rsidRPr="00CE77C5" w:rsidDel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گردد</w:delText>
        </w:r>
      </w:del>
      <w:r w:rsidRPr="002A6ADA">
        <w:rPr>
          <w:rFonts w:ascii="Calibri" w:hAnsi="Calibri" w:cs="B Nazanin"/>
          <w:sz w:val="24"/>
          <w:szCs w:val="28"/>
          <w:vertAlign w:val="superscript"/>
          <w:rtl/>
        </w:rPr>
        <w:footnoteReference w:id="21"/>
      </w:r>
      <w:ins w:id="567" w:author="Windows User" w:date="2019-11-09T13:23:00Z">
        <w:r w:rsidR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568" w:author="Windows User" w:date="2019-11-09T13:23:00Z">
        <w:r w:rsidRPr="00CE77C5" w:rsidDel="002702F8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.</w:t>
      </w:r>
    </w:p>
    <w:p w:rsidR="002516E9" w:rsidRPr="00CE77C5" w:rsidRDefault="007D7011" w:rsidP="002E426E">
      <w:pPr>
        <w:shd w:val="clear" w:color="auto" w:fill="FFFFFF"/>
        <w:bidi/>
        <w:spacing w:after="120"/>
        <w:jc w:val="both"/>
        <w:rPr>
          <w:rFonts w:ascii="Calibri" w:eastAsia="Times New Roman" w:hAnsi="Calibri" w:cs="B Nazanin"/>
          <w:color w:val="222222"/>
          <w:sz w:val="24"/>
          <w:szCs w:val="28"/>
          <w:lang w:bidi="fa-IR"/>
        </w:rPr>
      </w:pPr>
      <w:ins w:id="569" w:author="Windows User" w:date="2019-11-09T13:23:00Z">
        <w:r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570" w:author="Windows User" w:date="2019-11-09T13:23:00Z">
        <w:r w:rsidR="002516E9" w:rsidRPr="00CE77C5" w:rsidDel="007D7011">
          <w:rPr>
            <w:rFonts w:ascii="Calibri" w:eastAsia="Times New Roman" w:hAnsi="Calibri" w:cs="B Nazanin"/>
            <w:color w:val="222222"/>
            <w:sz w:val="24"/>
            <w:szCs w:val="28"/>
            <w:rtl/>
            <w:lang w:bidi="fa-IR"/>
          </w:rPr>
          <w:delText>"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ماتئو سالوینی</w:t>
      </w:r>
      <w:ins w:id="571" w:author="Windows User" w:date="2019-11-09T13:23:00Z">
        <w:r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ins w:id="572" w:author="Windows User" w:date="2019-11-09T23:01:00Z">
        <w:r w:rsidR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573" w:author="Windows User" w:date="2019-11-09T13:23:00Z">
        <w:r w:rsidR="002516E9" w:rsidRPr="00CE77C5" w:rsidDel="007D7011">
          <w:rPr>
            <w:rFonts w:ascii="Calibri" w:eastAsia="Times New Roman" w:hAnsi="Calibri" w:cs="B Nazanin"/>
            <w:color w:val="222222"/>
            <w:sz w:val="24"/>
            <w:szCs w:val="28"/>
            <w:rtl/>
            <w:lang w:bidi="fa-IR"/>
          </w:rPr>
          <w:delText>"</w:delText>
        </w:r>
        <w:r w:rsidR="00DE1DF3" w:rsidRPr="00CE77C5" w:rsidDel="007D7011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ins w:id="574" w:author="Windows User" w:date="2019-11-09T23:00:00Z">
        <w:r w:rsidR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</w:t>
        </w:r>
      </w:ins>
      <w:del w:id="575" w:author="Windows User" w:date="2019-11-09T23:00:00Z">
        <w:r w:rsidR="002516E9" w:rsidRPr="00CE77C5" w:rsidDel="007B7A99">
          <w:rPr>
            <w:rFonts w:ascii="Calibri" w:eastAsia="Times New Roman" w:hAnsi="Calibri" w:cs="Times New Roman" w:hint="cs"/>
            <w:color w:val="222222"/>
            <w:sz w:val="24"/>
            <w:szCs w:val="28"/>
            <w:rtl/>
            <w:lang w:bidi="fa-IR"/>
          </w:rPr>
          <w:delText> 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معاون نخست</w:t>
      </w:r>
      <w:ins w:id="576" w:author="Windows User" w:date="2019-11-09T13:23:00Z">
        <w:r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577" w:author="Windows User" w:date="2019-11-09T13:23:00Z">
        <w:r w:rsidR="002516E9" w:rsidRPr="00CE77C5" w:rsidDel="007D7011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وزیر و وزیر کشور ایتالیا</w:t>
      </w:r>
      <w:del w:id="578" w:author="Windows User" w:date="2019-11-09T23:01:00Z">
        <w:r w:rsidR="00DE1DF3"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در واکنش به نام</w:t>
      </w:r>
      <w:ins w:id="579" w:author="Windows User" w:date="2019-11-09T13:23:00Z">
        <w:r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580" w:author="Windows User" w:date="2019-11-09T13:23:00Z">
        <w:r w:rsidR="002516E9" w:rsidRPr="00CE77C5" w:rsidDel="007D7011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ارسالی سازمان ملل، این سازمان را</w:t>
      </w:r>
      <w:del w:id="581" w:author="Windows User" w:date="2019-11-09T23:01:00Z">
        <w:r w:rsidR="002516E9"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متهم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به انجام </w:t>
      </w:r>
      <w:ins w:id="582" w:author="Windows User" w:date="2019-11-09T13:24:00Z">
        <w:r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583" w:author="Windows User" w:date="2019-11-09T13:24:00Z">
        <w:r w:rsidR="00DE1DF3" w:rsidRPr="00CE77C5" w:rsidDel="007D7011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مبارزات انتخاباتی</w:t>
      </w:r>
      <w:ins w:id="584" w:author="Windows User" w:date="2019-11-09T13:24:00Z">
        <w:r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585" w:author="Windows User" w:date="2019-11-09T13:24:00Z">
        <w:r w:rsidR="00DE1DF3" w:rsidRPr="00CE77C5" w:rsidDel="007D7011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586" w:author="Windows User" w:date="2019-11-09T23:01:00Z">
        <w:r w:rsidR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متهم </w:t>
        </w:r>
      </w:ins>
      <w:ins w:id="587" w:author="Windows User" w:date="2019-11-09T13:24:00Z">
        <w:r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کرد</w:t>
        </w:r>
      </w:ins>
      <w:del w:id="588" w:author="Windows User" w:date="2019-11-09T13:24:00Z">
        <w:r w:rsidR="002516E9" w:rsidRPr="00CE77C5" w:rsidDel="007D7011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نمود</w:delText>
        </w:r>
        <w:r w:rsidR="00DE1DF3" w:rsidRPr="00CE77C5" w:rsidDel="007D7011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DE1DF3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</w:t>
      </w:r>
      <w:r w:rsidR="0012678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گفت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: </w:t>
      </w:r>
      <w:ins w:id="589" w:author="Windows User" w:date="2019-11-09T13:24:00Z">
        <w:r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590" w:author="Windows User" w:date="2019-11-09T13:24:00Z">
        <w:r w:rsidR="00DE1DF3" w:rsidRPr="00CE77C5" w:rsidDel="007D7011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یک سازمان </w:t>
      </w:r>
      <w:r w:rsidR="00466E32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بین‌الملل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 که برای مالیات</w:t>
      </w:r>
      <w:ins w:id="591" w:author="Windows User" w:date="2019-11-09T13:24:00Z">
        <w:r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592" w:author="Windows User" w:date="2019-11-09T13:24:00Z">
        <w:r w:rsidR="002516E9" w:rsidRPr="00CE77C5" w:rsidDel="007D7011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دهندگان</w:t>
      </w:r>
      <w:r w:rsidR="008E489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،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میلیاردها یورو هزینه به همراه داشته</w:t>
      </w:r>
      <w:del w:id="593" w:author="Windows User" w:date="2019-11-09T13:24:00Z">
        <w:r w:rsidR="0012678F" w:rsidRPr="00CE77C5" w:rsidDel="007D7011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رژیم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‌ها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 خودکامه</w:t>
      </w:r>
      <w:ins w:id="594" w:author="Windows User" w:date="2019-11-09T13:24:00Z">
        <w:r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595" w:author="Windows User" w:date="2019-11-09T13:24:00Z">
        <w:r w:rsidR="002516E9" w:rsidRPr="00CE77C5" w:rsidDel="007D7011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ای </w:t>
      </w:r>
      <w:r w:rsidR="0012678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مانند کره شمالی و ترکیه عضو آن هستند</w:t>
      </w:r>
      <w:del w:id="596" w:author="Windows User" w:date="2019-11-09T13:24:00Z">
        <w:r w:rsidR="0012678F" w:rsidRPr="00CE77C5" w:rsidDel="007D7011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آمده و در زمین</w:t>
      </w:r>
      <w:ins w:id="597" w:author="Windows User" w:date="2019-11-09T23:01:00Z">
        <w:r w:rsidR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598" w:author="Windows User" w:date="2019-11-09T23:01:00Z">
        <w:r w:rsidR="002516E9"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حقوق بشر به ایتالیا</w:t>
      </w:r>
      <w:del w:id="599" w:author="Windows User" w:date="2019-11-09T23:01:00Z">
        <w:r w:rsidR="0012678F"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به</w:t>
      </w:r>
      <w:ins w:id="600" w:author="Windows User" w:date="2019-11-09T23:01:00Z">
        <w:r w:rsidR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</w:t>
        </w:r>
      </w:ins>
      <w:del w:id="601" w:author="Windows User" w:date="2019-11-09T23:01:00Z">
        <w:r w:rsidR="002516E9" w:rsidRPr="00CE77C5" w:rsidDel="007B7A99">
          <w:rPr>
            <w:rFonts w:ascii="Calibri" w:eastAsia="Times New Roman" w:hAnsi="Calibri" w:cs="Times New Roman" w:hint="cs"/>
            <w:color w:val="222222"/>
            <w:sz w:val="24"/>
            <w:szCs w:val="28"/>
            <w:rtl/>
            <w:lang w:bidi="fa-IR"/>
          </w:rPr>
          <w:delText> 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سالوینی</w:t>
      </w:r>
      <w:del w:id="602" w:author="Windows User" w:date="2019-11-09T13:24:00Z">
        <w:r w:rsidR="0012678F" w:rsidRPr="00CE77C5" w:rsidDel="007D7011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12678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بابت لایح</w:t>
      </w:r>
      <w:ins w:id="603" w:author="Windows User" w:date="2019-11-09T23:01:00Z">
        <w:r w:rsidR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604" w:author="Windows User" w:date="2019-11-09T23:01:00Z">
        <w:r w:rsidR="002516E9"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امنیتی</w:t>
      </w:r>
      <w:ins w:id="605" w:author="Windows User" w:date="2019-11-09T23:01:00Z">
        <w:r w:rsidR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606" w:author="Windows User" w:date="2019-11-09T23:01:00Z">
        <w:r w:rsidR="002516E9"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اش</w:t>
      </w:r>
      <w:r w:rsidR="0012678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،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درس اخلاق 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می‌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دهد. </w:t>
      </w:r>
      <w:r w:rsidR="0012678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این </w:t>
      </w:r>
      <w:r w:rsidR="002516E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واقعاً مضحک است</w:t>
      </w:r>
      <w:r w:rsidR="0012678F" w:rsidRPr="00CE77C5">
        <w:rPr>
          <w:rFonts w:ascii="Calibri" w:hAnsi="Calibri" w:cs="B Nazanin"/>
          <w:sz w:val="28"/>
          <w:szCs w:val="28"/>
          <w:vertAlign w:val="superscript"/>
          <w:rtl/>
        </w:rPr>
        <w:footnoteReference w:id="22"/>
      </w:r>
      <w:ins w:id="608" w:author="Windows User" w:date="2019-11-09T13:24:00Z">
        <w:r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609" w:author="Windows User" w:date="2019-11-09T13:24:00Z">
        <w:r w:rsidR="0012678F" w:rsidRPr="00CE77C5" w:rsidDel="007D7011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12678F" w:rsidRPr="00CE77C5">
        <w:rPr>
          <w:rFonts w:ascii="Calibri" w:eastAsia="Times New Roman" w:hAnsi="Calibri" w:cs="B Nazanin"/>
          <w:color w:val="222222"/>
          <w:sz w:val="24"/>
          <w:szCs w:val="28"/>
          <w:lang w:bidi="fa-IR"/>
        </w:rPr>
        <w:t>.</w:t>
      </w:r>
    </w:p>
    <w:p w:rsidR="00EE1CFC" w:rsidRPr="00CE77C5" w:rsidRDefault="0012678F" w:rsidP="007B7A99">
      <w:pPr>
        <w:shd w:val="clear" w:color="auto" w:fill="FFFFFF"/>
        <w:bidi/>
        <w:spacing w:after="120"/>
        <w:jc w:val="both"/>
        <w:rPr>
          <w:rFonts w:ascii="Calibri" w:eastAsia="Times New Roman" w:hAnsi="Calibri" w:cs="B Nazanin"/>
          <w:color w:val="222222"/>
          <w:sz w:val="24"/>
          <w:szCs w:val="28"/>
          <w:lang w:bidi="fa-IR"/>
        </w:rPr>
        <w:pPrChange w:id="610" w:author="Windows User" w:date="2019-11-09T23:03:00Z">
          <w:pPr>
            <w:shd w:val="clear" w:color="auto" w:fill="FFFFFF"/>
            <w:bidi/>
            <w:spacing w:after="120"/>
            <w:jc w:val="both"/>
          </w:pPr>
        </w:pPrChange>
      </w:pP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این</w:t>
      </w:r>
      <w:del w:id="611" w:author="Windows User" w:date="2019-11-09T13:25:00Z">
        <w:r w:rsidRPr="00CE77C5" w:rsidDel="007D7011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که وزیر کشور ایتالیا، بزرگ</w:t>
      </w:r>
      <w:r w:rsidR="00466E32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ترین نهاد </w:t>
      </w:r>
      <w:r w:rsidR="00466E32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بین‌الملل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 بنیاد</w:t>
      </w:r>
      <w:ins w:id="612" w:author="Windows User" w:date="2019-11-09T20:59:00Z">
        <w:r w:rsidR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شده</w:t>
        </w:r>
      </w:ins>
      <w:del w:id="613" w:author="Windows User" w:date="2019-11-09T20:58:00Z">
        <w:r w:rsidRPr="00CE77C5" w:rsidDel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یافته؛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پس از فجایع جنگ جهانی دوم</w:t>
      </w:r>
      <w:ins w:id="614" w:author="Windows User" w:date="2019-11-09T21:00:00Z">
        <w:r w:rsidR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را</w:t>
        </w:r>
      </w:ins>
      <w:del w:id="615" w:author="Windows User" w:date="2019-11-09T20:59:00Z">
        <w:r w:rsidR="00C929AB" w:rsidRPr="00CE77C5" w:rsidDel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C929A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که حکومت </w:t>
      </w:r>
      <w:ins w:id="616" w:author="Windows User" w:date="2019-11-09T20:59:00Z">
        <w:r w:rsidR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617" w:author="Windows User" w:date="2019-11-09T20:59:00Z">
        <w:r w:rsidR="00C929AB" w:rsidRPr="00CE77C5" w:rsidDel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C929A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فاشیستی</w:t>
      </w:r>
      <w:r w:rsidR="00C929AB" w:rsidRPr="002A6ADA">
        <w:rPr>
          <w:rFonts w:ascii="Calibri" w:hAnsi="Calibri" w:cs="B Nazanin"/>
          <w:sz w:val="24"/>
          <w:szCs w:val="28"/>
          <w:vertAlign w:val="superscript"/>
          <w:rtl/>
        </w:rPr>
        <w:footnoteReference w:id="23"/>
      </w:r>
      <w:ins w:id="619" w:author="Windows User" w:date="2019-11-09T21:00:00Z">
        <w:r w:rsidR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620" w:author="Windows User" w:date="2019-11-09T21:00:00Z">
        <w:r w:rsidR="00C929AB" w:rsidRPr="00CE77C5" w:rsidDel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C929A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وقت ایتالیا</w:t>
      </w:r>
      <w:del w:id="621" w:author="Windows User" w:date="2019-11-09T21:00:00Z">
        <w:r w:rsidR="00C929AB" w:rsidRPr="00CE77C5" w:rsidDel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C929A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خود از نقش</w:t>
      </w:r>
      <w:ins w:id="622" w:author="Windows User" w:date="2019-11-09T21:00:00Z">
        <w:r w:rsidR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623" w:author="Windows User" w:date="2019-11-09T21:00:00Z">
        <w:r w:rsidR="00C929AB" w:rsidRPr="00CE77C5" w:rsidDel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C929A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آفرینان آن بوده</w:t>
      </w:r>
      <w:del w:id="624" w:author="Windows User" w:date="2019-11-09T21:00:00Z">
        <w:r w:rsidRPr="00CE77C5" w:rsidDel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را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، تلف</w:t>
      </w:r>
      <w:ins w:id="625" w:author="Windows User" w:date="2019-11-09T21:00:00Z">
        <w:r w:rsidR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626" w:author="Windows User" w:date="2019-11-09T21:00:00Z">
        <w:r w:rsidRPr="00CE77C5" w:rsidDel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کنند</w:t>
      </w:r>
      <w:ins w:id="627" w:author="Windows User" w:date="2019-11-09T21:00:00Z">
        <w:r w:rsidR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628" w:author="Windows User" w:date="2019-11-09T21:00:00Z">
        <w:r w:rsidRPr="00CE77C5" w:rsidDel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مالیات شهروندان</w:t>
      </w:r>
      <w:del w:id="629" w:author="Windows User" w:date="2019-11-09T21:00:00Z">
        <w:r w:rsidRPr="00CE77C5" w:rsidDel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انجام وظایف</w:t>
      </w:r>
      <w:r w:rsidR="00466E32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اش را</w:t>
      </w:r>
      <w:del w:id="630" w:author="Windows User" w:date="2019-11-09T21:00:00Z">
        <w:r w:rsidRPr="00CE77C5" w:rsidDel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پند و اندرز</w:t>
      </w:r>
      <w:del w:id="631" w:author="Windows User" w:date="2019-11-09T21:01:00Z">
        <w:r w:rsidRPr="00CE77C5" w:rsidDel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مضحکه ارزیابی کند</w:t>
      </w:r>
      <w:del w:id="632" w:author="Windows User" w:date="2019-11-09T23:02:00Z">
        <w:r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ins w:id="633" w:author="Windows User" w:date="2019-11-09T21:01:00Z">
        <w:r w:rsidR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ins w:id="634" w:author="Windows User" w:date="2019-11-09T23:04:00Z">
        <w:r w:rsidR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</w:t>
        </w:r>
      </w:ins>
      <w:del w:id="635" w:author="Windows User" w:date="2019-11-09T21:01:00Z">
        <w:r w:rsidR="00EE1CFC" w:rsidRPr="00CE77C5" w:rsidDel="0094451C">
          <w:rPr>
            <w:rFonts w:ascii="Calibri" w:eastAsia="Times New Roman" w:hAnsi="Calibri" w:cs="B Nazanin"/>
            <w:color w:val="222222"/>
            <w:sz w:val="24"/>
            <w:szCs w:val="28"/>
            <w:lang w:bidi="fa-IR"/>
          </w:rPr>
          <w:delText xml:space="preserve"> </w:delText>
        </w:r>
      </w:del>
      <w:r w:rsidR="00EE1C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آن هم در روزهایی که</w:t>
      </w:r>
      <w:del w:id="636" w:author="Windows User" w:date="2019-11-09T21:01:00Z">
        <w:r w:rsidR="00EE1CFC" w:rsidRPr="00CE77C5" w:rsidDel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r w:rsidR="00EE1C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مطابق آخرین گزارش بانک مرکزی ایتالیا، مشخص</w:t>
      </w:r>
      <w:ins w:id="637" w:author="Windows User" w:date="2019-11-09T21:01:00Z">
        <w:r w:rsidR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شده</w:t>
        </w:r>
      </w:ins>
      <w:del w:id="638" w:author="Windows User" w:date="2019-11-09T21:01:00Z">
        <w:r w:rsidR="00EE1CFC" w:rsidRPr="00CE77C5" w:rsidDel="0094451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گردیده</w:delText>
        </w:r>
      </w:del>
      <w:ins w:id="639" w:author="Windows User" w:date="2019-11-09T23:02:00Z">
        <w:r w:rsidR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که</w:t>
        </w:r>
      </w:ins>
      <w:del w:id="640" w:author="Windows User" w:date="2019-11-09T23:02:00Z">
        <w:r w:rsidR="008E489B"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EE1C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دولت این کشور</w:t>
      </w:r>
      <w:r w:rsidR="008E489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،</w:t>
      </w:r>
      <w:r w:rsidR="00EE1C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تنها به</w:t>
      </w:r>
      <w:ins w:id="641" w:author="Windows User" w:date="2019-11-09T23:02:00Z">
        <w:r w:rsidR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642" w:author="Windows User" w:date="2019-11-09T23:02:00Z">
        <w:r w:rsidR="00EE1CFC"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EE1C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عنوان یک نمونه از تخلفات اقتصادی، </w:t>
      </w:r>
      <w:ins w:id="643" w:author="Windows User" w:date="2019-11-09T23:03:00Z">
        <w:r w:rsidR="007B7A99">
          <w:rPr>
            <w:rFonts w:ascii="Calibri" w:eastAsia="Times New Roman" w:hAnsi="Calibri" w:cs="Calibri"/>
            <w:color w:val="222222"/>
            <w:sz w:val="24"/>
            <w:szCs w:val="28"/>
            <w:rtl/>
            <w:lang w:bidi="fa-IR"/>
          </w:rPr>
          <w:t>۱۰</w:t>
        </w:r>
      </w:ins>
      <w:del w:id="644" w:author="Windows User" w:date="2019-11-09T23:03:00Z">
        <w:r w:rsidR="00EE1CFC"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10</w:delText>
        </w:r>
      </w:del>
      <w:r w:rsidR="00EE1C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میلیارد یورو مالیات مخفی بر پس</w:t>
      </w:r>
      <w:r w:rsidR="00466E32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</w:t>
      </w:r>
      <w:r w:rsidR="00EE1C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انداز</w:t>
      </w:r>
      <w:del w:id="645" w:author="Windows User" w:date="2019-11-09T23:03:00Z">
        <w:r w:rsidR="00EE1CFC"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EE1C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کنندگان اعمال 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می‌</w:t>
      </w:r>
      <w:ins w:id="646" w:author="Windows User" w:date="2019-11-09T23:03:00Z">
        <w:r w:rsidR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‌کند</w:t>
        </w:r>
      </w:ins>
      <w:del w:id="647" w:author="Windows User" w:date="2019-11-09T23:03:00Z">
        <w:r w:rsidR="00EE1CFC"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نماید</w:delText>
        </w:r>
      </w:del>
      <w:ins w:id="648" w:author="Windows User" w:date="2019-11-09T23:03:00Z">
        <w:r w:rsidR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649" w:author="Windows User" w:date="2019-11-09T23:03:00Z">
        <w:r w:rsidR="00EE1CFC"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EE1C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گویای</w:t>
      </w:r>
      <w:ins w:id="650" w:author="Windows User" w:date="2019-11-09T23:03:00Z">
        <w:r w:rsidR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بیشترین مقدار</w:t>
        </w:r>
      </w:ins>
      <w:r w:rsidR="00EE1C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651" w:author="Windows User" w:date="2019-11-09T23:04:00Z">
        <w:r w:rsidR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ناراستی و صداقت‌نداشتن</w:t>
        </w:r>
      </w:ins>
      <w:del w:id="652" w:author="Windows User" w:date="2019-11-09T23:04:00Z">
        <w:r w:rsidR="00EE1CFC"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عدم صداقت در بالاترین سطح آن؛</w:delText>
        </w:r>
      </w:del>
      <w:r w:rsidR="00EE1C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در ارتباط با بزرگ</w:t>
      </w:r>
      <w:r w:rsidR="00466E32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</w:t>
      </w:r>
      <w:r w:rsidR="00EE1C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ترین نهاد </w:t>
      </w:r>
      <w:r w:rsidR="00466E32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بین‌الملل</w:t>
      </w:r>
      <w:r w:rsidR="00EE1C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</w:t>
      </w:r>
      <w:ins w:id="653" w:author="Windows User" w:date="2019-11-09T21:50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654" w:author="Windows User" w:date="2019-11-09T21:50:00Z">
        <w:r w:rsidR="00EE1CFC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EE1C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یعنی سازمان ملل متحد است</w:t>
      </w:r>
      <w:r w:rsidR="00EE1CFC" w:rsidRPr="00CE77C5">
        <w:rPr>
          <w:rStyle w:val="FootnoteReference"/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footnoteReference w:id="24"/>
      </w:r>
      <w:r w:rsidR="00EE1C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.</w:t>
      </w:r>
    </w:p>
    <w:p w:rsidR="00546CC7" w:rsidRPr="00CE77C5" w:rsidRDefault="00466E32" w:rsidP="00466E32">
      <w:pPr>
        <w:shd w:val="clear" w:color="auto" w:fill="FFFFFF"/>
        <w:bidi/>
        <w:spacing w:after="120"/>
        <w:jc w:val="both"/>
        <w:rPr>
          <w:rFonts w:ascii="Calibri" w:eastAsia="Times New Roman" w:hAnsi="Calibri" w:cs="B Nazanin"/>
          <w:color w:val="222222"/>
          <w:sz w:val="24"/>
          <w:szCs w:val="28"/>
          <w:lang w:bidi="fa-IR"/>
        </w:rPr>
      </w:pPr>
      <w:r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در مقیاسی کوچک‌</w:t>
      </w:r>
      <w:r w:rsidR="004C7F7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تر</w:t>
      </w:r>
      <w:ins w:id="656" w:author="Windows User" w:date="2019-11-09T21:50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657" w:author="Windows User" w:date="2019-11-09T21:50:00Z">
        <w:r w:rsidR="004C7F7F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4C7F7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یعنی مقیاس قاره</w:t>
      </w:r>
      <w:r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</w:t>
      </w:r>
      <w:r w:rsidR="004C7F7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ای،</w:t>
      </w:r>
      <w:r w:rsidR="0005649D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="004C7F7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چنین تقابل و عدم شفافیتی</w:t>
      </w:r>
      <w:del w:id="658" w:author="Windows User" w:date="2019-11-09T21:50:00Z">
        <w:r w:rsidR="004C7F7F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r w:rsidR="004C7F7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در مناسبات ایتالیا با اتحادی</w:t>
      </w:r>
      <w:ins w:id="659" w:author="Windows User" w:date="2019-11-09T23:05:00Z">
        <w:r w:rsidR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660" w:author="Windows User" w:date="2019-11-09T23:05:00Z">
        <w:r w:rsidR="004C7F7F"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="004C7F7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اروپا</w:t>
      </w:r>
      <w:del w:id="661" w:author="Windows User" w:date="2019-11-09T21:50:00Z">
        <w:r w:rsidR="004C7F7F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r w:rsidR="004C7F7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به</w:t>
      </w:r>
      <w:ins w:id="662" w:author="Windows User" w:date="2019-11-09T21:50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663" w:author="Windows User" w:date="2019-11-09T21:50:00Z">
        <w:r w:rsidR="004C7F7F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4C7F7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ویژه، به</w:t>
      </w:r>
      <w:ins w:id="664" w:author="Windows User" w:date="2019-11-09T21:50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665" w:author="Windows User" w:date="2019-11-09T21:50:00Z">
        <w:r w:rsidR="004C7F7F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4C7F7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واسط</w:t>
      </w:r>
      <w:ins w:id="666" w:author="Windows User" w:date="2019-11-09T21:50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667" w:author="Windows User" w:date="2019-11-09T21:50:00Z">
        <w:r w:rsidR="004C7F7F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="004C7F7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روی</w:t>
      </w:r>
      <w:ins w:id="668" w:author="Windows User" w:date="2019-11-09T21:51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669" w:author="Windows User" w:date="2019-11-09T21:51:00Z">
        <w:r w:rsidR="004C7F7F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="004C7F7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اقتصادی</w:t>
      </w:r>
      <w:ins w:id="670" w:author="Windows User" w:date="2019-11-09T21:51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671" w:author="Windows User" w:date="2019-11-09T21:51:00Z">
        <w:r w:rsidR="004C7F7F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4C7F7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ای که در پیش گرفته</w:t>
      </w:r>
      <w:del w:id="672" w:author="Windows User" w:date="2019-11-09T21:51:00Z">
        <w:r w:rsidR="004C7F7F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4C7F7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سیاست درهای بسته</w:t>
      </w:r>
      <w:ins w:id="673" w:author="Windows User" w:date="2019-11-09T21:51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674" w:author="Windows User" w:date="2019-11-09T21:51:00Z">
        <w:r w:rsidR="004C7F7F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4C7F7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ای که</w:t>
      </w:r>
      <w:ins w:id="675" w:author="Windows User" w:date="2019-11-09T23:05:00Z">
        <w:r w:rsidR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اتخاذ</w:t>
        </w:r>
      </w:ins>
      <w:r w:rsidR="004C7F7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676" w:author="Windows User" w:date="2019-11-09T21:51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کرده</w:t>
        </w:r>
      </w:ins>
      <w:del w:id="677" w:author="Windows User" w:date="2019-11-09T21:51:00Z">
        <w:r w:rsidR="004C7F7F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اتخاذ نموده</w:delText>
        </w:r>
      </w:del>
      <w:r w:rsidR="004C7F7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نیز به چشم 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می‌</w:t>
      </w:r>
      <w:r w:rsidR="004C7F7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خور</w:t>
      </w:r>
      <w:ins w:id="678" w:author="Windows User" w:date="2019-11-09T21:51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د که</w:t>
        </w:r>
      </w:ins>
      <w:del w:id="679" w:author="Windows User" w:date="2019-11-09T21:51:00Z">
        <w:r w:rsidR="004C7F7F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د؛ </w:delText>
        </w:r>
        <w:r w:rsidR="00546CC7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و</w:delText>
        </w:r>
      </w:del>
      <w:r w:rsidR="00546CC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احتمالا</w:t>
      </w:r>
      <w:ins w:id="680" w:author="Windows User" w:date="2019-11-09T21:51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ً</w:t>
        </w:r>
      </w:ins>
      <w:r w:rsidR="00546CC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سیاست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‌ها</w:t>
      </w:r>
      <w:r w:rsidR="00546CC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 تنبیهی اتحادی</w:t>
      </w:r>
      <w:ins w:id="681" w:author="Windows User" w:date="2019-11-09T21:51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682" w:author="Windows User" w:date="2019-11-09T21:51:00Z">
        <w:r w:rsidR="00546CC7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="00546CC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اروپا</w:t>
      </w:r>
      <w:ins w:id="683" w:author="Windows User" w:date="2019-11-09T21:51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را برای</w:t>
        </w:r>
      </w:ins>
      <w:del w:id="684" w:author="Windows User" w:date="2019-11-09T21:51:00Z">
        <w:r w:rsidR="00546CC7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 در خصوص</w:delText>
        </w:r>
      </w:del>
      <w:r w:rsidR="00546CC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این کشور</w:t>
      </w:r>
      <w:del w:id="685" w:author="Windows User" w:date="2019-11-09T21:51:00Z">
        <w:r w:rsidR="00546CC7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را،</w:delText>
        </w:r>
      </w:del>
      <w:r w:rsidR="00546CC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به همراه خواهد داشت</w:t>
      </w:r>
      <w:r w:rsidR="00546CC7" w:rsidRPr="00CE77C5">
        <w:rPr>
          <w:rStyle w:val="FootnoteReference"/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footnoteReference w:id="25"/>
      </w:r>
      <w:r w:rsidR="00546CC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.</w:t>
      </w:r>
    </w:p>
    <w:p w:rsidR="000740D6" w:rsidRPr="00CE77C5" w:rsidRDefault="00546CC7" w:rsidP="005D2D3E">
      <w:pPr>
        <w:shd w:val="clear" w:color="auto" w:fill="FFFFFF"/>
        <w:bidi/>
        <w:spacing w:after="120"/>
        <w:jc w:val="both"/>
        <w:rPr>
          <w:rFonts w:ascii="Calibri" w:eastAsia="Times New Roman" w:hAnsi="Calibri" w:cs="B Nazanin"/>
          <w:color w:val="222222"/>
          <w:sz w:val="24"/>
          <w:szCs w:val="28"/>
          <w:lang w:bidi="fa-IR"/>
        </w:rPr>
      </w:pP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حتی با کوچک</w:t>
      </w:r>
      <w:r w:rsidR="005D2D3E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تر</w:t>
      </w:r>
      <w:del w:id="687" w:author="Windows User" w:date="2019-11-09T21:52:00Z"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کردن مقیاس</w:t>
      </w:r>
      <w:ins w:id="688" w:author="Windows User" w:date="2019-11-09T21:52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689" w:author="Windows User" w:date="2019-11-09T21:52:00Z"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یعنی سطوح منطقه</w:t>
      </w:r>
      <w:r w:rsidR="005D2D3E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ای نیز،</w:t>
      </w:r>
      <w:del w:id="690" w:author="Windows User" w:date="2019-11-09T23:06:00Z">
        <w:r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باز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چشم</w:t>
      </w:r>
      <w:r w:rsidR="005D2D3E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اندازی جز تقابل و عدم شفافیت، پیش رو گشوده ن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می‌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شود</w:t>
      </w:r>
      <w:ins w:id="691" w:author="Windows User" w:date="2019-11-09T21:52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.</w:t>
        </w:r>
      </w:ins>
      <w:del w:id="692" w:author="Windows User" w:date="2019-11-09T21:52:00Z"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 و از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693" w:author="Windows User" w:date="2019-11-09T21:52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اگر </w:t>
        </w:r>
      </w:ins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اختلاف دولت ایتالیا و فرانسه در پذیرش پناهجویان </w:t>
      </w:r>
      <w:ins w:id="694" w:author="Windows User" w:date="2019-11-09T21:52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را نادیده</w:t>
        </w:r>
      </w:ins>
      <w:del w:id="695" w:author="Windows User" w:date="2019-11-09T21:52:00Z"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که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بگ</w:t>
      </w:r>
      <w:ins w:id="696" w:author="Windows User" w:date="2019-11-09T21:52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یریم</w:t>
        </w:r>
      </w:ins>
      <w:del w:id="697" w:author="Windows User" w:date="2019-11-09T21:52:00Z"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ذریم</w:delText>
        </w:r>
      </w:del>
      <w:ins w:id="698" w:author="Windows User" w:date="2019-11-09T21:53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699" w:author="Windows User" w:date="2019-11-09T21:53:00Z"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اختلاف بر سر طرح مشترک احداث خط راه</w:t>
      </w:r>
      <w:ins w:id="700" w:author="Windows User" w:date="2019-11-09T23:06:00Z">
        <w:r w:rsidR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701" w:author="Windows User" w:date="2019-11-09T23:06:00Z">
        <w:r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آهن سریع</w:t>
      </w:r>
      <w:r w:rsidR="005D2D3E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السیر بین دو کشور</w:t>
      </w:r>
      <w:del w:id="702" w:author="Windows User" w:date="2019-11-09T21:53:00Z">
        <w:r w:rsidR="000740D6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0740D6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موسوم به </w:t>
      </w:r>
      <w:ins w:id="703" w:author="Windows User" w:date="2019-11-09T21:53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704" w:author="Windows User" w:date="2019-11-09T21:53:00Z">
        <w:r w:rsidR="000740D6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0740D6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تاو</w:t>
      </w:r>
      <w:r w:rsidR="000740D6" w:rsidRPr="002A6ADA">
        <w:rPr>
          <w:rFonts w:ascii="Calibri" w:hAnsi="Calibri" w:cs="B Nazanin"/>
          <w:sz w:val="24"/>
          <w:szCs w:val="28"/>
          <w:vertAlign w:val="superscript"/>
          <w:rtl/>
        </w:rPr>
        <w:footnoteReference w:id="26"/>
      </w:r>
      <w:ins w:id="706" w:author="Windows User" w:date="2019-11-09T21:53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707" w:author="Windows User" w:date="2019-11-09T21:53:00Z">
        <w:r w:rsidR="000740D6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8E489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نیز</w:t>
      </w:r>
      <w:del w:id="708" w:author="Windows User" w:date="2019-11-09T23:06:00Z">
        <w:r w:rsidR="000740D6"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r w:rsidR="007462B1" w:rsidRPr="00CE77C5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t xml:space="preserve"> </w:t>
      </w:r>
      <w:r w:rsidR="000740D6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به مرحل</w:t>
      </w:r>
      <w:ins w:id="709" w:author="Windows User" w:date="2019-11-09T21:53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710" w:author="Windows User" w:date="2019-11-09T21:53:00Z">
        <w:r w:rsidR="000740D6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="000740D6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بحران رسیده است</w:t>
      </w:r>
      <w:ins w:id="711" w:author="Windows User" w:date="2019-11-09T21:53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.</w:t>
        </w:r>
      </w:ins>
      <w:r w:rsidR="000740D6" w:rsidRPr="00CE77C5">
        <w:rPr>
          <w:rFonts w:ascii="Calibri" w:hAnsi="Calibri" w:cs="B Nazanin"/>
          <w:sz w:val="24"/>
          <w:szCs w:val="28"/>
          <w:vertAlign w:val="superscript"/>
          <w:rtl/>
        </w:rPr>
        <w:footnoteReference w:id="27"/>
      </w:r>
      <w:del w:id="713" w:author="Windows User" w:date="2019-11-09T21:53:00Z">
        <w:r w:rsidR="000740D6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.</w:delText>
        </w:r>
      </w:del>
      <w:r w:rsidR="000740D6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</w:p>
    <w:p w:rsidR="004A0D3D" w:rsidRPr="00CE77C5" w:rsidRDefault="000740D6" w:rsidP="00D016C2">
      <w:pPr>
        <w:shd w:val="clear" w:color="auto" w:fill="FFFFFF"/>
        <w:bidi/>
        <w:spacing w:after="120"/>
        <w:jc w:val="both"/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</w:pP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حتی با محدودتر</w:t>
      </w:r>
      <w:del w:id="714" w:author="Windows User" w:date="2019-11-09T21:53:00Z"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کردن میدان دید، تا سطوح دولت ائتلافی نیز، تقابل و عدم شفافیت</w:t>
      </w:r>
      <w:r w:rsidR="008E489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،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</w:t>
      </w:r>
      <w:ins w:id="715" w:author="Windows User" w:date="2019-11-09T21:54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ز</w:t>
        </w:r>
      </w:ins>
      <w:del w:id="716" w:author="Windows User" w:date="2019-11-09T21:54:00Z"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ز منظرمان</w:delText>
        </w:r>
      </w:del>
      <w:del w:id="717" w:author="Windows User" w:date="2019-11-09T23:06:00Z">
        <w:r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خارج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718" w:author="Windows User" w:date="2019-11-09T21:54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بین نمی‌رود</w:t>
        </w:r>
      </w:ins>
      <w:del w:id="719" w:author="Windows User" w:date="2019-11-09T21:54:00Z"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ن</w:delText>
        </w:r>
        <w:r w:rsidR="007462B1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می‌</w:delText>
        </w:r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شود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. به</w:t>
      </w:r>
      <w:ins w:id="720" w:author="Windows User" w:date="2019-11-09T21:54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721" w:author="Windows User" w:date="2019-11-09T21:54:00Z"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عنوان نمونه</w:t>
      </w:r>
      <w:r w:rsidR="00D00209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ای از انبوه اختلاف</w:t>
      </w:r>
      <w:r w:rsidR="001208AE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ات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722" w:author="Windows User" w:date="2019-11-09T21:54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723" w:author="Windows User" w:date="2019-11-09T21:54:00Z"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جنبش </w:t>
      </w:r>
      <w:ins w:id="724" w:author="Windows User" w:date="2019-11-09T21:54:00Z">
        <w:r w:rsidR="00E54660">
          <w:rPr>
            <w:rFonts w:ascii="Calibri" w:eastAsia="Times New Roman" w:hAnsi="Calibri" w:cs="Calibri"/>
            <w:color w:val="222222"/>
            <w:sz w:val="24"/>
            <w:szCs w:val="28"/>
            <w:rtl/>
            <w:lang w:bidi="fa-IR"/>
          </w:rPr>
          <w:t>۵</w:t>
        </w:r>
      </w:ins>
      <w:del w:id="725" w:author="Windows User" w:date="2019-11-09T21:54:00Z"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5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ستاره</w:t>
      </w:r>
      <w:r w:rsidRPr="00C56D47">
        <w:rPr>
          <w:rFonts w:ascii="Calibri" w:hAnsi="Calibri" w:cs="B Nazanin"/>
          <w:sz w:val="24"/>
          <w:szCs w:val="28"/>
          <w:vertAlign w:val="superscript"/>
          <w:rtl/>
        </w:rPr>
        <w:footnoteReference w:id="28"/>
      </w:r>
      <w:ins w:id="727" w:author="Windows User" w:date="2019-11-09T21:54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728" w:author="Windows User" w:date="2019-11-09T21:54:00Z"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7462B1" w:rsidRPr="00CE77C5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t xml:space="preserve">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و حزب </w:t>
      </w:r>
      <w:del w:id="729" w:author="Windows User" w:date="2019-11-09T21:54:00Z"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ins w:id="730" w:author="Windows User" w:date="2019-11-09T21:54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«پ</w:t>
        </w:r>
      </w:ins>
      <w:del w:id="731" w:author="Windows User" w:date="2019-11-09T21:54:00Z"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پ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یوند شمال</w:t>
      </w:r>
      <w:r w:rsidRPr="002A6ADA">
        <w:rPr>
          <w:rFonts w:ascii="Calibri" w:hAnsi="Calibri" w:cs="B Nazanin"/>
          <w:sz w:val="24"/>
          <w:szCs w:val="28"/>
          <w:vertAlign w:val="superscript"/>
          <w:rtl/>
        </w:rPr>
        <w:footnoteReference w:id="29"/>
      </w:r>
      <w:ins w:id="733" w:author="Windows User" w:date="2019-11-09T21:54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734" w:author="Windows User" w:date="2019-11-09T21:54:00Z"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1208AE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در بدن</w:t>
      </w:r>
      <w:ins w:id="735" w:author="Windows User" w:date="2019-11-09T21:54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736" w:author="Windows User" w:date="2019-11-09T21:54:00Z">
        <w:r w:rsidR="001208AE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="001208AE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دولت ائتلافی</w:t>
      </w:r>
      <w:ins w:id="737" w:author="Windows User" w:date="2019-11-09T21:54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738" w:author="Windows User" w:date="2019-11-09T21:54:00Z">
        <w:r w:rsidR="001208AE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1208AE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کافی است به تناقض طرح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lastRenderedPageBreak/>
        <w:t>پیشنهادی</w:t>
      </w:r>
      <w:del w:id="739" w:author="Windows User" w:date="2019-11-09T23:06:00Z">
        <w:r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این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حزب اخیر</w:t>
      </w:r>
      <w:del w:id="740" w:author="Windows User" w:date="2019-11-09T21:55:00Z"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مبنی بر</w:t>
      </w:r>
      <w:r w:rsidR="001208AE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اعطای خودمختاری به سه استان شمالی </w:t>
      </w:r>
      <w:ins w:id="741" w:author="Windows User" w:date="2019-11-09T21:55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742" w:author="Windows User" w:date="2019-11-09T21:55:00Z">
        <w:r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  <w:r w:rsidR="001208AE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1208AE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ونتو</w:t>
      </w:r>
      <w:r w:rsidR="001208AE" w:rsidRPr="00CE77C5">
        <w:rPr>
          <w:rStyle w:val="FootnoteReference"/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footnoteReference w:id="30"/>
      </w:r>
      <w:ins w:id="744" w:author="Windows User" w:date="2019-11-09T21:55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745" w:author="Windows User" w:date="2019-11-09T21:55:00Z">
        <w:r w:rsidR="001208AE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ins w:id="746" w:author="Windows User" w:date="2019-11-09T21:55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747" w:author="Windows User" w:date="2019-11-09T21:55:00Z">
        <w:r w:rsidR="001208AE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1208AE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748" w:author="Windows User" w:date="2019-11-09T21:55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749" w:author="Windows User" w:date="2019-11-09T21:55:00Z">
        <w:r w:rsidR="001208AE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1208AE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ل</w:t>
      </w:r>
      <w:r w:rsidR="008E489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و</w:t>
      </w:r>
      <w:r w:rsidR="001208AE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مباردیا</w:t>
      </w:r>
      <w:r w:rsidR="001208AE" w:rsidRPr="00CE77C5">
        <w:rPr>
          <w:rStyle w:val="FootnoteReference"/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footnoteReference w:id="31"/>
      </w:r>
      <w:ins w:id="751" w:author="Windows User" w:date="2019-11-09T21:55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752" w:author="Windows User" w:date="2019-11-09T21:55:00Z">
        <w:r w:rsidR="001208AE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"؛</w:delText>
        </w:r>
      </w:del>
      <w:r w:rsidR="001208AE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</w:t>
      </w:r>
      <w:ins w:id="753" w:author="Windows User" w:date="2019-11-09T21:55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754" w:author="Windows User" w:date="2019-11-09T21:55:00Z">
        <w:r w:rsidR="001208AE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1208AE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امیلیا رومانیا</w:t>
      </w:r>
      <w:r w:rsidR="001208AE" w:rsidRPr="00CE77C5">
        <w:rPr>
          <w:rStyle w:val="FootnoteReference"/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footnoteReference w:id="32"/>
      </w:r>
      <w:ins w:id="756" w:author="Windows User" w:date="2019-11-09T21:55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757" w:author="Windows User" w:date="2019-11-09T21:55:00Z">
        <w:r w:rsidR="001208AE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1208AE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دقت شود</w:t>
      </w:r>
      <w:r w:rsidR="001208AE" w:rsidRPr="00CE77C5">
        <w:rPr>
          <w:rStyle w:val="FootnoteReference"/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footnoteReference w:id="33"/>
      </w:r>
      <w:del w:id="758" w:author="Windows User" w:date="2019-11-09T21:55:00Z">
        <w:r w:rsidR="001208AE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1208AE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که مصداق عدم شفافیت و ت</w:t>
      </w:r>
      <w:r w:rsidR="008E489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قابل</w:t>
      </w:r>
      <w:del w:id="759" w:author="Windows User" w:date="2019-11-09T21:56:00Z">
        <w:r w:rsidR="008E489B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r w:rsidR="008E489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در ائتلافی است</w:t>
      </w:r>
      <w:del w:id="760" w:author="Windows User" w:date="2019-11-09T21:56:00Z">
        <w:r w:rsidR="008E489B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r w:rsidR="008E489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که 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می‌</w:t>
      </w:r>
      <w:r w:rsidR="008E489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کوشد</w:t>
      </w:r>
      <w:del w:id="761" w:author="Windows User" w:date="2019-11-09T21:56:00Z">
        <w:r w:rsidR="008E489B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7462B1" w:rsidRPr="00CE77C5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t xml:space="preserve"> </w:t>
      </w:r>
      <w:r w:rsidR="001208AE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به</w:t>
      </w:r>
      <w:ins w:id="762" w:author="Windows User" w:date="2019-11-09T21:56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‌طور</w:t>
        </w:r>
      </w:ins>
      <w:del w:id="763" w:author="Windows User" w:date="2019-11-09T21:56:00Z">
        <w:r w:rsidR="001208AE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نحو</w:delText>
        </w:r>
      </w:del>
      <w:r w:rsidR="001208AE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متناقضی، از ائتلاف</w:t>
      </w:r>
      <w:del w:id="764" w:author="Windows User" w:date="2019-11-09T21:56:00Z">
        <w:r w:rsidR="001208AE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r w:rsidR="001208AE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765" w:author="Windows User" w:date="2019-11-09T21:56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برای</w:t>
        </w:r>
      </w:ins>
      <w:del w:id="766" w:author="Windows User" w:date="2019-11-09T21:56:00Z">
        <w:r w:rsidR="001208AE" w:rsidRPr="00CE77C5" w:rsidDel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جهت</w:delText>
        </w:r>
      </w:del>
      <w:r w:rsidR="001208AE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خروج از همان ائتلاف بهره </w:t>
      </w:r>
      <w:ins w:id="767" w:author="Windows User" w:date="2019-11-09T21:56:00Z">
        <w:r w:rsidR="00E54660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ب</w:t>
        </w:r>
      </w:ins>
      <w:r w:rsidR="001208AE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گیرد.</w:t>
      </w:r>
    </w:p>
    <w:p w:rsidR="00ED3AF9" w:rsidRPr="00CE77C5" w:rsidRDefault="004A0D3D" w:rsidP="007663E2">
      <w:pPr>
        <w:shd w:val="clear" w:color="auto" w:fill="FFFFFF"/>
        <w:bidi/>
        <w:spacing w:after="120"/>
        <w:jc w:val="both"/>
        <w:rPr>
          <w:rFonts w:ascii="Calibri" w:eastAsia="Times New Roman" w:hAnsi="Calibri" w:cs="B Nazanin"/>
          <w:color w:val="222222"/>
          <w:sz w:val="24"/>
          <w:szCs w:val="28"/>
          <w:lang w:bidi="fa-IR"/>
        </w:rPr>
      </w:pP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تقابل و</w:t>
      </w:r>
      <w:del w:id="768" w:author="Windows User" w:date="2019-11-09T21:56:00Z">
        <w:r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عدم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شفافیت</w:t>
      </w:r>
      <w:ins w:id="769" w:author="Windows User" w:date="2019-11-09T23:08:00Z">
        <w:r w:rsidR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ins w:id="770" w:author="Windows User" w:date="2019-11-09T21:56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نداشتن</w:t>
        </w:r>
      </w:ins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، </w:t>
      </w:r>
      <w:r w:rsidR="0013210D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حتی </w:t>
      </w:r>
      <w:r w:rsidR="0029537A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در چشم</w:t>
      </w:r>
      <w:r w:rsidR="00D00209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</w:t>
      </w:r>
      <w:r w:rsidR="0029537A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انداز درونی هر</w:t>
      </w:r>
      <w:del w:id="771" w:author="Windows User" w:date="2019-11-09T23:08:00Z">
        <w:r w:rsidR="0029537A" w:rsidRPr="00CE77C5" w:rsidDel="007B7A99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29537A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یک از احزاب اصلی طرفین ائتلاف نیز به چشم 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می‌</w:t>
      </w:r>
      <w:r w:rsidR="0029537A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خور</w:t>
      </w:r>
      <w:ins w:id="772" w:author="Windows User" w:date="2019-11-09T21:57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د؛ مثلاً</w:t>
        </w:r>
      </w:ins>
      <w:del w:id="773" w:author="Windows User" w:date="2019-11-09T21:57:00Z">
        <w:r w:rsidR="0029537A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د. به</w:delText>
        </w:r>
      </w:del>
      <w:del w:id="774" w:author="Windows User" w:date="2019-11-09T21:56:00Z">
        <w:r w:rsidR="0029537A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del w:id="775" w:author="Windows User" w:date="2019-11-09T21:57:00Z">
        <w:r w:rsidR="0029537A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عنوان نمونه،</w:delText>
        </w:r>
      </w:del>
      <w:r w:rsidR="0029537A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="00DA1EB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مطابق </w:t>
      </w:r>
      <w:r w:rsidR="00252F33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فایل صوتی</w:t>
      </w:r>
      <w:r w:rsidR="00D00209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</w:t>
      </w:r>
      <w:r w:rsidR="00252F33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ای که اخیراً </w:t>
      </w:r>
      <w:ins w:id="776" w:author="Windows User" w:date="2019-11-09T21:57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منتشر شده است</w:t>
        </w:r>
      </w:ins>
      <w:del w:id="777" w:author="Windows User" w:date="2019-11-09T21:57:00Z">
        <w:r w:rsidR="00252F33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انتشار یافته</w:delText>
        </w:r>
      </w:del>
      <w:ins w:id="778" w:author="Windows User" w:date="2019-11-09T21:57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779" w:author="Windows User" w:date="2019-11-09T21:57:00Z">
        <w:r w:rsidR="00252F33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252F33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780" w:author="Windows User" w:date="2019-11-09T21:58:00Z">
        <w:r w:rsidR="006850F2" w:rsidRPr="00CE77C5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به احتمال زیاد</w:t>
        </w:r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</w:t>
        </w:r>
      </w:ins>
      <w:ins w:id="781" w:author="Windows User" w:date="2019-11-09T21:57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782" w:author="Windows User" w:date="2019-11-09T21:57:00Z">
        <w:r w:rsidR="00252F33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252F33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جانلوکا ساووی</w:t>
      </w:r>
      <w:del w:id="783" w:author="Windows User" w:date="2019-11-09T23:11:00Z">
        <w:r w:rsidR="00252F33"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ی</w:delText>
        </w:r>
      </w:del>
      <w:r w:rsidR="00252F33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نی</w:t>
      </w:r>
      <w:r w:rsidR="00252F33" w:rsidRPr="00CE77C5">
        <w:rPr>
          <w:rStyle w:val="FootnoteReference"/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footnoteReference w:id="34"/>
      </w:r>
      <w:ins w:id="785" w:author="Windows User" w:date="2019-11-09T21:57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786" w:author="Windows User" w:date="2019-11-09T21:57:00Z">
        <w:r w:rsidR="00252F33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7462B1" w:rsidRPr="00CE77C5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t xml:space="preserve"> </w:t>
      </w:r>
      <w:r w:rsidR="00ED3AF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از حزب پیوند شمال</w:t>
      </w:r>
      <w:del w:id="787" w:author="Windows User" w:date="2019-11-09T21:57:00Z">
        <w:r w:rsidR="00ED3AF9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del w:id="788" w:author="Windows User" w:date="2019-11-09T21:58:00Z">
        <w:r w:rsidR="00ED3AF9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del w:id="789" w:author="Windows User" w:date="2019-11-09T21:57:00Z">
        <w:r w:rsidR="00ED3AF9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به احتمال زیاد</w:delText>
        </w:r>
      </w:del>
      <w:del w:id="790" w:author="Windows User" w:date="2019-11-09T21:58:00Z">
        <w:r w:rsidR="008E489B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ins w:id="791" w:author="Windows User" w:date="2019-11-09T21:58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</w:t>
        </w:r>
      </w:ins>
      <w:del w:id="792" w:author="Windows User" w:date="2019-11-09T21:58:00Z">
        <w:r w:rsidR="00ED3AF9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ED3AF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در کارزار انتخاباتی</w:t>
      </w:r>
      <w:r w:rsidR="00D00209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</w:t>
      </w:r>
      <w:r w:rsidR="00ED3AF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ای که</w:t>
      </w:r>
      <w:del w:id="793" w:author="Windows User" w:date="2019-11-09T21:58:00Z">
        <w:r w:rsidR="008E489B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r w:rsidR="00ED3AF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به قدرت رسیدن این حزب را</w:t>
      </w:r>
      <w:del w:id="794" w:author="Windows User" w:date="2019-11-09T21:59:00Z">
        <w:r w:rsidR="00ED3AF9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در پی داشته؛</w:delText>
        </w:r>
      </w:del>
      <w:r w:rsidR="00ED3AF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795" w:author="Windows User" w:date="2019-11-09T23:11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به دنبال داشته، </w:t>
        </w:r>
      </w:ins>
      <w:r w:rsidR="00ED3AF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کمک مالی هنگفتی از روسیه دریافت </w:t>
      </w:r>
      <w:ins w:id="796" w:author="Windows User" w:date="2019-11-09T21:59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کرده</w:t>
        </w:r>
      </w:ins>
      <w:del w:id="797" w:author="Windows User" w:date="2019-11-09T21:59:00Z">
        <w:r w:rsidR="00ED3AF9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نموده؛</w:delText>
        </w:r>
      </w:del>
      <w:r w:rsidR="00ED3AF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که </w:t>
      </w:r>
      <w:ins w:id="798" w:author="Windows User" w:date="2019-11-09T21:59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تعداد بسیاری</w:t>
        </w:r>
      </w:ins>
      <w:del w:id="799" w:author="Windows User" w:date="2019-11-09T21:59:00Z">
        <w:r w:rsidR="00ED3AF9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کمیت قابل اعتنایی</w:delText>
        </w:r>
      </w:del>
      <w:r w:rsidR="00ED3AF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از </w:t>
      </w:r>
      <w:ins w:id="800" w:author="Windows User" w:date="2019-11-09T21:59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افراد </w:t>
        </w:r>
      </w:ins>
      <w:r w:rsidR="00ED3AF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بدن</w:t>
      </w:r>
      <w:ins w:id="801" w:author="Windows User" w:date="2019-11-09T21:59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802" w:author="Windows User" w:date="2019-11-09T21:59:00Z">
        <w:r w:rsidR="00ED3AF9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="00ED3AF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اصلی حزب، از آن بی</w:t>
      </w:r>
      <w:ins w:id="803" w:author="Windows User" w:date="2019-11-09T21:59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804" w:author="Windows User" w:date="2019-11-09T21:59:00Z">
        <w:r w:rsidR="00ED3AF9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ED3AF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اطلاع بوده</w:t>
      </w:r>
      <w:ins w:id="805" w:author="Windows User" w:date="2019-11-09T21:59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806" w:author="Windows User" w:date="2019-11-09T21:59:00Z">
        <w:r w:rsidR="00ED3AF9"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ED3AF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اند</w:t>
      </w:r>
      <w:r w:rsidR="00ED3AF9" w:rsidRPr="00CE77C5">
        <w:rPr>
          <w:rStyle w:val="FootnoteReference"/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footnoteReference w:id="35"/>
      </w:r>
      <w:r w:rsidR="00ED3AF9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.</w:t>
      </w:r>
      <w:r w:rsidR="00252F33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</w:p>
    <w:p w:rsidR="00ED3AF9" w:rsidRPr="00CE77C5" w:rsidRDefault="00ED3AF9" w:rsidP="00AF291B">
      <w:pPr>
        <w:shd w:val="clear" w:color="auto" w:fill="FFFFFF"/>
        <w:bidi/>
        <w:spacing w:after="120"/>
        <w:jc w:val="both"/>
        <w:rPr>
          <w:rFonts w:ascii="Calibri" w:eastAsia="Times New Roman" w:hAnsi="Calibri" w:cs="B Nazanin"/>
          <w:b/>
          <w:bCs/>
          <w:color w:val="222222"/>
          <w:sz w:val="24"/>
          <w:szCs w:val="32"/>
          <w:rtl/>
          <w:lang w:bidi="fa-IR"/>
        </w:rPr>
      </w:pPr>
      <w:r w:rsidRPr="00CE77C5">
        <w:rPr>
          <w:rFonts w:ascii="Calibri" w:eastAsia="Times New Roman" w:hAnsi="Calibri" w:cs="B Nazanin" w:hint="cs"/>
          <w:b/>
          <w:bCs/>
          <w:color w:val="222222"/>
          <w:sz w:val="24"/>
          <w:szCs w:val="32"/>
          <w:rtl/>
          <w:lang w:bidi="fa-IR"/>
        </w:rPr>
        <w:t>سخن پایانی</w:t>
      </w:r>
      <w:del w:id="807" w:author="Windows User" w:date="2019-11-09T22:00:00Z">
        <w:r w:rsidRPr="00CE77C5" w:rsidDel="006850F2">
          <w:rPr>
            <w:rFonts w:ascii="Calibri" w:eastAsia="Times New Roman" w:hAnsi="Calibri" w:cs="B Nazanin" w:hint="cs"/>
            <w:b/>
            <w:bCs/>
            <w:color w:val="222222"/>
            <w:sz w:val="24"/>
            <w:szCs w:val="32"/>
            <w:rtl/>
            <w:lang w:bidi="fa-IR"/>
          </w:rPr>
          <w:delText>:</w:delText>
        </w:r>
      </w:del>
    </w:p>
    <w:p w:rsidR="002516E9" w:rsidRPr="00CE77C5" w:rsidRDefault="00E714EA" w:rsidP="00CB6474">
      <w:pPr>
        <w:pStyle w:val="ListParagraph"/>
        <w:numPr>
          <w:ilvl w:val="0"/>
          <w:numId w:val="7"/>
        </w:numPr>
        <w:shd w:val="clear" w:color="auto" w:fill="FFFFFF"/>
        <w:bidi/>
        <w:spacing w:after="120"/>
        <w:ind w:left="340" w:hanging="284"/>
        <w:contextualSpacing w:val="0"/>
        <w:jc w:val="both"/>
        <w:rPr>
          <w:rFonts w:ascii="Calibri" w:eastAsia="Times New Roman" w:hAnsi="Calibri" w:cs="B Nazanin"/>
          <w:color w:val="222222"/>
          <w:sz w:val="24"/>
          <w:szCs w:val="28"/>
          <w:lang w:bidi="fa-IR"/>
        </w:rPr>
        <w:pPrChange w:id="808" w:author="Windows User" w:date="2019-11-09T23:13:00Z">
          <w:pPr>
            <w:pStyle w:val="ListParagraph"/>
            <w:numPr>
              <w:numId w:val="7"/>
            </w:numPr>
            <w:shd w:val="clear" w:color="auto" w:fill="FFFFFF"/>
            <w:bidi/>
            <w:spacing w:after="120"/>
            <w:ind w:left="340" w:hanging="284"/>
            <w:contextualSpacing w:val="0"/>
            <w:jc w:val="both"/>
          </w:pPr>
        </w:pPrChange>
      </w:pP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در چنین شرایطی، حزب </w:t>
      </w:r>
      <w:ins w:id="809" w:author="Windows User" w:date="2019-11-09T22:00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«پ</w:t>
        </w:r>
      </w:ins>
      <w:del w:id="810" w:author="Windows User" w:date="2019-11-09T22:00:00Z">
        <w:r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"پ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یوند شمال</w:t>
      </w:r>
      <w:ins w:id="811" w:author="Windows User" w:date="2019-11-09T22:00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812" w:author="Windows User" w:date="2019-11-09T22:00:00Z">
        <w:r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،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اصلاحیه</w:t>
      </w:r>
      <w:r w:rsidR="00D00209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ای </w:t>
      </w:r>
      <w:ins w:id="813" w:author="Windows User" w:date="2019-11-09T22:00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دربارۀ</w:t>
        </w:r>
      </w:ins>
      <w:del w:id="814" w:author="Windows User" w:date="2019-11-09T22:00:00Z">
        <w:r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در خصوص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لایحه اجرایی </w:t>
      </w:r>
      <w:ins w:id="815" w:author="Windows User" w:date="2019-11-09T22:00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816" w:author="Windows User" w:date="2019-11-09T22:00:00Z">
        <w:r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امنیت و مهاجرت</w:t>
      </w:r>
      <w:ins w:id="817" w:author="Windows User" w:date="2019-11-09T22:00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818" w:author="Windows User" w:date="2019-11-09T22:00:00Z">
        <w:r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به مجلس نمایندگان ایتالیا ارا</w:t>
      </w:r>
      <w:ins w:id="819" w:author="Windows User" w:date="2019-11-09T22:00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ئ</w:t>
        </w:r>
      </w:ins>
      <w:del w:id="820" w:author="Windows User" w:date="2019-11-09T22:00:00Z">
        <w:r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ی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ه </w:t>
      </w:r>
      <w:ins w:id="821" w:author="Windows User" w:date="2019-11-09T22:00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کرده</w:t>
        </w:r>
      </w:ins>
      <w:del w:id="822" w:author="Windows User" w:date="2019-11-09T22:00:00Z">
        <w:r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نموده؛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که در آن پیشنهاد </w:t>
      </w:r>
      <w:ins w:id="823" w:author="Windows User" w:date="2019-11-09T22:00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شده</w:t>
        </w:r>
        <w:r w:rsidR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تا</w:t>
        </w:r>
      </w:ins>
      <w:del w:id="824" w:author="Windows User" w:date="2019-11-09T22:00:00Z">
        <w:r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گردیده؛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جریم</w:t>
      </w:r>
      <w:ins w:id="825" w:author="Windows User" w:date="2019-11-09T22:00:00Z">
        <w:r w:rsidR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826" w:author="Windows User" w:date="2019-11-09T22:00:00Z">
        <w:r w:rsidRPr="00CE77C5" w:rsidDel="006850F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کشتی‌هایی که </w:t>
      </w:r>
      <w:r w:rsidR="006902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به</w:t>
      </w:r>
      <w:ins w:id="827" w:author="Windows User" w:date="2019-11-09T22:00:00Z">
        <w:r w:rsidR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828" w:author="Windows User" w:date="2019-11-09T22:00:00Z">
        <w:r w:rsidR="006902FC" w:rsidRPr="00CE77C5" w:rsidDel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صورت غیر</w:t>
      </w:r>
      <w:del w:id="829" w:author="Windows User" w:date="2019-11-09T22:01:00Z">
        <w:r w:rsidRPr="00CE77C5" w:rsidDel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مجاز وارد آب‌های ایتالیا 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می‌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شوند</w:t>
      </w:r>
      <w:ins w:id="830" w:author="Windows User" w:date="2019-11-09T23:11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831" w:author="Windows User" w:date="2019-11-09T23:11:00Z">
        <w:r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از جمله </w:t>
      </w:r>
      <w:r w:rsidR="006902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کشتی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‌ها</w:t>
      </w:r>
      <w:r w:rsidR="006902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 نجات پناهجویان سازمان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‌ها</w:t>
      </w:r>
      <w:r w:rsidR="006902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ی </w:t>
      </w:r>
      <w:r w:rsidR="00466E32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بین‌الملل</w:t>
      </w:r>
      <w:r w:rsidR="006902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 مدافع حقوق بشر</w:t>
      </w:r>
      <w:ins w:id="832" w:author="Windows User" w:date="2019-11-09T23:11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833" w:author="Windows User" w:date="2019-11-09T22:01:00Z">
        <w:r w:rsidR="006902FC" w:rsidRPr="00CE77C5" w:rsidDel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از </w:t>
      </w:r>
      <w:ins w:id="834" w:author="Windows User" w:date="2019-11-09T22:01:00Z">
        <w:r w:rsidR="00646473">
          <w:rPr>
            <w:rFonts w:ascii="Calibri" w:eastAsia="Times New Roman" w:hAnsi="Calibri" w:cs="Calibri"/>
            <w:color w:val="222222"/>
            <w:sz w:val="24"/>
            <w:szCs w:val="28"/>
            <w:rtl/>
            <w:lang w:bidi="fa-IR"/>
          </w:rPr>
          <w:t>۱۰</w:t>
        </w:r>
      </w:ins>
      <w:del w:id="835" w:author="Windows User" w:date="2019-11-09T22:01:00Z">
        <w:r w:rsidRPr="00CE77C5" w:rsidDel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10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836" w:author="Windows User" w:date="2019-11-09T23:12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تا</w:t>
        </w:r>
      </w:ins>
      <w:del w:id="837" w:author="Windows User" w:date="2019-11-09T23:12:00Z">
        <w:r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ا</w:delText>
        </w:r>
      </w:del>
      <w:del w:id="838" w:author="Windows User" w:date="2019-11-09T23:11:00Z">
        <w:r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لی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del w:id="839" w:author="Windows User" w:date="2019-11-09T22:01:00Z">
        <w:r w:rsidRPr="00CE77C5" w:rsidDel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5</w:delText>
        </w:r>
      </w:del>
      <w:ins w:id="840" w:author="Windows User" w:date="2019-11-09T22:01:00Z">
        <w:r w:rsidR="00646473">
          <w:rPr>
            <w:rFonts w:ascii="Calibri" w:eastAsia="Times New Roman" w:hAnsi="Calibri" w:cs="Calibri"/>
            <w:color w:val="222222"/>
            <w:sz w:val="24"/>
            <w:szCs w:val="28"/>
            <w:rtl/>
            <w:lang w:bidi="fa-IR"/>
          </w:rPr>
          <w:t>۱۵</w:t>
        </w:r>
      </w:ins>
      <w:del w:id="841" w:author="Windows User" w:date="2019-11-09T22:01:00Z">
        <w:r w:rsidRPr="00CE77C5" w:rsidDel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0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هزار یورو</w:t>
      </w:r>
      <w:del w:id="842" w:author="Windows User" w:date="2019-11-09T23:12:00Z">
        <w:r w:rsidR="006902FC"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به </w:t>
      </w:r>
      <w:ins w:id="843" w:author="Windows User" w:date="2019-11-09T22:01:00Z">
        <w:r w:rsidR="00646473">
          <w:rPr>
            <w:rFonts w:ascii="Calibri" w:eastAsia="Times New Roman" w:hAnsi="Calibri" w:cs="Calibri"/>
            <w:color w:val="222222"/>
            <w:sz w:val="24"/>
            <w:szCs w:val="28"/>
            <w:rtl/>
            <w:lang w:bidi="fa-IR"/>
          </w:rPr>
          <w:t>۱۵</w:t>
        </w:r>
      </w:ins>
      <w:ins w:id="844" w:author="Windows User" w:date="2019-11-09T22:02:00Z">
        <w:r w:rsidR="00646473">
          <w:rPr>
            <w:rFonts w:ascii="Calibri" w:eastAsia="Times New Roman" w:hAnsi="Calibri" w:cs="Calibri"/>
            <w:color w:val="222222"/>
            <w:sz w:val="24"/>
            <w:szCs w:val="28"/>
            <w:rtl/>
            <w:lang w:bidi="fa-IR"/>
          </w:rPr>
          <w:t>۰</w:t>
        </w:r>
      </w:ins>
      <w:del w:id="845" w:author="Windows User" w:date="2019-11-09T22:01:00Z">
        <w:r w:rsidRPr="00CE77C5" w:rsidDel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150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هزار </w:t>
      </w:r>
      <w:ins w:id="846" w:author="Windows User" w:date="2019-11-09T22:02:00Z">
        <w:r w:rsidR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تا</w:t>
        </w:r>
      </w:ins>
      <w:del w:id="847" w:author="Windows User" w:date="2019-11-09T22:02:00Z">
        <w:r w:rsidRPr="00CE77C5" w:rsidDel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الی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یک میلیون یورو افزایش </w:t>
      </w:r>
      <w:r w:rsidR="006902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یابد</w:t>
      </w:r>
      <w:r w:rsidR="006902FC" w:rsidRPr="00C56D47">
        <w:rPr>
          <w:rFonts w:ascii="Calibri" w:hAnsi="Calibri" w:cs="B Nazanin"/>
          <w:sz w:val="24"/>
          <w:szCs w:val="28"/>
          <w:vertAlign w:val="superscript"/>
          <w:rtl/>
          <w:lang w:bidi="fa-IR"/>
        </w:rPr>
        <w:footnoteReference w:id="36"/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.</w:t>
      </w:r>
      <w:r w:rsidR="006902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در اصلاحی</w:t>
      </w:r>
      <w:ins w:id="849" w:author="Windows User" w:date="2019-11-09T22:02:00Z">
        <w:r w:rsidR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850" w:author="Windows User" w:date="2019-11-09T22:02:00Z">
        <w:r w:rsidR="006902FC" w:rsidRPr="00CE77C5" w:rsidDel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="006902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دوم این حزب بر همین </w:t>
      </w:r>
      <w:r w:rsidR="00366D94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لایح</w:t>
      </w:r>
      <w:ins w:id="851" w:author="Windows User" w:date="2019-11-09T22:02:00Z">
        <w:r w:rsidR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ه،</w:t>
        </w:r>
      </w:ins>
      <w:del w:id="852" w:author="Windows User" w:date="2019-11-09T22:02:00Z">
        <w:r w:rsidR="00366D94" w:rsidRPr="00CE77C5" w:rsidDel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ه؛</w:delText>
        </w:r>
      </w:del>
      <w:r w:rsidR="00366D94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853" w:author="Windows User" w:date="2019-11-09T22:02:00Z">
        <w:r w:rsidR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مجوز</w:t>
        </w:r>
      </w:ins>
      <w:del w:id="854" w:author="Windows User" w:date="2019-11-09T22:02:00Z">
        <w:r w:rsidR="00366D94" w:rsidRPr="00CE77C5" w:rsidDel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اجازه</w:delText>
        </w:r>
      </w:del>
      <w:r w:rsidR="006902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انتقال مهاجران غیر</w:t>
      </w:r>
      <w:del w:id="855" w:author="Windows User" w:date="2019-11-09T22:02:00Z">
        <w:r w:rsidR="006902FC" w:rsidRPr="00CE77C5" w:rsidDel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6902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قانونی از یک شناور به</w:t>
      </w:r>
      <w:del w:id="856" w:author="Windows User" w:date="2019-11-09T22:02:00Z">
        <w:r w:rsidR="006902FC" w:rsidRPr="00CE77C5" w:rsidDel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یک</w:delText>
        </w:r>
      </w:del>
      <w:r w:rsidR="006902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شناور</w:t>
      </w:r>
      <w:ins w:id="857" w:author="Windows User" w:date="2019-11-09T22:02:00Z">
        <w:r w:rsidR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ی</w:t>
        </w:r>
      </w:ins>
      <w:r w:rsidR="006902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دیگر</w:t>
      </w:r>
      <w:del w:id="858" w:author="Windows User" w:date="2019-11-09T22:02:00Z">
        <w:r w:rsidR="00366D94" w:rsidRPr="00CE77C5" w:rsidDel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6902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یا </w:t>
      </w:r>
      <w:r w:rsidR="00366D94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اعلام ممنوعیت </w:t>
      </w:r>
      <w:r w:rsidR="006902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پیاده</w:t>
      </w:r>
      <w:ins w:id="859" w:author="Windows User" w:date="2019-11-09T22:02:00Z">
        <w:r w:rsidR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860" w:author="Windows User" w:date="2019-11-09T22:02:00Z">
        <w:r w:rsidR="006902FC" w:rsidRPr="00CE77C5" w:rsidDel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6902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شدن آن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‌ها</w:t>
      </w:r>
      <w:r w:rsidR="006902FC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در خاک ایتالیا</w:t>
      </w:r>
      <w:r w:rsidR="008E489B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،</w:t>
      </w:r>
      <w:r w:rsidR="00366D94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به وزیر کشور داده شده</w:t>
      </w:r>
      <w:ins w:id="861" w:author="Windows User" w:date="2019-11-09T22:02:00Z">
        <w:r w:rsidR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است</w:t>
        </w:r>
      </w:ins>
      <w:del w:id="862" w:author="Windows User" w:date="2019-11-09T22:03:00Z">
        <w:r w:rsidR="00366D94" w:rsidRPr="00CE77C5" w:rsidDel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="00366D94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که پیش از این،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مأ</w:t>
      </w:r>
      <w:r w:rsidRPr="00646473">
        <w:rPr>
          <w:rFonts w:ascii="Calibri" w:eastAsia="Times New Roman" w:hAnsi="Calibri" w:cs="B Nazanin" w:hint="eastAsia"/>
          <w:color w:val="222222"/>
          <w:sz w:val="24"/>
          <w:szCs w:val="28"/>
          <w:highlight w:val="yellow"/>
          <w:rtl/>
          <w:lang w:bidi="fa-IR"/>
          <w:rPrChange w:id="863" w:author="Windows User" w:date="2019-11-09T22:03:00Z">
            <w:rPr>
              <w:rFonts w:ascii="Calibri" w:eastAsia="Times New Roman" w:hAnsi="Calibri" w:cs="B Nazanin" w:hint="eastAsia"/>
              <w:color w:val="222222"/>
              <w:sz w:val="24"/>
              <w:szCs w:val="28"/>
              <w:rtl/>
              <w:lang w:bidi="fa-IR"/>
            </w:rPr>
          </w:rPrChange>
        </w:rPr>
        <w:t>مور</w:t>
      </w:r>
      <w:r w:rsidRPr="00646473">
        <w:rPr>
          <w:rFonts w:ascii="Calibri" w:eastAsia="Times New Roman" w:hAnsi="Calibri" w:cs="B Nazanin" w:hint="cs"/>
          <w:color w:val="222222"/>
          <w:sz w:val="24"/>
          <w:szCs w:val="28"/>
          <w:highlight w:val="yellow"/>
          <w:rtl/>
          <w:lang w:bidi="fa-IR"/>
          <w:rPrChange w:id="864" w:author="Windows User" w:date="2019-11-09T22:03:00Z">
            <w:rPr>
              <w:rFonts w:ascii="Calibri" w:eastAsia="Times New Roman" w:hAnsi="Calibri" w:cs="B Nazanin" w:hint="cs"/>
              <w:color w:val="222222"/>
              <w:sz w:val="24"/>
              <w:szCs w:val="28"/>
              <w:rtl/>
              <w:lang w:bidi="fa-IR"/>
            </w:rPr>
          </w:rPrChange>
        </w:rPr>
        <w:t>ی</w:t>
      </w:r>
      <w:ins w:id="865" w:author="Windows User" w:date="2019-11-09T23:12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ت</w:t>
        </w:r>
      </w:ins>
      <w:del w:id="866" w:author="Windows User" w:date="2019-11-09T22:03:00Z">
        <w:r w:rsidRPr="00CE77C5" w:rsidDel="0064647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ت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اروپایی برای مقابله با قاچاقچیان انسان و نجات جان پناهجویان در دریای مدیترانه</w:t>
      </w:r>
      <w:ins w:id="867" w:author="Windows User" w:date="2019-11-09T22:03:00Z">
        <w:r w:rsidR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</w:t>
        </w:r>
      </w:ins>
      <w:r w:rsidR="00366D94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(موسوم به طرح سوفیا) را تعلیق</w:t>
      </w:r>
      <w:r w:rsidR="00C0059D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868" w:author="Windows User" w:date="2019-11-09T22:03:00Z">
        <w:r w:rsidR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کرده</w:t>
        </w:r>
      </w:ins>
      <w:del w:id="869" w:author="Windows User" w:date="2019-11-09T22:03:00Z">
        <w:r w:rsidR="00C0059D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نموده</w:delText>
        </w:r>
        <w:r w:rsidR="00366D94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366D94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</w:t>
      </w:r>
      <w:ins w:id="870" w:author="Windows User" w:date="2019-11-09T22:03:00Z">
        <w:r w:rsidR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قصد دارد</w:t>
        </w:r>
      </w:ins>
      <w:del w:id="871" w:author="Windows User" w:date="2019-11-09T22:03:00Z">
        <w:r w:rsidR="00366D94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برآن است</w:delText>
        </w:r>
        <w:r w:rsidR="00C0059D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366D94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در صورت پذیرش این اصلاحیه، ناوهای جنگی را جایگزین قایق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‌ها</w:t>
      </w:r>
      <w:r w:rsidR="00366D94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 نجات پناهجویان</w:t>
      </w:r>
      <w:ins w:id="872" w:author="Windows User" w:date="2019-11-09T22:04:00Z">
        <w:r w:rsidR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کند. </w:t>
        </w:r>
      </w:ins>
      <w:ins w:id="873" w:author="Windows User" w:date="2019-11-09T23:14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highlight w:val="yellow"/>
            <w:rtl/>
            <w:lang w:bidi="fa-IR"/>
          </w:rPr>
          <w:t>او</w:t>
        </w:r>
      </w:ins>
      <w:del w:id="874" w:author="Windows User" w:date="2019-11-09T22:04:00Z">
        <w:r w:rsidR="00366D94" w:rsidRPr="00CB6474" w:rsidDel="00BA67CE">
          <w:rPr>
            <w:rFonts w:ascii="Calibri" w:eastAsia="Times New Roman" w:hAnsi="Calibri" w:cs="B Nazanin" w:hint="cs"/>
            <w:color w:val="222222"/>
            <w:sz w:val="24"/>
            <w:szCs w:val="28"/>
            <w:highlight w:val="yellow"/>
            <w:rtl/>
            <w:lang w:bidi="fa-IR"/>
            <w:rPrChange w:id="875" w:author="Windows User" w:date="2019-11-09T23:13:00Z">
              <w:rPr>
                <w:rFonts w:ascii="Calibri" w:eastAsia="Times New Roman" w:hAnsi="Calibri" w:cs="B Nazanin" w:hint="cs"/>
                <w:color w:val="222222"/>
                <w:sz w:val="24"/>
                <w:szCs w:val="28"/>
                <w:rtl/>
                <w:lang w:bidi="fa-IR"/>
              </w:rPr>
            </w:rPrChange>
          </w:rPr>
          <w:delText xml:space="preserve"> نماید؛ و</w:delText>
        </w:r>
      </w:del>
      <w:r w:rsidR="00366D94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خانم </w:t>
      </w:r>
      <w:ins w:id="876" w:author="Windows User" w:date="2019-11-09T22:04:00Z">
        <w:r w:rsidR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877" w:author="Windows User" w:date="2019-11-09T22:04:00Z">
        <w:r w:rsidR="00366D94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366D94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کارولا راکیت</w:t>
      </w:r>
      <w:r w:rsidR="00366D94" w:rsidRPr="00C56D47">
        <w:rPr>
          <w:rFonts w:ascii="Calibri" w:eastAsia="Times New Roman" w:hAnsi="Calibri" w:cs="B Nazanin"/>
          <w:color w:val="222222"/>
          <w:sz w:val="24"/>
          <w:szCs w:val="28"/>
          <w:vertAlign w:val="superscript"/>
          <w:rtl/>
          <w:lang w:bidi="fa-IR"/>
        </w:rPr>
        <w:footnoteReference w:id="37"/>
      </w:r>
      <w:ins w:id="879" w:author="Windows User" w:date="2019-11-09T22:04:00Z">
        <w:r w:rsidR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880" w:author="Windows User" w:date="2019-11-09T22:04:00Z">
        <w:r w:rsidR="00366D94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366D94" w:rsidRPr="00CE77C5">
        <w:rPr>
          <w:rFonts w:ascii="Calibri" w:eastAsia="Times New Roman" w:hAnsi="Calibri" w:cs="Times New Roman" w:hint="cs"/>
          <w:color w:val="222222"/>
          <w:sz w:val="24"/>
          <w:szCs w:val="28"/>
          <w:rtl/>
          <w:lang w:bidi="fa-IR"/>
        </w:rPr>
        <w:t> </w:t>
      </w:r>
      <w:r w:rsidR="00366D94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ناخدای </w:t>
      </w:r>
      <w:ins w:id="881" w:author="Windows User" w:date="2019-11-09T22:04:00Z">
        <w:r w:rsidR="00BA67CE">
          <w:rPr>
            <w:rFonts w:ascii="Calibri" w:eastAsia="Times New Roman" w:hAnsi="Calibri" w:cs="Calibri"/>
            <w:color w:val="222222"/>
            <w:sz w:val="24"/>
            <w:szCs w:val="28"/>
            <w:rtl/>
            <w:lang w:bidi="fa-IR"/>
          </w:rPr>
          <w:t>۳۱</w:t>
        </w:r>
      </w:ins>
      <w:del w:id="882" w:author="Windows User" w:date="2019-11-09T22:04:00Z">
        <w:r w:rsidR="00366D94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31 </w:delText>
        </w:r>
      </w:del>
      <w:r w:rsidR="00366D94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سال</w:t>
      </w:r>
      <w:ins w:id="883" w:author="Windows User" w:date="2019-11-09T22:04:00Z">
        <w:r w:rsidR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884" w:author="Windows User" w:date="2019-11-09T22:04:00Z">
        <w:r w:rsidR="00366D94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="00366D94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کشتی</w:t>
      </w:r>
      <w:ins w:id="885" w:author="Windows User" w:date="2019-11-09T23:13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</w:t>
        </w:r>
      </w:ins>
      <w:del w:id="886" w:author="Windows User" w:date="2019-11-09T23:13:00Z">
        <w:r w:rsidR="00366D94" w:rsidRPr="00CE77C5" w:rsidDel="00CB6474">
          <w:rPr>
            <w:rFonts w:ascii="Calibri" w:eastAsia="Times New Roman" w:hAnsi="Calibri" w:cs="Times New Roman" w:hint="cs"/>
            <w:color w:val="222222"/>
            <w:sz w:val="24"/>
            <w:szCs w:val="28"/>
            <w:rtl/>
            <w:lang w:bidi="fa-IR"/>
          </w:rPr>
          <w:delText> </w:delText>
        </w:r>
      </w:del>
      <w:ins w:id="887" w:author="Windows User" w:date="2019-11-09T22:04:00Z">
        <w:r w:rsidR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888" w:author="Windows User" w:date="2019-11-09T22:04:00Z">
        <w:r w:rsidR="00366D94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366D94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سی واچ</w:t>
      </w:r>
      <w:r w:rsidR="00366D94" w:rsidRPr="00CE77C5">
        <w:rPr>
          <w:rFonts w:ascii="Calibri" w:eastAsia="Times New Roman" w:hAnsi="Calibri" w:cs="B Nazanin"/>
          <w:color w:val="222222"/>
          <w:sz w:val="24"/>
          <w:szCs w:val="28"/>
          <w:vertAlign w:val="superscript"/>
          <w:rtl/>
          <w:lang w:bidi="fa-IR"/>
        </w:rPr>
        <w:footnoteReference w:id="38"/>
      </w:r>
      <w:ins w:id="890" w:author="Windows User" w:date="2019-11-09T22:05:00Z">
        <w:r w:rsidR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 را که به‌عنوان</w:t>
        </w:r>
      </w:ins>
      <w:del w:id="891" w:author="Windows User" w:date="2019-11-09T22:05:00Z">
        <w:r w:rsidR="00366D94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  <w:r w:rsidR="00C0059D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C0059D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آخرین کشتی نجات پناهجویان</w:t>
      </w:r>
      <w:del w:id="892" w:author="Windows User" w:date="2019-11-09T23:13:00Z">
        <w:r w:rsidR="00C0059D"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که</w:delText>
        </w:r>
      </w:del>
      <w:r w:rsidR="00C0059D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در سواحل ایتالیا پهلو گرفته است</w:t>
      </w:r>
      <w:del w:id="893" w:author="Windows User" w:date="2019-11-09T22:05:00Z">
        <w:r w:rsidR="00C0059D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را</w:delText>
        </w:r>
      </w:del>
      <w:r w:rsidR="00C0059D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نیز</w:t>
      </w:r>
      <w:del w:id="894" w:author="Windows User" w:date="2019-11-09T22:05:00Z">
        <w:r w:rsidR="00DA1F87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C0059D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با لحنی مرد</w:t>
      </w:r>
      <w:del w:id="895" w:author="Windows User" w:date="2019-11-09T22:05:00Z">
        <w:r w:rsidR="00C0059D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C0059D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سالارانه و زن</w:t>
      </w:r>
      <w:ins w:id="896" w:author="Windows User" w:date="2019-11-09T22:05:00Z">
        <w:r w:rsidR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897" w:author="Windows User" w:date="2019-11-09T22:05:00Z">
        <w:r w:rsidR="00C0059D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C0059D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ستیز، صراحتاً </w:t>
      </w:r>
      <w:ins w:id="898" w:author="Windows User" w:date="2019-11-09T22:05:00Z">
        <w:r w:rsidR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899" w:author="Windows User" w:date="2019-11-09T22:05:00Z">
        <w:r w:rsidR="00C0059D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C0059D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جنایتکار</w:t>
      </w:r>
      <w:ins w:id="900" w:author="Windows User" w:date="2019-11-09T22:05:00Z">
        <w:r w:rsidR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و</w:t>
        </w:r>
      </w:ins>
      <w:del w:id="901" w:author="Windows User" w:date="2019-11-09T22:05:00Z">
        <w:r w:rsidR="00C0059D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366D94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لاف</w:t>
      </w:r>
      <w:ins w:id="902" w:author="Windows User" w:date="2019-11-09T23:13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903" w:author="Windows User" w:date="2019-11-09T23:13:00Z">
        <w:r w:rsidR="00366D94"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366D94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زن</w:t>
      </w:r>
      <w:del w:id="904" w:author="Windows User" w:date="2019-11-09T22:06:00Z">
        <w:r w:rsidR="00C0059D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366D94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دزد دریایی</w:t>
      </w:r>
      <w:ins w:id="905" w:author="Windows User" w:date="2019-11-09T22:06:00Z">
        <w:r w:rsidR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906" w:author="Windows User" w:date="2019-11-09T22:06:00Z">
        <w:r w:rsidR="00C0059D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C0059D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907" w:author="Windows User" w:date="2019-11-09T22:06:00Z">
        <w:r w:rsidR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مورد خطاب قرار داده است.</w:t>
        </w:r>
      </w:ins>
      <w:del w:id="908" w:author="Windows User" w:date="2019-11-09T22:06:00Z">
        <w:r w:rsidR="00C0059D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خطاب نموده است</w:delText>
        </w:r>
      </w:del>
      <w:r w:rsidR="00C0059D" w:rsidRPr="00CE77C5">
        <w:rPr>
          <w:rFonts w:ascii="Calibri" w:hAnsi="Calibri" w:cs="B Nazanin"/>
          <w:sz w:val="24"/>
          <w:szCs w:val="28"/>
          <w:vertAlign w:val="superscript"/>
          <w:rtl/>
        </w:rPr>
        <w:footnoteReference w:id="39"/>
      </w:r>
      <w:del w:id="910" w:author="Windows User" w:date="2019-11-09T22:06:00Z">
        <w:r w:rsidR="00C0059D" w:rsidRPr="00CE77C5" w:rsidDel="00BA67CE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.</w:delText>
        </w:r>
      </w:del>
    </w:p>
    <w:p w:rsidR="00985BC8" w:rsidRPr="00CE77C5" w:rsidRDefault="00FF77EF" w:rsidP="007663E2">
      <w:pPr>
        <w:pStyle w:val="ListParagraph"/>
        <w:numPr>
          <w:ilvl w:val="0"/>
          <w:numId w:val="7"/>
        </w:numPr>
        <w:shd w:val="clear" w:color="auto" w:fill="FFFFFF"/>
        <w:bidi/>
        <w:spacing w:after="120"/>
        <w:ind w:left="340" w:hanging="284"/>
        <w:contextualSpacing w:val="0"/>
        <w:jc w:val="both"/>
        <w:rPr>
          <w:rFonts w:ascii="Calibri" w:eastAsia="Times New Roman" w:hAnsi="Calibri" w:cs="B Nazanin"/>
          <w:color w:val="222222"/>
          <w:sz w:val="24"/>
          <w:szCs w:val="28"/>
          <w:lang w:bidi="fa-IR"/>
        </w:rPr>
      </w:pP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برای تکمیل جورچین کلید واژه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‌ها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یی که از ابتدای این </w:t>
      </w:r>
      <w:ins w:id="911" w:author="Windows User" w:date="2019-11-09T22:07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پژوهش</w:t>
        </w:r>
      </w:ins>
      <w:del w:id="912" w:author="Windows User" w:date="2019-11-09T22:07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جستار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به میان آمد؛ یعنی</w:t>
      </w:r>
      <w:ins w:id="913" w:author="Windows User" w:date="2019-11-09T22:07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کلماتی مانند</w:t>
        </w:r>
      </w:ins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914" w:author="Windows User" w:date="2019-11-09T22:07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915" w:author="Windows User" w:date="2019-11-09T22:07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مهاجرت</w:t>
      </w:r>
      <w:ins w:id="916" w:author="Windows User" w:date="2019-11-09T22:07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»،</w:t>
        </w:r>
      </w:ins>
      <w:del w:id="917" w:author="Windows User" w:date="2019-11-09T22:07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918" w:author="Windows User" w:date="2019-11-09T22:08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919" w:author="Windows User" w:date="2019-11-09T22:08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امنیت</w:t>
      </w:r>
      <w:ins w:id="920" w:author="Windows User" w:date="2019-11-09T22:08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»،</w:t>
        </w:r>
      </w:ins>
      <w:del w:id="921" w:author="Windows User" w:date="2019-11-09T22:08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922" w:author="Windows User" w:date="2019-11-09T22:08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923" w:author="Windows User" w:date="2019-11-09T22:08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بیگانه</w:t>
      </w:r>
      <w:ins w:id="924" w:author="Windows User" w:date="2019-11-09T22:08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925" w:author="Windows User" w:date="2019-11-09T22:08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هراسی</w:t>
      </w:r>
      <w:ins w:id="926" w:author="Windows User" w:date="2019-11-09T22:08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»،</w:t>
        </w:r>
      </w:ins>
      <w:del w:id="927" w:author="Windows User" w:date="2019-11-09T22:08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928" w:author="Windows User" w:date="2019-11-09T22:08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929" w:author="Windows User" w:date="2019-11-09T22:08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افراط</w:t>
      </w:r>
      <w:ins w:id="930" w:author="Windows User" w:date="2019-11-09T22:08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931" w:author="Windows User" w:date="2019-11-09T22:08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گرایی</w:t>
      </w:r>
      <w:ins w:id="932" w:author="Windows User" w:date="2019-11-09T22:08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»،</w:t>
        </w:r>
      </w:ins>
      <w:del w:id="933" w:author="Windows User" w:date="2019-11-09T22:08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934" w:author="Windows User" w:date="2019-11-09T22:08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935" w:author="Windows User" w:date="2019-11-09T22:08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روسیه</w:t>
      </w:r>
      <w:ins w:id="936" w:author="Windows User" w:date="2019-11-09T22:08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»،</w:t>
        </w:r>
      </w:ins>
      <w:del w:id="937" w:author="Windows User" w:date="2019-11-09T22:08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"؛ </w:delText>
        </w:r>
      </w:del>
      <w:ins w:id="938" w:author="Windows User" w:date="2019-11-09T22:08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«</w:t>
        </w:r>
      </w:ins>
      <w:del w:id="939" w:author="Windows User" w:date="2019-11-09T22:08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خودمختاری استان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‌ها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 شمالی</w:t>
      </w:r>
      <w:ins w:id="940" w:author="Windows User" w:date="2019-11-09T22:08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941" w:author="Windows User" w:date="2019-11-09T22:08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ins w:id="942" w:author="Windows User" w:date="2019-11-09T22:08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943" w:author="Windows User" w:date="2019-11-09T22:08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944" w:author="Windows User" w:date="2019-11-09T22:08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945" w:author="Windows User" w:date="2019-11-09T22:08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طرح راه</w:t>
      </w:r>
      <w:ins w:id="946" w:author="Windows User" w:date="2019-11-09T23:14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947" w:author="Windows User" w:date="2019-11-09T23:14:00Z">
        <w:r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آهن شمال</w:t>
      </w:r>
      <w:ins w:id="948" w:author="Windows User" w:date="2019-11-09T22:09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949" w:author="Windows User" w:date="2019-11-09T22:09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"؛</w:delText>
        </w:r>
      </w:del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و...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کافی است دقت </w:t>
      </w:r>
      <w:ins w:id="950" w:author="Windows User" w:date="2019-11-09T22:09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کنیم</w:t>
        </w:r>
      </w:ins>
      <w:del w:id="951" w:author="Windows User" w:date="2019-11-09T22:09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نماییم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که چگونه</w:t>
      </w:r>
      <w:ins w:id="952" w:author="Windows User" w:date="2019-11-09T23:14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در مسافتی</w:t>
        </w:r>
      </w:ins>
      <w:del w:id="953" w:author="Windows User" w:date="2019-11-09T22:09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بسیار دورتر از سواحل جنوب ایتالیا</w:t>
      </w:r>
      <w:del w:id="954" w:author="Windows User" w:date="2019-11-09T22:09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که </w:t>
      </w:r>
      <w:ins w:id="955" w:author="Windows User" w:date="2019-11-09T23:15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مسئلۀ</w:t>
        </w:r>
      </w:ins>
      <w:del w:id="956" w:author="Windows User" w:date="2019-11-09T23:15:00Z">
        <w:r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قطع</w:delText>
        </w:r>
      </w:del>
      <w:del w:id="957" w:author="Windows User" w:date="2019-11-09T22:09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مهاجرت</w:t>
      </w:r>
      <w:r w:rsidR="00DA1F8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،</w:t>
      </w:r>
      <w:r w:rsidR="007462B1" w:rsidRPr="00CE77C5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t xml:space="preserve"> </w:t>
      </w:r>
      <w:r w:rsidR="0024777A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پرهیاهو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در آن 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</w:t>
      </w:r>
      <w:ins w:id="958" w:author="Windows User" w:date="2019-11-09T23:15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طرح است</w:t>
        </w:r>
      </w:ins>
      <w:del w:id="959" w:author="Windows User" w:date="2019-11-09T23:15:00Z">
        <w:r w:rsidR="007462B1"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ی‌</w:delText>
        </w:r>
        <w:r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نشیند</w:delText>
        </w:r>
      </w:del>
      <w:ins w:id="960" w:author="Windows User" w:date="2019-11-09T23:15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و</w:t>
        </w:r>
      </w:ins>
      <w:del w:id="961" w:author="Windows User" w:date="2019-11-09T23:15:00Z">
        <w:r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962" w:author="Windows User" w:date="2019-11-09T23:16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چگونه </w:t>
        </w:r>
      </w:ins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در شمال این کشور</w:t>
      </w:r>
      <w:del w:id="963" w:author="Windows User" w:date="2019-11-09T22:09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است که،</w:delText>
        </w:r>
      </w:del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del w:id="964" w:author="Windows User" w:date="2019-11-09T22:10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ins w:id="965" w:author="Windows User" w:date="2019-11-09T22:09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ins w:id="966" w:author="Windows User" w:date="2019-11-09T22:10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ب</w:t>
        </w:r>
      </w:ins>
      <w:del w:id="967" w:author="Windows User" w:date="2019-11-09T22:09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ب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یگانه</w:t>
      </w:r>
      <w:ins w:id="968" w:author="Windows User" w:date="2019-11-09T22:10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969" w:author="Windows User" w:date="2019-11-09T22:10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هراسی</w:t>
      </w:r>
      <w:ins w:id="970" w:author="Windows User" w:date="2019-11-09T22:10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971" w:author="Windows User" w:date="2019-11-09T22:10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</w:t>
      </w:r>
      <w:ins w:id="972" w:author="Windows User" w:date="2019-11-09T22:10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973" w:author="Windows User" w:date="2019-11-09T22:10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افراط</w:t>
      </w:r>
      <w:ins w:id="974" w:author="Windows User" w:date="2019-11-09T22:10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975" w:author="Windows User" w:date="2019-11-09T22:10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گرایی</w:t>
      </w:r>
      <w:ins w:id="976" w:author="Windows User" w:date="2019-11-09T22:10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977" w:author="Windows User" w:date="2019-11-09T22:10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روز</w:t>
      </w:r>
      <w:del w:id="978" w:author="Windows User" w:date="2019-11-09T22:10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به</w:t>
      </w:r>
      <w:ins w:id="979" w:author="Windows User" w:date="2019-11-09T22:10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980" w:author="Windows User" w:date="2019-11-09T22:10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روز متراکم</w:t>
      </w:r>
      <w:r w:rsidR="00D00209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تر </w:t>
      </w:r>
      <w:ins w:id="981" w:author="Windows User" w:date="2019-11-09T22:10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شده </w:t>
        </w:r>
      </w:ins>
      <w:del w:id="982" w:author="Windows User" w:date="2019-11-09T22:10:00Z">
        <w:r w:rsidR="007462B1"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می‌</w:delText>
        </w:r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گردد؛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و توجه از م</w:t>
      </w:r>
      <w:ins w:id="983" w:author="Windows User" w:date="2019-11-09T22:10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سئلۀ «</w:t>
        </w:r>
      </w:ins>
      <w:del w:id="984" w:author="Windows User" w:date="2019-11-09T22:10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سأله"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خودمختاری استان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‌ها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 شمالی</w:t>
      </w:r>
      <w:ins w:id="985" w:author="Windows User" w:date="2019-11-09T22:10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986" w:author="Windows User" w:date="2019-11-09T22:10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</w:t>
      </w:r>
      <w:ins w:id="987" w:author="Windows User" w:date="2019-11-09T22:11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988" w:author="Windows User" w:date="2019-11-09T22:11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طرح راه</w:t>
      </w:r>
      <w:ins w:id="989" w:author="Windows User" w:date="2019-11-09T22:11:00Z">
        <w:r w:rsidR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990" w:author="Windows User" w:date="2019-11-09T22:11:00Z">
        <w:r w:rsidRPr="00CE77C5" w:rsidDel="00D016C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آهن شمال</w:t>
      </w:r>
      <w:ins w:id="991" w:author="Windows User" w:date="2019-11-09T22:11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992" w:author="Windows User" w:date="2019-11-09T22:11:00Z">
        <w:r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del w:id="993" w:author="Windows User" w:date="2019-11-09T23:16:00Z">
        <w:r w:rsidR="00DA1F87"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را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به هیاهوی مهاجرت در جنوب پرت 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می‌</w:t>
      </w:r>
      <w:ins w:id="994" w:author="Windows User" w:date="2019-11-09T23:17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شود</w:t>
        </w:r>
      </w:ins>
      <w:del w:id="995" w:author="Windows User" w:date="2019-11-09T22:11:00Z">
        <w:r w:rsidR="00DA1F87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نماید</w:delText>
        </w:r>
        <w:r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</w:t>
      </w:r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مس</w:t>
      </w:r>
      <w:ins w:id="996" w:author="Windows User" w:date="2019-11-09T22:11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ئ</w:t>
        </w:r>
      </w:ins>
      <w:del w:id="997" w:author="Windows User" w:date="2019-11-09T22:11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أ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ل</w:t>
      </w:r>
      <w:ins w:id="998" w:author="Windows User" w:date="2019-11-09T22:11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999" w:author="Windows User" w:date="2019-11-09T22:11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ins w:id="1000" w:author="Windows User" w:date="2019-11-09T22:11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1001" w:author="Windows User" w:date="2019-11-09T22:11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امنیت</w:t>
      </w:r>
      <w:ins w:id="1002" w:author="Windows User" w:date="2019-11-09T22:11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1003" w:author="Windows User" w:date="2019-11-09T22:11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که گویی از جنوب مورد تهدید است</w:t>
      </w:r>
      <w:ins w:id="1004" w:author="Windows User" w:date="2019-11-09T22:11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1005" w:author="Windows User" w:date="2019-11-09T22:11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DA1F8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در واقع</w:t>
      </w:r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از شمال</w:t>
      </w:r>
      <w:del w:id="1006" w:author="Windows User" w:date="2019-11-09T22:11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مرتبط با </w:t>
      </w:r>
      <w:ins w:id="1007" w:author="Windows User" w:date="2019-11-09T22:11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1008" w:author="Windows User" w:date="2019-11-09T22:11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روسیه</w:t>
      </w:r>
      <w:ins w:id="1009" w:author="Windows User" w:date="2019-11-09T22:11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1010" w:author="Windows User" w:date="2019-11-09T22:11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</w:t>
      </w:r>
      <w:ins w:id="1011" w:author="Windows User" w:date="2019-11-09T22:12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1012" w:author="Windows User" w:date="2019-11-09T22:12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فرانسه</w:t>
      </w:r>
      <w:ins w:id="1013" w:author="Windows User" w:date="2019-11-09T22:12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1014" w:author="Windows User" w:date="2019-11-09T22:12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زنگ </w:t>
      </w:r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lastRenderedPageBreak/>
        <w:t>خطرها را به صدا در</w:t>
      </w:r>
      <w:del w:id="1015" w:author="Windows User" w:date="2019-11-09T22:12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می‌</w:t>
      </w:r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آورد: روز دوشنبه </w:t>
      </w:r>
      <w:ins w:id="1016" w:author="Windows User" w:date="2019-11-09T22:12:00Z">
        <w:r w:rsidR="000F3AAD">
          <w:rPr>
            <w:rFonts w:ascii="Calibri" w:eastAsia="Times New Roman" w:hAnsi="Calibri" w:cs="Calibri"/>
            <w:color w:val="222222"/>
            <w:sz w:val="24"/>
            <w:szCs w:val="28"/>
            <w:rtl/>
            <w:lang w:bidi="fa-IR"/>
          </w:rPr>
          <w:t>۱۵</w:t>
        </w:r>
      </w:ins>
      <w:del w:id="1017" w:author="Windows User" w:date="2019-11-09T22:12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15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جولای، نيروهاي عمليات ويژ</w:t>
      </w:r>
      <w:ins w:id="1018" w:author="Windows User" w:date="2019-11-09T22:12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1019" w:author="Windows User" w:date="2019-11-09T22:12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پليس </w:t>
      </w:r>
      <w:ins w:id="1020" w:author="Windows User" w:date="2019-11-09T22:12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1021" w:author="Windows User" w:date="2019-11-09T22:12:00Z">
        <w:r w:rsidR="0024777A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تورین</w:t>
      </w:r>
      <w:r w:rsidR="0024777A" w:rsidRPr="00C56D47">
        <w:rPr>
          <w:rFonts w:ascii="Calibri" w:hAnsi="Calibri" w:cs="B Nazanin"/>
          <w:sz w:val="24"/>
          <w:szCs w:val="28"/>
          <w:vertAlign w:val="superscript"/>
          <w:rtl/>
        </w:rPr>
        <w:footnoteReference w:id="40"/>
      </w:r>
      <w:ins w:id="1024" w:author="Windows User" w:date="2019-11-09T22:12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1025" w:author="Windows User" w:date="2019-11-09T22:12:00Z">
        <w:r w:rsidR="0024777A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، در چارچوب تحقیقات در</w:t>
      </w:r>
      <w:ins w:id="1026" w:author="Windows User" w:date="2019-11-09T22:12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بارۀ</w:t>
        </w:r>
      </w:ins>
      <w:del w:id="1027" w:author="Windows User" w:date="2019-11-09T22:12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خصوص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شما</w:t>
      </w:r>
      <w:r w:rsidR="0067524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ری از ایتالیایی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‌ها</w:t>
      </w:r>
      <w:r w:rsidR="0067524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</w:t>
      </w:r>
      <w:ins w:id="1028" w:author="Windows User" w:date="2019-11-09T22:13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</w:t>
        </w:r>
      </w:ins>
      <w:del w:id="1029" w:author="Windows User" w:date="2019-11-09T22:13:00Z">
        <w:r w:rsidR="0067524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67524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راست</w:t>
      </w:r>
      <w:ins w:id="1030" w:author="Windows User" w:date="2019-11-09T22:12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گرای</w:t>
        </w:r>
      </w:ins>
      <w:r w:rsidR="0067524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افراطی</w:t>
      </w:r>
      <w:ins w:id="1031" w:author="Windows User" w:date="2019-11-09T23:17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1032" w:author="Windows User" w:date="2019-11-09T23:17:00Z">
        <w:r w:rsidR="0067524F"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67524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سه نوفاشیست</w:t>
      </w:r>
      <w:r w:rsidR="0067524F" w:rsidRPr="00C56D47">
        <w:rPr>
          <w:rFonts w:ascii="Calibri" w:hAnsi="Calibri" w:cs="B Nazanin"/>
          <w:sz w:val="24"/>
          <w:szCs w:val="28"/>
          <w:vertAlign w:val="superscript"/>
          <w:rtl/>
        </w:rPr>
        <w:footnoteReference w:id="41"/>
      </w:r>
      <w:r w:rsidR="0067524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ایتالیایی را بازداشت</w:t>
      </w:r>
      <w:ins w:id="1034" w:author="Windows User" w:date="2019-11-09T22:13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کرد</w:t>
        </w:r>
      </w:ins>
      <w:ins w:id="1035" w:author="Windows User" w:date="2019-11-09T23:17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ند</w:t>
        </w:r>
      </w:ins>
      <w:del w:id="1036" w:author="Windows User" w:date="2019-11-09T22:13:00Z">
        <w:r w:rsidR="0067524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67524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</w:t>
      </w:r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انباری را در شهرستان شمالی </w:t>
      </w:r>
      <w:ins w:id="1037" w:author="Windows User" w:date="2019-11-09T23:17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1038" w:author="Windows User" w:date="2019-11-09T23:17:00Z">
        <w:r w:rsidR="00D4045F"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پاویا</w:t>
      </w:r>
      <w:r w:rsidR="00D4045F" w:rsidRPr="00C56D47">
        <w:rPr>
          <w:rFonts w:ascii="Calibri" w:eastAsia="Times New Roman" w:hAnsi="Calibri" w:cs="B Nazanin"/>
          <w:color w:val="222222"/>
          <w:sz w:val="24"/>
          <w:szCs w:val="28"/>
          <w:vertAlign w:val="superscript"/>
          <w:rtl/>
          <w:lang w:bidi="fa-IR"/>
        </w:rPr>
        <w:footnoteReference w:id="42"/>
      </w:r>
      <w:ins w:id="1040" w:author="Windows User" w:date="2019-11-09T23:17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1041" w:author="Windows User" w:date="2019-11-09T23:17:00Z">
        <w:r w:rsidR="00D4045F"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کشف </w:t>
      </w:r>
      <w:ins w:id="1042" w:author="Windows User" w:date="2019-11-09T23:17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کردند</w:t>
        </w:r>
      </w:ins>
      <w:del w:id="1043" w:author="Windows User" w:date="2019-11-09T23:17:00Z">
        <w:r w:rsidR="00D4045F"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نمود</w:delText>
        </w:r>
      </w:del>
      <w:del w:id="1044" w:author="Windows User" w:date="2019-11-09T22:13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که حاوی تسلیحاتی همچون تفنگ</w:t>
      </w:r>
      <w:ins w:id="1045" w:author="Windows User" w:date="2019-11-09T22:13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1046" w:author="Windows User" w:date="2019-11-09T22:13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مسلسل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‌ها</w:t>
      </w:r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 دستی</w:t>
      </w:r>
      <w:ins w:id="1047" w:author="Windows User" w:date="2019-11-09T22:13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1048" w:author="Windows User" w:date="2019-11-09T22:13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یک موشک هوا به هوای ساخت </w:t>
      </w:r>
      <w:ins w:id="1049" w:author="Windows User" w:date="2019-11-09T22:13:00Z">
        <w:r w:rsidR="000F3AAD">
          <w:rPr>
            <w:rFonts w:ascii="Calibri" w:eastAsia="Times New Roman" w:hAnsi="Calibri" w:cs="Calibri"/>
            <w:color w:val="222222"/>
            <w:sz w:val="24"/>
            <w:szCs w:val="28"/>
            <w:rtl/>
            <w:lang w:bidi="fa-IR"/>
          </w:rPr>
          <w:t>۱۹۸۰</w:t>
        </w:r>
      </w:ins>
      <w:del w:id="1050" w:author="Windows User" w:date="2019-11-09T22:13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1980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م. فرانسه</w:t>
      </w:r>
      <w:ins w:id="1051" w:author="Windows User" w:date="2019-11-09T22:14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1052" w:author="Windows User" w:date="2019-11-09T22:14:00Z">
        <w:r w:rsidR="00D4045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 و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پوسترها و پلاکاردهای </w:t>
      </w:r>
      <w:ins w:id="1053" w:author="Windows User" w:date="2019-11-09T22:14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1054" w:author="Windows User" w:date="2019-11-09T22:14:00Z">
        <w:r w:rsidR="0024777A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فاشیستی</w:t>
      </w:r>
      <w:ins w:id="1055" w:author="Windows User" w:date="2019-11-09T22:14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1056" w:author="Windows User" w:date="2019-11-09T22:14:00Z">
        <w:r w:rsidR="0024777A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بود</w:t>
      </w:r>
      <w:r w:rsidR="0067524F" w:rsidRPr="00CE77C5">
        <w:rPr>
          <w:rFonts w:ascii="Calibri" w:eastAsia="Times New Roman" w:hAnsi="Calibri" w:cs="B Nazanin"/>
          <w:color w:val="222222"/>
          <w:sz w:val="24"/>
          <w:szCs w:val="28"/>
          <w:lang w:bidi="fa-IR"/>
        </w:rPr>
        <w:t>.</w:t>
      </w:r>
      <w:r w:rsidR="00D4045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="0067524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این</w:t>
      </w:r>
      <w:r w:rsidR="00985BC8" w:rsidRPr="00CE77C5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t xml:space="preserve"> عملیات بخشی از تحقیقات در</w:t>
      </w:r>
      <w:ins w:id="1057" w:author="Windows User" w:date="2019-11-09T23:18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بارۀ</w:t>
        </w:r>
      </w:ins>
      <w:del w:id="1058" w:author="Windows User" w:date="2019-11-09T23:18:00Z">
        <w:r w:rsidR="0067524F"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خصوص</w:delText>
        </w:r>
      </w:del>
      <w:r w:rsidR="00985BC8" w:rsidRPr="00CE77C5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t xml:space="preserve"> ارتباط میان گروه‌های راست</w:t>
      </w:r>
      <w:ins w:id="1059" w:author="Windows User" w:date="2019-11-09T22:14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‌گرای</w:t>
        </w:r>
      </w:ins>
      <w:r w:rsidR="00985BC8" w:rsidRPr="00CE77C5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t xml:space="preserve"> افراطی و جدای</w:t>
      </w:r>
      <w:r w:rsidR="00985BC8" w:rsidRPr="00F10723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  <w:rPrChange w:id="1060" w:author="Windows User" w:date="2019-11-09T23:22:00Z">
            <w:rPr>
              <w:rFonts w:ascii="Calibri" w:eastAsia="Times New Roman" w:hAnsi="Calibri" w:cs="B Nazanin"/>
              <w:color w:val="222222"/>
              <w:sz w:val="24"/>
              <w:szCs w:val="28"/>
              <w:rtl/>
              <w:lang w:bidi="fa-IR"/>
            </w:rPr>
          </w:rPrChange>
        </w:rPr>
        <w:t>ی</w:t>
      </w:r>
      <w:ins w:id="1061" w:author="Windows User" w:date="2019-11-09T22:15:00Z">
        <w:r w:rsidR="000F3AAD" w:rsidRPr="00F1072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  <w:rPrChange w:id="1062" w:author="Windows User" w:date="2019-11-09T23:22:00Z">
              <w:rPr>
                <w:rFonts w:ascii="Calibri" w:eastAsia="Times New Roman" w:hAnsi="Calibri" w:cs="B Nazanin" w:hint="cs"/>
                <w:color w:val="222222"/>
                <w:sz w:val="24"/>
                <w:szCs w:val="28"/>
                <w:rtl/>
                <w:lang w:bidi="fa-IR"/>
              </w:rPr>
            </w:rPrChange>
          </w:rPr>
          <w:t>‌</w:t>
        </w:r>
      </w:ins>
      <w:del w:id="1063" w:author="Windows User" w:date="2019-11-09T22:15:00Z">
        <w:r w:rsidR="00985BC8" w:rsidRPr="00F10723" w:rsidDel="000F3AAD">
          <w:rPr>
            <w:rFonts w:ascii="Calibri" w:eastAsia="Times New Roman" w:hAnsi="Calibri" w:cs="B Nazanin"/>
            <w:color w:val="222222"/>
            <w:sz w:val="24"/>
            <w:szCs w:val="28"/>
            <w:rtl/>
            <w:lang w:bidi="fa-IR"/>
            <w:rPrChange w:id="1064" w:author="Windows User" w:date="2019-11-09T23:22:00Z">
              <w:rPr>
                <w:rFonts w:ascii="Calibri" w:eastAsia="Times New Roman" w:hAnsi="Calibri" w:cs="B Nazanin"/>
                <w:color w:val="222222"/>
                <w:sz w:val="24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985BC8" w:rsidRPr="00F10723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  <w:rPrChange w:id="1065" w:author="Windows User" w:date="2019-11-09T23:22:00Z">
            <w:rPr>
              <w:rFonts w:ascii="Calibri" w:eastAsia="Times New Roman" w:hAnsi="Calibri" w:cs="B Nazanin"/>
              <w:color w:val="222222"/>
              <w:sz w:val="24"/>
              <w:szCs w:val="28"/>
              <w:rtl/>
              <w:lang w:bidi="fa-IR"/>
            </w:rPr>
          </w:rPrChange>
        </w:rPr>
        <w:t>طلبان</w:t>
      </w:r>
      <w:r w:rsidR="00985BC8" w:rsidRPr="00CE77C5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t xml:space="preserve"> روس در شرق اوکراین </w:t>
      </w:r>
      <w:r w:rsidR="0024777A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بود</w:t>
      </w:r>
      <w:del w:id="1066" w:author="Windows User" w:date="2019-11-09T22:14:00Z">
        <w:r w:rsidR="0024777A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24777A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که</w:t>
      </w:r>
      <w:ins w:id="1067" w:author="Windows User" w:date="2019-11-09T23:18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دو هفته پیش</w:t>
        </w:r>
      </w:ins>
      <w:r w:rsidR="0024777A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در جریان آن</w:t>
      </w:r>
      <w:del w:id="1068" w:author="Windows User" w:date="2019-11-09T23:19:00Z">
        <w:r w:rsidR="0024777A"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  <w:r w:rsidR="0067524F"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دو ه</w:delText>
        </w:r>
      </w:del>
      <w:del w:id="1069" w:author="Windows User" w:date="2019-11-09T23:18:00Z">
        <w:r w:rsidR="0067524F"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فت</w:delText>
        </w:r>
      </w:del>
      <w:del w:id="1070" w:author="Windows User" w:date="2019-11-09T22:15:00Z">
        <w:r w:rsidR="0067524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del w:id="1071" w:author="Windows User" w:date="2019-11-09T23:18:00Z">
        <w:r w:rsidR="0067524F" w:rsidRPr="00CE77C5" w:rsidDel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پیش</w:delText>
        </w:r>
      </w:del>
      <w:r w:rsidR="0067524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، </w:t>
      </w:r>
      <w:r w:rsidR="00985BC8" w:rsidRPr="00CE77C5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t xml:space="preserve">دادگاهی در </w:t>
      </w:r>
      <w:ins w:id="1072" w:author="Windows User" w:date="2019-11-09T22:15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1073" w:author="Windows User" w:date="2019-11-09T22:15:00Z">
        <w:r w:rsidR="0067524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985BC8" w:rsidRPr="00CE77C5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t>جنوا</w:t>
      </w:r>
      <w:r w:rsidR="0067524F" w:rsidRPr="00C56D47">
        <w:rPr>
          <w:rFonts w:ascii="Calibri" w:hAnsi="Calibri" w:cs="B Nazanin"/>
          <w:sz w:val="24"/>
          <w:szCs w:val="28"/>
          <w:vertAlign w:val="superscript"/>
          <w:rtl/>
        </w:rPr>
        <w:footnoteReference w:id="43"/>
      </w:r>
      <w:ins w:id="1075" w:author="Windows User" w:date="2019-11-09T22:15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1076" w:author="Windows User" w:date="2019-11-09T22:15:00Z">
        <w:r w:rsidR="0067524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985BC8" w:rsidRPr="00CE77C5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t>، سه مرد را به جرم جنگیدن در کنار جدایی</w:t>
      </w:r>
      <w:ins w:id="1077" w:author="Windows User" w:date="2019-11-09T22:15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1078" w:author="Windows User" w:date="2019-11-09T22:15:00Z">
        <w:r w:rsidR="00985BC8" w:rsidRPr="00CE77C5" w:rsidDel="000F3AAD">
          <w:rPr>
            <w:rFonts w:ascii="Calibri" w:eastAsia="Times New Roman" w:hAnsi="Calibri" w:cs="B Nazanin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985BC8" w:rsidRPr="00CE77C5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t xml:space="preserve">طلبان مورد حمایت روسیه در مناطق </w:t>
      </w:r>
      <w:ins w:id="1079" w:author="Windows User" w:date="2019-11-09T22:15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1080" w:author="Windows User" w:date="2019-11-09T22:15:00Z">
        <w:r w:rsidR="0067524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985BC8" w:rsidRPr="00CE77C5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t>دونتسک</w:t>
      </w:r>
      <w:r w:rsidR="0067524F" w:rsidRPr="00C56D47">
        <w:rPr>
          <w:rFonts w:ascii="Calibri" w:hAnsi="Calibri" w:cs="B Nazanin"/>
          <w:sz w:val="24"/>
          <w:szCs w:val="28"/>
          <w:vertAlign w:val="superscript"/>
          <w:rtl/>
        </w:rPr>
        <w:footnoteReference w:id="44"/>
      </w:r>
      <w:ins w:id="1082" w:author="Windows User" w:date="2019-11-09T22:15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1083" w:author="Windows User" w:date="2019-11-09T22:15:00Z">
        <w:r w:rsidR="0067524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"؛</w:delText>
        </w:r>
      </w:del>
      <w:r w:rsidR="00985BC8" w:rsidRPr="00CE77C5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t xml:space="preserve"> و </w:t>
      </w:r>
      <w:ins w:id="1084" w:author="Windows User" w:date="2019-11-09T22:15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1085" w:author="Windows User" w:date="2019-11-09T22:15:00Z">
        <w:r w:rsidR="0067524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985BC8" w:rsidRPr="00CE77C5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t>لوهانسک</w:t>
      </w:r>
      <w:r w:rsidR="0067524F" w:rsidRPr="00C56D47">
        <w:rPr>
          <w:rFonts w:ascii="Calibri" w:hAnsi="Calibri" w:cs="B Nazanin"/>
          <w:sz w:val="24"/>
          <w:szCs w:val="28"/>
          <w:vertAlign w:val="superscript"/>
          <w:rtl/>
        </w:rPr>
        <w:footnoteReference w:id="45"/>
      </w:r>
      <w:ins w:id="1087" w:author="Windows User" w:date="2019-11-09T22:15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1088" w:author="Windows User" w:date="2019-11-09T22:15:00Z">
        <w:r w:rsidR="0067524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67524F" w:rsidRPr="00CE77C5">
        <w:rPr>
          <w:rFonts w:ascii="Calibri" w:eastAsia="Times New Roman" w:hAnsi="Calibri" w:cs="B Nazanin"/>
          <w:color w:val="222222"/>
          <w:sz w:val="24"/>
          <w:szCs w:val="28"/>
          <w:rtl/>
          <w:lang w:bidi="fa-IR"/>
        </w:rPr>
        <w:t xml:space="preserve"> اوکراین به زندان محکوم ک</w:t>
      </w:r>
      <w:r w:rsidR="0067524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رد</w:t>
      </w:r>
      <w:del w:id="1089" w:author="Windows User" w:date="2019-11-09T22:15:00Z">
        <w:r w:rsidR="0067524F"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67524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که یکی از آن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‌ها</w:t>
      </w:r>
      <w:r w:rsidR="0067524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شهروند ایتالیایی بود</w:t>
      </w:r>
      <w:r w:rsidR="004E1DB3" w:rsidRPr="00C56D47">
        <w:rPr>
          <w:rFonts w:ascii="Calibri" w:hAnsi="Calibri" w:cs="B Nazanin"/>
          <w:sz w:val="24"/>
          <w:szCs w:val="28"/>
          <w:vertAlign w:val="superscript"/>
          <w:rtl/>
        </w:rPr>
        <w:footnoteReference w:id="46"/>
      </w:r>
      <w:r w:rsidR="0067524F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.</w:t>
      </w:r>
    </w:p>
    <w:p w:rsidR="001717B7" w:rsidRPr="00CE77C5" w:rsidRDefault="00E65B1E" w:rsidP="00233D0C">
      <w:pPr>
        <w:pStyle w:val="ListParagraph"/>
        <w:numPr>
          <w:ilvl w:val="0"/>
          <w:numId w:val="7"/>
        </w:numPr>
        <w:shd w:val="clear" w:color="auto" w:fill="FFFFFF"/>
        <w:bidi/>
        <w:spacing w:after="120"/>
        <w:ind w:left="340" w:hanging="284"/>
        <w:contextualSpacing w:val="0"/>
        <w:jc w:val="both"/>
        <w:rPr>
          <w:rFonts w:ascii="Calibri" w:eastAsia="Times New Roman" w:hAnsi="Calibri" w:cs="B Nazanin"/>
          <w:color w:val="222222"/>
          <w:sz w:val="24"/>
          <w:szCs w:val="28"/>
          <w:lang w:bidi="fa-IR"/>
        </w:rPr>
        <w:pPrChange w:id="1091" w:author="Windows User" w:date="2019-11-09T23:23:00Z">
          <w:pPr>
            <w:pStyle w:val="ListParagraph"/>
            <w:numPr>
              <w:numId w:val="7"/>
            </w:numPr>
            <w:shd w:val="clear" w:color="auto" w:fill="FFFFFF"/>
            <w:bidi/>
            <w:spacing w:after="120"/>
            <w:ind w:left="340" w:hanging="284"/>
            <w:contextualSpacing w:val="0"/>
            <w:jc w:val="both"/>
          </w:pPr>
        </w:pPrChange>
      </w:pP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این نشان</w:t>
      </w:r>
      <w:ins w:id="1092" w:author="Windows User" w:date="2019-11-09T22:16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1093" w:author="Windows User" w:date="2019-11-09T22:16:00Z">
        <w:r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معناداری به نظر 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می‌</w:t>
      </w:r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رسد</w:t>
      </w:r>
      <w:del w:id="1094" w:author="Windows User" w:date="2019-11-09T22:16:00Z">
        <w:r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که از زمان آغاز فعالیت دولت ائتلافی، متناظر با تحول محتوایی مصوبات مجلس نمایندگان</w:t>
      </w:r>
      <w:del w:id="1095" w:author="Windows User" w:date="2019-11-09T22:16:00Z">
        <w:r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سنا</w:t>
      </w:r>
      <w:ins w:id="1096" w:author="Windows User" w:date="2019-11-09T22:17:00Z">
        <w:r w:rsidR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در</w:t>
        </w:r>
      </w:ins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ایتالیا</w:t>
      </w:r>
      <w:del w:id="1097" w:author="Windows User" w:date="2019-11-09T22:17:00Z">
        <w:r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در مواردی نظیر آن</w:t>
      </w:r>
      <w:del w:id="1098" w:author="Windows User" w:date="2019-11-09T22:16:00Z">
        <w:r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چه محتوای بیگانه</w:t>
      </w:r>
      <w:ins w:id="1099" w:author="Windows User" w:date="2019-11-09T22:16:00Z">
        <w:r w:rsidR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1100" w:author="Windows User" w:date="2019-11-09T22:16:00Z">
        <w:r w:rsidRPr="00CE77C5" w:rsidDel="000F3AAD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هراسانه است</w:t>
      </w:r>
      <w:ins w:id="1101" w:author="Windows User" w:date="2019-11-09T23:20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1102" w:author="Windows User" w:date="2019-11-09T22:17:00Z">
        <w:r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بهره</w:t>
      </w:r>
      <w:ins w:id="1103" w:author="Windows User" w:date="2019-11-09T22:18:00Z">
        <w:r w:rsidR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1104" w:author="Windows User" w:date="2019-11-09T22:18:00Z">
        <w:r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گیری از امکان اخذ </w:t>
      </w:r>
      <w:ins w:id="1105" w:author="Windows User" w:date="2019-11-09T22:18:00Z">
        <w:r w:rsidR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1106" w:author="Windows User" w:date="2019-11-09T22:18:00Z">
        <w:r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رأی مخفی</w:t>
      </w:r>
      <w:ins w:id="1107" w:author="Windows User" w:date="2019-11-09T22:18:00Z">
        <w:r w:rsidR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1108" w:author="Windows User" w:date="2019-11-09T22:18:00Z">
        <w:r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نیز افزایش یافته</w:t>
      </w:r>
      <w:ins w:id="1109" w:author="Windows User" w:date="2019-11-09T23:20:00Z">
        <w:r w:rsidR="00CB6474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است</w:t>
        </w:r>
      </w:ins>
      <w:del w:id="1110" w:author="Windows User" w:date="2019-11-09T22:18:00Z">
        <w:r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که به</w:t>
      </w:r>
      <w:ins w:id="1111" w:author="Windows User" w:date="2019-11-09T22:18:00Z">
        <w:r w:rsidR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1112" w:author="Windows User" w:date="2019-11-09T22:18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نوب</w:t>
      </w:r>
      <w:ins w:id="1113" w:author="Windows User" w:date="2019-11-09T22:18:00Z">
        <w:r w:rsidR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1114" w:author="Windows User" w:date="2019-11-09T22:18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خود، به اعضا</w:t>
      </w:r>
      <w:ins w:id="1115" w:author="Windows User" w:date="2019-11-09T22:18:00Z">
        <w:r w:rsidR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ی</w:t>
        </w:r>
      </w:ins>
      <w:del w:id="1116" w:author="Windows User" w:date="2019-11-09T22:18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ء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هی</w:t>
      </w:r>
      <w:ins w:id="1117" w:author="Windows User" w:date="2019-11-09T22:18:00Z">
        <w:r w:rsidR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ئ</w:t>
        </w:r>
      </w:ins>
      <w:del w:id="1118" w:author="Windows User" w:date="2019-11-09T22:18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أ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ت دولت</w:t>
      </w:r>
      <w:del w:id="1119" w:author="Windows User" w:date="2019-11-09T22:18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نمایندگان مجلس این کشور</w:t>
      </w:r>
      <w:del w:id="1120" w:author="Windows User" w:date="2019-11-09T22:18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این امکان را داده</w:t>
      </w:r>
      <w:del w:id="1121" w:author="Windows User" w:date="2019-11-09T22:18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که به آن</w:t>
      </w:r>
      <w:del w:id="1122" w:author="Windows User" w:date="2019-11-09T22:18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چه صراحتا</w:t>
      </w:r>
      <w:ins w:id="1123" w:author="Windows User" w:date="2019-11-09T22:18:00Z">
        <w:r w:rsidR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ً</w:t>
        </w:r>
      </w:ins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غیر</w:t>
      </w:r>
      <w:del w:id="1124" w:author="Windows User" w:date="2019-11-09T22:18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انسانی</w:t>
      </w:r>
      <w:del w:id="1125" w:author="Windows User" w:date="2019-11-09T22:18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ناقض حقوق بشر است</w:t>
      </w:r>
      <w:del w:id="1126" w:author="Windows User" w:date="2019-11-09T22:18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در سایه</w:t>
      </w:r>
      <w:r w:rsidR="00DA1F8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،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رأی مثبت بدهند. همان طور که</w:t>
      </w:r>
      <w:ins w:id="1127" w:author="Windows User" w:date="2019-11-09T22:19:00Z">
        <w:r w:rsidR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 </w:t>
        </w:r>
      </w:ins>
      <w:del w:id="1128" w:author="Windows User" w:date="2019-11-09T22:19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، 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این انتخاب جمعی بوده که راست</w:t>
      </w:r>
      <w:ins w:id="1129" w:author="Windows User" w:date="2019-11-09T22:19:00Z">
        <w:r w:rsidR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1130" w:author="Windows User" w:date="2019-11-09T22:19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گرایان افراطی و عوام</w:t>
      </w:r>
      <w:ins w:id="1131" w:author="Windows User" w:date="2019-11-09T22:19:00Z">
        <w:r w:rsidR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1132" w:author="Windows User" w:date="2019-11-09T22:19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گرایان را بر مسند قدرت نشانده</w:t>
      </w:r>
      <w:del w:id="1133" w:author="Windows User" w:date="2019-11-09T22:19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طی دو هفت</w:t>
      </w:r>
      <w:ins w:id="1134" w:author="Windows User" w:date="2019-11-09T22:19:00Z">
        <w:r w:rsidR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ۀ</w:t>
        </w:r>
      </w:ins>
      <w:del w:id="1135" w:author="Windows User" w:date="2019-11-09T22:19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گذشته</w:t>
      </w:r>
      <w:del w:id="1136" w:author="Windows User" w:date="2019-11-09T22:19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del w:id="1137" w:author="Windows User" w:date="2019-11-09T23:23:00Z">
        <w:r w:rsidR="00FC4FD2" w:rsidRPr="00CE77C5" w:rsidDel="00233D0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del w:id="1138" w:author="Windows User" w:date="2019-11-09T23:21:00Z">
        <w:r w:rsidR="00FC4FD2" w:rsidRPr="00CE77C5" w:rsidDel="00F1072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که</w:delText>
        </w:r>
      </w:del>
      <w:del w:id="1139" w:author="Windows User" w:date="2019-11-09T23:23:00Z">
        <w:r w:rsidR="00FC4FD2" w:rsidRPr="00CE77C5" w:rsidDel="00233D0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کلی</w:delText>
        </w:r>
      </w:del>
      <w:del w:id="1140" w:author="Windows User" w:date="2019-11-09T22:20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ه آن چه</w:delText>
        </w:r>
      </w:del>
      <w:del w:id="1141" w:author="Windows User" w:date="2019-11-09T23:23:00Z">
        <w:r w:rsidR="00FC4FD2" w:rsidRPr="00CE77C5" w:rsidDel="00233D0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شرح</w:delText>
        </w:r>
      </w:del>
      <w:del w:id="1142" w:author="Windows User" w:date="2019-11-09T22:20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ا</w:delText>
        </w:r>
      </w:del>
      <w:del w:id="1143" w:author="Windows User" w:date="2019-11-09T23:23:00Z">
        <w:r w:rsidR="00FC4FD2" w:rsidRPr="00CE77C5" w:rsidDel="00233D0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ش در این جستار گذشت</w:delText>
        </w:r>
      </w:del>
      <w:del w:id="1144" w:author="Windows User" w:date="2019-11-09T22:20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به وقوع پیوسته</w:t>
      </w:r>
      <w:ins w:id="1145" w:author="Windows User" w:date="2019-11-09T23:21:00Z">
        <w:r w:rsidR="00F1072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1146" w:author="Windows User" w:date="2019-11-09T23:21:00Z">
        <w:r w:rsidR="00FC4FD2" w:rsidRPr="00CE77C5" w:rsidDel="00F1072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مطابق نظر</w:t>
      </w:r>
      <w:del w:id="1147" w:author="Windows User" w:date="2019-11-09T23:21:00Z">
        <w:r w:rsidR="00FC4FD2" w:rsidRPr="00CE77C5" w:rsidDel="00F1072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سنجی</w:t>
      </w:r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‌ها</w:t>
      </w:r>
      <w:ins w:id="1148" w:author="Windows User" w:date="2019-11-09T23:21:00Z">
        <w:r w:rsidR="00F1072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،</w:t>
        </w:r>
      </w:ins>
      <w:del w:id="1149" w:author="Windows User" w:date="2019-11-09T23:21:00Z">
        <w:r w:rsidR="00FC4FD2" w:rsidRPr="00CE77C5" w:rsidDel="00F10723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محبوبیت حزب </w:t>
      </w:r>
      <w:ins w:id="1150" w:author="Windows User" w:date="2019-11-09T22:20:00Z">
        <w:r w:rsidR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«</w:t>
        </w:r>
      </w:ins>
      <w:del w:id="1151" w:author="Windows User" w:date="2019-11-09T22:20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پیوند شمال</w:t>
      </w:r>
      <w:ins w:id="1152" w:author="Windows User" w:date="2019-11-09T22:20:00Z">
        <w:r w:rsidR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»</w:t>
        </w:r>
      </w:ins>
      <w:del w:id="1153" w:author="Windows User" w:date="2019-11-09T22:20:00Z">
        <w:r w:rsidR="00FC4FD2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"</w:delText>
        </w:r>
      </w:del>
      <w:r w:rsidR="00DA1F8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</w:t>
      </w:r>
      <w:ins w:id="1154" w:author="Windows User" w:date="2019-11-09T23:23:00Z">
        <w:r w:rsidR="00233D0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 xml:space="preserve">ز </w:t>
        </w:r>
      </w:ins>
      <w:del w:id="1155" w:author="Windows User" w:date="2019-11-09T23:23:00Z">
        <w:r w:rsidR="00DA1F87" w:rsidRPr="00CE77C5" w:rsidDel="00233D0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ز</w:delText>
        </w:r>
      </w:del>
      <w:ins w:id="1156" w:author="Windows User" w:date="2019-11-09T22:20:00Z">
        <w:r w:rsidR="007663E2">
          <w:rPr>
            <w:rFonts w:ascii="Calibri" w:eastAsia="Times New Roman" w:hAnsi="Calibri" w:cs="Calibri"/>
            <w:color w:val="222222"/>
            <w:sz w:val="24"/>
            <w:szCs w:val="28"/>
            <w:rtl/>
            <w:lang w:bidi="fa-IR"/>
          </w:rPr>
          <w:t>۳۵</w:t>
        </w:r>
      </w:ins>
      <w:del w:id="1157" w:author="Windows User" w:date="2019-11-09T22:20:00Z">
        <w:r w:rsidR="00DA1F87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35</w:delText>
        </w:r>
      </w:del>
      <w:r w:rsidR="00DA1F8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.</w:t>
      </w:r>
      <w:ins w:id="1158" w:author="Windows User" w:date="2019-11-09T22:20:00Z">
        <w:r w:rsidR="007663E2">
          <w:rPr>
            <w:rFonts w:ascii="Calibri" w:eastAsia="Times New Roman" w:hAnsi="Calibri" w:cs="Calibri"/>
            <w:color w:val="222222"/>
            <w:sz w:val="24"/>
            <w:szCs w:val="28"/>
            <w:rtl/>
            <w:lang w:bidi="fa-IR"/>
          </w:rPr>
          <w:t>۶</w:t>
        </w:r>
      </w:ins>
      <w:del w:id="1159" w:author="Windows User" w:date="2019-11-09T22:20:00Z">
        <w:r w:rsidR="00DA1F87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6</w:delText>
        </w:r>
      </w:del>
      <w:r w:rsidR="00DA1F8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% به</w:t>
      </w:r>
      <w:ins w:id="1160" w:author="Windows User" w:date="2019-11-09T22:21:00Z">
        <w:r w:rsidR="007663E2">
          <w:rPr>
            <w:rFonts w:ascii="Calibri" w:eastAsia="Times New Roman" w:hAnsi="Calibri" w:cs="Calibri"/>
            <w:color w:val="222222"/>
            <w:sz w:val="24"/>
            <w:szCs w:val="28"/>
            <w:rtl/>
            <w:lang w:bidi="fa-IR"/>
          </w:rPr>
          <w:t>۳۶</w:t>
        </w:r>
      </w:ins>
      <w:del w:id="1161" w:author="Windows User" w:date="2019-11-09T22:21:00Z">
        <w:r w:rsidR="00DA1F87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36</w:delText>
        </w:r>
      </w:del>
      <w:r w:rsidR="00DA1F8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.</w:t>
      </w:r>
      <w:ins w:id="1162" w:author="Windows User" w:date="2019-11-09T22:21:00Z">
        <w:r w:rsidR="007663E2">
          <w:rPr>
            <w:rFonts w:ascii="Calibri" w:eastAsia="Times New Roman" w:hAnsi="Calibri" w:cs="Calibri"/>
            <w:color w:val="222222"/>
            <w:sz w:val="24"/>
            <w:szCs w:val="28"/>
            <w:rtl/>
            <w:lang w:bidi="fa-IR"/>
          </w:rPr>
          <w:t>۹</w:t>
        </w:r>
      </w:ins>
      <w:del w:id="1163" w:author="Windows User" w:date="2019-11-09T22:21:00Z">
        <w:r w:rsidR="00DA1F87" w:rsidRPr="00CE77C5" w:rsidDel="007663E2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9</w:delText>
        </w:r>
      </w:del>
      <w:r w:rsidR="00DA1F8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% افزایش یافته</w:t>
      </w:r>
      <w:del w:id="1164" w:author="Windows User" w:date="2019-11-09T22:21:00Z">
        <w:r w:rsidR="00DA1F87" w:rsidRPr="00CE77C5" w:rsidDel="00784245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تا گویای </w:t>
      </w:r>
      <w:r w:rsidR="00DA1F8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این واقعیت</w:t>
      </w:r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باشد که</w:t>
      </w:r>
      <w:del w:id="1165" w:author="Windows User" w:date="2019-11-09T22:21:00Z">
        <w:r w:rsidR="00DA1F87" w:rsidRPr="00CE77C5" w:rsidDel="00784245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؛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در بازتابی وارونه، </w:t>
      </w:r>
      <w:r w:rsidR="00FC4FD2" w:rsidRPr="00233D0C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  <w:rPrChange w:id="1166" w:author="Windows User" w:date="2019-11-09T23:23:00Z">
            <w:rPr>
              <w:rFonts w:ascii="Calibri" w:eastAsia="Times New Roman" w:hAnsi="Calibri" w:cs="B Nazanin" w:hint="cs"/>
              <w:color w:val="222222"/>
              <w:sz w:val="24"/>
              <w:szCs w:val="28"/>
              <w:rtl/>
              <w:lang w:bidi="fa-IR"/>
            </w:rPr>
          </w:rPrChange>
        </w:rPr>
        <w:t xml:space="preserve">تاریکی </w:t>
      </w:r>
      <w:r w:rsidR="00FC4FD2" w:rsidRPr="00233D0C">
        <w:rPr>
          <w:rFonts w:ascii="Calibri" w:eastAsia="Times New Roman" w:hAnsi="Calibri" w:cs="B Nazanin" w:hint="cs"/>
          <w:color w:val="222222"/>
          <w:sz w:val="24"/>
          <w:szCs w:val="28"/>
          <w:highlight w:val="yellow"/>
          <w:rtl/>
          <w:lang w:bidi="fa-IR"/>
          <w:rPrChange w:id="1167" w:author="Windows User" w:date="2019-11-09T23:24:00Z">
            <w:rPr>
              <w:rFonts w:ascii="Calibri" w:eastAsia="Times New Roman" w:hAnsi="Calibri" w:cs="B Nazanin" w:hint="cs"/>
              <w:color w:val="222222"/>
              <w:sz w:val="24"/>
              <w:szCs w:val="28"/>
              <w:rtl/>
              <w:lang w:bidi="fa-IR"/>
            </w:rPr>
          </w:rPrChange>
        </w:rPr>
        <w:t>ر</w:t>
      </w:r>
      <w:ins w:id="1168" w:author="Windows User" w:date="2019-11-09T22:22:00Z">
        <w:r w:rsidR="00784245" w:rsidRPr="00233D0C">
          <w:rPr>
            <w:rFonts w:ascii="Calibri" w:eastAsia="Times New Roman" w:hAnsi="Calibri" w:cs="B Nazanin" w:hint="cs"/>
            <w:color w:val="222222"/>
            <w:sz w:val="24"/>
            <w:szCs w:val="28"/>
            <w:highlight w:val="yellow"/>
            <w:rtl/>
            <w:lang w:bidi="fa-IR"/>
            <w:rPrChange w:id="1169" w:author="Windows User" w:date="2019-11-09T23:24:00Z">
              <w:rPr>
                <w:rFonts w:ascii="Calibri" w:eastAsia="Times New Roman" w:hAnsi="Calibri" w:cs="B Nazanin" w:hint="cs"/>
                <w:color w:val="222222"/>
                <w:sz w:val="24"/>
                <w:szCs w:val="28"/>
                <w:rtl/>
                <w:lang w:bidi="fa-IR"/>
              </w:rPr>
            </w:rPrChange>
          </w:rPr>
          <w:t>أ</w:t>
        </w:r>
      </w:ins>
      <w:del w:id="1170" w:author="Windows User" w:date="2019-11-09T22:22:00Z">
        <w:r w:rsidR="00FC4FD2" w:rsidRPr="00233D0C" w:rsidDel="00784245">
          <w:rPr>
            <w:rFonts w:ascii="Calibri" w:eastAsia="Times New Roman" w:hAnsi="Calibri" w:cs="B Nazanin" w:hint="cs"/>
            <w:color w:val="222222"/>
            <w:sz w:val="24"/>
            <w:szCs w:val="28"/>
            <w:highlight w:val="yellow"/>
            <w:rtl/>
            <w:lang w:bidi="fa-IR"/>
            <w:rPrChange w:id="1171" w:author="Windows User" w:date="2019-11-09T23:24:00Z">
              <w:rPr>
                <w:rFonts w:ascii="Calibri" w:eastAsia="Times New Roman" w:hAnsi="Calibri" w:cs="B Nazanin" w:hint="cs"/>
                <w:color w:val="222222"/>
                <w:sz w:val="24"/>
                <w:szCs w:val="28"/>
                <w:rtl/>
                <w:lang w:bidi="fa-IR"/>
              </w:rPr>
            </w:rPrChange>
          </w:rPr>
          <w:delText>ا</w:delText>
        </w:r>
      </w:del>
      <w:r w:rsidR="00FC4FD2" w:rsidRPr="00233D0C">
        <w:rPr>
          <w:rFonts w:ascii="Calibri" w:eastAsia="Times New Roman" w:hAnsi="Calibri" w:cs="B Nazanin" w:hint="cs"/>
          <w:color w:val="222222"/>
          <w:sz w:val="24"/>
          <w:szCs w:val="28"/>
          <w:highlight w:val="yellow"/>
          <w:rtl/>
          <w:lang w:bidi="fa-IR"/>
          <w:rPrChange w:id="1172" w:author="Windows User" w:date="2019-11-09T23:24:00Z">
            <w:rPr>
              <w:rFonts w:ascii="Calibri" w:eastAsia="Times New Roman" w:hAnsi="Calibri" w:cs="B Nazanin" w:hint="cs"/>
              <w:color w:val="222222"/>
              <w:sz w:val="24"/>
              <w:szCs w:val="28"/>
              <w:rtl/>
              <w:lang w:bidi="fa-IR"/>
            </w:rPr>
          </w:rPrChange>
        </w:rPr>
        <w:t>ی</w:t>
      </w:r>
      <w:r w:rsidR="007462B1" w:rsidRPr="00233D0C">
        <w:rPr>
          <w:rFonts w:ascii="Calibri" w:eastAsia="Times New Roman" w:hAnsi="Calibri" w:cs="B Nazanin" w:hint="cs"/>
          <w:color w:val="222222"/>
          <w:sz w:val="24"/>
          <w:szCs w:val="28"/>
          <w:highlight w:val="yellow"/>
          <w:rtl/>
          <w:lang w:bidi="fa-IR"/>
          <w:rPrChange w:id="1173" w:author="Windows User" w:date="2019-11-09T23:24:00Z">
            <w:rPr>
              <w:rFonts w:ascii="Calibri" w:eastAsia="Times New Roman" w:hAnsi="Calibri" w:cs="B Nazanin" w:hint="cs"/>
              <w:color w:val="222222"/>
              <w:sz w:val="24"/>
              <w:szCs w:val="28"/>
              <w:rtl/>
              <w:lang w:bidi="fa-IR"/>
            </w:rPr>
          </w:rPrChange>
        </w:rPr>
        <w:t>‌ها</w:t>
      </w:r>
      <w:r w:rsidR="00FC4FD2" w:rsidRPr="00233D0C">
        <w:rPr>
          <w:rFonts w:ascii="Calibri" w:eastAsia="Times New Roman" w:hAnsi="Calibri" w:cs="B Nazanin" w:hint="cs"/>
          <w:color w:val="222222"/>
          <w:sz w:val="24"/>
          <w:szCs w:val="28"/>
          <w:highlight w:val="yellow"/>
          <w:rtl/>
          <w:lang w:bidi="fa-IR"/>
          <w:rPrChange w:id="1174" w:author="Windows User" w:date="2019-11-09T23:24:00Z">
            <w:rPr>
              <w:rFonts w:ascii="Calibri" w:eastAsia="Times New Roman" w:hAnsi="Calibri" w:cs="B Nazanin" w:hint="cs"/>
              <w:color w:val="222222"/>
              <w:sz w:val="24"/>
              <w:szCs w:val="28"/>
              <w:rtl/>
              <w:lang w:bidi="fa-IR"/>
            </w:rPr>
          </w:rPrChange>
        </w:rPr>
        <w:t>ی بیگانه</w:t>
      </w:r>
      <w:ins w:id="1175" w:author="Windows User" w:date="2019-11-09T22:22:00Z">
        <w:r w:rsidR="00784245" w:rsidRPr="00233D0C">
          <w:rPr>
            <w:rFonts w:ascii="Calibri" w:eastAsia="Times New Roman" w:hAnsi="Calibri" w:cs="B Nazanin" w:hint="cs"/>
            <w:color w:val="222222"/>
            <w:sz w:val="24"/>
            <w:szCs w:val="28"/>
            <w:highlight w:val="yellow"/>
            <w:rtl/>
            <w:lang w:bidi="fa-IR"/>
            <w:rPrChange w:id="1176" w:author="Windows User" w:date="2019-11-09T23:24:00Z">
              <w:rPr>
                <w:rFonts w:ascii="Calibri" w:eastAsia="Times New Roman" w:hAnsi="Calibri" w:cs="B Nazanin" w:hint="cs"/>
                <w:color w:val="222222"/>
                <w:sz w:val="24"/>
                <w:szCs w:val="28"/>
                <w:rtl/>
                <w:lang w:bidi="fa-IR"/>
              </w:rPr>
            </w:rPrChange>
          </w:rPr>
          <w:t>‌</w:t>
        </w:r>
      </w:ins>
      <w:del w:id="1177" w:author="Windows User" w:date="2019-11-09T22:22:00Z">
        <w:r w:rsidR="00FC4FD2" w:rsidRPr="00233D0C" w:rsidDel="00784245">
          <w:rPr>
            <w:rFonts w:ascii="Calibri" w:eastAsia="Times New Roman" w:hAnsi="Calibri" w:cs="B Nazanin" w:hint="cs"/>
            <w:color w:val="222222"/>
            <w:sz w:val="24"/>
            <w:szCs w:val="28"/>
            <w:highlight w:val="yellow"/>
            <w:rtl/>
            <w:lang w:bidi="fa-IR"/>
            <w:rPrChange w:id="1178" w:author="Windows User" w:date="2019-11-09T23:24:00Z">
              <w:rPr>
                <w:rFonts w:ascii="Calibri" w:eastAsia="Times New Roman" w:hAnsi="Calibri" w:cs="B Nazanin" w:hint="cs"/>
                <w:color w:val="222222"/>
                <w:sz w:val="24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C4FD2" w:rsidRPr="00233D0C">
        <w:rPr>
          <w:rFonts w:ascii="Calibri" w:eastAsia="Times New Roman" w:hAnsi="Calibri" w:cs="B Nazanin" w:hint="cs"/>
          <w:color w:val="222222"/>
          <w:sz w:val="24"/>
          <w:szCs w:val="28"/>
          <w:highlight w:val="yellow"/>
          <w:rtl/>
          <w:lang w:bidi="fa-IR"/>
          <w:rPrChange w:id="1179" w:author="Windows User" w:date="2019-11-09T23:24:00Z">
            <w:rPr>
              <w:rFonts w:ascii="Calibri" w:eastAsia="Times New Roman" w:hAnsi="Calibri" w:cs="B Nazanin" w:hint="cs"/>
              <w:color w:val="222222"/>
              <w:sz w:val="24"/>
              <w:szCs w:val="28"/>
              <w:rtl/>
              <w:lang w:bidi="fa-IR"/>
            </w:rPr>
          </w:rPrChange>
        </w:rPr>
        <w:t>هراس مخفی</w:t>
      </w:r>
      <w:ins w:id="1180" w:author="Windows User" w:date="2019-11-09T22:22:00Z">
        <w:r w:rsidR="00784245" w:rsidRPr="00233D0C">
          <w:rPr>
            <w:rFonts w:ascii="Calibri" w:eastAsia="Times New Roman" w:hAnsi="Calibri" w:cs="B Nazanin" w:hint="cs"/>
            <w:color w:val="222222"/>
            <w:sz w:val="24"/>
            <w:szCs w:val="28"/>
            <w:highlight w:val="yellow"/>
            <w:rtl/>
            <w:lang w:bidi="fa-IR"/>
            <w:rPrChange w:id="1181" w:author="Windows User" w:date="2019-11-09T23:24:00Z">
              <w:rPr>
                <w:rFonts w:ascii="Calibri" w:eastAsia="Times New Roman" w:hAnsi="Calibri" w:cs="B Nazanin" w:hint="cs"/>
                <w:color w:val="222222"/>
                <w:sz w:val="24"/>
                <w:szCs w:val="28"/>
                <w:rtl/>
                <w:lang w:bidi="fa-IR"/>
              </w:rPr>
            </w:rPrChange>
          </w:rPr>
          <w:t>،</w:t>
        </w:r>
      </w:ins>
      <w:del w:id="1182" w:author="Windows User" w:date="2019-11-09T22:22:00Z">
        <w:r w:rsidR="00FC4FD2" w:rsidRPr="00233D0C" w:rsidDel="00784245">
          <w:rPr>
            <w:rFonts w:ascii="Calibri" w:eastAsia="Times New Roman" w:hAnsi="Calibri" w:cs="B Nazanin" w:hint="cs"/>
            <w:color w:val="222222"/>
            <w:sz w:val="24"/>
            <w:szCs w:val="28"/>
            <w:highlight w:val="yellow"/>
            <w:rtl/>
            <w:lang w:bidi="fa-IR"/>
            <w:rPrChange w:id="1183" w:author="Windows User" w:date="2019-11-09T23:24:00Z">
              <w:rPr>
                <w:rFonts w:ascii="Calibri" w:eastAsia="Times New Roman" w:hAnsi="Calibri" w:cs="B Nazanin" w:hint="cs"/>
                <w:color w:val="222222"/>
                <w:sz w:val="24"/>
                <w:szCs w:val="28"/>
                <w:rtl/>
                <w:lang w:bidi="fa-IR"/>
              </w:rPr>
            </w:rPrChange>
          </w:rPr>
          <w:delText>؛</w:delText>
        </w:r>
      </w:del>
      <w:r w:rsidR="00FC4FD2" w:rsidRPr="00233D0C">
        <w:rPr>
          <w:rFonts w:ascii="Calibri" w:eastAsia="Times New Roman" w:hAnsi="Calibri" w:cs="B Nazanin" w:hint="cs"/>
          <w:color w:val="222222"/>
          <w:sz w:val="24"/>
          <w:szCs w:val="28"/>
          <w:highlight w:val="yellow"/>
          <w:rtl/>
          <w:lang w:bidi="fa-IR"/>
          <w:rPrChange w:id="1184" w:author="Windows User" w:date="2019-11-09T23:24:00Z">
            <w:rPr>
              <w:rFonts w:ascii="Calibri" w:eastAsia="Times New Roman" w:hAnsi="Calibri" w:cs="B Nazanin" w:hint="cs"/>
              <w:color w:val="222222"/>
              <w:sz w:val="24"/>
              <w:szCs w:val="28"/>
              <w:rtl/>
              <w:lang w:bidi="fa-IR"/>
            </w:rPr>
          </w:rPrChange>
        </w:rPr>
        <w:t xml:space="preserve"> خود انعکاسی از تاریکی</w:t>
      </w:r>
      <w:ins w:id="1185" w:author="Windows User" w:date="2019-11-09T22:22:00Z">
        <w:r w:rsidR="00784245" w:rsidRPr="00233D0C">
          <w:rPr>
            <w:rFonts w:ascii="Calibri" w:eastAsia="Times New Roman" w:hAnsi="Calibri" w:cs="B Nazanin" w:hint="cs"/>
            <w:color w:val="222222"/>
            <w:sz w:val="24"/>
            <w:szCs w:val="28"/>
            <w:highlight w:val="yellow"/>
            <w:rtl/>
            <w:lang w:bidi="fa-IR"/>
            <w:rPrChange w:id="1186" w:author="Windows User" w:date="2019-11-09T23:24:00Z">
              <w:rPr>
                <w:rFonts w:ascii="Calibri" w:eastAsia="Times New Roman" w:hAnsi="Calibri" w:cs="B Nazanin" w:hint="cs"/>
                <w:color w:val="222222"/>
                <w:sz w:val="24"/>
                <w:szCs w:val="28"/>
                <w:rtl/>
                <w:lang w:bidi="fa-IR"/>
              </w:rPr>
            </w:rPrChange>
          </w:rPr>
          <w:t>‌</w:t>
        </w:r>
      </w:ins>
      <w:del w:id="1187" w:author="Windows User" w:date="2019-11-09T22:22:00Z">
        <w:r w:rsidR="00FC4FD2" w:rsidRPr="00233D0C" w:rsidDel="00784245">
          <w:rPr>
            <w:rFonts w:ascii="Calibri" w:eastAsia="Times New Roman" w:hAnsi="Calibri" w:cs="B Nazanin" w:hint="cs"/>
            <w:color w:val="222222"/>
            <w:sz w:val="24"/>
            <w:szCs w:val="28"/>
            <w:highlight w:val="yellow"/>
            <w:rtl/>
            <w:lang w:bidi="fa-IR"/>
            <w:rPrChange w:id="1188" w:author="Windows User" w:date="2019-11-09T23:24:00Z">
              <w:rPr>
                <w:rFonts w:ascii="Calibri" w:eastAsia="Times New Roman" w:hAnsi="Calibri" w:cs="B Nazanin" w:hint="cs"/>
                <w:color w:val="222222"/>
                <w:sz w:val="24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C4FD2" w:rsidRPr="00233D0C">
        <w:rPr>
          <w:rFonts w:ascii="Calibri" w:eastAsia="Times New Roman" w:hAnsi="Calibri" w:cs="B Nazanin" w:hint="cs"/>
          <w:color w:val="222222"/>
          <w:sz w:val="24"/>
          <w:szCs w:val="28"/>
          <w:highlight w:val="yellow"/>
          <w:rtl/>
          <w:lang w:bidi="fa-IR"/>
          <w:rPrChange w:id="1189" w:author="Windows User" w:date="2019-11-09T23:24:00Z">
            <w:rPr>
              <w:rFonts w:ascii="Calibri" w:eastAsia="Times New Roman" w:hAnsi="Calibri" w:cs="B Nazanin" w:hint="cs"/>
              <w:color w:val="222222"/>
              <w:sz w:val="24"/>
              <w:szCs w:val="28"/>
              <w:rtl/>
              <w:lang w:bidi="fa-IR"/>
            </w:rPr>
          </w:rPrChange>
        </w:rPr>
        <w:t>ای</w:t>
      </w:r>
      <w:r w:rsidR="00FC4FD2" w:rsidRPr="00233D0C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  <w:rPrChange w:id="1190" w:author="Windows User" w:date="2019-11-09T23:23:00Z">
            <w:rPr>
              <w:rFonts w:ascii="Calibri" w:eastAsia="Times New Roman" w:hAnsi="Calibri" w:cs="B Nazanin" w:hint="cs"/>
              <w:color w:val="222222"/>
              <w:sz w:val="24"/>
              <w:szCs w:val="28"/>
              <w:rtl/>
              <w:lang w:bidi="fa-IR"/>
            </w:rPr>
          </w:rPrChange>
        </w:rPr>
        <w:t xml:space="preserve"> بزرگتر</w:t>
      </w:r>
      <w:del w:id="1191" w:author="Windows User" w:date="2019-11-09T22:22:00Z">
        <w:r w:rsidR="00FC4FD2" w:rsidRPr="00233D0C" w:rsidDel="00784245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  <w:rPrChange w:id="1192" w:author="Windows User" w:date="2019-11-09T23:23:00Z">
              <w:rPr>
                <w:rFonts w:ascii="Calibri" w:eastAsia="Times New Roman" w:hAnsi="Calibri" w:cs="B Nazanin" w:hint="cs"/>
                <w:color w:val="222222"/>
                <w:sz w:val="24"/>
                <w:szCs w:val="28"/>
                <w:rtl/>
                <w:lang w:bidi="fa-IR"/>
              </w:rPr>
            </w:rPrChange>
          </w:rPr>
          <w:delText>؛</w:delText>
        </w:r>
      </w:del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به </w:t>
      </w:r>
      <w:r w:rsidR="00FC4FD2" w:rsidRPr="00F10723">
        <w:rPr>
          <w:rFonts w:ascii="Calibri" w:eastAsia="Times New Roman" w:hAnsi="Calibri" w:cs="B Nazanin" w:hint="cs"/>
          <w:color w:val="222222"/>
          <w:sz w:val="24"/>
          <w:szCs w:val="28"/>
          <w:highlight w:val="yellow"/>
          <w:rtl/>
          <w:lang w:bidi="fa-IR"/>
          <w:rPrChange w:id="1193" w:author="Windows User" w:date="2019-11-09T23:21:00Z">
            <w:rPr>
              <w:rFonts w:ascii="Calibri" w:eastAsia="Times New Roman" w:hAnsi="Calibri" w:cs="B Nazanin" w:hint="cs"/>
              <w:color w:val="222222"/>
              <w:sz w:val="24"/>
              <w:szCs w:val="28"/>
              <w:rtl/>
              <w:lang w:bidi="fa-IR"/>
            </w:rPr>
          </w:rPrChange>
        </w:rPr>
        <w:t>مقیاس ثلث خرد</w:t>
      </w:r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و رویکرد فرهنگ جمعی، در</w:t>
      </w:r>
      <w:r w:rsidR="00DA1F8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قرن بیست</w:t>
      </w:r>
      <w:ins w:id="1194" w:author="Windows User" w:date="2019-11-09T22:22:00Z">
        <w:r w:rsidR="00784245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1195" w:author="Windows User" w:date="2019-11-09T22:22:00Z">
        <w:r w:rsidR="00DA1F87" w:rsidRPr="00CE77C5" w:rsidDel="00784245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DA1F8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و</w:t>
      </w:r>
      <w:ins w:id="1196" w:author="Windows User" w:date="2019-11-09T22:22:00Z">
        <w:r w:rsidR="00784245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t>‌</w:t>
        </w:r>
      </w:ins>
      <w:del w:id="1197" w:author="Windows User" w:date="2019-11-09T22:22:00Z">
        <w:r w:rsidR="00DA1F87" w:rsidRPr="00CE77C5" w:rsidDel="00784245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 xml:space="preserve"> </w:delText>
        </w:r>
      </w:del>
      <w:r w:rsidR="00DA1F8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یکم</w:t>
      </w:r>
      <w:bookmarkStart w:id="1198" w:name="_GoBack"/>
      <w:bookmarkEnd w:id="1198"/>
      <w:del w:id="1199" w:author="Windows User" w:date="2019-11-09T23:24:00Z">
        <w:r w:rsidR="00DA1F87" w:rsidRPr="00CE77C5" w:rsidDel="00233D0C">
          <w:rPr>
            <w:rFonts w:ascii="Calibri" w:eastAsia="Times New Roman" w:hAnsi="Calibri" w:cs="B Nazanin" w:hint="cs"/>
            <w:color w:val="222222"/>
            <w:sz w:val="24"/>
            <w:szCs w:val="28"/>
            <w:rtl/>
            <w:lang w:bidi="fa-IR"/>
          </w:rPr>
          <w:delText>،</w:delText>
        </w:r>
      </w:del>
      <w:r w:rsidR="007462B1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</w:t>
      </w:r>
      <w:r w:rsidR="00DA1F87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>در یک کشور اروپایی</w:t>
      </w:r>
      <w:r w:rsidR="00FC4FD2" w:rsidRPr="00CE77C5">
        <w:rPr>
          <w:rFonts w:ascii="Calibri" w:eastAsia="Times New Roman" w:hAnsi="Calibri" w:cs="B Nazanin" w:hint="cs"/>
          <w:color w:val="222222"/>
          <w:sz w:val="24"/>
          <w:szCs w:val="28"/>
          <w:rtl/>
          <w:lang w:bidi="fa-IR"/>
        </w:rPr>
        <w:t xml:space="preserve"> است.</w:t>
      </w:r>
    </w:p>
    <w:p w:rsidR="00185634" w:rsidRPr="00CE77C5" w:rsidRDefault="001717B7">
      <w:pPr>
        <w:pStyle w:val="ListParagraph"/>
        <w:shd w:val="clear" w:color="auto" w:fill="FFFFFF"/>
        <w:bidi/>
        <w:spacing w:after="0" w:line="240" w:lineRule="auto"/>
        <w:ind w:left="0"/>
        <w:contextualSpacing w:val="0"/>
        <w:rPr>
          <w:rFonts w:ascii="Calibri" w:eastAsia="Times New Roman" w:hAnsi="Calibri" w:cs="B Nazanin"/>
          <w:b/>
          <w:bCs/>
          <w:color w:val="222222"/>
          <w:sz w:val="24"/>
          <w:szCs w:val="32"/>
          <w:rtl/>
          <w:lang w:bidi="fa-IR"/>
        </w:rPr>
        <w:pPrChange w:id="1200" w:author="Windows User" w:date="2019-11-09T13:28:00Z">
          <w:pPr>
            <w:pStyle w:val="ListParagraph"/>
            <w:shd w:val="clear" w:color="auto" w:fill="FFFFFF"/>
            <w:bidi/>
            <w:spacing w:after="0" w:line="240" w:lineRule="auto"/>
            <w:ind w:left="0"/>
            <w:contextualSpacing w:val="0"/>
            <w:jc w:val="center"/>
          </w:pPr>
        </w:pPrChange>
      </w:pPr>
      <w:r w:rsidRPr="00CE77C5">
        <w:rPr>
          <w:rFonts w:ascii="Calibri" w:eastAsia="Times New Roman" w:hAnsi="Calibri" w:cs="B Nazanin" w:hint="cs"/>
          <w:b/>
          <w:bCs/>
          <w:color w:val="222222"/>
          <w:sz w:val="24"/>
          <w:szCs w:val="32"/>
          <w:rtl/>
          <w:lang w:bidi="fa-IR"/>
        </w:rPr>
        <w:t>منابع</w:t>
      </w:r>
    </w:p>
    <w:p w:rsidR="001717B7" w:rsidRPr="00CE77C5" w:rsidRDefault="001717B7" w:rsidP="00CE77C5">
      <w:pPr>
        <w:spacing w:after="0" w:line="240" w:lineRule="auto"/>
        <w:jc w:val="both"/>
        <w:rPr>
          <w:rStyle w:val="Hyperlink"/>
          <w:rFonts w:ascii="Calibri" w:hAnsi="Calibri"/>
          <w:color w:val="auto"/>
          <w:sz w:val="24"/>
          <w:u w:val="none"/>
          <w:lang w:val="it-IT"/>
        </w:rPr>
      </w:pPr>
      <w:r w:rsidRPr="00CE77C5">
        <w:rPr>
          <w:rStyle w:val="Hyperlink"/>
          <w:rFonts w:ascii="Calibri" w:hAnsi="Calibri"/>
          <w:color w:val="auto"/>
          <w:sz w:val="24"/>
          <w:u w:val="none"/>
          <w:lang w:val="it-IT"/>
        </w:rPr>
        <w:t>Decreto-Legge Immigrazione e Sicurezza Pubblica 2019.</w:t>
      </w:r>
    </w:p>
    <w:p w:rsidR="001717B7" w:rsidRPr="00CE77C5" w:rsidRDefault="001717B7" w:rsidP="00CE77C5">
      <w:pPr>
        <w:spacing w:after="0" w:line="240" w:lineRule="auto"/>
        <w:jc w:val="both"/>
        <w:rPr>
          <w:rStyle w:val="Hyperlink"/>
          <w:rFonts w:ascii="Calibri" w:hAnsi="Calibri"/>
          <w:color w:val="auto"/>
          <w:sz w:val="24"/>
          <w:u w:val="none"/>
          <w:rtl/>
        </w:rPr>
      </w:pPr>
      <w:r w:rsidRPr="00CE77C5">
        <w:rPr>
          <w:rStyle w:val="Hyperlink"/>
          <w:rFonts w:ascii="Calibri" w:hAnsi="Calibri"/>
          <w:color w:val="auto"/>
          <w:sz w:val="24"/>
          <w:u w:val="none"/>
          <w:lang w:val="it-IT"/>
        </w:rPr>
        <w:t>“Manovra Economica 2019”, in Legge di Bilancio 2019</w:t>
      </w:r>
      <w:r w:rsidR="00CE379E" w:rsidRPr="00CE77C5">
        <w:rPr>
          <w:rStyle w:val="Hyperlink"/>
          <w:rFonts w:ascii="Calibri" w:hAnsi="Calibri" w:hint="cs"/>
          <w:color w:val="auto"/>
          <w:sz w:val="24"/>
          <w:u w:val="none"/>
          <w:rtl/>
        </w:rPr>
        <w:t>.</w:t>
      </w:r>
    </w:p>
    <w:p w:rsidR="001717B7" w:rsidRPr="00CE77C5" w:rsidRDefault="001717B7" w:rsidP="00CE77C5">
      <w:pPr>
        <w:spacing w:after="0" w:line="240" w:lineRule="auto"/>
        <w:jc w:val="both"/>
        <w:rPr>
          <w:rFonts w:ascii="Calibri" w:hAnsi="Calibri" w:cs="B Nazanin"/>
          <w:i/>
          <w:iCs/>
          <w:sz w:val="24"/>
          <w:szCs w:val="24"/>
          <w:lang w:val="it-IT"/>
        </w:rPr>
      </w:pPr>
      <w:r w:rsidRPr="00CE77C5">
        <w:rPr>
          <w:rFonts w:ascii="Calibri" w:hAnsi="Calibri" w:cs="B Nazanin"/>
          <w:i/>
          <w:iCs/>
          <w:sz w:val="24"/>
          <w:szCs w:val="24"/>
          <w:lang w:val="it-IT"/>
        </w:rPr>
        <w:t>Carola Rackete, in www.euronews.com</w:t>
      </w:r>
    </w:p>
    <w:p w:rsidR="001717B7" w:rsidRPr="00CE77C5" w:rsidRDefault="007C4CAA" w:rsidP="00CE77C5">
      <w:pPr>
        <w:spacing w:after="0" w:line="240" w:lineRule="auto"/>
        <w:jc w:val="both"/>
        <w:rPr>
          <w:rFonts w:ascii="Calibri" w:hAnsi="Calibri" w:cs="B Nazanin"/>
          <w:i/>
          <w:iCs/>
          <w:sz w:val="24"/>
          <w:szCs w:val="24"/>
          <w:lang w:val="it-IT"/>
        </w:rPr>
      </w:pPr>
      <w:hyperlink r:id="rId9" w:history="1">
        <w:r w:rsidR="001717B7" w:rsidRPr="00CE77C5">
          <w:rPr>
            <w:rStyle w:val="Hyperlink"/>
            <w:rFonts w:ascii="Calibri" w:hAnsi="Calibri" w:cs="B Nazanin"/>
            <w:i/>
            <w:iCs/>
            <w:color w:val="auto"/>
            <w:sz w:val="24"/>
            <w:szCs w:val="24"/>
            <w:u w:val="none"/>
            <w:lang w:val="it-IT"/>
          </w:rPr>
          <w:t>https://www.avvenire.it/c/attualita/Documents/ONUdirittiViolati.pdf</w:t>
        </w:r>
      </w:hyperlink>
    </w:p>
    <w:p w:rsidR="001717B7" w:rsidRPr="00CE77C5" w:rsidRDefault="001717B7" w:rsidP="00CE77C5">
      <w:pPr>
        <w:spacing w:after="0" w:line="240" w:lineRule="auto"/>
        <w:jc w:val="both"/>
        <w:rPr>
          <w:rFonts w:ascii="Calibri" w:hAnsi="Calibri" w:cs="B Nazanin"/>
          <w:i/>
          <w:iCs/>
          <w:sz w:val="24"/>
          <w:szCs w:val="24"/>
          <w:lang w:val="it-IT"/>
        </w:rPr>
      </w:pPr>
      <w:r w:rsidRPr="00CE77C5">
        <w:rPr>
          <w:rFonts w:ascii="Calibri" w:hAnsi="Calibri" w:cs="B Nazanin"/>
          <w:i/>
          <w:iCs/>
          <w:sz w:val="24"/>
          <w:szCs w:val="24"/>
          <w:lang w:val="it-IT"/>
        </w:rPr>
        <w:t>Tav, in www.repubblica.it</w:t>
      </w:r>
    </w:p>
    <w:p w:rsidR="001717B7" w:rsidRPr="00CE77C5" w:rsidRDefault="001717B7" w:rsidP="00CE77C5">
      <w:pPr>
        <w:spacing w:after="0" w:line="240" w:lineRule="auto"/>
        <w:jc w:val="both"/>
        <w:rPr>
          <w:rFonts w:ascii="Calibri" w:hAnsi="Calibri" w:cs="B Nazanin"/>
          <w:i/>
          <w:iCs/>
          <w:sz w:val="24"/>
          <w:szCs w:val="24"/>
          <w:lang w:val="it-IT"/>
        </w:rPr>
      </w:pPr>
      <w:r w:rsidRPr="00CE77C5">
        <w:rPr>
          <w:rFonts w:ascii="Calibri" w:hAnsi="Calibri" w:cs="B Nazanin"/>
          <w:i/>
          <w:iCs/>
          <w:sz w:val="24"/>
          <w:szCs w:val="24"/>
          <w:lang w:val="it-IT"/>
        </w:rPr>
        <w:t>www.agi.it</w:t>
      </w:r>
    </w:p>
    <w:p w:rsidR="001717B7" w:rsidRPr="00CE77C5" w:rsidRDefault="001717B7" w:rsidP="00CE77C5">
      <w:pPr>
        <w:spacing w:after="0" w:line="240" w:lineRule="auto"/>
        <w:jc w:val="both"/>
        <w:rPr>
          <w:rFonts w:ascii="Calibri" w:hAnsi="Calibri" w:cs="B Nazanin"/>
          <w:i/>
          <w:iCs/>
          <w:sz w:val="24"/>
          <w:szCs w:val="24"/>
          <w:lang w:val="it-IT"/>
        </w:rPr>
      </w:pPr>
      <w:r w:rsidRPr="00CE77C5">
        <w:rPr>
          <w:rFonts w:ascii="Calibri" w:hAnsi="Calibri" w:cs="B Nazanin"/>
          <w:i/>
          <w:iCs/>
          <w:sz w:val="24"/>
          <w:szCs w:val="24"/>
          <w:lang w:val="it-IT"/>
        </w:rPr>
        <w:t>www.ansa.it</w:t>
      </w:r>
    </w:p>
    <w:p w:rsidR="001717B7" w:rsidRPr="00CE77C5" w:rsidRDefault="001717B7" w:rsidP="00CE77C5">
      <w:pPr>
        <w:spacing w:after="0" w:line="240" w:lineRule="auto"/>
        <w:jc w:val="both"/>
        <w:rPr>
          <w:rFonts w:ascii="Calibri" w:hAnsi="Calibri" w:cs="B Nazanin"/>
          <w:i/>
          <w:iCs/>
          <w:sz w:val="24"/>
          <w:szCs w:val="24"/>
          <w:lang w:val="it-IT"/>
        </w:rPr>
      </w:pPr>
      <w:r w:rsidRPr="00CE77C5">
        <w:rPr>
          <w:rFonts w:ascii="Calibri" w:hAnsi="Calibri" w:cs="B Nazanin"/>
          <w:i/>
          <w:iCs/>
          <w:sz w:val="24"/>
          <w:szCs w:val="24"/>
          <w:lang w:val="it-IT"/>
        </w:rPr>
        <w:t>www.camera.it</w:t>
      </w:r>
    </w:p>
    <w:p w:rsidR="001717B7" w:rsidRPr="00CE77C5" w:rsidRDefault="001717B7" w:rsidP="00CE77C5">
      <w:pPr>
        <w:spacing w:after="0" w:line="240" w:lineRule="auto"/>
        <w:jc w:val="both"/>
        <w:rPr>
          <w:rFonts w:ascii="Calibri" w:hAnsi="Calibri" w:cs="B Nazanin"/>
          <w:i/>
          <w:iCs/>
          <w:sz w:val="24"/>
          <w:szCs w:val="24"/>
          <w:lang w:val="it-IT"/>
        </w:rPr>
      </w:pPr>
      <w:r w:rsidRPr="00CE77C5">
        <w:rPr>
          <w:rFonts w:ascii="Calibri" w:hAnsi="Calibri" w:cs="B Nazanin"/>
          <w:i/>
          <w:iCs/>
          <w:sz w:val="24"/>
          <w:szCs w:val="24"/>
          <w:lang w:val="it-IT"/>
        </w:rPr>
        <w:t>www.ilcorriere.it</w:t>
      </w:r>
    </w:p>
    <w:p w:rsidR="001717B7" w:rsidRPr="00CE77C5" w:rsidRDefault="001717B7" w:rsidP="00CE77C5">
      <w:pPr>
        <w:spacing w:after="0" w:line="240" w:lineRule="auto"/>
        <w:jc w:val="both"/>
        <w:rPr>
          <w:rFonts w:ascii="Calibri" w:hAnsi="Calibri" w:cs="B Nazanin"/>
          <w:i/>
          <w:iCs/>
          <w:sz w:val="24"/>
          <w:szCs w:val="24"/>
          <w:lang w:val="it-IT"/>
        </w:rPr>
      </w:pPr>
      <w:r w:rsidRPr="00CE77C5">
        <w:rPr>
          <w:rFonts w:ascii="Calibri" w:hAnsi="Calibri" w:cs="B Nazanin"/>
          <w:i/>
          <w:iCs/>
          <w:sz w:val="24"/>
          <w:szCs w:val="24"/>
          <w:lang w:val="it-IT"/>
        </w:rPr>
        <w:t>www.ilsole24ore.it</w:t>
      </w:r>
    </w:p>
    <w:p w:rsidR="001717B7" w:rsidRPr="00CE77C5" w:rsidRDefault="001717B7" w:rsidP="00CE77C5">
      <w:pPr>
        <w:spacing w:after="0" w:line="240" w:lineRule="auto"/>
        <w:jc w:val="both"/>
        <w:rPr>
          <w:rFonts w:ascii="Calibri" w:hAnsi="Calibri" w:cs="B Nazanin"/>
          <w:i/>
          <w:iCs/>
          <w:sz w:val="24"/>
          <w:szCs w:val="24"/>
          <w:lang w:val="it-IT"/>
        </w:rPr>
      </w:pPr>
      <w:r w:rsidRPr="00CE77C5">
        <w:rPr>
          <w:rFonts w:ascii="Calibri" w:hAnsi="Calibri" w:cs="B Nazanin"/>
          <w:i/>
          <w:iCs/>
          <w:sz w:val="24"/>
          <w:szCs w:val="24"/>
          <w:lang w:val="it-IT"/>
        </w:rPr>
        <w:t>www.istat.it</w:t>
      </w:r>
    </w:p>
    <w:p w:rsidR="001717B7" w:rsidRPr="00CE77C5" w:rsidRDefault="001717B7" w:rsidP="00CE77C5">
      <w:pPr>
        <w:spacing w:after="0" w:line="240" w:lineRule="auto"/>
        <w:jc w:val="both"/>
        <w:rPr>
          <w:rFonts w:ascii="Calibri" w:hAnsi="Calibri" w:cs="B Nazanin"/>
          <w:i/>
          <w:iCs/>
          <w:sz w:val="24"/>
          <w:szCs w:val="24"/>
          <w:lang w:val="it-IT"/>
        </w:rPr>
      </w:pPr>
      <w:r w:rsidRPr="00CE77C5">
        <w:rPr>
          <w:rFonts w:ascii="Calibri" w:hAnsi="Calibri" w:cs="B Nazanin"/>
          <w:i/>
          <w:iCs/>
          <w:sz w:val="24"/>
          <w:szCs w:val="24"/>
          <w:lang w:val="it-IT"/>
        </w:rPr>
        <w:t>www. repubblica.it</w:t>
      </w:r>
    </w:p>
    <w:p w:rsidR="00D72BE7" w:rsidRDefault="00185634" w:rsidP="00C56D47">
      <w:pPr>
        <w:shd w:val="clear" w:color="auto" w:fill="FFFFFF"/>
        <w:bidi/>
        <w:spacing w:after="0" w:line="240" w:lineRule="auto"/>
        <w:jc w:val="both"/>
        <w:rPr>
          <w:rFonts w:ascii="Calibri" w:eastAsia="Times New Roman" w:hAnsi="Calibri" w:cs="B Nazanin"/>
          <w:color w:val="222222"/>
          <w:sz w:val="24"/>
          <w:szCs w:val="28"/>
          <w:rtl/>
          <w:lang w:val="it-IT" w:bidi="fa-IR"/>
        </w:rPr>
      </w:pPr>
      <w:r w:rsidRPr="00CE77C5">
        <w:rPr>
          <w:rFonts w:ascii="Calibri" w:eastAsia="Times New Roman" w:hAnsi="Calibri" w:cs="B Nazanin"/>
          <w:color w:val="222222"/>
          <w:sz w:val="24"/>
          <w:szCs w:val="28"/>
          <w:lang w:val="it-IT" w:bidi="fa-IR"/>
        </w:rPr>
        <w:t> </w:t>
      </w:r>
    </w:p>
    <w:p w:rsidR="00F17DA6" w:rsidRPr="00F17DA6" w:rsidRDefault="00F17DA6" w:rsidP="00F17DA6">
      <w:pPr>
        <w:shd w:val="clear" w:color="auto" w:fill="FFFFFF"/>
        <w:bidi/>
        <w:spacing w:after="0" w:line="240" w:lineRule="auto"/>
        <w:jc w:val="both"/>
        <w:rPr>
          <w:rFonts w:ascii="Calibri" w:eastAsia="Times New Roman" w:hAnsi="Calibri" w:cs="B Zar"/>
          <w:b/>
          <w:bCs/>
          <w:color w:val="222222"/>
          <w:sz w:val="26"/>
          <w:szCs w:val="26"/>
          <w:lang w:val="it-IT" w:bidi="fa-IR"/>
        </w:rPr>
      </w:pPr>
      <w:r w:rsidRPr="00F17DA6">
        <w:rPr>
          <w:rFonts w:ascii="Calibri" w:eastAsia="Times New Roman" w:hAnsi="Calibri" w:cs="B Zar" w:hint="cs"/>
          <w:b/>
          <w:bCs/>
          <w:color w:val="222222"/>
          <w:sz w:val="26"/>
          <w:szCs w:val="26"/>
          <w:rtl/>
          <w:lang w:val="it-IT" w:bidi="fa-IR"/>
        </w:rPr>
        <w:t>رایزنی فرهنگی ج.ا.ایران در ایتالیا</w:t>
      </w:r>
    </w:p>
    <w:sectPr w:rsidR="00F17DA6" w:rsidRPr="00F17DA6" w:rsidSect="007462B1">
      <w:footnotePr>
        <w:numRestart w:val="eachPage"/>
      </w:footnotePr>
      <w:pgSz w:w="11907" w:h="16839" w:code="9"/>
      <w:pgMar w:top="1021" w:right="964" w:bottom="1021" w:left="964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4CAA" w:rsidRDefault="007C4CAA" w:rsidP="00D628A3">
      <w:pPr>
        <w:spacing w:after="0" w:line="240" w:lineRule="auto"/>
      </w:pPr>
      <w:r>
        <w:separator/>
      </w:r>
    </w:p>
  </w:endnote>
  <w:endnote w:type="continuationSeparator" w:id="0">
    <w:p w:rsidR="007C4CAA" w:rsidRDefault="007C4CAA" w:rsidP="00D62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4CAA" w:rsidRDefault="007C4CAA" w:rsidP="00D628A3">
      <w:pPr>
        <w:spacing w:after="0" w:line="240" w:lineRule="auto"/>
      </w:pPr>
      <w:r>
        <w:separator/>
      </w:r>
    </w:p>
  </w:footnote>
  <w:footnote w:type="continuationSeparator" w:id="0">
    <w:p w:rsidR="007C4CAA" w:rsidRDefault="007C4CAA" w:rsidP="00D628A3">
      <w:pPr>
        <w:spacing w:after="0" w:line="240" w:lineRule="auto"/>
      </w:pPr>
      <w:r>
        <w:continuationSeparator/>
      </w:r>
    </w:p>
  </w:footnote>
  <w:footnote w:id="1">
    <w:p w:rsidR="0016737D" w:rsidRPr="007462B1" w:rsidRDefault="0016737D" w:rsidP="001717B7">
      <w:pPr>
        <w:pStyle w:val="FootnoteText"/>
        <w:contextualSpacing/>
        <w:jc w:val="both"/>
        <w:rPr>
          <w:rFonts w:asciiTheme="minorBidi" w:hAnsiTheme="minorBidi"/>
          <w:lang w:bidi="fa-IR"/>
        </w:rPr>
      </w:pPr>
      <w:r w:rsidRPr="00C30B30">
        <w:rPr>
          <w:rStyle w:val="FootnoteReference"/>
          <w:rFonts w:asciiTheme="minorBidi" w:hAnsiTheme="minorBidi"/>
          <w:vertAlign w:val="baseline"/>
        </w:rPr>
        <w:footnoteRef/>
      </w:r>
      <w:ins w:id="201" w:author="Windows User" w:date="2019-11-09T13:36:00Z">
        <w:r w:rsidR="00C30B30">
          <w:rPr>
            <w:rFonts w:asciiTheme="minorBidi" w:hAnsiTheme="minorBidi" w:hint="cs"/>
            <w:rtl/>
          </w:rPr>
          <w:t>.</w:t>
        </w:r>
      </w:ins>
      <w:r w:rsidRPr="001717B7">
        <w:rPr>
          <w:rFonts w:asciiTheme="minorBidi" w:hAnsiTheme="minorBidi"/>
        </w:rPr>
        <w:t xml:space="preserve"> </w:t>
      </w:r>
      <w:r w:rsidRPr="007462B1">
        <w:rPr>
          <w:rFonts w:asciiTheme="minorBidi" w:hAnsiTheme="minorBidi"/>
          <w:lang w:bidi="fa-IR"/>
        </w:rPr>
        <w:t>See: www.istat.it</w:t>
      </w:r>
    </w:p>
  </w:footnote>
  <w:footnote w:id="2">
    <w:p w:rsidR="00D628A3" w:rsidRPr="007462B1" w:rsidRDefault="00D628A3" w:rsidP="001717B7">
      <w:pPr>
        <w:pStyle w:val="FootnoteText"/>
        <w:contextualSpacing/>
        <w:jc w:val="both"/>
        <w:rPr>
          <w:rFonts w:asciiTheme="minorBidi" w:hAnsiTheme="minorBidi"/>
        </w:rPr>
      </w:pPr>
      <w:r w:rsidRPr="0094451C">
        <w:rPr>
          <w:rStyle w:val="FootnoteReference"/>
          <w:rFonts w:asciiTheme="minorBidi" w:hAnsiTheme="minorBidi"/>
          <w:vertAlign w:val="baseline"/>
        </w:rPr>
        <w:footnoteRef/>
      </w:r>
      <w:ins w:id="241" w:author="Windows User" w:date="2019-11-09T13:36:00Z">
        <w:r w:rsidR="00C30B30">
          <w:rPr>
            <w:rFonts w:asciiTheme="minorBidi" w:hAnsiTheme="minorBidi" w:hint="cs"/>
            <w:rtl/>
          </w:rPr>
          <w:t>.</w:t>
        </w:r>
      </w:ins>
      <w:r w:rsidRPr="00C30B30">
        <w:rPr>
          <w:rFonts w:asciiTheme="minorBidi" w:hAnsiTheme="minorBidi"/>
        </w:rPr>
        <w:t xml:space="preserve"> </w:t>
      </w:r>
      <w:r w:rsidRPr="007462B1">
        <w:rPr>
          <w:rFonts w:asciiTheme="minorBidi" w:hAnsiTheme="minorBidi"/>
        </w:rPr>
        <w:t>See: www.larepubblica.it</w:t>
      </w:r>
    </w:p>
  </w:footnote>
  <w:footnote w:id="3">
    <w:p w:rsidR="00D628A3" w:rsidRPr="001717B7" w:rsidRDefault="00D628A3" w:rsidP="001717B7">
      <w:pPr>
        <w:pStyle w:val="FootnoteText"/>
        <w:contextualSpacing/>
        <w:jc w:val="both"/>
        <w:rPr>
          <w:rFonts w:asciiTheme="minorBidi" w:hAnsiTheme="minorBidi"/>
          <w:lang w:val="it-IT" w:bidi="fa-IR"/>
        </w:rPr>
      </w:pPr>
      <w:r w:rsidRPr="0094451C">
        <w:rPr>
          <w:rStyle w:val="FootnoteReference"/>
          <w:rFonts w:asciiTheme="minorBidi" w:hAnsiTheme="minorBidi"/>
          <w:vertAlign w:val="baseline"/>
        </w:rPr>
        <w:footnoteRef/>
      </w:r>
      <w:ins w:id="245" w:author="Windows User" w:date="2019-11-09T13:36:00Z">
        <w:r w:rsidR="00C30B30">
          <w:rPr>
            <w:rFonts w:asciiTheme="minorBidi" w:hAnsiTheme="minorBidi" w:hint="cs"/>
            <w:rtl/>
            <w:lang w:val="it-IT"/>
          </w:rPr>
          <w:t>.</w:t>
        </w:r>
      </w:ins>
      <w:r w:rsidRPr="001717B7">
        <w:rPr>
          <w:rFonts w:asciiTheme="minorBidi" w:hAnsiTheme="minorBidi"/>
          <w:lang w:val="it-IT"/>
        </w:rPr>
        <w:t xml:space="preserve"> </w:t>
      </w:r>
      <w:r w:rsidRPr="001717B7">
        <w:rPr>
          <w:rFonts w:asciiTheme="minorBidi" w:hAnsiTheme="minorBidi"/>
          <w:lang w:val="it-IT" w:bidi="fa-IR"/>
        </w:rPr>
        <w:t>Xenophobia</w:t>
      </w:r>
    </w:p>
  </w:footnote>
  <w:footnote w:id="4">
    <w:p w:rsidR="00D628A3" w:rsidRPr="001717B7" w:rsidRDefault="00D628A3" w:rsidP="001717B7">
      <w:pPr>
        <w:pStyle w:val="FootnoteText"/>
        <w:contextualSpacing/>
        <w:jc w:val="both"/>
        <w:rPr>
          <w:rFonts w:asciiTheme="minorBidi" w:hAnsiTheme="minorBidi"/>
          <w:lang w:val="it-IT"/>
        </w:rPr>
      </w:pPr>
      <w:r w:rsidRPr="0094451C">
        <w:rPr>
          <w:rStyle w:val="FootnoteReference"/>
          <w:rFonts w:asciiTheme="minorBidi" w:hAnsiTheme="minorBidi"/>
          <w:vertAlign w:val="baseline"/>
        </w:rPr>
        <w:footnoteRef/>
      </w:r>
      <w:ins w:id="252" w:author="Windows User" w:date="2019-11-09T13:37:00Z">
        <w:r w:rsidR="00C30B30">
          <w:rPr>
            <w:rFonts w:asciiTheme="minorBidi" w:hAnsiTheme="minorBidi" w:hint="cs"/>
            <w:rtl/>
            <w:lang w:val="it-IT"/>
          </w:rPr>
          <w:t>.</w:t>
        </w:r>
      </w:ins>
      <w:r w:rsidRPr="001717B7">
        <w:rPr>
          <w:rFonts w:asciiTheme="minorBidi" w:hAnsiTheme="minorBidi"/>
          <w:lang w:val="it-IT"/>
        </w:rPr>
        <w:t xml:space="preserve"> </w:t>
      </w:r>
      <w:r w:rsidRPr="001717B7">
        <w:rPr>
          <w:rFonts w:asciiTheme="minorBidi" w:hAnsiTheme="minorBidi"/>
          <w:lang w:val="it-IT" w:bidi="fa-IR"/>
        </w:rPr>
        <w:t xml:space="preserve">See: </w:t>
      </w:r>
      <w:r w:rsidRPr="001717B7">
        <w:rPr>
          <w:rFonts w:asciiTheme="minorBidi" w:hAnsiTheme="minorBidi"/>
          <w:i/>
          <w:iCs/>
          <w:lang w:val="it-IT" w:bidi="fa-IR"/>
        </w:rPr>
        <w:t>Decreto-Legge Immigrazione e Sicurezza Pubblica 2019.</w:t>
      </w:r>
    </w:p>
  </w:footnote>
  <w:footnote w:id="5">
    <w:p w:rsidR="00D628A3" w:rsidRPr="001717B7" w:rsidRDefault="00D628A3" w:rsidP="001717B7">
      <w:pPr>
        <w:pStyle w:val="FootnoteText"/>
        <w:contextualSpacing/>
        <w:jc w:val="both"/>
        <w:rPr>
          <w:rFonts w:asciiTheme="minorBidi" w:hAnsiTheme="minorBidi"/>
        </w:rPr>
      </w:pPr>
      <w:r w:rsidRPr="0094451C">
        <w:rPr>
          <w:rStyle w:val="FootnoteReference"/>
          <w:rFonts w:asciiTheme="minorBidi" w:hAnsiTheme="minorBidi"/>
          <w:vertAlign w:val="baseline"/>
        </w:rPr>
        <w:footnoteRef/>
      </w:r>
      <w:ins w:id="259" w:author="Windows User" w:date="2019-11-09T13:37:00Z">
        <w:r w:rsidR="00C30B30">
          <w:rPr>
            <w:rFonts w:asciiTheme="minorBidi" w:hAnsiTheme="minorBidi" w:hint="cs"/>
            <w:rtl/>
          </w:rPr>
          <w:t>.</w:t>
        </w:r>
      </w:ins>
      <w:r w:rsidRPr="00C30B30">
        <w:rPr>
          <w:rFonts w:asciiTheme="minorBidi" w:hAnsiTheme="minorBidi"/>
        </w:rPr>
        <w:t xml:space="preserve"> </w:t>
      </w:r>
      <w:r w:rsidRPr="001717B7">
        <w:rPr>
          <w:rFonts w:asciiTheme="minorBidi" w:hAnsiTheme="minorBidi"/>
        </w:rPr>
        <w:t>See: www.ilcorriere.it</w:t>
      </w:r>
    </w:p>
  </w:footnote>
  <w:footnote w:id="6">
    <w:p w:rsidR="00D628A3" w:rsidRPr="001717B7" w:rsidRDefault="00D628A3" w:rsidP="001717B7">
      <w:pPr>
        <w:pStyle w:val="FootnoteText"/>
        <w:contextualSpacing/>
        <w:jc w:val="both"/>
        <w:rPr>
          <w:rFonts w:asciiTheme="minorBidi" w:hAnsiTheme="minorBidi"/>
        </w:rPr>
      </w:pPr>
      <w:r w:rsidRPr="0094451C">
        <w:rPr>
          <w:rStyle w:val="FootnoteReference"/>
          <w:rFonts w:asciiTheme="minorBidi" w:hAnsiTheme="minorBidi"/>
          <w:vertAlign w:val="baseline"/>
        </w:rPr>
        <w:footnoteRef/>
      </w:r>
      <w:ins w:id="269" w:author="Windows User" w:date="2019-11-09T13:37:00Z">
        <w:r w:rsidR="00C30B30">
          <w:rPr>
            <w:rFonts w:asciiTheme="minorBidi" w:hAnsiTheme="minorBidi" w:hint="cs"/>
            <w:rtl/>
            <w:lang w:bidi="fa-IR"/>
          </w:rPr>
          <w:t>.</w:t>
        </w:r>
      </w:ins>
      <w:r w:rsidRPr="00C30B30">
        <w:rPr>
          <w:rFonts w:asciiTheme="minorBidi" w:hAnsiTheme="minorBidi"/>
          <w:lang w:bidi="fa-IR"/>
          <w:rPrChange w:id="270" w:author="Windows User" w:date="2019-11-09T13:37:00Z">
            <w:rPr>
              <w:rFonts w:asciiTheme="minorBidi" w:hAnsiTheme="minorBidi"/>
            </w:rPr>
          </w:rPrChange>
        </w:rPr>
        <w:t xml:space="preserve"> </w:t>
      </w:r>
      <w:r w:rsidRPr="001717B7">
        <w:rPr>
          <w:rFonts w:asciiTheme="minorBidi" w:hAnsiTheme="minorBidi"/>
          <w:lang w:bidi="fa-IR"/>
        </w:rPr>
        <w:t>See: www.ansa.it</w:t>
      </w:r>
    </w:p>
  </w:footnote>
  <w:footnote w:id="7">
    <w:p w:rsidR="00CE379E" w:rsidRPr="00CE379E" w:rsidRDefault="00CE379E">
      <w:pPr>
        <w:pStyle w:val="FootnoteText"/>
        <w:rPr>
          <w:lang w:val="it-IT" w:bidi="fa-IR"/>
        </w:rPr>
      </w:pPr>
      <w:r w:rsidRPr="00C30B30">
        <w:rPr>
          <w:rStyle w:val="FootnoteReference"/>
          <w:vertAlign w:val="baseline"/>
        </w:rPr>
        <w:footnoteRef/>
      </w:r>
      <w:ins w:id="309" w:author="Windows User" w:date="2019-11-09T13:35:00Z">
        <w:r w:rsidR="00C30B30">
          <w:rPr>
            <w:rFonts w:asciiTheme="minorBidi" w:hAnsiTheme="minorBidi" w:hint="cs"/>
            <w:rtl/>
            <w:lang w:val="it-IT" w:bidi="fa-IR"/>
          </w:rPr>
          <w:t>.</w:t>
        </w:r>
      </w:ins>
      <w:r w:rsidRPr="00C30B30">
        <w:rPr>
          <w:rFonts w:asciiTheme="minorBidi" w:hAnsiTheme="minorBidi"/>
          <w:lang w:val="it-IT" w:bidi="fa-IR"/>
          <w:rPrChange w:id="310" w:author="Windows User" w:date="2019-11-09T13:35:00Z">
            <w:rPr>
              <w:lang w:val="it-IT"/>
            </w:rPr>
          </w:rPrChange>
        </w:rPr>
        <w:t xml:space="preserve"> </w:t>
      </w:r>
      <w:r w:rsidRPr="007462B1">
        <w:rPr>
          <w:rFonts w:asciiTheme="minorBidi" w:hAnsiTheme="minorBidi"/>
          <w:lang w:val="it-IT" w:bidi="fa-IR"/>
        </w:rPr>
        <w:t>Il Movimento 5 Stelle</w:t>
      </w:r>
    </w:p>
  </w:footnote>
  <w:footnote w:id="8">
    <w:p w:rsidR="00D628A3" w:rsidRPr="001717B7" w:rsidRDefault="00D628A3" w:rsidP="001717B7">
      <w:pPr>
        <w:pStyle w:val="FootnoteText"/>
        <w:contextualSpacing/>
        <w:jc w:val="both"/>
        <w:rPr>
          <w:rFonts w:asciiTheme="minorBidi" w:hAnsiTheme="minorBidi"/>
          <w:rtl/>
          <w:lang w:bidi="fa-IR"/>
        </w:rPr>
      </w:pPr>
      <w:r w:rsidRPr="00993087">
        <w:rPr>
          <w:rStyle w:val="FootnoteReference"/>
          <w:rFonts w:asciiTheme="minorBidi" w:hAnsiTheme="minorBidi"/>
          <w:vertAlign w:val="baseline"/>
        </w:rPr>
        <w:footnoteRef/>
      </w:r>
      <w:ins w:id="315" w:author="Windows User" w:date="2019-11-09T13:35:00Z">
        <w:r w:rsidR="00C30B30">
          <w:rPr>
            <w:rFonts w:asciiTheme="minorBidi" w:hAnsiTheme="minorBidi" w:hint="cs"/>
            <w:rtl/>
            <w:lang w:val="it-IT"/>
          </w:rPr>
          <w:t>.</w:t>
        </w:r>
      </w:ins>
      <w:r w:rsidRPr="00C30B30">
        <w:rPr>
          <w:rFonts w:asciiTheme="minorBidi" w:hAnsiTheme="minorBidi"/>
          <w:lang w:val="it-IT"/>
        </w:rPr>
        <w:t xml:space="preserve"> </w:t>
      </w:r>
      <w:r w:rsidRPr="007462B1">
        <w:rPr>
          <w:rFonts w:asciiTheme="minorBidi" w:hAnsiTheme="minorBidi"/>
          <w:lang w:val="it-IT" w:bidi="fa-IR"/>
        </w:rPr>
        <w:t>See: www.ansa.it</w:t>
      </w:r>
    </w:p>
  </w:footnote>
  <w:footnote w:id="9">
    <w:p w:rsidR="00D628A3" w:rsidRPr="001717B7" w:rsidRDefault="00D628A3" w:rsidP="001717B7">
      <w:pPr>
        <w:pStyle w:val="FootnoteText"/>
        <w:contextualSpacing/>
        <w:jc w:val="both"/>
        <w:rPr>
          <w:rFonts w:asciiTheme="minorBidi" w:hAnsiTheme="minorBidi"/>
          <w:rtl/>
          <w:lang w:bidi="fa-IR"/>
        </w:rPr>
      </w:pPr>
      <w:r w:rsidRPr="00993087">
        <w:rPr>
          <w:rStyle w:val="FootnoteReference"/>
          <w:rFonts w:asciiTheme="minorBidi" w:hAnsiTheme="minorBidi"/>
          <w:vertAlign w:val="baseline"/>
        </w:rPr>
        <w:footnoteRef/>
      </w:r>
      <w:ins w:id="319" w:author="Windows User" w:date="2019-11-09T13:35:00Z">
        <w:r w:rsidR="00C30B30">
          <w:rPr>
            <w:rFonts w:asciiTheme="minorBidi" w:hAnsiTheme="minorBidi" w:hint="cs"/>
            <w:rtl/>
            <w:lang w:val="it-IT"/>
          </w:rPr>
          <w:t>.</w:t>
        </w:r>
      </w:ins>
      <w:r w:rsidRPr="00C30B30">
        <w:rPr>
          <w:rFonts w:asciiTheme="minorBidi" w:hAnsiTheme="minorBidi"/>
          <w:lang w:val="it-IT"/>
        </w:rPr>
        <w:t xml:space="preserve"> </w:t>
      </w:r>
      <w:r w:rsidRPr="001717B7">
        <w:rPr>
          <w:rFonts w:asciiTheme="minorBidi" w:hAnsiTheme="minorBidi"/>
          <w:lang w:val="it-IT" w:bidi="fa-IR"/>
        </w:rPr>
        <w:t xml:space="preserve">See: “Manovra Economica 2019”, in </w:t>
      </w:r>
      <w:r w:rsidRPr="001717B7">
        <w:rPr>
          <w:rFonts w:asciiTheme="minorBidi" w:hAnsiTheme="minorBidi"/>
          <w:i/>
          <w:iCs/>
          <w:lang w:val="it-IT" w:bidi="fa-IR"/>
        </w:rPr>
        <w:t>Legge di Bilancio 2019</w:t>
      </w:r>
      <w:r w:rsidR="008E489B">
        <w:rPr>
          <w:rFonts w:asciiTheme="minorBidi" w:hAnsiTheme="minorBidi" w:hint="cs"/>
          <w:i/>
          <w:iCs/>
          <w:rtl/>
          <w:lang w:val="it-IT" w:bidi="fa-IR"/>
        </w:rPr>
        <w:t>.</w:t>
      </w:r>
    </w:p>
  </w:footnote>
  <w:footnote w:id="10">
    <w:p w:rsidR="00D628A3" w:rsidRPr="001717B7" w:rsidRDefault="00D628A3" w:rsidP="001717B7">
      <w:pPr>
        <w:pStyle w:val="FootnoteText"/>
        <w:contextualSpacing/>
        <w:jc w:val="both"/>
        <w:rPr>
          <w:rFonts w:asciiTheme="minorBidi" w:hAnsiTheme="minorBidi"/>
          <w:rtl/>
          <w:lang w:bidi="fa-IR"/>
        </w:rPr>
      </w:pPr>
      <w:r w:rsidRPr="00993087">
        <w:rPr>
          <w:rStyle w:val="FootnoteReference"/>
          <w:rFonts w:asciiTheme="minorBidi" w:hAnsiTheme="minorBidi"/>
          <w:vertAlign w:val="baseline"/>
        </w:rPr>
        <w:footnoteRef/>
      </w:r>
      <w:ins w:id="329" w:author="Windows User" w:date="2019-11-09T13:35:00Z">
        <w:r w:rsidR="00C30B30">
          <w:rPr>
            <w:rFonts w:asciiTheme="minorBidi" w:hAnsiTheme="minorBidi" w:hint="cs"/>
            <w:rtl/>
          </w:rPr>
          <w:t>.</w:t>
        </w:r>
      </w:ins>
      <w:r w:rsidRPr="001717B7">
        <w:rPr>
          <w:rFonts w:asciiTheme="minorBidi" w:hAnsiTheme="minorBidi"/>
        </w:rPr>
        <w:t xml:space="preserve"> </w:t>
      </w:r>
      <w:r w:rsidRPr="001717B7">
        <w:rPr>
          <w:rFonts w:asciiTheme="minorBidi" w:hAnsiTheme="minorBidi"/>
          <w:lang w:bidi="fa-IR"/>
        </w:rPr>
        <w:t>See: www.ansa.it</w:t>
      </w:r>
    </w:p>
  </w:footnote>
  <w:footnote w:id="11">
    <w:p w:rsidR="00D628A3" w:rsidRPr="001717B7" w:rsidRDefault="00C30B30" w:rsidP="00993087">
      <w:pPr>
        <w:pStyle w:val="FootnoteText"/>
        <w:bidi/>
        <w:contextualSpacing/>
        <w:jc w:val="both"/>
        <w:rPr>
          <w:rFonts w:asciiTheme="minorBidi" w:hAnsiTheme="minorBidi"/>
          <w:rtl/>
          <w:lang w:bidi="fa-IR"/>
        </w:rPr>
      </w:pPr>
      <w:ins w:id="353" w:author="Windows User" w:date="2019-11-09T13:38:00Z">
        <w:r w:rsidRPr="00C30B30">
          <w:rPr>
            <w:rFonts w:asciiTheme="minorBidi" w:hAnsiTheme="minorBidi"/>
            <w:highlight w:val="yellow"/>
            <w:rtl/>
            <w:lang w:bidi="fa-IR"/>
          </w:rPr>
          <w:t>۵</w:t>
        </w:r>
      </w:ins>
      <w:del w:id="354" w:author="Windows User" w:date="2019-11-09T13:38:00Z">
        <w:r w:rsidR="00D628A3" w:rsidRPr="00C30B30" w:rsidDel="00C30B30">
          <w:rPr>
            <w:rStyle w:val="FootnoteReference"/>
            <w:rFonts w:asciiTheme="minorBidi" w:hAnsiTheme="minorBidi"/>
            <w:highlight w:val="yellow"/>
            <w:vertAlign w:val="baseline"/>
            <w:rPrChange w:id="355" w:author="Windows User" w:date="2019-11-09T13:38:00Z">
              <w:rPr>
                <w:rStyle w:val="FootnoteReference"/>
                <w:rFonts w:asciiTheme="minorBidi" w:hAnsiTheme="minorBidi"/>
              </w:rPr>
            </w:rPrChange>
          </w:rPr>
          <w:footnoteRef/>
        </w:r>
      </w:del>
      <w:r w:rsidR="007462B1" w:rsidRPr="00C30B30">
        <w:rPr>
          <w:rFonts w:asciiTheme="minorBidi" w:hAnsiTheme="minorBidi"/>
          <w:highlight w:val="yellow"/>
          <w:rtl/>
          <w:rPrChange w:id="356" w:author="Windows User" w:date="2019-11-09T13:38:00Z">
            <w:rPr>
              <w:rFonts w:asciiTheme="minorBidi" w:hAnsiTheme="minorBidi"/>
              <w:rtl/>
            </w:rPr>
          </w:rPrChange>
        </w:rPr>
        <w:t xml:space="preserve"> </w:t>
      </w:r>
      <w:r w:rsidR="00D628A3" w:rsidRPr="00C30B30">
        <w:rPr>
          <w:rFonts w:asciiTheme="minorBidi" w:hAnsiTheme="minorBidi"/>
          <w:highlight w:val="yellow"/>
          <w:rtl/>
          <w:lang w:bidi="fa-IR"/>
          <w:rPrChange w:id="357" w:author="Windows User" w:date="2019-11-09T13:38:00Z">
            <w:rPr>
              <w:rFonts w:asciiTheme="minorBidi" w:hAnsiTheme="minorBidi"/>
              <w:rtl/>
              <w:lang w:bidi="fa-IR"/>
            </w:rPr>
          </w:rPrChange>
        </w:rPr>
        <w:t>همان.</w:t>
      </w:r>
    </w:p>
  </w:footnote>
  <w:footnote w:id="12">
    <w:p w:rsidR="00D628A3" w:rsidRPr="001717B7" w:rsidRDefault="00D628A3" w:rsidP="001717B7">
      <w:pPr>
        <w:pStyle w:val="FootnoteText"/>
        <w:contextualSpacing/>
        <w:jc w:val="both"/>
        <w:rPr>
          <w:rFonts w:asciiTheme="minorBidi" w:hAnsiTheme="minorBidi"/>
          <w:lang w:val="it-IT" w:bidi="fa-IR"/>
        </w:rPr>
      </w:pPr>
      <w:r w:rsidRPr="0094451C">
        <w:rPr>
          <w:rStyle w:val="FootnoteReference"/>
          <w:rFonts w:asciiTheme="minorBidi" w:hAnsiTheme="minorBidi"/>
          <w:vertAlign w:val="baseline"/>
        </w:rPr>
        <w:footnoteRef/>
      </w:r>
      <w:ins w:id="388" w:author="Windows User" w:date="2019-11-09T13:35:00Z">
        <w:r w:rsidR="00C30B30">
          <w:rPr>
            <w:rFonts w:asciiTheme="minorBidi" w:hAnsiTheme="minorBidi" w:hint="cs"/>
            <w:rtl/>
            <w:lang w:val="it-IT"/>
          </w:rPr>
          <w:t>.</w:t>
        </w:r>
      </w:ins>
      <w:r w:rsidRPr="001717B7">
        <w:rPr>
          <w:rFonts w:asciiTheme="minorBidi" w:hAnsiTheme="minorBidi"/>
          <w:lang w:val="it-IT"/>
        </w:rPr>
        <w:t xml:space="preserve"> </w:t>
      </w:r>
      <w:r w:rsidRPr="001717B7">
        <w:rPr>
          <w:rFonts w:asciiTheme="minorBidi" w:hAnsiTheme="minorBidi"/>
          <w:lang w:val="it-IT" w:bidi="fa-IR"/>
        </w:rPr>
        <w:t>See: www.istat.it</w:t>
      </w:r>
    </w:p>
  </w:footnote>
  <w:footnote w:id="13">
    <w:p w:rsidR="00BE54FC" w:rsidRPr="001717B7" w:rsidRDefault="00BE54FC" w:rsidP="001717B7">
      <w:pPr>
        <w:pStyle w:val="FootnoteText"/>
        <w:contextualSpacing/>
        <w:jc w:val="both"/>
        <w:rPr>
          <w:rFonts w:asciiTheme="minorBidi" w:hAnsiTheme="minorBidi"/>
          <w:lang w:val="it-IT" w:bidi="fa-IR"/>
        </w:rPr>
      </w:pPr>
      <w:r w:rsidRPr="0094451C">
        <w:rPr>
          <w:rStyle w:val="FootnoteReference"/>
          <w:rFonts w:asciiTheme="minorBidi" w:hAnsiTheme="minorBidi"/>
          <w:vertAlign w:val="baseline"/>
        </w:rPr>
        <w:footnoteRef/>
      </w:r>
      <w:ins w:id="395" w:author="Windows User" w:date="2019-11-09T13:35:00Z">
        <w:r w:rsidR="00C30B30">
          <w:rPr>
            <w:rFonts w:asciiTheme="minorBidi" w:hAnsiTheme="minorBidi" w:hint="cs"/>
            <w:rtl/>
            <w:lang w:val="it-IT"/>
          </w:rPr>
          <w:t>.</w:t>
        </w:r>
      </w:ins>
      <w:r w:rsidRPr="007462B1">
        <w:rPr>
          <w:rFonts w:asciiTheme="minorBidi" w:hAnsiTheme="minorBidi"/>
          <w:lang w:val="it-IT"/>
        </w:rPr>
        <w:t xml:space="preserve"> </w:t>
      </w:r>
      <w:r w:rsidRPr="001717B7">
        <w:rPr>
          <w:rFonts w:asciiTheme="minorBidi" w:hAnsiTheme="minorBidi"/>
          <w:lang w:val="it-IT" w:bidi="fa-IR"/>
        </w:rPr>
        <w:t>Giuseppe Conte</w:t>
      </w:r>
    </w:p>
  </w:footnote>
  <w:footnote w:id="14">
    <w:p w:rsidR="00B64367" w:rsidRPr="001717B7" w:rsidRDefault="00B64367" w:rsidP="001717B7">
      <w:pPr>
        <w:pStyle w:val="FootnoteText"/>
        <w:contextualSpacing/>
        <w:jc w:val="both"/>
        <w:rPr>
          <w:rFonts w:asciiTheme="minorBidi" w:hAnsiTheme="minorBidi"/>
          <w:rtl/>
          <w:lang w:bidi="fa-IR"/>
        </w:rPr>
      </w:pPr>
      <w:r w:rsidRPr="0094451C">
        <w:rPr>
          <w:rStyle w:val="FootnoteReference"/>
          <w:rFonts w:asciiTheme="minorBidi" w:hAnsiTheme="minorBidi"/>
          <w:vertAlign w:val="baseline"/>
        </w:rPr>
        <w:footnoteRef/>
      </w:r>
      <w:ins w:id="408" w:author="Windows User" w:date="2019-11-09T13:35:00Z">
        <w:r w:rsidR="00C30B30">
          <w:rPr>
            <w:rFonts w:asciiTheme="minorBidi" w:hAnsiTheme="minorBidi" w:hint="cs"/>
            <w:rtl/>
            <w:lang w:val="it-IT"/>
          </w:rPr>
          <w:t>.</w:t>
        </w:r>
      </w:ins>
      <w:r w:rsidRPr="007462B1">
        <w:rPr>
          <w:rFonts w:asciiTheme="minorBidi" w:hAnsiTheme="minorBidi"/>
          <w:lang w:val="it-IT"/>
        </w:rPr>
        <w:t xml:space="preserve"> </w:t>
      </w:r>
      <w:r w:rsidRPr="007462B1">
        <w:rPr>
          <w:rFonts w:asciiTheme="minorBidi" w:hAnsiTheme="minorBidi"/>
          <w:lang w:val="it-IT" w:bidi="fa-IR"/>
        </w:rPr>
        <w:t>Matteo Salvini</w:t>
      </w:r>
    </w:p>
  </w:footnote>
  <w:footnote w:id="15">
    <w:p w:rsidR="00B64367" w:rsidRPr="001717B7" w:rsidRDefault="00B64367" w:rsidP="008E489B">
      <w:pPr>
        <w:pStyle w:val="FootnoteText"/>
        <w:contextualSpacing/>
        <w:jc w:val="both"/>
        <w:rPr>
          <w:rFonts w:asciiTheme="minorBidi" w:hAnsiTheme="minorBidi"/>
          <w:rtl/>
          <w:lang w:bidi="fa-IR"/>
        </w:rPr>
      </w:pPr>
      <w:r w:rsidRPr="0094451C">
        <w:rPr>
          <w:rStyle w:val="FootnoteReference"/>
          <w:rFonts w:asciiTheme="minorBidi" w:hAnsiTheme="minorBidi"/>
          <w:vertAlign w:val="baseline"/>
        </w:rPr>
        <w:footnoteRef/>
      </w:r>
      <w:ins w:id="419" w:author="Windows User" w:date="2019-11-09T13:36:00Z">
        <w:r w:rsidR="00C30B30">
          <w:rPr>
            <w:rFonts w:asciiTheme="minorBidi" w:hAnsiTheme="minorBidi" w:hint="cs"/>
            <w:rtl/>
            <w:lang w:val="it-IT"/>
          </w:rPr>
          <w:t>.</w:t>
        </w:r>
      </w:ins>
      <w:r w:rsidRPr="007462B1">
        <w:rPr>
          <w:rFonts w:asciiTheme="minorBidi" w:hAnsiTheme="minorBidi"/>
          <w:lang w:val="it-IT"/>
        </w:rPr>
        <w:t xml:space="preserve"> </w:t>
      </w:r>
      <w:r w:rsidRPr="007462B1">
        <w:rPr>
          <w:rFonts w:asciiTheme="minorBidi" w:hAnsiTheme="minorBidi"/>
          <w:lang w:val="it-IT" w:bidi="fa-IR"/>
        </w:rPr>
        <w:t>Giancarlo Giorgetti</w:t>
      </w:r>
    </w:p>
  </w:footnote>
  <w:footnote w:id="16">
    <w:p w:rsidR="00484F3B" w:rsidRPr="001717B7" w:rsidRDefault="00484F3B" w:rsidP="001717B7">
      <w:pPr>
        <w:pStyle w:val="FootnoteText"/>
        <w:contextualSpacing/>
        <w:jc w:val="both"/>
        <w:rPr>
          <w:rFonts w:asciiTheme="minorBidi" w:hAnsiTheme="minorBidi"/>
          <w:lang w:val="it-IT" w:bidi="fa-IR"/>
        </w:rPr>
      </w:pPr>
      <w:r w:rsidRPr="0094451C">
        <w:rPr>
          <w:rStyle w:val="FootnoteReference"/>
          <w:rFonts w:asciiTheme="minorBidi" w:hAnsiTheme="minorBidi"/>
          <w:vertAlign w:val="baseline"/>
        </w:rPr>
        <w:footnoteRef/>
      </w:r>
      <w:ins w:id="429" w:author="Windows User" w:date="2019-11-09T13:36:00Z">
        <w:r w:rsidR="00C30B30">
          <w:rPr>
            <w:rFonts w:asciiTheme="minorBidi" w:hAnsiTheme="minorBidi" w:hint="cs"/>
            <w:rtl/>
            <w:lang w:val="it-IT"/>
          </w:rPr>
          <w:t>.</w:t>
        </w:r>
      </w:ins>
      <w:r w:rsidRPr="007462B1">
        <w:rPr>
          <w:rFonts w:asciiTheme="minorBidi" w:hAnsiTheme="minorBidi"/>
          <w:lang w:val="it-IT"/>
        </w:rPr>
        <w:t xml:space="preserve"> </w:t>
      </w:r>
      <w:r w:rsidRPr="001717B7">
        <w:rPr>
          <w:rFonts w:asciiTheme="minorBidi" w:hAnsiTheme="minorBidi"/>
          <w:lang w:val="it-IT" w:bidi="fa-IR"/>
        </w:rPr>
        <w:t>Lega Nord</w:t>
      </w:r>
    </w:p>
  </w:footnote>
  <w:footnote w:id="17">
    <w:p w:rsidR="00284113" w:rsidRPr="007462B1" w:rsidRDefault="00284113" w:rsidP="00284113">
      <w:pPr>
        <w:pStyle w:val="FootnoteText"/>
        <w:contextualSpacing/>
        <w:jc w:val="both"/>
        <w:rPr>
          <w:ins w:id="468" w:author="Windows User" w:date="2019-11-09T22:57:00Z"/>
          <w:rFonts w:asciiTheme="minorBidi" w:hAnsiTheme="minorBidi"/>
          <w:lang w:bidi="fa-IR"/>
        </w:rPr>
      </w:pPr>
      <w:ins w:id="469" w:author="Windows User" w:date="2019-11-09T22:57:00Z">
        <w:r w:rsidRPr="0024779F">
          <w:rPr>
            <w:rStyle w:val="FootnoteReference"/>
            <w:rFonts w:asciiTheme="minorBidi" w:hAnsiTheme="minorBidi"/>
            <w:vertAlign w:val="baseline"/>
          </w:rPr>
          <w:footnoteRef/>
        </w:r>
        <w:r>
          <w:rPr>
            <w:rFonts w:asciiTheme="minorBidi" w:hAnsiTheme="minorBidi" w:hint="cs"/>
            <w:rtl/>
          </w:rPr>
          <w:t>.</w:t>
        </w:r>
        <w:r w:rsidRPr="00C30B30">
          <w:rPr>
            <w:rFonts w:asciiTheme="minorBidi" w:hAnsiTheme="minorBidi"/>
          </w:rPr>
          <w:t xml:space="preserve"> </w:t>
        </w:r>
        <w:r w:rsidRPr="007462B1">
          <w:rPr>
            <w:rFonts w:asciiTheme="minorBidi" w:hAnsiTheme="minorBidi"/>
            <w:lang w:bidi="fa-IR"/>
          </w:rPr>
          <w:t>See: www.camera.it</w:t>
        </w:r>
      </w:ins>
    </w:p>
  </w:footnote>
  <w:footnote w:id="18">
    <w:p w:rsidR="00484F3B" w:rsidRPr="00E54660" w:rsidDel="00993087" w:rsidRDefault="00484F3B" w:rsidP="001717B7">
      <w:pPr>
        <w:pStyle w:val="FootnoteText"/>
        <w:contextualSpacing/>
        <w:jc w:val="both"/>
        <w:rPr>
          <w:del w:id="473" w:author="Windows User" w:date="2019-11-09T13:57:00Z"/>
          <w:rFonts w:asciiTheme="minorBidi" w:hAnsiTheme="minorBidi"/>
          <w:vertAlign w:val="superscript"/>
          <w:lang w:bidi="fa-IR"/>
          <w:rPrChange w:id="474" w:author="Windows User" w:date="2019-11-09T21:55:00Z">
            <w:rPr>
              <w:del w:id="475" w:author="Windows User" w:date="2019-11-09T13:57:00Z"/>
              <w:rFonts w:asciiTheme="minorBidi" w:hAnsiTheme="minorBidi"/>
              <w:lang w:bidi="fa-IR"/>
            </w:rPr>
          </w:rPrChange>
        </w:rPr>
      </w:pPr>
      <w:del w:id="476" w:author="Windows User" w:date="2019-11-09T13:57:00Z">
        <w:r w:rsidRPr="00D016C2" w:rsidDel="00993087">
          <w:rPr>
            <w:rStyle w:val="FootnoteReference"/>
            <w:rFonts w:asciiTheme="minorBidi" w:hAnsiTheme="minorBidi"/>
          </w:rPr>
          <w:footnoteRef/>
        </w:r>
      </w:del>
      <w:ins w:id="477" w:author="Windows User" w:date="2019-11-09T13:36:00Z">
        <w:del w:id="478" w:author="Windows User" w:date="2019-11-09T13:57:00Z">
          <w:r w:rsidR="00C30B30" w:rsidRPr="00E54660" w:rsidDel="00993087">
            <w:rPr>
              <w:rFonts w:asciiTheme="minorBidi" w:hAnsiTheme="minorBidi"/>
              <w:vertAlign w:val="superscript"/>
              <w:rtl/>
              <w:rPrChange w:id="479" w:author="Windows User" w:date="2019-11-09T21:55:00Z">
                <w:rPr>
                  <w:rFonts w:asciiTheme="minorBidi" w:hAnsiTheme="minorBidi"/>
                  <w:rtl/>
                </w:rPr>
              </w:rPrChange>
            </w:rPr>
            <w:delText>.</w:delText>
          </w:r>
        </w:del>
      </w:ins>
      <w:del w:id="480" w:author="Windows User" w:date="2019-11-09T13:57:00Z">
        <w:r w:rsidRPr="00E54660" w:rsidDel="00993087">
          <w:rPr>
            <w:rFonts w:asciiTheme="minorBidi" w:hAnsiTheme="minorBidi"/>
            <w:vertAlign w:val="superscript"/>
            <w:rPrChange w:id="481" w:author="Windows User" w:date="2019-11-09T21:55:00Z">
              <w:rPr>
                <w:rFonts w:asciiTheme="minorBidi" w:hAnsiTheme="minorBidi"/>
              </w:rPr>
            </w:rPrChange>
          </w:rPr>
          <w:delText xml:space="preserve"> </w:delText>
        </w:r>
        <w:r w:rsidRPr="00E54660" w:rsidDel="00993087">
          <w:rPr>
            <w:rFonts w:asciiTheme="minorBidi" w:hAnsiTheme="minorBidi"/>
            <w:vertAlign w:val="superscript"/>
            <w:lang w:bidi="fa-IR"/>
            <w:rPrChange w:id="482" w:author="Windows User" w:date="2019-11-09T21:55:00Z">
              <w:rPr>
                <w:rFonts w:asciiTheme="minorBidi" w:hAnsiTheme="minorBidi"/>
                <w:lang w:bidi="fa-IR"/>
              </w:rPr>
            </w:rPrChange>
          </w:rPr>
          <w:delText>See: www.camera.it</w:delText>
        </w:r>
      </w:del>
    </w:p>
  </w:footnote>
  <w:footnote w:id="19">
    <w:p w:rsidR="00852364" w:rsidRPr="001717B7" w:rsidRDefault="00852364" w:rsidP="001717B7">
      <w:pPr>
        <w:pStyle w:val="FootnoteText"/>
        <w:bidi/>
        <w:contextualSpacing/>
        <w:jc w:val="both"/>
        <w:rPr>
          <w:rFonts w:asciiTheme="minorBidi" w:hAnsiTheme="minorBidi"/>
          <w:rtl/>
          <w:lang w:bidi="fa-IR"/>
        </w:rPr>
      </w:pPr>
      <w:r w:rsidRPr="00D016C2">
        <w:rPr>
          <w:rStyle w:val="FootnoteReference"/>
          <w:rFonts w:asciiTheme="minorBidi" w:hAnsiTheme="minorBidi"/>
        </w:rPr>
        <w:footnoteRef/>
      </w:r>
      <w:ins w:id="528" w:author="Windows User" w:date="2019-11-09T21:55:00Z">
        <w:r w:rsidR="00E54660">
          <w:rPr>
            <w:rFonts w:asciiTheme="minorBidi" w:hAnsiTheme="minorBidi" w:hint="cs"/>
            <w:rtl/>
          </w:rPr>
          <w:t>.</w:t>
        </w:r>
      </w:ins>
      <w:r w:rsidR="007462B1">
        <w:rPr>
          <w:rFonts w:asciiTheme="minorBidi" w:hAnsiTheme="minorBidi"/>
          <w:rtl/>
        </w:rPr>
        <w:t xml:space="preserve"> </w:t>
      </w:r>
      <w:r w:rsidRPr="001717B7">
        <w:rPr>
          <w:rFonts w:asciiTheme="minorBidi" w:hAnsiTheme="minorBidi"/>
          <w:rtl/>
          <w:lang w:bidi="fa-IR"/>
        </w:rPr>
        <w:t>همان.</w:t>
      </w:r>
    </w:p>
  </w:footnote>
  <w:footnote w:id="20">
    <w:p w:rsidR="00D724EF" w:rsidRPr="007462B1" w:rsidRDefault="00D724EF" w:rsidP="001717B7">
      <w:pPr>
        <w:pStyle w:val="FootnoteText"/>
        <w:contextualSpacing/>
        <w:jc w:val="both"/>
        <w:rPr>
          <w:rFonts w:asciiTheme="minorBidi" w:hAnsiTheme="minorBidi"/>
          <w:lang w:bidi="fa-IR"/>
        </w:rPr>
      </w:pPr>
      <w:r w:rsidRPr="00C30B30">
        <w:rPr>
          <w:rStyle w:val="FootnoteReference"/>
          <w:rFonts w:asciiTheme="minorBidi" w:hAnsiTheme="minorBidi"/>
          <w:highlight w:val="yellow"/>
          <w:vertAlign w:val="baseline"/>
          <w:rPrChange w:id="533" w:author="Windows User" w:date="2019-11-09T13:32:00Z">
            <w:rPr>
              <w:rStyle w:val="FootnoteReference"/>
              <w:rFonts w:asciiTheme="minorBidi" w:hAnsiTheme="minorBidi"/>
            </w:rPr>
          </w:rPrChange>
        </w:rPr>
        <w:footnoteRef/>
      </w:r>
      <w:ins w:id="534" w:author="Windows User" w:date="2019-11-09T13:32:00Z">
        <w:r w:rsidR="00C30B30">
          <w:rPr>
            <w:rFonts w:asciiTheme="minorBidi" w:hAnsiTheme="minorBidi" w:hint="cs"/>
            <w:rtl/>
          </w:rPr>
          <w:t>.</w:t>
        </w:r>
      </w:ins>
      <w:r w:rsidRPr="001717B7">
        <w:rPr>
          <w:rFonts w:asciiTheme="minorBidi" w:hAnsiTheme="minorBidi"/>
        </w:rPr>
        <w:t xml:space="preserve"> </w:t>
      </w:r>
      <w:r w:rsidRPr="007462B1">
        <w:rPr>
          <w:rFonts w:asciiTheme="minorBidi" w:hAnsiTheme="minorBidi"/>
          <w:lang w:bidi="fa-IR"/>
        </w:rPr>
        <w:t xml:space="preserve">Beatriz </w:t>
      </w:r>
      <w:proofErr w:type="spellStart"/>
      <w:r w:rsidRPr="007462B1">
        <w:rPr>
          <w:rFonts w:asciiTheme="minorBidi" w:hAnsiTheme="minorBidi"/>
          <w:lang w:bidi="fa-IR"/>
        </w:rPr>
        <w:t>Balbin</w:t>
      </w:r>
      <w:proofErr w:type="spellEnd"/>
    </w:p>
  </w:footnote>
  <w:footnote w:id="21">
    <w:p w:rsidR="00DE1DF3" w:rsidRPr="007462B1" w:rsidRDefault="00DE1DF3" w:rsidP="001717B7">
      <w:pPr>
        <w:pStyle w:val="FootnoteText"/>
        <w:contextualSpacing/>
        <w:jc w:val="both"/>
        <w:rPr>
          <w:rFonts w:asciiTheme="minorBidi" w:hAnsiTheme="minorBidi"/>
          <w:lang w:bidi="fa-IR"/>
        </w:rPr>
      </w:pPr>
      <w:r w:rsidRPr="00993087">
        <w:rPr>
          <w:rStyle w:val="FootnoteReference"/>
          <w:rFonts w:asciiTheme="minorBidi" w:hAnsiTheme="minorBidi"/>
          <w:vertAlign w:val="baseline"/>
        </w:rPr>
        <w:footnoteRef/>
      </w:r>
      <w:ins w:id="566" w:author="Windows User" w:date="2019-11-09T13:32:00Z">
        <w:r w:rsidR="00C30B30">
          <w:rPr>
            <w:rFonts w:asciiTheme="minorBidi" w:hAnsiTheme="minorBidi" w:hint="cs"/>
            <w:rtl/>
          </w:rPr>
          <w:t>.</w:t>
        </w:r>
      </w:ins>
      <w:r w:rsidRPr="001717B7">
        <w:rPr>
          <w:rFonts w:asciiTheme="minorBidi" w:hAnsiTheme="minorBidi"/>
        </w:rPr>
        <w:t xml:space="preserve"> </w:t>
      </w:r>
      <w:r w:rsidRPr="007462B1">
        <w:rPr>
          <w:rFonts w:asciiTheme="minorBidi" w:hAnsiTheme="minorBidi"/>
          <w:lang w:bidi="fa-IR"/>
        </w:rPr>
        <w:t xml:space="preserve">See: </w:t>
      </w:r>
      <w:hyperlink r:id="rId1" w:history="1">
        <w:r w:rsidRPr="008E489B">
          <w:rPr>
            <w:rStyle w:val="Hyperlink"/>
            <w:rFonts w:asciiTheme="minorBidi" w:hAnsiTheme="minorBidi"/>
            <w:color w:val="auto"/>
            <w:u w:val="none"/>
          </w:rPr>
          <w:t>https://www.avvenire.it/c/attualita/Documents/ONUdirittiViolati.pdf</w:t>
        </w:r>
      </w:hyperlink>
    </w:p>
  </w:footnote>
  <w:footnote w:id="22">
    <w:p w:rsidR="0012678F" w:rsidRPr="007462B1" w:rsidRDefault="0012678F" w:rsidP="001717B7">
      <w:pPr>
        <w:pStyle w:val="FootnoteText"/>
        <w:contextualSpacing/>
        <w:jc w:val="both"/>
        <w:rPr>
          <w:rFonts w:asciiTheme="minorBidi" w:hAnsiTheme="minorBidi"/>
          <w:lang w:bidi="fa-IR"/>
        </w:rPr>
      </w:pPr>
      <w:r w:rsidRPr="00993087">
        <w:rPr>
          <w:rStyle w:val="FootnoteReference"/>
          <w:rFonts w:asciiTheme="minorBidi" w:hAnsiTheme="minorBidi"/>
          <w:vertAlign w:val="baseline"/>
        </w:rPr>
        <w:footnoteRef/>
      </w:r>
      <w:ins w:id="607" w:author="Windows User" w:date="2019-11-09T13:32:00Z">
        <w:r w:rsidR="00C30B30">
          <w:rPr>
            <w:rFonts w:asciiTheme="minorBidi" w:hAnsiTheme="minorBidi" w:hint="cs"/>
            <w:rtl/>
          </w:rPr>
          <w:t>.</w:t>
        </w:r>
      </w:ins>
      <w:r w:rsidRPr="001717B7">
        <w:rPr>
          <w:rFonts w:asciiTheme="minorBidi" w:hAnsiTheme="minorBidi"/>
        </w:rPr>
        <w:t xml:space="preserve"> </w:t>
      </w:r>
      <w:r w:rsidRPr="007462B1">
        <w:rPr>
          <w:rFonts w:asciiTheme="minorBidi" w:hAnsiTheme="minorBidi"/>
          <w:lang w:bidi="fa-IR"/>
        </w:rPr>
        <w:t>See: www.ansa.it</w:t>
      </w:r>
    </w:p>
  </w:footnote>
  <w:footnote w:id="23">
    <w:p w:rsidR="00C929AB" w:rsidRPr="007462B1" w:rsidRDefault="00C929AB" w:rsidP="001717B7">
      <w:pPr>
        <w:pStyle w:val="FootnoteText"/>
        <w:contextualSpacing/>
        <w:jc w:val="both"/>
        <w:rPr>
          <w:rFonts w:asciiTheme="minorBidi" w:hAnsiTheme="minorBidi"/>
          <w:lang w:bidi="fa-IR"/>
        </w:rPr>
      </w:pPr>
      <w:r w:rsidRPr="00993087">
        <w:rPr>
          <w:rStyle w:val="FootnoteReference"/>
          <w:rFonts w:asciiTheme="minorBidi" w:hAnsiTheme="minorBidi"/>
          <w:vertAlign w:val="baseline"/>
        </w:rPr>
        <w:footnoteRef/>
      </w:r>
      <w:ins w:id="618" w:author="Windows User" w:date="2019-11-09T13:33:00Z">
        <w:r w:rsidR="00C30B30">
          <w:rPr>
            <w:rFonts w:asciiTheme="minorBidi" w:hAnsiTheme="minorBidi" w:hint="cs"/>
            <w:rtl/>
          </w:rPr>
          <w:t>.</w:t>
        </w:r>
      </w:ins>
      <w:r w:rsidRPr="001717B7">
        <w:rPr>
          <w:rFonts w:asciiTheme="minorBidi" w:hAnsiTheme="minorBidi"/>
        </w:rPr>
        <w:t xml:space="preserve"> </w:t>
      </w:r>
      <w:r w:rsidR="008E489B" w:rsidRPr="007462B1">
        <w:rPr>
          <w:rFonts w:asciiTheme="minorBidi" w:hAnsiTheme="minorBidi"/>
          <w:lang w:bidi="fa-IR"/>
        </w:rPr>
        <w:t>Fascist</w:t>
      </w:r>
    </w:p>
  </w:footnote>
  <w:footnote w:id="24">
    <w:p w:rsidR="00EE1CFC" w:rsidRPr="007462B1" w:rsidRDefault="00EE1CFC" w:rsidP="001717B7">
      <w:pPr>
        <w:pStyle w:val="FootnoteText"/>
        <w:contextualSpacing/>
        <w:jc w:val="both"/>
        <w:rPr>
          <w:rFonts w:asciiTheme="minorBidi" w:hAnsiTheme="minorBidi"/>
          <w:lang w:bidi="fa-IR"/>
        </w:rPr>
      </w:pPr>
      <w:r w:rsidRPr="00993087">
        <w:rPr>
          <w:rStyle w:val="FootnoteReference"/>
          <w:rFonts w:asciiTheme="minorBidi" w:hAnsiTheme="minorBidi"/>
          <w:vertAlign w:val="baseline"/>
        </w:rPr>
        <w:footnoteRef/>
      </w:r>
      <w:ins w:id="655" w:author="Windows User" w:date="2019-11-09T13:33:00Z">
        <w:r w:rsidR="00C30B30">
          <w:rPr>
            <w:rFonts w:asciiTheme="minorBidi" w:hAnsiTheme="minorBidi" w:hint="cs"/>
            <w:rtl/>
          </w:rPr>
          <w:t>.</w:t>
        </w:r>
      </w:ins>
      <w:r w:rsidRPr="001717B7">
        <w:rPr>
          <w:rFonts w:asciiTheme="minorBidi" w:hAnsiTheme="minorBidi"/>
        </w:rPr>
        <w:t xml:space="preserve"> </w:t>
      </w:r>
      <w:r w:rsidRPr="007462B1">
        <w:rPr>
          <w:rFonts w:asciiTheme="minorBidi" w:hAnsiTheme="minorBidi"/>
          <w:lang w:bidi="fa-IR"/>
        </w:rPr>
        <w:t>See: www.ilsole24ore.it</w:t>
      </w:r>
    </w:p>
  </w:footnote>
  <w:footnote w:id="25">
    <w:p w:rsidR="00546CC7" w:rsidRPr="007462B1" w:rsidRDefault="00546CC7" w:rsidP="001717B7">
      <w:pPr>
        <w:pStyle w:val="FootnoteText"/>
        <w:contextualSpacing/>
        <w:jc w:val="both"/>
        <w:rPr>
          <w:rFonts w:asciiTheme="minorBidi" w:hAnsiTheme="minorBidi"/>
          <w:lang w:bidi="fa-IR"/>
        </w:rPr>
      </w:pPr>
      <w:r w:rsidRPr="00993087">
        <w:rPr>
          <w:rStyle w:val="FootnoteReference"/>
          <w:rFonts w:asciiTheme="minorBidi" w:hAnsiTheme="minorBidi"/>
          <w:vertAlign w:val="baseline"/>
        </w:rPr>
        <w:footnoteRef/>
      </w:r>
      <w:ins w:id="686" w:author="Windows User" w:date="2019-11-09T13:33:00Z">
        <w:r w:rsidR="00C30B30">
          <w:rPr>
            <w:rFonts w:asciiTheme="minorBidi" w:hAnsiTheme="minorBidi" w:hint="cs"/>
            <w:rtl/>
          </w:rPr>
          <w:t>.</w:t>
        </w:r>
      </w:ins>
      <w:r w:rsidRPr="001717B7">
        <w:rPr>
          <w:rFonts w:asciiTheme="minorBidi" w:hAnsiTheme="minorBidi"/>
        </w:rPr>
        <w:t xml:space="preserve"> </w:t>
      </w:r>
      <w:r w:rsidRPr="007462B1">
        <w:rPr>
          <w:rFonts w:asciiTheme="minorBidi" w:hAnsiTheme="minorBidi"/>
          <w:lang w:bidi="fa-IR"/>
        </w:rPr>
        <w:t>See: www.agi.it</w:t>
      </w:r>
    </w:p>
  </w:footnote>
  <w:footnote w:id="26">
    <w:p w:rsidR="000740D6" w:rsidRPr="007462B1" w:rsidRDefault="000740D6" w:rsidP="001717B7">
      <w:pPr>
        <w:pStyle w:val="FootnoteText"/>
        <w:contextualSpacing/>
        <w:jc w:val="both"/>
        <w:rPr>
          <w:rFonts w:asciiTheme="minorBidi" w:hAnsiTheme="minorBidi"/>
          <w:lang w:bidi="fa-IR"/>
        </w:rPr>
      </w:pPr>
      <w:r w:rsidRPr="00993087">
        <w:rPr>
          <w:rStyle w:val="FootnoteReference"/>
          <w:rFonts w:asciiTheme="minorBidi" w:hAnsiTheme="minorBidi"/>
          <w:vertAlign w:val="baseline"/>
        </w:rPr>
        <w:footnoteRef/>
      </w:r>
      <w:ins w:id="705" w:author="Windows User" w:date="2019-11-09T13:33:00Z">
        <w:r w:rsidR="00C30B30">
          <w:rPr>
            <w:rFonts w:asciiTheme="minorBidi" w:hAnsiTheme="minorBidi" w:hint="cs"/>
            <w:rtl/>
          </w:rPr>
          <w:t>.</w:t>
        </w:r>
      </w:ins>
      <w:r w:rsidRPr="001717B7">
        <w:rPr>
          <w:rFonts w:asciiTheme="minorBidi" w:hAnsiTheme="minorBidi"/>
        </w:rPr>
        <w:t xml:space="preserve"> </w:t>
      </w:r>
      <w:r w:rsidRPr="007462B1">
        <w:rPr>
          <w:rFonts w:asciiTheme="minorBidi" w:hAnsiTheme="minorBidi"/>
          <w:lang w:bidi="fa-IR"/>
        </w:rPr>
        <w:t>TAV</w:t>
      </w:r>
    </w:p>
  </w:footnote>
  <w:footnote w:id="27">
    <w:p w:rsidR="000740D6" w:rsidRPr="007462B1" w:rsidRDefault="000740D6" w:rsidP="001717B7">
      <w:pPr>
        <w:pStyle w:val="FootnoteText"/>
        <w:contextualSpacing/>
        <w:jc w:val="both"/>
        <w:rPr>
          <w:rFonts w:asciiTheme="minorBidi" w:hAnsiTheme="minorBidi"/>
          <w:lang w:bidi="fa-IR"/>
        </w:rPr>
      </w:pPr>
      <w:r w:rsidRPr="00993087">
        <w:rPr>
          <w:rStyle w:val="FootnoteReference"/>
          <w:rFonts w:asciiTheme="minorBidi" w:hAnsiTheme="minorBidi"/>
          <w:vertAlign w:val="baseline"/>
        </w:rPr>
        <w:footnoteRef/>
      </w:r>
      <w:ins w:id="712" w:author="Windows User" w:date="2019-11-09T13:33:00Z">
        <w:r w:rsidR="00C30B30">
          <w:rPr>
            <w:rFonts w:asciiTheme="minorBidi" w:hAnsiTheme="minorBidi" w:hint="cs"/>
            <w:rtl/>
          </w:rPr>
          <w:t>.</w:t>
        </w:r>
      </w:ins>
      <w:r w:rsidRPr="001717B7">
        <w:rPr>
          <w:rFonts w:asciiTheme="minorBidi" w:hAnsiTheme="minorBidi"/>
        </w:rPr>
        <w:t xml:space="preserve"> </w:t>
      </w:r>
      <w:r w:rsidRPr="007462B1">
        <w:rPr>
          <w:rFonts w:asciiTheme="minorBidi" w:hAnsiTheme="minorBidi"/>
          <w:lang w:bidi="fa-IR"/>
        </w:rPr>
        <w:t xml:space="preserve">See </w:t>
      </w:r>
      <w:proofErr w:type="spellStart"/>
      <w:r w:rsidRPr="007462B1">
        <w:rPr>
          <w:rFonts w:asciiTheme="minorBidi" w:hAnsiTheme="minorBidi"/>
          <w:lang w:bidi="fa-IR"/>
        </w:rPr>
        <w:t>Tav</w:t>
      </w:r>
      <w:proofErr w:type="spellEnd"/>
      <w:r w:rsidRPr="007462B1">
        <w:rPr>
          <w:rFonts w:asciiTheme="minorBidi" w:hAnsiTheme="minorBidi"/>
          <w:lang w:bidi="fa-IR"/>
        </w:rPr>
        <w:t>, in www.repubblica.it</w:t>
      </w:r>
    </w:p>
  </w:footnote>
  <w:footnote w:id="28">
    <w:p w:rsidR="000740D6" w:rsidRPr="001717B7" w:rsidRDefault="000740D6" w:rsidP="001717B7">
      <w:pPr>
        <w:pStyle w:val="FootnoteText"/>
        <w:contextualSpacing/>
        <w:jc w:val="both"/>
        <w:rPr>
          <w:rFonts w:asciiTheme="minorBidi" w:hAnsiTheme="minorBidi"/>
          <w:lang w:val="it-IT" w:bidi="fa-IR"/>
        </w:rPr>
      </w:pPr>
      <w:r w:rsidRPr="00993087">
        <w:rPr>
          <w:rStyle w:val="FootnoteReference"/>
          <w:rFonts w:asciiTheme="minorBidi" w:hAnsiTheme="minorBidi"/>
          <w:vertAlign w:val="baseline"/>
        </w:rPr>
        <w:footnoteRef/>
      </w:r>
      <w:ins w:id="726" w:author="Windows User" w:date="2019-11-09T13:33:00Z">
        <w:r w:rsidR="00C30B30">
          <w:rPr>
            <w:rFonts w:asciiTheme="minorBidi" w:hAnsiTheme="minorBidi" w:hint="cs"/>
            <w:rtl/>
            <w:lang w:val="it-IT"/>
          </w:rPr>
          <w:t>.</w:t>
        </w:r>
      </w:ins>
      <w:r w:rsidRPr="007462B1">
        <w:rPr>
          <w:rFonts w:asciiTheme="minorBidi" w:hAnsiTheme="minorBidi"/>
          <w:lang w:val="it-IT"/>
        </w:rPr>
        <w:t xml:space="preserve"> </w:t>
      </w:r>
      <w:r w:rsidRPr="001717B7">
        <w:rPr>
          <w:rFonts w:asciiTheme="minorBidi" w:hAnsiTheme="minorBidi"/>
          <w:lang w:val="it-IT" w:bidi="fa-IR"/>
        </w:rPr>
        <w:t>Il Movimento 5 Stelle</w:t>
      </w:r>
    </w:p>
  </w:footnote>
  <w:footnote w:id="29">
    <w:p w:rsidR="000740D6" w:rsidRPr="001717B7" w:rsidRDefault="000740D6" w:rsidP="001717B7">
      <w:pPr>
        <w:pStyle w:val="FootnoteText"/>
        <w:contextualSpacing/>
        <w:jc w:val="both"/>
        <w:rPr>
          <w:rFonts w:asciiTheme="minorBidi" w:hAnsiTheme="minorBidi"/>
          <w:lang w:val="it-IT" w:bidi="fa-IR"/>
        </w:rPr>
      </w:pPr>
      <w:r w:rsidRPr="00101BEE">
        <w:rPr>
          <w:rStyle w:val="FootnoteReference"/>
          <w:rFonts w:asciiTheme="minorBidi" w:hAnsiTheme="minorBidi"/>
          <w:vertAlign w:val="baseline"/>
        </w:rPr>
        <w:footnoteRef/>
      </w:r>
      <w:ins w:id="732" w:author="Windows User" w:date="2019-11-09T13:29:00Z">
        <w:r w:rsidR="00101BEE">
          <w:rPr>
            <w:rFonts w:asciiTheme="minorBidi" w:hAnsiTheme="minorBidi" w:hint="cs"/>
            <w:rtl/>
            <w:lang w:val="it-IT"/>
          </w:rPr>
          <w:t>.</w:t>
        </w:r>
      </w:ins>
      <w:r w:rsidRPr="007462B1">
        <w:rPr>
          <w:rFonts w:asciiTheme="minorBidi" w:hAnsiTheme="minorBidi"/>
          <w:lang w:val="it-IT"/>
        </w:rPr>
        <w:t xml:space="preserve"> </w:t>
      </w:r>
      <w:r w:rsidRPr="001717B7">
        <w:rPr>
          <w:rFonts w:asciiTheme="minorBidi" w:hAnsiTheme="minorBidi"/>
          <w:lang w:val="it-IT" w:bidi="fa-IR"/>
        </w:rPr>
        <w:t>Lega Nord</w:t>
      </w:r>
    </w:p>
  </w:footnote>
  <w:footnote w:id="30">
    <w:p w:rsidR="001208AE" w:rsidRPr="001717B7" w:rsidRDefault="001208AE" w:rsidP="001717B7">
      <w:pPr>
        <w:pStyle w:val="FootnoteText"/>
        <w:contextualSpacing/>
        <w:jc w:val="both"/>
        <w:rPr>
          <w:rFonts w:asciiTheme="minorBidi" w:hAnsiTheme="minorBidi"/>
          <w:lang w:val="it-IT" w:bidi="fa-IR"/>
        </w:rPr>
      </w:pPr>
      <w:r w:rsidRPr="00101BEE">
        <w:rPr>
          <w:rStyle w:val="FootnoteReference"/>
          <w:rFonts w:asciiTheme="minorBidi" w:hAnsiTheme="minorBidi"/>
          <w:vertAlign w:val="baseline"/>
        </w:rPr>
        <w:footnoteRef/>
      </w:r>
      <w:ins w:id="743" w:author="Windows User" w:date="2019-11-09T13:29:00Z">
        <w:r w:rsidR="00101BEE">
          <w:rPr>
            <w:rFonts w:asciiTheme="minorBidi" w:hAnsiTheme="minorBidi" w:hint="cs"/>
            <w:rtl/>
            <w:lang w:val="it-IT"/>
          </w:rPr>
          <w:t>.</w:t>
        </w:r>
      </w:ins>
      <w:r w:rsidRPr="00101BEE">
        <w:rPr>
          <w:rFonts w:asciiTheme="minorBidi" w:hAnsiTheme="minorBidi"/>
          <w:lang w:val="it-IT"/>
        </w:rPr>
        <w:t xml:space="preserve"> </w:t>
      </w:r>
      <w:r w:rsidRPr="001717B7">
        <w:rPr>
          <w:rFonts w:asciiTheme="minorBidi" w:hAnsiTheme="minorBidi"/>
          <w:lang w:val="it-IT" w:bidi="fa-IR"/>
        </w:rPr>
        <w:t>Veneto</w:t>
      </w:r>
    </w:p>
  </w:footnote>
  <w:footnote w:id="31">
    <w:p w:rsidR="001208AE" w:rsidRPr="001717B7" w:rsidRDefault="001208AE" w:rsidP="001717B7">
      <w:pPr>
        <w:pStyle w:val="FootnoteText"/>
        <w:contextualSpacing/>
        <w:jc w:val="both"/>
        <w:rPr>
          <w:rFonts w:asciiTheme="minorBidi" w:hAnsiTheme="minorBidi"/>
          <w:lang w:val="it-IT"/>
        </w:rPr>
      </w:pPr>
      <w:r w:rsidRPr="00101BEE">
        <w:rPr>
          <w:rStyle w:val="FootnoteReference"/>
          <w:rFonts w:asciiTheme="minorBidi" w:hAnsiTheme="minorBidi"/>
          <w:vertAlign w:val="baseline"/>
        </w:rPr>
        <w:footnoteRef/>
      </w:r>
      <w:ins w:id="750" w:author="Windows User" w:date="2019-11-09T13:29:00Z">
        <w:r w:rsidR="00101BEE">
          <w:rPr>
            <w:rFonts w:asciiTheme="minorBidi" w:hAnsiTheme="minorBidi" w:hint="cs"/>
            <w:rtl/>
            <w:lang w:val="it-IT"/>
          </w:rPr>
          <w:t>.</w:t>
        </w:r>
      </w:ins>
      <w:r w:rsidRPr="00101BEE">
        <w:rPr>
          <w:rFonts w:asciiTheme="minorBidi" w:hAnsiTheme="minorBidi"/>
          <w:lang w:val="it-IT"/>
        </w:rPr>
        <w:t xml:space="preserve"> </w:t>
      </w:r>
      <w:r w:rsidRPr="001717B7">
        <w:rPr>
          <w:rFonts w:asciiTheme="minorBidi" w:hAnsiTheme="minorBidi"/>
          <w:lang w:val="it-IT"/>
        </w:rPr>
        <w:t>Lombardia</w:t>
      </w:r>
    </w:p>
  </w:footnote>
  <w:footnote w:id="32">
    <w:p w:rsidR="001208AE" w:rsidRPr="001717B7" w:rsidRDefault="001208AE" w:rsidP="001717B7">
      <w:pPr>
        <w:pStyle w:val="FootnoteText"/>
        <w:contextualSpacing/>
        <w:jc w:val="both"/>
        <w:rPr>
          <w:rFonts w:asciiTheme="minorBidi" w:hAnsiTheme="minorBidi"/>
          <w:lang w:val="it-IT"/>
        </w:rPr>
      </w:pPr>
      <w:r w:rsidRPr="00101BEE">
        <w:rPr>
          <w:rStyle w:val="FootnoteReference"/>
          <w:rFonts w:asciiTheme="minorBidi" w:hAnsiTheme="minorBidi"/>
          <w:vertAlign w:val="baseline"/>
        </w:rPr>
        <w:footnoteRef/>
      </w:r>
      <w:ins w:id="755" w:author="Windows User" w:date="2019-11-09T13:29:00Z">
        <w:r w:rsidR="00101BEE">
          <w:rPr>
            <w:rFonts w:asciiTheme="minorBidi" w:hAnsiTheme="minorBidi" w:hint="cs"/>
            <w:rtl/>
            <w:lang w:val="it-IT"/>
          </w:rPr>
          <w:t>.</w:t>
        </w:r>
      </w:ins>
      <w:r w:rsidRPr="007462B1">
        <w:rPr>
          <w:rFonts w:asciiTheme="minorBidi" w:hAnsiTheme="minorBidi"/>
          <w:lang w:val="it-IT"/>
        </w:rPr>
        <w:t xml:space="preserve"> </w:t>
      </w:r>
      <w:r w:rsidRPr="001717B7">
        <w:rPr>
          <w:rFonts w:asciiTheme="minorBidi" w:hAnsiTheme="minorBidi"/>
          <w:lang w:val="it-IT"/>
        </w:rPr>
        <w:t>Emilia-Romagna</w:t>
      </w:r>
    </w:p>
  </w:footnote>
  <w:footnote w:id="33">
    <w:p w:rsidR="001208AE" w:rsidRPr="001717B7" w:rsidRDefault="001208AE">
      <w:pPr>
        <w:pStyle w:val="FootnoteText"/>
        <w:contextualSpacing/>
        <w:jc w:val="both"/>
        <w:rPr>
          <w:rFonts w:asciiTheme="minorBidi" w:hAnsiTheme="minorBidi"/>
          <w:lang w:val="it-IT" w:bidi="fa-IR"/>
        </w:rPr>
      </w:pPr>
      <w:r w:rsidRPr="00C30B30">
        <w:rPr>
          <w:rStyle w:val="FootnoteReference"/>
          <w:rFonts w:asciiTheme="minorBidi" w:hAnsiTheme="minorBidi"/>
          <w:vertAlign w:val="baseline"/>
        </w:rPr>
        <w:footnoteRef/>
      </w:r>
      <w:r w:rsidRPr="001717B7">
        <w:rPr>
          <w:rFonts w:asciiTheme="minorBidi" w:hAnsiTheme="minorBidi"/>
          <w:rtl/>
        </w:rPr>
        <w:t xml:space="preserve"> </w:t>
      </w:r>
      <w:r w:rsidRPr="001717B7">
        <w:rPr>
          <w:rFonts w:asciiTheme="minorBidi" w:hAnsiTheme="minorBidi"/>
          <w:lang w:val="it-IT"/>
        </w:rPr>
        <w:t>See: www.ilcorriere.it</w:t>
      </w:r>
    </w:p>
  </w:footnote>
  <w:footnote w:id="34">
    <w:p w:rsidR="00252F33" w:rsidRPr="001717B7" w:rsidRDefault="00252F33" w:rsidP="001717B7">
      <w:pPr>
        <w:pStyle w:val="FootnoteText"/>
        <w:contextualSpacing/>
        <w:jc w:val="both"/>
        <w:rPr>
          <w:rFonts w:asciiTheme="minorBidi" w:hAnsiTheme="minorBidi"/>
          <w:lang w:val="it-IT" w:bidi="fa-IR"/>
        </w:rPr>
      </w:pPr>
      <w:r w:rsidRPr="00101BEE">
        <w:rPr>
          <w:rStyle w:val="FootnoteReference"/>
          <w:rFonts w:asciiTheme="minorBidi" w:hAnsiTheme="minorBidi"/>
          <w:vertAlign w:val="baseline"/>
        </w:rPr>
        <w:footnoteRef/>
      </w:r>
      <w:ins w:id="784" w:author="Windows User" w:date="2019-11-09T13:30:00Z">
        <w:r w:rsidR="00101BEE">
          <w:rPr>
            <w:rFonts w:asciiTheme="minorBidi" w:hAnsiTheme="minorBidi" w:hint="cs"/>
            <w:rtl/>
            <w:lang w:val="it-IT"/>
          </w:rPr>
          <w:t>.</w:t>
        </w:r>
      </w:ins>
      <w:r w:rsidRPr="007462B1">
        <w:rPr>
          <w:rFonts w:asciiTheme="minorBidi" w:hAnsiTheme="minorBidi"/>
          <w:lang w:val="it-IT"/>
        </w:rPr>
        <w:t xml:space="preserve"> </w:t>
      </w:r>
      <w:r w:rsidRPr="001717B7">
        <w:rPr>
          <w:rFonts w:asciiTheme="minorBidi" w:hAnsiTheme="minorBidi"/>
          <w:lang w:val="it-IT" w:bidi="fa-IR"/>
        </w:rPr>
        <w:t>Gianluca Savoini</w:t>
      </w:r>
    </w:p>
  </w:footnote>
  <w:footnote w:id="35">
    <w:p w:rsidR="00ED3AF9" w:rsidRPr="001717B7" w:rsidRDefault="00ED3AF9" w:rsidP="001717B7">
      <w:pPr>
        <w:pStyle w:val="FootnoteText"/>
        <w:contextualSpacing/>
        <w:jc w:val="both"/>
        <w:rPr>
          <w:rFonts w:asciiTheme="minorBidi" w:hAnsiTheme="minorBidi"/>
          <w:rtl/>
          <w:lang w:val="it-IT" w:bidi="fa-IR"/>
        </w:rPr>
      </w:pPr>
      <w:r w:rsidRPr="00101BEE">
        <w:rPr>
          <w:rStyle w:val="FootnoteReference"/>
          <w:rFonts w:asciiTheme="minorBidi" w:hAnsiTheme="minorBidi"/>
          <w:vertAlign w:val="baseline"/>
        </w:rPr>
        <w:footnoteRef/>
      </w:r>
      <w:r w:rsidR="008E489B" w:rsidRPr="00101BEE">
        <w:rPr>
          <w:rFonts w:asciiTheme="minorBidi" w:hAnsiTheme="minorBidi" w:hint="cs"/>
          <w:rtl/>
          <w:lang w:val="it-IT"/>
        </w:rPr>
        <w:t xml:space="preserve"> </w:t>
      </w:r>
      <w:r w:rsidRPr="001717B7">
        <w:rPr>
          <w:rFonts w:asciiTheme="minorBidi" w:hAnsiTheme="minorBidi"/>
          <w:lang w:val="it-IT"/>
        </w:rPr>
        <w:t xml:space="preserve">See: </w:t>
      </w:r>
      <w:r w:rsidRPr="001717B7">
        <w:rPr>
          <w:rFonts w:asciiTheme="minorBidi" w:hAnsiTheme="minorBidi"/>
          <w:lang w:val="it-IT" w:bidi="fa-IR"/>
        </w:rPr>
        <w:t>Gianluca Savoini, in www.ansa.it</w:t>
      </w:r>
    </w:p>
  </w:footnote>
  <w:footnote w:id="36">
    <w:p w:rsidR="006902FC" w:rsidRPr="007462B1" w:rsidRDefault="006902FC" w:rsidP="001717B7">
      <w:pPr>
        <w:pStyle w:val="FootnoteText"/>
        <w:contextualSpacing/>
        <w:jc w:val="both"/>
        <w:rPr>
          <w:rFonts w:asciiTheme="minorBidi" w:hAnsiTheme="minorBidi"/>
          <w:lang w:bidi="fa-IR"/>
        </w:rPr>
      </w:pPr>
      <w:r w:rsidRPr="00101BEE">
        <w:rPr>
          <w:rStyle w:val="FootnoteReference"/>
          <w:rFonts w:asciiTheme="minorBidi" w:hAnsiTheme="minorBidi"/>
          <w:vertAlign w:val="baseline"/>
        </w:rPr>
        <w:footnoteRef/>
      </w:r>
      <w:ins w:id="848" w:author="Windows User" w:date="2019-11-09T13:34:00Z">
        <w:r w:rsidR="00C30B30">
          <w:rPr>
            <w:rFonts w:asciiTheme="minorBidi" w:hAnsiTheme="minorBidi" w:hint="cs"/>
            <w:rtl/>
          </w:rPr>
          <w:t>.</w:t>
        </w:r>
      </w:ins>
      <w:r w:rsidRPr="00101BEE">
        <w:rPr>
          <w:rFonts w:asciiTheme="minorBidi" w:hAnsiTheme="minorBidi"/>
        </w:rPr>
        <w:t xml:space="preserve"> </w:t>
      </w:r>
      <w:r w:rsidRPr="007462B1">
        <w:rPr>
          <w:rFonts w:asciiTheme="minorBidi" w:hAnsiTheme="minorBidi"/>
          <w:lang w:bidi="fa-IR"/>
        </w:rPr>
        <w:t>See: www.repubblica.it</w:t>
      </w:r>
    </w:p>
  </w:footnote>
  <w:footnote w:id="37">
    <w:p w:rsidR="00366D94" w:rsidRPr="007462B1" w:rsidRDefault="00366D94" w:rsidP="001717B7">
      <w:pPr>
        <w:pStyle w:val="FootnoteText"/>
        <w:contextualSpacing/>
        <w:jc w:val="both"/>
        <w:rPr>
          <w:rFonts w:asciiTheme="minorBidi" w:hAnsiTheme="minorBidi"/>
          <w:lang w:bidi="fa-IR"/>
        </w:rPr>
      </w:pPr>
      <w:r w:rsidRPr="00101BEE">
        <w:rPr>
          <w:rStyle w:val="FootnoteReference"/>
          <w:rFonts w:asciiTheme="minorBidi" w:hAnsiTheme="minorBidi"/>
          <w:vertAlign w:val="baseline"/>
        </w:rPr>
        <w:footnoteRef/>
      </w:r>
      <w:ins w:id="878" w:author="Windows User" w:date="2019-11-09T13:34:00Z">
        <w:r w:rsidR="00C30B30">
          <w:rPr>
            <w:rFonts w:asciiTheme="minorBidi" w:hAnsiTheme="minorBidi" w:hint="cs"/>
            <w:rtl/>
          </w:rPr>
          <w:t>.</w:t>
        </w:r>
      </w:ins>
      <w:r w:rsidRPr="00101BEE">
        <w:rPr>
          <w:rFonts w:asciiTheme="minorBidi" w:hAnsiTheme="minorBidi"/>
        </w:rPr>
        <w:t xml:space="preserve"> </w:t>
      </w:r>
      <w:proofErr w:type="spellStart"/>
      <w:r w:rsidRPr="007462B1">
        <w:rPr>
          <w:rFonts w:asciiTheme="minorBidi" w:hAnsiTheme="minorBidi"/>
          <w:lang w:bidi="fa-IR"/>
        </w:rPr>
        <w:t>Carola</w:t>
      </w:r>
      <w:proofErr w:type="spellEnd"/>
      <w:r w:rsidRPr="007462B1">
        <w:rPr>
          <w:rFonts w:asciiTheme="minorBidi" w:hAnsiTheme="minorBidi"/>
          <w:lang w:bidi="fa-IR"/>
        </w:rPr>
        <w:t xml:space="preserve"> </w:t>
      </w:r>
      <w:proofErr w:type="spellStart"/>
      <w:r w:rsidRPr="007462B1">
        <w:rPr>
          <w:rFonts w:asciiTheme="minorBidi" w:hAnsiTheme="minorBidi"/>
          <w:lang w:bidi="fa-IR"/>
        </w:rPr>
        <w:t>Rackete</w:t>
      </w:r>
      <w:proofErr w:type="spellEnd"/>
    </w:p>
  </w:footnote>
  <w:footnote w:id="38">
    <w:p w:rsidR="00366D94" w:rsidRPr="007462B1" w:rsidRDefault="00366D94" w:rsidP="001717B7">
      <w:pPr>
        <w:pStyle w:val="FootnoteText"/>
        <w:contextualSpacing/>
        <w:jc w:val="both"/>
        <w:rPr>
          <w:rFonts w:asciiTheme="minorBidi" w:hAnsiTheme="minorBidi"/>
          <w:lang w:bidi="fa-IR"/>
        </w:rPr>
      </w:pPr>
      <w:r w:rsidRPr="00101BEE">
        <w:rPr>
          <w:rStyle w:val="FootnoteReference"/>
          <w:rFonts w:asciiTheme="minorBidi" w:hAnsiTheme="minorBidi"/>
          <w:vertAlign w:val="baseline"/>
        </w:rPr>
        <w:footnoteRef/>
      </w:r>
      <w:ins w:id="889" w:author="Windows User" w:date="2019-11-09T13:34:00Z">
        <w:r w:rsidR="00C30B30">
          <w:rPr>
            <w:rFonts w:asciiTheme="minorBidi" w:hAnsiTheme="minorBidi" w:hint="cs"/>
            <w:rtl/>
          </w:rPr>
          <w:t>.</w:t>
        </w:r>
      </w:ins>
      <w:r w:rsidRPr="00101BEE">
        <w:rPr>
          <w:rFonts w:asciiTheme="minorBidi" w:hAnsiTheme="minorBidi"/>
        </w:rPr>
        <w:t xml:space="preserve"> </w:t>
      </w:r>
      <w:r w:rsidR="00C0059D" w:rsidRPr="007462B1">
        <w:rPr>
          <w:rFonts w:asciiTheme="minorBidi" w:hAnsiTheme="minorBidi"/>
          <w:lang w:bidi="fa-IR"/>
        </w:rPr>
        <w:t>Sea Watch</w:t>
      </w:r>
    </w:p>
  </w:footnote>
  <w:footnote w:id="39">
    <w:p w:rsidR="00C0059D" w:rsidRPr="007462B1" w:rsidRDefault="00C0059D" w:rsidP="001717B7">
      <w:pPr>
        <w:pStyle w:val="FootnoteText"/>
        <w:contextualSpacing/>
        <w:jc w:val="both"/>
        <w:rPr>
          <w:rFonts w:asciiTheme="minorBidi" w:hAnsiTheme="minorBidi"/>
          <w:lang w:bidi="fa-IR"/>
        </w:rPr>
      </w:pPr>
      <w:r w:rsidRPr="00101BEE">
        <w:rPr>
          <w:rStyle w:val="FootnoteReference"/>
          <w:rFonts w:asciiTheme="minorBidi" w:hAnsiTheme="minorBidi"/>
          <w:vertAlign w:val="baseline"/>
        </w:rPr>
        <w:footnoteRef/>
      </w:r>
      <w:ins w:id="909" w:author="Windows User" w:date="2019-11-09T13:34:00Z">
        <w:r w:rsidR="00C30B30">
          <w:rPr>
            <w:rFonts w:asciiTheme="minorBidi" w:hAnsiTheme="minorBidi" w:hint="cs"/>
            <w:rtl/>
          </w:rPr>
          <w:t>.</w:t>
        </w:r>
      </w:ins>
      <w:r w:rsidRPr="00101BEE">
        <w:rPr>
          <w:rFonts w:asciiTheme="minorBidi" w:hAnsiTheme="minorBidi"/>
        </w:rPr>
        <w:t xml:space="preserve"> </w:t>
      </w:r>
      <w:r w:rsidRPr="007462B1">
        <w:rPr>
          <w:rFonts w:asciiTheme="minorBidi" w:hAnsiTheme="minorBidi"/>
          <w:lang w:bidi="fa-IR"/>
        </w:rPr>
        <w:t xml:space="preserve">See: </w:t>
      </w:r>
      <w:proofErr w:type="spellStart"/>
      <w:r w:rsidRPr="007462B1">
        <w:rPr>
          <w:rFonts w:asciiTheme="minorBidi" w:hAnsiTheme="minorBidi"/>
          <w:lang w:bidi="fa-IR"/>
        </w:rPr>
        <w:t>Carola</w:t>
      </w:r>
      <w:proofErr w:type="spellEnd"/>
      <w:r w:rsidRPr="007462B1">
        <w:rPr>
          <w:rFonts w:asciiTheme="minorBidi" w:hAnsiTheme="minorBidi"/>
          <w:lang w:bidi="fa-IR"/>
        </w:rPr>
        <w:t xml:space="preserve"> </w:t>
      </w:r>
      <w:proofErr w:type="spellStart"/>
      <w:r w:rsidRPr="007462B1">
        <w:rPr>
          <w:rFonts w:asciiTheme="minorBidi" w:hAnsiTheme="minorBidi"/>
          <w:lang w:bidi="fa-IR"/>
        </w:rPr>
        <w:t>Rackete</w:t>
      </w:r>
      <w:proofErr w:type="spellEnd"/>
      <w:r w:rsidRPr="007462B1">
        <w:rPr>
          <w:rFonts w:asciiTheme="minorBidi" w:hAnsiTheme="minorBidi"/>
          <w:lang w:bidi="fa-IR"/>
        </w:rPr>
        <w:t>, in www.euronews.com</w:t>
      </w:r>
    </w:p>
  </w:footnote>
  <w:footnote w:id="40">
    <w:p w:rsidR="0024777A" w:rsidRPr="001717B7" w:rsidRDefault="0024777A" w:rsidP="00F21C71">
      <w:pPr>
        <w:pStyle w:val="FootnoteText"/>
        <w:contextualSpacing/>
        <w:jc w:val="both"/>
        <w:rPr>
          <w:rFonts w:asciiTheme="minorBidi" w:hAnsiTheme="minorBidi"/>
          <w:lang w:val="it-IT" w:bidi="fa-IR"/>
        </w:rPr>
      </w:pPr>
      <w:r w:rsidRPr="00F21C71">
        <w:rPr>
          <w:rStyle w:val="FootnoteReference"/>
          <w:rFonts w:asciiTheme="minorBidi" w:hAnsiTheme="minorBidi"/>
          <w:vertAlign w:val="baseline"/>
        </w:rPr>
        <w:footnoteRef/>
      </w:r>
      <w:ins w:id="1022" w:author="Windows User" w:date="2019-11-08T02:15:00Z">
        <w:r w:rsidR="00F21C71">
          <w:rPr>
            <w:rFonts w:asciiTheme="minorBidi" w:hAnsiTheme="minorBidi" w:hint="cs"/>
            <w:rtl/>
            <w:lang w:val="it-IT"/>
          </w:rPr>
          <w:t>.</w:t>
        </w:r>
      </w:ins>
      <w:del w:id="1023" w:author="Windows User" w:date="2019-11-08T02:15:00Z">
        <w:r w:rsidRPr="007462B1" w:rsidDel="00F21C71">
          <w:rPr>
            <w:rFonts w:asciiTheme="minorBidi" w:hAnsiTheme="minorBidi"/>
            <w:lang w:val="it-IT"/>
          </w:rPr>
          <w:delText xml:space="preserve"> </w:delText>
        </w:r>
      </w:del>
      <w:r w:rsidRPr="001717B7">
        <w:rPr>
          <w:rFonts w:asciiTheme="minorBidi" w:hAnsiTheme="minorBidi"/>
          <w:lang w:val="it-IT" w:bidi="fa-IR"/>
        </w:rPr>
        <w:t>Torino</w:t>
      </w:r>
    </w:p>
  </w:footnote>
  <w:footnote w:id="41">
    <w:p w:rsidR="0067524F" w:rsidRPr="001717B7" w:rsidRDefault="0067524F" w:rsidP="001717B7">
      <w:pPr>
        <w:pStyle w:val="FootnoteText"/>
        <w:contextualSpacing/>
        <w:jc w:val="both"/>
        <w:rPr>
          <w:rFonts w:asciiTheme="minorBidi" w:hAnsiTheme="minorBidi"/>
          <w:lang w:val="it-IT" w:bidi="fa-IR"/>
        </w:rPr>
      </w:pPr>
      <w:r w:rsidRPr="00993087">
        <w:rPr>
          <w:rStyle w:val="FootnoteReference"/>
          <w:rFonts w:asciiTheme="minorBidi" w:hAnsiTheme="minorBidi"/>
          <w:vertAlign w:val="baseline"/>
        </w:rPr>
        <w:footnoteRef/>
      </w:r>
      <w:ins w:id="1033" w:author="Windows User" w:date="2019-11-09T13:27:00Z">
        <w:r w:rsidR="00101BEE">
          <w:rPr>
            <w:rFonts w:asciiTheme="minorBidi" w:hAnsiTheme="minorBidi" w:hint="cs"/>
            <w:rtl/>
            <w:lang w:val="it-IT"/>
          </w:rPr>
          <w:t>.</w:t>
        </w:r>
      </w:ins>
      <w:r w:rsidRPr="002B4764">
        <w:rPr>
          <w:rFonts w:asciiTheme="minorBidi" w:hAnsiTheme="minorBidi"/>
          <w:lang w:val="it-IT"/>
        </w:rPr>
        <w:t xml:space="preserve"> </w:t>
      </w:r>
      <w:r w:rsidRPr="001717B7">
        <w:rPr>
          <w:rFonts w:asciiTheme="minorBidi" w:hAnsiTheme="minorBidi"/>
          <w:lang w:val="it-IT" w:bidi="fa-IR"/>
        </w:rPr>
        <w:t>New Fascist</w:t>
      </w:r>
    </w:p>
  </w:footnote>
  <w:footnote w:id="42">
    <w:p w:rsidR="00D4045F" w:rsidRPr="001717B7" w:rsidRDefault="00D4045F" w:rsidP="001717B7">
      <w:pPr>
        <w:pStyle w:val="FootnoteText"/>
        <w:contextualSpacing/>
        <w:jc w:val="both"/>
        <w:rPr>
          <w:rFonts w:asciiTheme="minorBidi" w:hAnsiTheme="minorBidi"/>
          <w:lang w:val="it-IT" w:bidi="fa-IR"/>
        </w:rPr>
      </w:pPr>
      <w:r w:rsidRPr="00993087">
        <w:rPr>
          <w:rStyle w:val="FootnoteReference"/>
          <w:rFonts w:asciiTheme="minorBidi" w:hAnsiTheme="minorBidi"/>
          <w:vertAlign w:val="baseline"/>
        </w:rPr>
        <w:footnoteRef/>
      </w:r>
      <w:ins w:id="1039" w:author="Windows User" w:date="2019-11-09T13:28:00Z">
        <w:r w:rsidR="00101BEE">
          <w:rPr>
            <w:rFonts w:asciiTheme="minorBidi" w:hAnsiTheme="minorBidi" w:hint="cs"/>
            <w:rtl/>
            <w:lang w:val="it-IT"/>
          </w:rPr>
          <w:t>.</w:t>
        </w:r>
      </w:ins>
      <w:r w:rsidRPr="007462B1">
        <w:rPr>
          <w:rFonts w:asciiTheme="minorBidi" w:hAnsiTheme="minorBidi"/>
          <w:lang w:val="it-IT"/>
        </w:rPr>
        <w:t xml:space="preserve"> </w:t>
      </w:r>
      <w:r w:rsidRPr="001717B7">
        <w:rPr>
          <w:rFonts w:asciiTheme="minorBidi" w:hAnsiTheme="minorBidi"/>
          <w:lang w:val="it-IT" w:bidi="fa-IR"/>
        </w:rPr>
        <w:t>Pavia</w:t>
      </w:r>
    </w:p>
  </w:footnote>
  <w:footnote w:id="43">
    <w:p w:rsidR="0067524F" w:rsidRPr="001717B7" w:rsidRDefault="0067524F" w:rsidP="001717B7">
      <w:pPr>
        <w:pStyle w:val="FootnoteText"/>
        <w:contextualSpacing/>
        <w:jc w:val="both"/>
        <w:rPr>
          <w:rFonts w:asciiTheme="minorBidi" w:hAnsiTheme="minorBidi"/>
          <w:lang w:val="it-IT" w:bidi="fa-IR"/>
        </w:rPr>
      </w:pPr>
      <w:r w:rsidRPr="00993087">
        <w:rPr>
          <w:rStyle w:val="FootnoteReference"/>
          <w:rFonts w:asciiTheme="minorBidi" w:hAnsiTheme="minorBidi"/>
          <w:vertAlign w:val="baseline"/>
        </w:rPr>
        <w:footnoteRef/>
      </w:r>
      <w:ins w:id="1074" w:author="Windows User" w:date="2019-11-09T13:28:00Z">
        <w:r w:rsidR="00101BEE">
          <w:rPr>
            <w:rFonts w:asciiTheme="minorBidi" w:hAnsiTheme="minorBidi" w:hint="cs"/>
            <w:rtl/>
            <w:lang w:val="it-IT"/>
          </w:rPr>
          <w:t>.</w:t>
        </w:r>
      </w:ins>
      <w:r w:rsidRPr="007462B1">
        <w:rPr>
          <w:rFonts w:asciiTheme="minorBidi" w:hAnsiTheme="minorBidi"/>
          <w:lang w:val="it-IT"/>
        </w:rPr>
        <w:t xml:space="preserve"> </w:t>
      </w:r>
      <w:r w:rsidRPr="001717B7">
        <w:rPr>
          <w:rFonts w:asciiTheme="minorBidi" w:hAnsiTheme="minorBidi"/>
          <w:lang w:val="it-IT" w:bidi="fa-IR"/>
        </w:rPr>
        <w:t>Genova</w:t>
      </w:r>
    </w:p>
  </w:footnote>
  <w:footnote w:id="44">
    <w:p w:rsidR="0067524F" w:rsidRPr="001717B7" w:rsidRDefault="0067524F" w:rsidP="001717B7">
      <w:pPr>
        <w:pStyle w:val="FootnoteText"/>
        <w:contextualSpacing/>
        <w:jc w:val="both"/>
        <w:rPr>
          <w:rFonts w:asciiTheme="minorBidi" w:hAnsiTheme="minorBidi"/>
          <w:lang w:val="it-IT" w:bidi="fa-IR"/>
        </w:rPr>
      </w:pPr>
      <w:r w:rsidRPr="00993087">
        <w:rPr>
          <w:rStyle w:val="FootnoteReference"/>
          <w:rFonts w:asciiTheme="minorBidi" w:hAnsiTheme="minorBidi"/>
          <w:vertAlign w:val="baseline"/>
        </w:rPr>
        <w:footnoteRef/>
      </w:r>
      <w:ins w:id="1081" w:author="Windows User" w:date="2019-11-09T13:28:00Z">
        <w:r w:rsidR="00101BEE">
          <w:rPr>
            <w:rFonts w:asciiTheme="minorBidi" w:hAnsiTheme="minorBidi" w:hint="cs"/>
            <w:rtl/>
            <w:lang w:val="it-IT"/>
          </w:rPr>
          <w:t>.</w:t>
        </w:r>
      </w:ins>
      <w:r w:rsidRPr="002B4764">
        <w:rPr>
          <w:rFonts w:asciiTheme="minorBidi" w:hAnsiTheme="minorBidi"/>
          <w:lang w:val="it-IT"/>
        </w:rPr>
        <w:t xml:space="preserve"> </w:t>
      </w:r>
      <w:r w:rsidRPr="001717B7">
        <w:rPr>
          <w:rFonts w:asciiTheme="minorBidi" w:hAnsiTheme="minorBidi"/>
          <w:lang w:val="it-IT" w:bidi="fa-IR"/>
        </w:rPr>
        <w:t>Donetsk</w:t>
      </w:r>
    </w:p>
  </w:footnote>
  <w:footnote w:id="45">
    <w:p w:rsidR="0067524F" w:rsidRPr="001717B7" w:rsidRDefault="0067524F" w:rsidP="001717B7">
      <w:pPr>
        <w:pStyle w:val="FootnoteText"/>
        <w:contextualSpacing/>
        <w:jc w:val="both"/>
        <w:rPr>
          <w:rFonts w:asciiTheme="minorBidi" w:hAnsiTheme="minorBidi"/>
          <w:lang w:val="it-IT" w:bidi="fa-IR"/>
        </w:rPr>
      </w:pPr>
      <w:r w:rsidRPr="00993087">
        <w:rPr>
          <w:rStyle w:val="FootnoteReference"/>
          <w:rFonts w:asciiTheme="minorBidi" w:hAnsiTheme="minorBidi"/>
          <w:vertAlign w:val="baseline"/>
        </w:rPr>
        <w:footnoteRef/>
      </w:r>
      <w:ins w:id="1086" w:author="Windows User" w:date="2019-11-09T13:28:00Z">
        <w:r w:rsidR="00101BEE">
          <w:rPr>
            <w:rFonts w:asciiTheme="minorBidi" w:hAnsiTheme="minorBidi" w:hint="cs"/>
            <w:rtl/>
          </w:rPr>
          <w:t>.</w:t>
        </w:r>
      </w:ins>
      <w:r w:rsidRPr="001717B7">
        <w:rPr>
          <w:rFonts w:asciiTheme="minorBidi" w:hAnsiTheme="minorBidi"/>
        </w:rPr>
        <w:t xml:space="preserve"> </w:t>
      </w:r>
      <w:r w:rsidRPr="001717B7">
        <w:rPr>
          <w:rFonts w:asciiTheme="minorBidi" w:hAnsiTheme="minorBidi"/>
          <w:lang w:val="it-IT" w:bidi="fa-IR"/>
        </w:rPr>
        <w:t>Luhansk</w:t>
      </w:r>
    </w:p>
  </w:footnote>
  <w:footnote w:id="46">
    <w:p w:rsidR="004E1DB3" w:rsidRPr="001717B7" w:rsidRDefault="004E1DB3" w:rsidP="001717B7">
      <w:pPr>
        <w:pStyle w:val="FootnoteText"/>
        <w:contextualSpacing/>
        <w:jc w:val="both"/>
        <w:rPr>
          <w:rFonts w:asciiTheme="minorBidi" w:hAnsiTheme="minorBidi"/>
          <w:lang w:val="it-IT" w:bidi="fa-IR"/>
        </w:rPr>
      </w:pPr>
      <w:r w:rsidRPr="00993087">
        <w:rPr>
          <w:rStyle w:val="FootnoteReference"/>
          <w:rFonts w:asciiTheme="minorBidi" w:hAnsiTheme="minorBidi"/>
          <w:vertAlign w:val="baseline"/>
        </w:rPr>
        <w:footnoteRef/>
      </w:r>
      <w:ins w:id="1090" w:author="Windows User" w:date="2019-11-09T13:28:00Z">
        <w:r w:rsidR="00101BEE">
          <w:rPr>
            <w:rFonts w:asciiTheme="minorBidi" w:hAnsiTheme="minorBidi" w:hint="cs"/>
            <w:rtl/>
          </w:rPr>
          <w:t>.</w:t>
        </w:r>
      </w:ins>
      <w:r w:rsidRPr="002B4764">
        <w:rPr>
          <w:rFonts w:asciiTheme="minorBidi" w:hAnsiTheme="minorBidi"/>
        </w:rPr>
        <w:t xml:space="preserve"> </w:t>
      </w:r>
      <w:r w:rsidRPr="001717B7">
        <w:rPr>
          <w:rFonts w:asciiTheme="minorBidi" w:hAnsiTheme="minorBidi"/>
          <w:lang w:val="it-IT" w:bidi="fa-IR"/>
        </w:rPr>
        <w:t>See: www.ansa.it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655185"/>
    <w:multiLevelType w:val="hybridMultilevel"/>
    <w:tmpl w:val="A6A24006"/>
    <w:lvl w:ilvl="0" w:tplc="BBBA4BB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667782"/>
    <w:multiLevelType w:val="hybridMultilevel"/>
    <w:tmpl w:val="F2FAFD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987E70"/>
    <w:multiLevelType w:val="hybridMultilevel"/>
    <w:tmpl w:val="012EA7DE"/>
    <w:lvl w:ilvl="0" w:tplc="876486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962E57"/>
    <w:multiLevelType w:val="hybridMultilevel"/>
    <w:tmpl w:val="E6E802EC"/>
    <w:lvl w:ilvl="0" w:tplc="47F4E2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7910CE"/>
    <w:multiLevelType w:val="hybridMultilevel"/>
    <w:tmpl w:val="0A803D6E"/>
    <w:lvl w:ilvl="0" w:tplc="6FE643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C27B4B"/>
    <w:multiLevelType w:val="hybridMultilevel"/>
    <w:tmpl w:val="92962874"/>
    <w:lvl w:ilvl="0" w:tplc="47F4E2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721BE3"/>
    <w:multiLevelType w:val="hybridMultilevel"/>
    <w:tmpl w:val="449C828E"/>
    <w:lvl w:ilvl="0" w:tplc="FC0E5D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trackRevisions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19D"/>
    <w:rsid w:val="0005649D"/>
    <w:rsid w:val="000740D6"/>
    <w:rsid w:val="000764E3"/>
    <w:rsid w:val="00077FE9"/>
    <w:rsid w:val="000A5C5B"/>
    <w:rsid w:val="000B0278"/>
    <w:rsid w:val="000C6BF1"/>
    <w:rsid w:val="000F3AAD"/>
    <w:rsid w:val="00101BEE"/>
    <w:rsid w:val="001208AE"/>
    <w:rsid w:val="0012678F"/>
    <w:rsid w:val="0013210D"/>
    <w:rsid w:val="0015760F"/>
    <w:rsid w:val="0016737D"/>
    <w:rsid w:val="001717B7"/>
    <w:rsid w:val="00185634"/>
    <w:rsid w:val="001B2799"/>
    <w:rsid w:val="001B5983"/>
    <w:rsid w:val="00233D0C"/>
    <w:rsid w:val="0024777A"/>
    <w:rsid w:val="002516E9"/>
    <w:rsid w:val="00252F33"/>
    <w:rsid w:val="002702F8"/>
    <w:rsid w:val="00284113"/>
    <w:rsid w:val="0029537A"/>
    <w:rsid w:val="002A6ADA"/>
    <w:rsid w:val="002B4764"/>
    <w:rsid w:val="002D119D"/>
    <w:rsid w:val="002E0F35"/>
    <w:rsid w:val="002E426E"/>
    <w:rsid w:val="002F2077"/>
    <w:rsid w:val="002F45CA"/>
    <w:rsid w:val="0035358C"/>
    <w:rsid w:val="00366D94"/>
    <w:rsid w:val="00385ED4"/>
    <w:rsid w:val="0044319F"/>
    <w:rsid w:val="00452553"/>
    <w:rsid w:val="00453974"/>
    <w:rsid w:val="00454691"/>
    <w:rsid w:val="00466E32"/>
    <w:rsid w:val="00484F3B"/>
    <w:rsid w:val="004A0D3D"/>
    <w:rsid w:val="004C7F7F"/>
    <w:rsid w:val="004E1DB3"/>
    <w:rsid w:val="004E6928"/>
    <w:rsid w:val="00546CC7"/>
    <w:rsid w:val="005D2D3E"/>
    <w:rsid w:val="005F7377"/>
    <w:rsid w:val="00635EE9"/>
    <w:rsid w:val="00636BA0"/>
    <w:rsid w:val="00646473"/>
    <w:rsid w:val="0067524F"/>
    <w:rsid w:val="006850F2"/>
    <w:rsid w:val="006902FC"/>
    <w:rsid w:val="006E550C"/>
    <w:rsid w:val="006E55B8"/>
    <w:rsid w:val="007462B1"/>
    <w:rsid w:val="007663E2"/>
    <w:rsid w:val="00784245"/>
    <w:rsid w:val="007B7A99"/>
    <w:rsid w:val="007C4CAA"/>
    <w:rsid w:val="007D7011"/>
    <w:rsid w:val="00830CFA"/>
    <w:rsid w:val="00852364"/>
    <w:rsid w:val="0089667A"/>
    <w:rsid w:val="008E489B"/>
    <w:rsid w:val="0094451C"/>
    <w:rsid w:val="00985BC8"/>
    <w:rsid w:val="00993087"/>
    <w:rsid w:val="009C089F"/>
    <w:rsid w:val="009C0BF2"/>
    <w:rsid w:val="009D08E3"/>
    <w:rsid w:val="00A17DCB"/>
    <w:rsid w:val="00A26DC8"/>
    <w:rsid w:val="00A46F0C"/>
    <w:rsid w:val="00A6010F"/>
    <w:rsid w:val="00AA4723"/>
    <w:rsid w:val="00AE15D3"/>
    <w:rsid w:val="00AF291B"/>
    <w:rsid w:val="00B35162"/>
    <w:rsid w:val="00B54ADC"/>
    <w:rsid w:val="00B64367"/>
    <w:rsid w:val="00B7060F"/>
    <w:rsid w:val="00B72903"/>
    <w:rsid w:val="00BA67CE"/>
    <w:rsid w:val="00BD7613"/>
    <w:rsid w:val="00BE54FC"/>
    <w:rsid w:val="00C0059D"/>
    <w:rsid w:val="00C1332C"/>
    <w:rsid w:val="00C1713D"/>
    <w:rsid w:val="00C30B30"/>
    <w:rsid w:val="00C430E8"/>
    <w:rsid w:val="00C56D47"/>
    <w:rsid w:val="00C67F8E"/>
    <w:rsid w:val="00C929AB"/>
    <w:rsid w:val="00CB6474"/>
    <w:rsid w:val="00CC3C2F"/>
    <w:rsid w:val="00CE379E"/>
    <w:rsid w:val="00CE77C5"/>
    <w:rsid w:val="00D00209"/>
    <w:rsid w:val="00D016C2"/>
    <w:rsid w:val="00D4045F"/>
    <w:rsid w:val="00D4344B"/>
    <w:rsid w:val="00D6114F"/>
    <w:rsid w:val="00D628A3"/>
    <w:rsid w:val="00D724EF"/>
    <w:rsid w:val="00D72BE7"/>
    <w:rsid w:val="00DA1AA7"/>
    <w:rsid w:val="00DA1EB2"/>
    <w:rsid w:val="00DA1F87"/>
    <w:rsid w:val="00DB1D6E"/>
    <w:rsid w:val="00DE1DF3"/>
    <w:rsid w:val="00E54660"/>
    <w:rsid w:val="00E63FB9"/>
    <w:rsid w:val="00E65B1E"/>
    <w:rsid w:val="00E714EA"/>
    <w:rsid w:val="00EB7208"/>
    <w:rsid w:val="00ED3AF9"/>
    <w:rsid w:val="00EE1CFC"/>
    <w:rsid w:val="00F10723"/>
    <w:rsid w:val="00F17DA6"/>
    <w:rsid w:val="00F21C71"/>
    <w:rsid w:val="00F36E96"/>
    <w:rsid w:val="00FC4FD2"/>
    <w:rsid w:val="00FF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1596305066819366269msolistparagraph">
    <w:name w:val="m_-1596305066819366269msolistparagraph"/>
    <w:basedOn w:val="Normal"/>
    <w:rsid w:val="002D1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mmary">
    <w:name w:val="summary"/>
    <w:basedOn w:val="Normal"/>
    <w:rsid w:val="00985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85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-5454051094228698946msolistparagraph">
    <w:name w:val="m_-5454051094228698946msolistparagraph"/>
    <w:basedOn w:val="Normal"/>
    <w:rsid w:val="0018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3761839767778615430msonospacing">
    <w:name w:val="m_3761839767778615430msonospacing"/>
    <w:basedOn w:val="Normal"/>
    <w:rsid w:val="0018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8691803319091857008msofootnotetext">
    <w:name w:val="m_8691803319091857008msofootnotetext"/>
    <w:basedOn w:val="Normal"/>
    <w:rsid w:val="001B5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tejustify">
    <w:name w:val="rtejustify"/>
    <w:basedOn w:val="Normal"/>
    <w:rsid w:val="00636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36BA0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D628A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628A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628A3"/>
    <w:rPr>
      <w:vertAlign w:val="superscript"/>
    </w:rPr>
  </w:style>
  <w:style w:type="paragraph" w:customStyle="1" w:styleId="m-3271859342709519273standard">
    <w:name w:val="m_-3271859342709519273standard"/>
    <w:basedOn w:val="Normal"/>
    <w:rsid w:val="00B70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D3A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1C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C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1596305066819366269msolistparagraph">
    <w:name w:val="m_-1596305066819366269msolistparagraph"/>
    <w:basedOn w:val="Normal"/>
    <w:rsid w:val="002D1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mmary">
    <w:name w:val="summary"/>
    <w:basedOn w:val="Normal"/>
    <w:rsid w:val="00985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85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-5454051094228698946msolistparagraph">
    <w:name w:val="m_-5454051094228698946msolistparagraph"/>
    <w:basedOn w:val="Normal"/>
    <w:rsid w:val="0018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3761839767778615430msonospacing">
    <w:name w:val="m_3761839767778615430msonospacing"/>
    <w:basedOn w:val="Normal"/>
    <w:rsid w:val="0018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8691803319091857008msofootnotetext">
    <w:name w:val="m_8691803319091857008msofootnotetext"/>
    <w:basedOn w:val="Normal"/>
    <w:rsid w:val="001B5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tejustify">
    <w:name w:val="rtejustify"/>
    <w:basedOn w:val="Normal"/>
    <w:rsid w:val="00636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36BA0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D628A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628A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628A3"/>
    <w:rPr>
      <w:vertAlign w:val="superscript"/>
    </w:rPr>
  </w:style>
  <w:style w:type="paragraph" w:customStyle="1" w:styleId="m-3271859342709519273standard">
    <w:name w:val="m_-3271859342709519273standard"/>
    <w:basedOn w:val="Normal"/>
    <w:rsid w:val="00B70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D3A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1C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C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7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4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3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9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9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07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47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30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5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1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6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7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6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6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9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3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25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1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7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80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2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www.avvenire.it/c/attualita/Documents/ONUdirittiViolati.pdf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avvenire.it/c/attualita/Documents/ONUdirittiViolati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67892-1C43-4CE9-94B2-C14396468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1716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Samavish</dc:creator>
  <cp:lastModifiedBy>Windows User</cp:lastModifiedBy>
  <cp:revision>64</cp:revision>
  <dcterms:created xsi:type="dcterms:W3CDTF">2019-11-06T14:05:00Z</dcterms:created>
  <dcterms:modified xsi:type="dcterms:W3CDTF">2019-11-09T19:54:00Z</dcterms:modified>
</cp:coreProperties>
</file>