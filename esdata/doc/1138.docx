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9FF" w:rsidRDefault="00E829FF" w:rsidP="00E829F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 </w:t>
      </w:r>
    </w:p>
    <w:p w:rsidR="002924BC" w:rsidRDefault="002924BC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924BC" w:rsidRDefault="002924BC" w:rsidP="002924BC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01123" w:rsidRDefault="00B01123" w:rsidP="00B01123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829FF" w:rsidRDefault="00E829FF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International Conference</w:t>
      </w:r>
    </w:p>
    <w:p w:rsidR="00E829FF" w:rsidRDefault="00E829FF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PAKISTAN’s PLURALISTIC CULTURAL VALUES of</w:t>
      </w:r>
    </w:p>
    <w:p w:rsidR="00E829FF" w:rsidRDefault="0060072D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PEACE</w:t>
      </w:r>
      <w:r w:rsidR="007C011B">
        <w:rPr>
          <w:rFonts w:ascii="Times New Roman" w:hAnsi="Times New Roman" w:cs="Times New Roman"/>
          <w:b/>
          <w:sz w:val="28"/>
          <w:szCs w:val="28"/>
          <w:u w:val="single"/>
        </w:rPr>
        <w:t xml:space="preserve">, </w:t>
      </w:r>
      <w:r w:rsidR="007C011B">
        <w:rPr>
          <w:rFonts w:ascii="Times New Roman" w:hAnsi="Times New Roman" w:cs="Times New Roman"/>
          <w:b/>
          <w:sz w:val="28"/>
          <w:szCs w:val="28"/>
          <w:u w:val="single"/>
        </w:rPr>
        <w:t>TOLERANCE</w:t>
      </w:r>
      <w:r w:rsidR="00E829FF">
        <w:rPr>
          <w:rFonts w:ascii="Times New Roman" w:hAnsi="Times New Roman" w:cs="Times New Roman"/>
          <w:b/>
          <w:sz w:val="28"/>
          <w:szCs w:val="28"/>
          <w:u w:val="single"/>
        </w:rPr>
        <w:t xml:space="preserve"> and </w:t>
      </w:r>
      <w:r w:rsidR="007C011B">
        <w:rPr>
          <w:rFonts w:ascii="Times New Roman" w:hAnsi="Times New Roman" w:cs="Times New Roman"/>
          <w:b/>
          <w:sz w:val="28"/>
          <w:szCs w:val="28"/>
          <w:u w:val="single"/>
        </w:rPr>
        <w:t>LOVE</w:t>
      </w:r>
      <w:r w:rsidR="007C011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E829FF" w:rsidRDefault="00E829FF" w:rsidP="00E829F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[</w:t>
      </w:r>
      <w:r w:rsidRPr="00C26109">
        <w:rPr>
          <w:rFonts w:ascii="Times New Roman" w:hAnsi="Times New Roman" w:cs="Times New Roman"/>
          <w:b/>
          <w:sz w:val="28"/>
          <w:szCs w:val="28"/>
          <w:u w:val="single"/>
        </w:rPr>
        <w:t>ISLAMABAD – 5</w:t>
      </w:r>
      <w:r w:rsidRPr="00C26109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C26109">
        <w:rPr>
          <w:rFonts w:ascii="Times New Roman" w:hAnsi="Times New Roman" w:cs="Times New Roman"/>
          <w:b/>
          <w:sz w:val="28"/>
          <w:szCs w:val="28"/>
          <w:u w:val="single"/>
        </w:rPr>
        <w:t xml:space="preserve"> &amp; 6</w:t>
      </w:r>
      <w:r w:rsidRPr="00C26109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C26109">
        <w:rPr>
          <w:rFonts w:ascii="Times New Roman" w:hAnsi="Times New Roman" w:cs="Times New Roman"/>
          <w:b/>
          <w:sz w:val="28"/>
          <w:szCs w:val="28"/>
          <w:u w:val="single"/>
        </w:rPr>
        <w:t xml:space="preserve"> JULY, 2018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:rsidR="00E829FF" w:rsidRDefault="00E829FF" w:rsidP="00E82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E829FF" w:rsidRPr="00E829FF" w:rsidRDefault="00E829FF" w:rsidP="00E829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829F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CONCEPT PAPER</w:t>
      </w:r>
    </w:p>
    <w:p w:rsidR="00E829FF" w:rsidRDefault="00E829FF" w:rsidP="00E82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 Society of Asian Civilizations Pakistan was established on 23</w:t>
      </w:r>
      <w:r>
        <w:rPr>
          <w:rFonts w:ascii="Times New Roman" w:eastAsia="Times New Roman" w:hAnsi="Times New Roman" w:cs="Times New Roman"/>
          <w:sz w:val="16"/>
          <w:szCs w:val="16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> March, 2000 – the Republic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 of Pakistan by Professor Emeritus Dr. Ahmad Hasan Dani, a scholar of international fame in the fields of culture, civilization, archaeology and history. It is a non-political Society. The aims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objectives of the Society are to organize national and international conferences, seminars,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symposia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 talks and lecture series to advance its sole goal of promoting academic, cultural and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research-oriented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activities in the country and abroad.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 pursuance of the stated goal of the Society, it inte</w:t>
      </w:r>
      <w:r w:rsidR="007C011B">
        <w:rPr>
          <w:rFonts w:ascii="Times New Roman" w:eastAsia="Times New Roman" w:hAnsi="Times New Roman" w:cs="Times New Roman"/>
          <w:sz w:val="24"/>
          <w:szCs w:val="24"/>
        </w:rPr>
        <w:t>nd to organize an International</w:t>
      </w:r>
      <w:r>
        <w:rPr>
          <w:rFonts w:ascii="Times New Roman" w:eastAsia="Times New Roman" w:hAnsi="Times New Roman" w:cs="Times New Roman"/>
          <w:sz w:val="24"/>
          <w:szCs w:val="24"/>
        </w:rPr>
        <w:t> Conference </w:t>
      </w:r>
    </w:p>
    <w:p w:rsidR="00E829FF" w:rsidRDefault="00E829FF" w:rsidP="002924BC">
      <w:pPr>
        <w:spacing w:after="0" w:line="240" w:lineRule="auto"/>
        <w:ind w:righ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the topic of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Pa</w:t>
      </w:r>
      <w:r w:rsidR="00305F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kistan’s   Pluralistic   Cultural Values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  of  </w:t>
      </w:r>
      <w:r w:rsidR="00305F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</w:t>
      </w:r>
      <w:r w:rsidR="0060072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Peace</w:t>
      </w:r>
      <w:r w:rsidR="007C01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7C01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Tolerance</w:t>
      </w:r>
      <w:r w:rsidR="00305F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  and </w:t>
      </w:r>
      <w:r w:rsidR="007C011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Love,</w:t>
      </w:r>
      <w:r w:rsidR="00305F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 we cast a cursory look on the prevailing scenario in the world, we shall find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  two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kinds of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Societies over the globe. On the one hand, there are Societies with monolithic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  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fascist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tendencies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which  are, in fact, closed Societies, establishing supremacy and hegemony over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others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 Contrary to that, the other kind of Society are pluralist ones which are open and generally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tolerant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ones, believing in power-sharing and prone to new ideas. These Societies welcome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socio-political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and economic  changes over the globe. 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 the South Asian subcontinent</w:t>
      </w:r>
      <w:r w:rsidR="00B01123">
        <w:rPr>
          <w:rFonts w:ascii="Times New Roman" w:eastAsia="Times New Roman" w:hAnsi="Times New Roman" w:cs="Times New Roman"/>
          <w:sz w:val="24"/>
          <w:szCs w:val="24"/>
        </w:rPr>
        <w:t>, during the freedom movement, </w:t>
      </w:r>
      <w:r>
        <w:rPr>
          <w:rFonts w:ascii="Times New Roman" w:eastAsia="Times New Roman" w:hAnsi="Times New Roman" w:cs="Times New Roman"/>
          <w:sz w:val="24"/>
          <w:szCs w:val="24"/>
        </w:rPr>
        <w:t>All India Muslim League and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leadership, particularly Quaid-i-Azam Mohammad Ali Jinnah advocated the cause of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establishing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a pluralist polity in India with constitutional protection to the minorities. He was the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champion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of Hindu-Muslim unity. Mohammad Ali Jinnah, a brilliant barrister with impeccable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anti-colonial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credentials, successfully promoted a compromise package for the future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constitution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of independent sovereign state of united India in the form of Lucknow Pact.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Unfortunately, in 1928, the Indian National Congress went back on its commitment and adopted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Nehru Report, recommending of a highly centralized polity with the absolute domination of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Hindu community. Disappointed by the narrow-mindedness, parochial approach and vested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interest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of Hindutva, Quaid-i-Azam was compelled to expose and challenge the clandestine </w:t>
      </w:r>
    </w:p>
    <w:p w:rsidR="00E829FF" w:rsidRDefault="00E829FF" w:rsidP="002924BC">
      <w:pPr>
        <w:spacing w:after="0" w:line="240" w:lineRule="auto"/>
        <w:ind w:right="-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designs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of  Indian National Congress to impose supremacy of Hindu majority in the post-independent British India. When Indian National Congress refused to establish a pluralist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Society in united India as envisioned Quaid-i-Azam and endeavored to deny just treatment to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Muslim minority, Quaid-i-Azam demanded a separate homeland for the Muslims of India where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can practice their religion independently and model their lives according to their choice and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willingness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 the emergence of Pakistan on 14</w:t>
      </w:r>
      <w:r>
        <w:rPr>
          <w:rFonts w:ascii="Times New Roman" w:eastAsia="Times New Roman" w:hAnsi="Times New Roman" w:cs="Times New Roman"/>
          <w:sz w:val="16"/>
          <w:szCs w:val="16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> August, 1947, the Founder of Pakistan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  promised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a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pluralist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Society in the newly independent state of Pakistan. His address to the Constituent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Assembly of Pakistan on 11 August, 1947adequately vindicates his vision to establish a pluralist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Pakistan where all citizens in the state are to have equal rights and obligations without any </w:t>
      </w:r>
    </w:p>
    <w:p w:rsidR="00E829FF" w:rsidRDefault="00E829FF" w:rsidP="002924B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discrimination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on the basis of religion, cast, creed or color.  He said: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“You may belong to any religion, caste or creed – that has nothing to do with the business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the State. We are starting with the fundamental principle that we are all citizens, and </w:t>
      </w:r>
    </w:p>
    <w:p w:rsidR="00E829FF" w:rsidRDefault="00E829FF" w:rsidP="002924B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equal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citizens of one State”.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Keeping in view Quaid’s dream of pluralist Pakistan, the Society of Asian Civilizations Pakistan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intends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to organize this internationalcconference and invites scholars from all over Pakistan and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abroad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to share their views on the topic. 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 convenience of the scholars, main theme of the conference has been divided into sub-themes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 the following 04 academic sessions: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 Session-I: SPIRIT of ISLAM: PEACE, UNIVERSALITY and Co-EXISTENCE </w:t>
      </w:r>
    </w:p>
    <w:p w:rsidR="00E829FF" w:rsidRDefault="00E829FF" w:rsidP="002924BC">
      <w:pPr>
        <w:spacing w:after="0" w:line="240" w:lineRule="auto"/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 Session-II: MUSLIM RULE in SOUTH ASIA: DEVELOPMENT of  </w:t>
      </w:r>
    </w:p>
    <w:p w:rsidR="00E829FF" w:rsidRDefault="00E829FF" w:rsidP="002924BC">
      <w:pPr>
        <w:spacing w:after="0" w:line="240" w:lineRule="auto"/>
        <w:ind w:left="1440" w:right="-18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PLURALISTIC CULTURE </w:t>
      </w:r>
    </w:p>
    <w:p w:rsidR="00E829FF" w:rsidRDefault="00305F4E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 Session-III: RO</w:t>
      </w:r>
      <w:r w:rsidR="00E829FF">
        <w:rPr>
          <w:rFonts w:ascii="Times New Roman" w:eastAsia="Times New Roman" w:hAnsi="Times New Roman" w:cs="Times New Roman"/>
          <w:sz w:val="24"/>
          <w:szCs w:val="24"/>
        </w:rPr>
        <w:t>LE of </w:t>
      </w:r>
      <w:r w:rsidR="00E829FF">
        <w:rPr>
          <w:rFonts w:ascii="Times New Roman" w:eastAsia="Times New Roman" w:hAnsi="Times New Roman" w:cs="Times New Roman"/>
          <w:i/>
          <w:iCs/>
          <w:sz w:val="24"/>
          <w:szCs w:val="24"/>
        </w:rPr>
        <w:t>SUFIS </w:t>
      </w:r>
      <w:r w:rsidR="00E829FF">
        <w:rPr>
          <w:rFonts w:ascii="Times New Roman" w:eastAsia="Times New Roman" w:hAnsi="Times New Roman" w:cs="Times New Roman"/>
          <w:sz w:val="24"/>
          <w:szCs w:val="24"/>
        </w:rPr>
        <w:t>in PROMOTING SOCIAL HARMONY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 Session-IV: NON-VIOLENT DEMOCRATIC IDEALS of FOUNDING FATHER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MOHAMMAD ALI JINNAH 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*Jinnah Papers, Vol. VI, pp. 446-450. </w:t>
      </w:r>
    </w:p>
    <w:p w:rsidR="00E829FF" w:rsidRDefault="00E829FF" w:rsidP="002924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29FF" w:rsidRDefault="00E829FF" w:rsidP="002924BC">
      <w:pPr>
        <w:jc w:val="both"/>
      </w:pPr>
    </w:p>
    <w:p w:rsidR="00EA2FE9" w:rsidRDefault="00EA2FE9" w:rsidP="002924BC">
      <w:pPr>
        <w:jc w:val="both"/>
      </w:pPr>
    </w:p>
    <w:p w:rsidR="000C0665" w:rsidRPr="00E829FF" w:rsidRDefault="00EA2FE9" w:rsidP="00E829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91809" w:rsidRPr="005028C0" w:rsidRDefault="00591809" w:rsidP="005028C0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DAY ONE – </w:t>
      </w:r>
      <w:r w:rsid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 w:rsidR="002A61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JULY, 2018 [THURS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DAY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]</w:t>
      </w:r>
      <w:ins w:id="0" w:author="MRT" w:date="2016-02-16T22:56:00Z">
        <w:r w:rsidRPr="0055174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       </w:t>
        </w:r>
      </w:ins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INAUGURAL SESSION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ISLAMABAD</w:t>
      </w:r>
      <w:r w:rsidR="002356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HOTEL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:rsidR="00551742" w:rsidRDefault="00551742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591809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RAPPORTEURS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22120" w:rsidRPr="00551742" w:rsidRDefault="00622120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22120" w:rsidRPr="00622120" w:rsidRDefault="00622120" w:rsidP="00622120">
      <w:pPr>
        <w:pStyle w:val="ListParagraph"/>
        <w:numPr>
          <w:ilvl w:val="0"/>
          <w:numId w:val="2"/>
        </w:numPr>
        <w:spacing w:after="0" w:line="240" w:lineRule="auto"/>
        <w:ind w:right="-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2120">
        <w:rPr>
          <w:rFonts w:ascii="Times New Roman" w:hAnsi="Times New Roman" w:cs="Times New Roman"/>
          <w:b/>
          <w:bCs/>
          <w:sz w:val="24"/>
          <w:szCs w:val="24"/>
          <w:u w:val="single"/>
        </w:rPr>
        <w:t>Dr. SAMINA NADEEM</w:t>
      </w:r>
    </w:p>
    <w:p w:rsidR="004E75F4" w:rsidRDefault="00622120" w:rsidP="00D805C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22120">
        <w:rPr>
          <w:rFonts w:ascii="Times New Roman" w:hAnsi="Times New Roman" w:cs="Times New Roman"/>
          <w:bCs/>
          <w:sz w:val="24"/>
          <w:szCs w:val="24"/>
        </w:rPr>
        <w:t>Member, Executive Council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:rsidR="00622120" w:rsidRDefault="00622120" w:rsidP="00D805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2120">
        <w:rPr>
          <w:rFonts w:ascii="Times New Roman" w:hAnsi="Times New Roman" w:cs="Times New Roman"/>
          <w:bCs/>
          <w:sz w:val="24"/>
          <w:szCs w:val="24"/>
        </w:rPr>
        <w:t xml:space="preserve">Society of Asian Civilizations </w:t>
      </w:r>
      <w:r w:rsidR="004E75F4" w:rsidRPr="00D805CB">
        <w:rPr>
          <w:rFonts w:ascii="Times New Roman" w:hAnsi="Times New Roman" w:cs="Times New Roman"/>
          <w:b/>
          <w:bCs/>
          <w:sz w:val="24"/>
          <w:szCs w:val="24"/>
        </w:rPr>
        <w:t>PAKISTAN</w:t>
      </w:r>
    </w:p>
    <w:p w:rsidR="00B42509" w:rsidRPr="00B42509" w:rsidRDefault="00B42509" w:rsidP="00D805C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6" w:history="1">
        <w:r w:rsidR="00682606"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samn887@gmail.com</w:t>
        </w:r>
      </w:hyperlink>
      <w:r w:rsidR="00682606">
        <w:rPr>
          <w:rFonts w:ascii="Times New Roman" w:hAnsi="Times New Roman" w:cs="Times New Roman"/>
          <w:bCs/>
          <w:sz w:val="24"/>
          <w:szCs w:val="24"/>
        </w:rPr>
        <w:t xml:space="preserve"> Cell: 0300-5117745]</w:t>
      </w:r>
    </w:p>
    <w:p w:rsidR="00622120" w:rsidRPr="00622120" w:rsidRDefault="00622120" w:rsidP="0062212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9A6ED7" w:rsidRPr="0023569C" w:rsidRDefault="009A6ED7" w:rsidP="00622120">
      <w:pPr>
        <w:pStyle w:val="ListParagraph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56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Dr. </w:t>
      </w:r>
      <w:r w:rsidR="004E75F4">
        <w:rPr>
          <w:rFonts w:ascii="Times New Roman" w:hAnsi="Times New Roman" w:cs="Times New Roman"/>
          <w:b/>
          <w:bCs/>
          <w:sz w:val="24"/>
          <w:szCs w:val="24"/>
          <w:u w:val="single"/>
        </w:rPr>
        <w:t>SAJID MAMOOD AWAN</w:t>
      </w:r>
    </w:p>
    <w:p w:rsidR="009A6ED7" w:rsidRDefault="009A6ED7" w:rsidP="00D805CB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6ED7">
        <w:rPr>
          <w:rFonts w:ascii="Times New Roman" w:hAnsi="Times New Roman" w:cs="Times New Roman"/>
          <w:bCs/>
          <w:sz w:val="24"/>
          <w:szCs w:val="24"/>
        </w:rPr>
        <w:t>Life Member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805CB">
        <w:rPr>
          <w:rFonts w:ascii="Times New Roman" w:hAnsi="Times New Roman" w:cs="Times New Roman"/>
          <w:bCs/>
          <w:sz w:val="24"/>
          <w:szCs w:val="24"/>
        </w:rPr>
        <w:t>Society of Asian Civilizations</w:t>
      </w:r>
      <w:r w:rsidRPr="00D805CB">
        <w:rPr>
          <w:rFonts w:ascii="Times New Roman" w:hAnsi="Times New Roman" w:cs="Times New Roman"/>
          <w:b/>
          <w:bCs/>
          <w:sz w:val="24"/>
          <w:szCs w:val="24"/>
        </w:rPr>
        <w:t xml:space="preserve"> PAKISTAN</w:t>
      </w:r>
    </w:p>
    <w:p w:rsidR="00682606" w:rsidRPr="00682606" w:rsidRDefault="00682606" w:rsidP="00D805CB">
      <w:pPr>
        <w:spacing w:after="0" w:line="240" w:lineRule="auto"/>
        <w:ind w:left="36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7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smawan2222@gmail.com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0300-7304188]</w:t>
      </w:r>
    </w:p>
    <w:p w:rsidR="009A6ED7" w:rsidRDefault="009A6ED7" w:rsidP="009A6ED7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91809" w:rsidRPr="00551742" w:rsidRDefault="009A6ED7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090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 hours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ins w:id="1" w:author="MRT" w:date="2016-02-16T22:56:00Z">
        <w:r w:rsidR="00591809" w:rsidRPr="00551742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   </w:t>
        </w:r>
      </w:ins>
    </w:p>
    <w:p w:rsidR="00591809" w:rsidRDefault="009A6ED7" w:rsidP="0055174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RECITATION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HOLY QURAN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Translation</w:t>
      </w:r>
    </w:p>
    <w:p w:rsidR="009A6ED7" w:rsidRPr="009A6ED7" w:rsidRDefault="009A6ED7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9A6ED7">
        <w:rPr>
          <w:rFonts w:ascii="Times New Roman" w:hAnsi="Times New Roman" w:cs="Times New Roman"/>
          <w:b/>
          <w:bCs/>
          <w:sz w:val="24"/>
          <w:szCs w:val="24"/>
        </w:rPr>
        <w:t xml:space="preserve">[Hafiz </w:t>
      </w:r>
      <w:proofErr w:type="spellStart"/>
      <w:r w:rsidRPr="009A6ED7">
        <w:rPr>
          <w:rFonts w:ascii="Times New Roman" w:hAnsi="Times New Roman" w:cs="Times New Roman"/>
          <w:b/>
          <w:bCs/>
          <w:sz w:val="24"/>
          <w:szCs w:val="24"/>
        </w:rPr>
        <w:t>Qari</w:t>
      </w:r>
      <w:proofErr w:type="spellEnd"/>
      <w:r w:rsidRPr="009A6ED7">
        <w:rPr>
          <w:rFonts w:ascii="Times New Roman" w:hAnsi="Times New Roman" w:cs="Times New Roman"/>
          <w:b/>
          <w:bCs/>
          <w:sz w:val="24"/>
          <w:szCs w:val="24"/>
        </w:rPr>
        <w:t xml:space="preserve"> NAJAMUDDIN HASHMI KAUKAB]</w:t>
      </w:r>
    </w:p>
    <w:p w:rsidR="009A6ED7" w:rsidRDefault="009A6ED7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101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OPENING REMARKS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>
        <w:rPr>
          <w:rFonts w:ascii="Times New Roman" w:hAnsi="Times New Roman" w:cs="Times New Roman"/>
          <w:b/>
          <w:bCs/>
          <w:sz w:val="24"/>
          <w:szCs w:val="24"/>
        </w:rPr>
        <w:t>Professor RAANA TAQI</w:t>
      </w:r>
      <w:r w:rsidR="005A7BFE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:rsidR="00591809" w:rsidRDefault="00591809" w:rsidP="009A6ED7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 xml:space="preserve">Secretary General, Society of Asian Civilizations Pakistan. </w:t>
      </w:r>
    </w:p>
    <w:p w:rsidR="00682606" w:rsidRPr="00551742" w:rsidRDefault="00682606" w:rsidP="009A6ED7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8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raana.arshad@yahoo.com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0333-5106862]</w:t>
      </w:r>
    </w:p>
    <w:p w:rsidR="00835299" w:rsidRDefault="009A6ED7" w:rsidP="00835299">
      <w:pPr>
        <w:spacing w:after="0" w:line="240" w:lineRule="auto"/>
        <w:ind w:right="-18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102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835299" w:rsidRPr="00551742">
        <w:rPr>
          <w:rFonts w:ascii="Times New Roman" w:hAnsi="Times New Roman" w:cs="Times New Roman"/>
          <w:b/>
          <w:bCs/>
          <w:sz w:val="24"/>
          <w:szCs w:val="24"/>
        </w:rPr>
        <w:t>WELCOME ADDRESS</w:t>
      </w:r>
      <w:r w:rsidR="00835299" w:rsidRPr="00551742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 w:rsidR="00835299">
        <w:rPr>
          <w:rFonts w:ascii="Times New Roman" w:hAnsi="Times New Roman" w:cs="Times New Roman"/>
          <w:b/>
          <w:bCs/>
          <w:sz w:val="24"/>
          <w:szCs w:val="24"/>
        </w:rPr>
        <w:t>Prof. Dr. ZULFIQAR ALI QURESHI</w:t>
      </w:r>
    </w:p>
    <w:p w:rsidR="00835299" w:rsidRDefault="00835299" w:rsidP="00835299">
      <w:pPr>
        <w:spacing w:after="0" w:line="240" w:lineRule="auto"/>
        <w:ind w:left="720" w:right="-180"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Founder &amp; </w:t>
      </w:r>
      <w:r w:rsidRPr="00551742">
        <w:rPr>
          <w:rFonts w:ascii="Times New Roman" w:hAnsi="Times New Roman" w:cs="Times New Roman"/>
          <w:bCs/>
          <w:sz w:val="24"/>
          <w:szCs w:val="24"/>
        </w:rPr>
        <w:t>President, Society of Asian Civilizations Pakistan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682606" w:rsidRPr="00682606" w:rsidRDefault="00682606" w:rsidP="00835299">
      <w:pPr>
        <w:spacing w:after="0" w:line="240" w:lineRule="auto"/>
        <w:ind w:left="720" w:right="-18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682606">
        <w:rPr>
          <w:rFonts w:ascii="Times New Roman" w:hAnsi="Times New Roman" w:cs="Times New Roman"/>
          <w:bCs/>
          <w:sz w:val="24"/>
          <w:szCs w:val="24"/>
        </w:rPr>
        <w:t>[Email: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9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president@sacpakistan.org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0321-5323477 &amp; 0333-5323477]</w:t>
      </w:r>
    </w:p>
    <w:p w:rsidR="00023A16" w:rsidRDefault="00835299" w:rsidP="00B42509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1025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KEY-NOTE ADDRESS</w:t>
      </w:r>
      <w:r w:rsidR="002C2181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 w:rsidR="00023A16">
        <w:rPr>
          <w:rFonts w:ascii="Times New Roman" w:hAnsi="Times New Roman" w:cs="Times New Roman"/>
          <w:b/>
          <w:bCs/>
          <w:sz w:val="24"/>
          <w:szCs w:val="24"/>
        </w:rPr>
        <w:t xml:space="preserve">Dr. KHURRAM QADIR, </w:t>
      </w:r>
      <w:r w:rsidR="00023A16">
        <w:rPr>
          <w:rFonts w:ascii="Times New Roman" w:hAnsi="Times New Roman" w:cs="Times New Roman"/>
          <w:bCs/>
          <w:sz w:val="24"/>
          <w:szCs w:val="24"/>
        </w:rPr>
        <w:t xml:space="preserve">former Director, </w:t>
      </w:r>
    </w:p>
    <w:p w:rsidR="00023A16" w:rsidRPr="00E25390" w:rsidRDefault="00B42509" w:rsidP="00023A16">
      <w:pPr>
        <w:spacing w:after="0" w:line="240" w:lineRule="auto"/>
        <w:ind w:left="1440"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National Institute of Historical and Cultural Studies, </w:t>
      </w:r>
      <w:r w:rsidR="00023A16">
        <w:rPr>
          <w:rFonts w:ascii="Times New Roman" w:hAnsi="Times New Roman" w:cs="Times New Roman"/>
          <w:bCs/>
          <w:sz w:val="24"/>
          <w:szCs w:val="24"/>
        </w:rPr>
        <w:t>Quaid-</w:t>
      </w:r>
      <w:proofErr w:type="spellStart"/>
      <w:r w:rsidR="00023A16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023A16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="00023A16">
        <w:rPr>
          <w:rFonts w:ascii="Times New Roman" w:hAnsi="Times New Roman" w:cs="Times New Roman"/>
          <w:bCs/>
          <w:sz w:val="24"/>
          <w:szCs w:val="24"/>
        </w:rPr>
        <w:t>Azam</w:t>
      </w:r>
      <w:proofErr w:type="spellEnd"/>
      <w:r w:rsidR="00023A16">
        <w:rPr>
          <w:rFonts w:ascii="Times New Roman" w:hAnsi="Times New Roman" w:cs="Times New Roman"/>
          <w:bCs/>
          <w:sz w:val="24"/>
          <w:szCs w:val="24"/>
        </w:rPr>
        <w:t xml:space="preserve"> University, Islamabad, </w:t>
      </w:r>
      <w:r w:rsidR="00023A16" w:rsidRPr="00E25390">
        <w:rPr>
          <w:rFonts w:ascii="Times New Roman" w:hAnsi="Times New Roman" w:cs="Times New Roman"/>
          <w:b/>
          <w:bCs/>
          <w:sz w:val="24"/>
          <w:szCs w:val="24"/>
        </w:rPr>
        <w:t>PAKISTAN</w:t>
      </w:r>
      <w:r w:rsidR="00023A16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[Email: </w:t>
      </w:r>
      <w:hyperlink r:id="rId10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qadirkhurram@gmail.com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Tel: 051-5568789]</w:t>
      </w:r>
    </w:p>
    <w:p w:rsidR="00591809" w:rsidRPr="00551742" w:rsidRDefault="003B6073" w:rsidP="00B42509">
      <w:pPr>
        <w:spacing w:after="0" w:line="240" w:lineRule="auto"/>
        <w:ind w:right="-63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1040</w:t>
      </w:r>
      <w:r>
        <w:rPr>
          <w:rFonts w:ascii="Times New Roman" w:hAnsi="Times New Roman" w:cs="Times New Roman"/>
          <w:bCs/>
          <w:sz w:val="24"/>
          <w:szCs w:val="24"/>
        </w:rPr>
        <w:tab/>
        <w:t>“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ADDRESS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CHIEF GUEST </w:t>
      </w:r>
      <w:r w:rsidR="005A7BFE">
        <w:rPr>
          <w:rFonts w:ascii="Times New Roman" w:hAnsi="Times New Roman" w:cs="Times New Roman"/>
          <w:b/>
          <w:bCs/>
          <w:sz w:val="24"/>
          <w:szCs w:val="24"/>
        </w:rPr>
        <w:t>– PRESIDENT of PAKISTAN</w:t>
      </w:r>
    </w:p>
    <w:p w:rsidR="00591809" w:rsidRDefault="00B42509" w:rsidP="00551742">
      <w:pPr>
        <w:spacing w:after="0" w:line="240" w:lineRule="auto"/>
        <w:ind w:right="-63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1100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PRESENTATION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172C3E">
        <w:rPr>
          <w:rFonts w:ascii="Times New Roman" w:hAnsi="Times New Roman" w:cs="Times New Roman"/>
          <w:b/>
          <w:bCs/>
          <w:sz w:val="24"/>
          <w:szCs w:val="24"/>
        </w:rPr>
        <w:t>SHIELD</w:t>
      </w:r>
      <w:r w:rsidR="002C218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172C3E">
        <w:rPr>
          <w:rFonts w:ascii="Times New Roman" w:hAnsi="Times New Roman" w:cs="Times New Roman"/>
          <w:b/>
          <w:bCs/>
          <w:sz w:val="24"/>
          <w:szCs w:val="24"/>
        </w:rPr>
        <w:t>KEY-NOTE SPEAKER</w:t>
      </w:r>
      <w:r w:rsidR="002C218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72C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C3E">
        <w:rPr>
          <w:rFonts w:ascii="Times New Roman" w:hAnsi="Times New Roman" w:cs="Times New Roman"/>
          <w:bCs/>
          <w:sz w:val="24"/>
          <w:szCs w:val="24"/>
        </w:rPr>
        <w:t>by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72C3E">
        <w:rPr>
          <w:rFonts w:ascii="Times New Roman" w:hAnsi="Times New Roman" w:cs="Times New Roman"/>
          <w:b/>
          <w:bCs/>
          <w:sz w:val="24"/>
          <w:szCs w:val="24"/>
        </w:rPr>
        <w:t>CHIEF GUEST</w:t>
      </w:r>
    </w:p>
    <w:p w:rsidR="00172C3E" w:rsidRDefault="00172C3E" w:rsidP="00551742">
      <w:pPr>
        <w:spacing w:after="0" w:line="240" w:lineRule="auto"/>
        <w:ind w:right="-63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PRESENTATION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of </w:t>
      </w:r>
      <w:r>
        <w:rPr>
          <w:rFonts w:ascii="Times New Roman" w:hAnsi="Times New Roman" w:cs="Times New Roman"/>
          <w:b/>
          <w:bCs/>
          <w:sz w:val="24"/>
          <w:szCs w:val="24"/>
        </w:rPr>
        <w:t>SHIELD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>
        <w:rPr>
          <w:rFonts w:ascii="Times New Roman" w:hAnsi="Times New Roman" w:cs="Times New Roman"/>
          <w:b/>
          <w:bCs/>
          <w:sz w:val="24"/>
          <w:szCs w:val="24"/>
        </w:rPr>
        <w:t>CHIEF GUEST</w:t>
      </w:r>
      <w:r>
        <w:rPr>
          <w:rFonts w:ascii="Times New Roman" w:hAnsi="Times New Roman" w:cs="Times New Roman"/>
          <w:bCs/>
          <w:sz w:val="24"/>
          <w:szCs w:val="24"/>
        </w:rPr>
        <w:t xml:space="preserve"> by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2181">
        <w:rPr>
          <w:rFonts w:ascii="Times New Roman" w:hAnsi="Times New Roman" w:cs="Times New Roman"/>
          <w:b/>
          <w:bCs/>
          <w:sz w:val="24"/>
          <w:szCs w:val="24"/>
        </w:rPr>
        <w:t>FOUNDER &amp; PRESIDENT,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C2181" w:rsidRPr="004E75F4" w:rsidRDefault="002C2181" w:rsidP="00551742">
      <w:pPr>
        <w:spacing w:after="0" w:line="240" w:lineRule="auto"/>
        <w:ind w:right="-63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E75F4">
        <w:rPr>
          <w:rFonts w:ascii="Times New Roman" w:hAnsi="Times New Roman" w:cs="Times New Roman"/>
          <w:bCs/>
          <w:sz w:val="24"/>
          <w:szCs w:val="24"/>
        </w:rPr>
        <w:t>Society of Asian Civilizations Pakistan.</w:t>
      </w:r>
    </w:p>
    <w:p w:rsidR="00172C3E" w:rsidRPr="005A7BFE" w:rsidRDefault="00B42509" w:rsidP="00172C3E">
      <w:pPr>
        <w:spacing w:after="0" w:line="240" w:lineRule="auto"/>
        <w:ind w:right="-63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1120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A7BFE">
        <w:rPr>
          <w:rFonts w:ascii="Times New Roman" w:hAnsi="Times New Roman" w:cs="Times New Roman"/>
          <w:b/>
          <w:bCs/>
          <w:sz w:val="24"/>
          <w:szCs w:val="24"/>
        </w:rPr>
        <w:t xml:space="preserve">VOTE </w:t>
      </w:r>
      <w:r w:rsidR="005A7BFE" w:rsidRPr="004E75F4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5A7BFE">
        <w:rPr>
          <w:rFonts w:ascii="Times New Roman" w:hAnsi="Times New Roman" w:cs="Times New Roman"/>
          <w:b/>
          <w:bCs/>
          <w:sz w:val="24"/>
          <w:szCs w:val="24"/>
        </w:rPr>
        <w:t>THANKS</w:t>
      </w:r>
    </w:p>
    <w:p w:rsidR="00591809" w:rsidRPr="00551742" w:rsidRDefault="00B42509" w:rsidP="00172C3E">
      <w:pPr>
        <w:spacing w:after="0" w:line="240" w:lineRule="auto"/>
        <w:ind w:right="-63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1125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591809" w:rsidRPr="00551742" w:rsidRDefault="00B42509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1130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REFRESHMENT/LUNCH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BUDDHIST MONKS</w:t>
      </w:r>
    </w:p>
    <w:p w:rsidR="00591809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B44E6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Default="002A619A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3435D" w:rsidRDefault="0063435D" w:rsidP="002A619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2A619A" w:rsidRPr="00551742" w:rsidRDefault="002A619A" w:rsidP="002A619A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DAY ONE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JULY, 2018 [THURS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DAY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2A619A" w:rsidRPr="00551742" w:rsidRDefault="002A619A" w:rsidP="002A619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ACADEMIC SESSION-I </w:t>
      </w:r>
    </w:p>
    <w:p w:rsidR="00551742" w:rsidRPr="00551742" w:rsidRDefault="00551742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1742">
        <w:rPr>
          <w:rFonts w:ascii="Times New Roman" w:hAnsi="Times New Roman" w:cs="Times New Roman"/>
          <w:b/>
          <w:sz w:val="28"/>
          <w:szCs w:val="28"/>
        </w:rPr>
        <w:t>“</w:t>
      </w:r>
      <w:r w:rsidR="002A619A">
        <w:rPr>
          <w:rFonts w:ascii="Times New Roman" w:hAnsi="Times New Roman" w:cs="Times New Roman"/>
          <w:b/>
          <w:sz w:val="28"/>
          <w:szCs w:val="28"/>
          <w:u w:val="single"/>
        </w:rPr>
        <w:t>SPIRIT of ISLAM: PEACE, UNIVERSALITY</w:t>
      </w:r>
      <w:r w:rsidRPr="00551742">
        <w:rPr>
          <w:rFonts w:ascii="Times New Roman" w:hAnsi="Times New Roman" w:cs="Times New Roman"/>
          <w:b/>
          <w:sz w:val="28"/>
          <w:szCs w:val="28"/>
          <w:u w:val="single"/>
        </w:rPr>
        <w:t xml:space="preserve"> and </w:t>
      </w:r>
      <w:r w:rsidR="002A619A">
        <w:rPr>
          <w:rFonts w:ascii="Times New Roman" w:hAnsi="Times New Roman" w:cs="Times New Roman"/>
          <w:b/>
          <w:sz w:val="28"/>
          <w:szCs w:val="28"/>
          <w:u w:val="single"/>
        </w:rPr>
        <w:t>Co-EXISTENCE</w:t>
      </w:r>
      <w:r w:rsidRPr="00551742">
        <w:rPr>
          <w:rFonts w:ascii="Times New Roman" w:hAnsi="Times New Roman" w:cs="Times New Roman"/>
          <w:b/>
          <w:sz w:val="28"/>
          <w:szCs w:val="28"/>
        </w:rPr>
        <w:t>”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CHAIR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2A619A" w:rsidRDefault="00D805CB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Dr. TAHIR AMIN</w:t>
      </w:r>
    </w:p>
    <w:p w:rsidR="00D805CB" w:rsidRPr="00B42509" w:rsidRDefault="00D805CB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Vice Chancellor,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Bahauddin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Zakriya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University, Multan, </w:t>
      </w:r>
      <w:r w:rsidRPr="002164A7">
        <w:rPr>
          <w:rFonts w:ascii="Times New Roman" w:hAnsi="Times New Roman" w:cs="Times New Roman"/>
          <w:b/>
          <w:bCs/>
          <w:sz w:val="24"/>
          <w:szCs w:val="24"/>
        </w:rPr>
        <w:t>PAKISTAN</w:t>
      </w:r>
    </w:p>
    <w:p w:rsidR="00B42509" w:rsidRPr="00B42509" w:rsidRDefault="00B425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42509"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11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tamin59@hotmail.com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0300-8541647, Tel: 061-9210069]</w:t>
      </w:r>
    </w:p>
    <w:p w:rsidR="002164A7" w:rsidRPr="00D805CB" w:rsidRDefault="002164A7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622120" w:rsidRPr="00551742" w:rsidRDefault="00591809" w:rsidP="0062212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212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:rsidR="00B42509" w:rsidRPr="00551742" w:rsidRDefault="00622120" w:rsidP="00682606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</w:p>
    <w:p w:rsidR="002A619A" w:rsidRDefault="002A619A" w:rsidP="00622120">
      <w:pPr>
        <w:spacing w:after="0" w:line="240" w:lineRule="auto"/>
        <w:ind w:right="-9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0005DB" w:rsidRDefault="00591809" w:rsidP="008A48C7">
      <w:pPr>
        <w:spacing w:after="0" w:line="240" w:lineRule="auto"/>
        <w:ind w:left="1440" w:right="-180" w:hanging="144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1200 hours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0005DB">
        <w:rPr>
          <w:rFonts w:ascii="Times New Roman" w:hAnsi="Times New Roman" w:cs="Times New Roman"/>
          <w:bCs/>
          <w:sz w:val="24"/>
          <w:szCs w:val="24"/>
        </w:rPr>
        <w:t>“</w:t>
      </w:r>
      <w:r w:rsidR="000005DB">
        <w:rPr>
          <w:rFonts w:ascii="Times New Roman" w:hAnsi="Times New Roman" w:cs="Times New Roman"/>
          <w:b/>
          <w:bCs/>
          <w:sz w:val="24"/>
          <w:szCs w:val="24"/>
        </w:rPr>
        <w:t xml:space="preserve">PRE-ISLAMIC CULTURAL CONTINUITY IN THE ISLAMIC ARCHITECTURE of PAKISTAN: AN EXAMPLE of CO-EXISTANCE and TOLERANCE” </w:t>
      </w:r>
      <w:r w:rsidR="000005DB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0005DB">
        <w:rPr>
          <w:rFonts w:ascii="Times New Roman" w:hAnsi="Times New Roman" w:cs="Times New Roman"/>
          <w:b/>
          <w:bCs/>
          <w:sz w:val="24"/>
          <w:szCs w:val="24"/>
        </w:rPr>
        <w:t xml:space="preserve">Dr. GHANI-UR-REHMAN, </w:t>
      </w:r>
      <w:r w:rsidR="000005DB">
        <w:rPr>
          <w:rFonts w:ascii="Times New Roman" w:hAnsi="Times New Roman" w:cs="Times New Roman"/>
          <w:bCs/>
          <w:sz w:val="24"/>
          <w:szCs w:val="24"/>
        </w:rPr>
        <w:t xml:space="preserve">Director, </w:t>
      </w:r>
      <w:proofErr w:type="spellStart"/>
      <w:r w:rsidR="000005DB">
        <w:rPr>
          <w:rFonts w:ascii="Times New Roman" w:hAnsi="Times New Roman" w:cs="Times New Roman"/>
          <w:bCs/>
          <w:sz w:val="24"/>
          <w:szCs w:val="24"/>
        </w:rPr>
        <w:t>Taxila</w:t>
      </w:r>
      <w:proofErr w:type="spellEnd"/>
      <w:r w:rsidR="000005DB">
        <w:rPr>
          <w:rFonts w:ascii="Times New Roman" w:hAnsi="Times New Roman" w:cs="Times New Roman"/>
          <w:bCs/>
          <w:sz w:val="24"/>
          <w:szCs w:val="24"/>
        </w:rPr>
        <w:t xml:space="preserve"> Institute of Asian Civilizations, Quaid-</w:t>
      </w:r>
      <w:proofErr w:type="spellStart"/>
      <w:r w:rsidR="000005D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0005DB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="000005DB">
        <w:rPr>
          <w:rFonts w:ascii="Times New Roman" w:hAnsi="Times New Roman" w:cs="Times New Roman"/>
          <w:bCs/>
          <w:sz w:val="24"/>
          <w:szCs w:val="24"/>
        </w:rPr>
        <w:t>Azam</w:t>
      </w:r>
      <w:proofErr w:type="spellEnd"/>
      <w:r w:rsidR="000005DB">
        <w:rPr>
          <w:rFonts w:ascii="Times New Roman" w:hAnsi="Times New Roman" w:cs="Times New Roman"/>
          <w:bCs/>
          <w:sz w:val="24"/>
          <w:szCs w:val="24"/>
        </w:rPr>
        <w:t xml:space="preserve"> University, Islamabad, </w:t>
      </w:r>
      <w:r w:rsidR="000005DB">
        <w:rPr>
          <w:rFonts w:ascii="Times New Roman" w:hAnsi="Times New Roman" w:cs="Times New Roman"/>
          <w:b/>
          <w:bCs/>
          <w:sz w:val="24"/>
          <w:szCs w:val="24"/>
        </w:rPr>
        <w:t>PAKISTAN.</w:t>
      </w:r>
    </w:p>
    <w:p w:rsidR="00682606" w:rsidRPr="00682606" w:rsidRDefault="00682606" w:rsidP="008A48C7">
      <w:pPr>
        <w:spacing w:after="0" w:line="240" w:lineRule="auto"/>
        <w:ind w:left="1440" w:right="-180" w:hanging="144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12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ghaniurrehman@hotmail.com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0333-3375230 Tel: 0</w:t>
      </w:r>
      <w:r w:rsidR="007A256C">
        <w:rPr>
          <w:rFonts w:ascii="Times New Roman" w:hAnsi="Times New Roman" w:cs="Times New Roman"/>
          <w:bCs/>
          <w:sz w:val="24"/>
          <w:szCs w:val="24"/>
        </w:rPr>
        <w:t>51-2601066]</w:t>
      </w:r>
    </w:p>
    <w:p w:rsidR="008A48C7" w:rsidRPr="008A48C7" w:rsidRDefault="000005DB" w:rsidP="000005DB">
      <w:pPr>
        <w:spacing w:after="0" w:line="240" w:lineRule="auto"/>
        <w:ind w:right="-18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1210</w:t>
      </w:r>
      <w:r>
        <w:rPr>
          <w:rFonts w:ascii="Times New Roman" w:hAnsi="Times New Roman" w:cs="Times New Roman"/>
          <w:bCs/>
          <w:sz w:val="24"/>
          <w:szCs w:val="24"/>
        </w:rPr>
        <w:tab/>
        <w:t>“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8A48C7">
        <w:rPr>
          <w:rFonts w:ascii="Times New Roman" w:hAnsi="Times New Roman" w:cs="Times New Roman"/>
          <w:bCs/>
          <w:sz w:val="24"/>
          <w:szCs w:val="24"/>
        </w:rPr>
        <w:t>“</w:t>
      </w:r>
      <w:r w:rsidR="008A48C7" w:rsidRPr="008A48C7">
        <w:rPr>
          <w:rFonts w:ascii="Times New Roman" w:hAnsi="Times New Roman" w:cs="Times New Roman"/>
          <w:b/>
          <w:sz w:val="24"/>
          <w:szCs w:val="24"/>
        </w:rPr>
        <w:t>A CASE</w:t>
      </w:r>
      <w:proofErr w:type="gramStart"/>
      <w:r w:rsidR="008A48C7" w:rsidRPr="008A48C7">
        <w:rPr>
          <w:rFonts w:ascii="Times New Roman" w:hAnsi="Times New Roman" w:cs="Times New Roman"/>
          <w:b/>
          <w:sz w:val="24"/>
          <w:szCs w:val="24"/>
        </w:rPr>
        <w:t>  AGAINST</w:t>
      </w:r>
      <w:proofErr w:type="gramEnd"/>
      <w:r w:rsidR="008A48C7" w:rsidRPr="008A48C7">
        <w:rPr>
          <w:rFonts w:ascii="Times New Roman" w:hAnsi="Times New Roman" w:cs="Times New Roman"/>
          <w:b/>
          <w:sz w:val="24"/>
          <w:szCs w:val="24"/>
        </w:rPr>
        <w:t xml:space="preserve"> APOLOGIA </w:t>
      </w:r>
      <w:r w:rsidR="008A48C7">
        <w:rPr>
          <w:rFonts w:ascii="Times New Roman" w:hAnsi="Times New Roman" w:cs="Times New Roman"/>
          <w:b/>
          <w:sz w:val="24"/>
          <w:szCs w:val="24"/>
        </w:rPr>
        <w:t>AND</w:t>
      </w:r>
      <w:r w:rsidR="008A48C7" w:rsidRPr="008A48C7">
        <w:rPr>
          <w:rFonts w:ascii="Times New Roman" w:hAnsi="Times New Roman" w:cs="Times New Roman"/>
          <w:b/>
          <w:sz w:val="24"/>
          <w:szCs w:val="24"/>
        </w:rPr>
        <w:t xml:space="preserve"> FOR PRACTICING THE</w:t>
      </w:r>
      <w:r w:rsidR="00D968F5">
        <w:rPr>
          <w:rFonts w:ascii="Times New Roman" w:hAnsi="Times New Roman" w:cs="Times New Roman"/>
          <w:b/>
          <w:sz w:val="24"/>
          <w:szCs w:val="24"/>
        </w:rPr>
        <w:t xml:space="preserve"> LETTER </w:t>
      </w:r>
    </w:p>
    <w:p w:rsidR="007A256C" w:rsidRDefault="000005DB" w:rsidP="007A256C">
      <w:pPr>
        <w:spacing w:after="0" w:line="240" w:lineRule="auto"/>
        <w:ind w:left="1440" w:right="-18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AND THE SPIRIT OF ISLAM</w:t>
      </w:r>
      <w:r>
        <w:t> </w:t>
      </w:r>
      <w:r>
        <w:rPr>
          <w:rFonts w:ascii="Times New Roman" w:hAnsi="Times New Roman" w:cs="Times New Roman"/>
          <w:bCs/>
          <w:sz w:val="24"/>
          <w:szCs w:val="24"/>
        </w:rPr>
        <w:t xml:space="preserve">by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Dr. IJAZ SHAFI GILANI, </w:t>
      </w:r>
      <w:r w:rsidR="007A256C">
        <w:rPr>
          <w:rFonts w:ascii="Times New Roman" w:hAnsi="Times New Roman" w:cs="Times New Roman"/>
          <w:bCs/>
          <w:sz w:val="24"/>
          <w:szCs w:val="24"/>
        </w:rPr>
        <w:t>Chairman,</w:t>
      </w:r>
    </w:p>
    <w:p w:rsidR="007A256C" w:rsidRDefault="000005DB" w:rsidP="007A256C">
      <w:pPr>
        <w:spacing w:after="0" w:line="240" w:lineRule="auto"/>
        <w:ind w:left="720" w:right="-180"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GALLUP, Islamabad, </w:t>
      </w:r>
      <w:r>
        <w:rPr>
          <w:rFonts w:ascii="Times New Roman" w:hAnsi="Times New Roman" w:cs="Times New Roman"/>
          <w:b/>
          <w:bCs/>
          <w:sz w:val="24"/>
          <w:szCs w:val="24"/>
        </w:rPr>
        <w:t>PAKISTAN.</w:t>
      </w:r>
      <w:r w:rsidR="007A25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A619A" w:rsidRPr="007A256C" w:rsidRDefault="007A256C" w:rsidP="007A256C">
      <w:pPr>
        <w:spacing w:after="0" w:line="240" w:lineRule="auto"/>
        <w:ind w:left="720" w:right="-18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13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gilani@gallup.com.pk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0300-8544656] </w:t>
      </w:r>
    </w:p>
    <w:p w:rsidR="002A619A" w:rsidRDefault="00591809" w:rsidP="002A619A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 xml:space="preserve">1220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sz w:val="24"/>
          <w:szCs w:val="24"/>
        </w:rPr>
        <w:tab/>
      </w:r>
      <w:r w:rsidR="002A619A">
        <w:rPr>
          <w:rFonts w:ascii="Times New Roman" w:hAnsi="Times New Roman" w:cs="Times New Roman"/>
          <w:b/>
          <w:bCs/>
          <w:sz w:val="24"/>
          <w:szCs w:val="24"/>
        </w:rPr>
        <w:t>PAPER-III</w:t>
      </w:r>
    </w:p>
    <w:p w:rsidR="002A619A" w:rsidRDefault="00591809" w:rsidP="002A619A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1230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2A619A">
        <w:rPr>
          <w:rFonts w:ascii="Times New Roman" w:hAnsi="Times New Roman" w:cs="Times New Roman"/>
          <w:b/>
          <w:bCs/>
          <w:sz w:val="24"/>
          <w:szCs w:val="24"/>
        </w:rPr>
        <w:t>PAPER-IV</w:t>
      </w:r>
    </w:p>
    <w:p w:rsidR="00591809" w:rsidRPr="00551742" w:rsidRDefault="00591809" w:rsidP="002A619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 xml:space="preserve">1250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2A619A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CONCLUDING REMAKRS </w:t>
      </w:r>
      <w:r w:rsidR="002A619A" w:rsidRPr="00551742">
        <w:rPr>
          <w:rFonts w:ascii="Times New Roman" w:hAnsi="Times New Roman" w:cs="Times New Roman"/>
          <w:bCs/>
          <w:sz w:val="24"/>
          <w:szCs w:val="24"/>
        </w:rPr>
        <w:t>by the</w:t>
      </w:r>
      <w:r w:rsidR="002A619A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CHAIR </w:t>
      </w:r>
    </w:p>
    <w:p w:rsidR="00591809" w:rsidRPr="00551742" w:rsidRDefault="00591809" w:rsidP="0055174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A619A">
        <w:rPr>
          <w:rFonts w:ascii="Times New Roman" w:hAnsi="Times New Roman" w:cs="Times New Roman"/>
          <w:bCs/>
          <w:sz w:val="24"/>
          <w:szCs w:val="24"/>
        </w:rPr>
        <w:t>30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2A619A" w:rsidRPr="00551742">
        <w:rPr>
          <w:rFonts w:ascii="Times New Roman" w:hAnsi="Times New Roman" w:cs="Times New Roman"/>
          <w:b/>
          <w:bCs/>
          <w:sz w:val="24"/>
          <w:szCs w:val="24"/>
        </w:rPr>
        <w:t>QUESTION-ANSWER SESSION</w:t>
      </w:r>
    </w:p>
    <w:p w:rsidR="002A619A" w:rsidRDefault="002A619A" w:rsidP="00551742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132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SHIELDs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SPEAKERS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by the 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>
        <w:rPr>
          <w:rFonts w:ascii="Times New Roman" w:hAnsi="Times New Roman" w:cs="Times New Roman"/>
          <w:bCs/>
          <w:sz w:val="24"/>
          <w:szCs w:val="24"/>
        </w:rPr>
        <w:t>and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91809" w:rsidRPr="002A619A" w:rsidRDefault="00591809" w:rsidP="002A619A">
      <w:pPr>
        <w:spacing w:after="0" w:line="240" w:lineRule="auto"/>
        <w:ind w:left="1440" w:right="-18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51742">
        <w:rPr>
          <w:rFonts w:ascii="Times New Roman" w:hAnsi="Times New Roman" w:cs="Times New Roman"/>
          <w:bCs/>
          <w:sz w:val="24"/>
          <w:szCs w:val="24"/>
        </w:rPr>
        <w:t>to</w:t>
      </w:r>
      <w:proofErr w:type="gramEnd"/>
      <w:r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Pr="00551742">
        <w:rPr>
          <w:rFonts w:ascii="Times New Roman" w:hAnsi="Times New Roman" w:cs="Times New Roman"/>
          <w:bCs/>
          <w:sz w:val="24"/>
          <w:szCs w:val="24"/>
        </w:rPr>
        <w:t>by</w:t>
      </w:r>
      <w:r w:rsidR="002A619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A619A">
        <w:rPr>
          <w:rFonts w:ascii="Times New Roman" w:hAnsi="Times New Roman" w:cs="Times New Roman"/>
          <w:b/>
          <w:bCs/>
          <w:sz w:val="24"/>
          <w:szCs w:val="24"/>
        </w:rPr>
        <w:t xml:space="preserve">Prof. Dr. ZULFIQAR ALI QURESHI, </w:t>
      </w:r>
      <w:r w:rsidR="002A619A">
        <w:rPr>
          <w:rFonts w:ascii="Times New Roman" w:hAnsi="Times New Roman" w:cs="Times New Roman"/>
          <w:bCs/>
          <w:sz w:val="24"/>
          <w:szCs w:val="24"/>
        </w:rPr>
        <w:t xml:space="preserve">Founder &amp; </w:t>
      </w:r>
      <w:r w:rsidR="002A619A" w:rsidRPr="00551742">
        <w:rPr>
          <w:rFonts w:ascii="Times New Roman" w:hAnsi="Times New Roman" w:cs="Times New Roman"/>
          <w:bCs/>
          <w:sz w:val="24"/>
          <w:szCs w:val="24"/>
        </w:rPr>
        <w:t>President, Society of Asian Civilizations Pakistan</w:t>
      </w:r>
      <w:r w:rsidR="002A619A" w:rsidRPr="0055174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91809" w:rsidRPr="00551742" w:rsidRDefault="002A619A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1340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591809" w:rsidRPr="00551742" w:rsidRDefault="002A619A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1400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LUNCH/PRAYER’s </w:t>
      </w:r>
      <w:r w:rsidR="00591809" w:rsidRPr="00551742">
        <w:rPr>
          <w:rFonts w:ascii="Times New Roman" w:hAnsi="Times New Roman" w:cs="Times New Roman"/>
          <w:b/>
          <w:bCs/>
          <w:i/>
          <w:sz w:val="24"/>
          <w:szCs w:val="24"/>
        </w:rPr>
        <w:t>Break</w:t>
      </w:r>
    </w:p>
    <w:p w:rsidR="005A7BFE" w:rsidRDefault="005A7B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5A7BFE" w:rsidRPr="00551742" w:rsidRDefault="005A7BFE" w:rsidP="005A7BF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DAY ONE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JULY, 2018 [THURS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DAY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2A619A" w:rsidRPr="00551742" w:rsidRDefault="002A619A" w:rsidP="002A619A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2A619A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SESSION-II</w:t>
      </w:r>
    </w:p>
    <w:p w:rsidR="00591809" w:rsidRPr="00551742" w:rsidRDefault="005028C0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MU</w:t>
      </w:r>
      <w:r w:rsidR="002A61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SLIM RULE in SOUTH ASIA: DEVELOPMENT </w:t>
      </w:r>
      <w:proofErr w:type="gramStart"/>
      <w:r w:rsidR="002A619A">
        <w:rPr>
          <w:rFonts w:ascii="Times New Roman" w:hAnsi="Times New Roman" w:cs="Times New Roman"/>
          <w:b/>
          <w:bCs/>
          <w:sz w:val="24"/>
          <w:szCs w:val="24"/>
          <w:u w:val="single"/>
        </w:rPr>
        <w:t>of  PLURALISTIC</w:t>
      </w:r>
      <w:proofErr w:type="gramEnd"/>
      <w:r w:rsidR="002A61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CULTURE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CHAIR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2A619A" w:rsidRPr="00551742" w:rsidRDefault="002A619A" w:rsidP="00551742">
      <w:pPr>
        <w:spacing w:after="0" w:line="240" w:lineRule="auto"/>
        <w:ind w:left="1440" w:right="-36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622120" w:rsidRPr="00551742" w:rsidRDefault="002A619A" w:rsidP="0062212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212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:rsidR="00622120" w:rsidRDefault="00622120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</w:p>
    <w:p w:rsidR="005A7BFE" w:rsidRPr="00551742" w:rsidRDefault="005A7BFE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023A16" w:rsidRDefault="005028C0" w:rsidP="007A256C">
      <w:pPr>
        <w:spacing w:after="0" w:line="240" w:lineRule="auto"/>
        <w:ind w:left="720" w:right="-18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</w:t>
      </w:r>
      <w:r w:rsidR="00E25390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 w:rsidR="00023A16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Prof. Dr. AMANULLAH MEMON, </w:t>
      </w:r>
      <w:r w:rsidR="00023A16">
        <w:rPr>
          <w:rFonts w:ascii="Times New Roman" w:hAnsi="Times New Roman" w:cs="Times New Roman"/>
          <w:bCs/>
          <w:sz w:val="24"/>
          <w:szCs w:val="24"/>
        </w:rPr>
        <w:t>Chairperson Academics</w:t>
      </w:r>
      <w:r w:rsidR="00023A16" w:rsidRPr="00551742">
        <w:rPr>
          <w:rFonts w:ascii="Times New Roman" w:hAnsi="Times New Roman" w:cs="Times New Roman"/>
          <w:bCs/>
          <w:sz w:val="24"/>
          <w:szCs w:val="24"/>
        </w:rPr>
        <w:t>,</w:t>
      </w:r>
      <w:r w:rsidR="00023A1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A256C" w:rsidRDefault="007A256C" w:rsidP="00023A16">
      <w:pPr>
        <w:spacing w:after="0" w:line="240" w:lineRule="auto"/>
        <w:ind w:left="720" w:right="-63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Society of Asian Civilizations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Pakistan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 w:rsidRPr="0083529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PROFESSOR, </w:t>
      </w:r>
      <w:r w:rsidR="00023A16">
        <w:rPr>
          <w:rFonts w:ascii="Times New Roman" w:hAnsi="Times New Roman" w:cs="Times New Roman"/>
          <w:bCs/>
          <w:sz w:val="24"/>
          <w:szCs w:val="24"/>
        </w:rPr>
        <w:t xml:space="preserve">Department of </w:t>
      </w:r>
    </w:p>
    <w:p w:rsidR="00023A16" w:rsidRDefault="00023A16" w:rsidP="00023A16">
      <w:pPr>
        <w:spacing w:after="0" w:line="240" w:lineRule="auto"/>
        <w:ind w:left="720" w:right="-630" w:firstLine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International Relations, PRESTON University, Islamabad, </w:t>
      </w:r>
      <w:r>
        <w:rPr>
          <w:rFonts w:ascii="Times New Roman" w:hAnsi="Times New Roman" w:cs="Times New Roman"/>
          <w:b/>
          <w:bCs/>
          <w:sz w:val="24"/>
          <w:szCs w:val="24"/>
        </w:rPr>
        <w:t>PAKISTAN.</w:t>
      </w:r>
    </w:p>
    <w:p w:rsidR="00E25390" w:rsidRPr="00E25390" w:rsidRDefault="007A256C" w:rsidP="00023A16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[Email: </w:t>
      </w:r>
      <w:hyperlink r:id="rId14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aman.memon@gmail.cpm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0333-5206339]</w:t>
      </w:r>
    </w:p>
    <w:p w:rsidR="00E25390" w:rsidRPr="00E25390" w:rsidRDefault="005028C0" w:rsidP="00E25390">
      <w:pPr>
        <w:spacing w:after="0" w:line="240" w:lineRule="auto"/>
        <w:ind w:left="720" w:right="-9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Pr="00551742"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PAPER-II</w:t>
      </w:r>
      <w:r w:rsidR="00E25390" w:rsidRPr="00E253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25390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E25390">
        <w:rPr>
          <w:rFonts w:ascii="Times New Roman" w:hAnsi="Times New Roman" w:cs="Times New Roman"/>
          <w:b/>
          <w:bCs/>
          <w:sz w:val="24"/>
          <w:szCs w:val="24"/>
        </w:rPr>
        <w:t xml:space="preserve">Dr. NAZIR HUSSAIN, </w:t>
      </w:r>
      <w:r w:rsidR="00E25390">
        <w:rPr>
          <w:rFonts w:ascii="Times New Roman" w:hAnsi="Times New Roman" w:cs="Times New Roman"/>
          <w:bCs/>
          <w:sz w:val="24"/>
          <w:szCs w:val="24"/>
        </w:rPr>
        <w:t xml:space="preserve">Director, School of Politics and </w:t>
      </w:r>
    </w:p>
    <w:p w:rsidR="005028C0" w:rsidRDefault="00E25390" w:rsidP="00E25390">
      <w:pPr>
        <w:spacing w:after="0" w:line="240" w:lineRule="auto"/>
        <w:ind w:left="720" w:right="-9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International Relations, Quaid-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Azam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University, Islamabad, </w:t>
      </w:r>
      <w:r w:rsidRPr="00E25390">
        <w:rPr>
          <w:rFonts w:ascii="Times New Roman" w:hAnsi="Times New Roman" w:cs="Times New Roman"/>
          <w:b/>
          <w:bCs/>
          <w:sz w:val="24"/>
          <w:szCs w:val="24"/>
        </w:rPr>
        <w:t>PAKISTAN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7A256C" w:rsidRPr="007A256C" w:rsidRDefault="007A256C" w:rsidP="00E25390">
      <w:pPr>
        <w:spacing w:after="0" w:line="240" w:lineRule="auto"/>
        <w:ind w:left="720" w:right="-9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[Email: </w:t>
      </w:r>
      <w:hyperlink r:id="rId15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sheeshgar@qau.edu.pk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0300-5178697 Tel: 051-90642252]</w:t>
      </w:r>
    </w:p>
    <w:p w:rsidR="00F67739" w:rsidRDefault="005028C0" w:rsidP="00F67739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20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PAPER-III</w:t>
      </w:r>
      <w:r w:rsidR="00F67739" w:rsidRPr="00F6773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67739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D968F5">
        <w:rPr>
          <w:rFonts w:ascii="Times New Roman" w:hAnsi="Times New Roman" w:cs="Times New Roman"/>
          <w:b/>
          <w:bCs/>
          <w:sz w:val="24"/>
          <w:szCs w:val="24"/>
        </w:rPr>
        <w:t>Dr. ADNAN</w:t>
      </w:r>
      <w:r w:rsidR="00F67739">
        <w:rPr>
          <w:rFonts w:ascii="Times New Roman" w:hAnsi="Times New Roman" w:cs="Times New Roman"/>
          <w:b/>
          <w:bCs/>
          <w:sz w:val="24"/>
          <w:szCs w:val="24"/>
        </w:rPr>
        <w:t xml:space="preserve"> SARWAR, </w:t>
      </w:r>
      <w:r w:rsidR="00F67739">
        <w:rPr>
          <w:rFonts w:ascii="Times New Roman" w:hAnsi="Times New Roman" w:cs="Times New Roman"/>
          <w:bCs/>
          <w:sz w:val="24"/>
          <w:szCs w:val="24"/>
        </w:rPr>
        <w:t xml:space="preserve">Head of Department, International </w:t>
      </w:r>
    </w:p>
    <w:p w:rsidR="005028C0" w:rsidRDefault="00F67739" w:rsidP="00F67739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Relations, National University of Modern Languages, Islamabad, </w:t>
      </w:r>
      <w:r w:rsidRPr="00E25390">
        <w:rPr>
          <w:rFonts w:ascii="Times New Roman" w:hAnsi="Times New Roman" w:cs="Times New Roman"/>
          <w:b/>
          <w:bCs/>
          <w:sz w:val="24"/>
          <w:szCs w:val="24"/>
        </w:rPr>
        <w:t>PAKISTAN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132A59" w:rsidRPr="00132A59" w:rsidRDefault="00132A59" w:rsidP="00F67739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[Email: </w:t>
      </w:r>
      <w:hyperlink r:id="rId16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dean_ss@upesh.edu.pk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0334-8827522 Tel: 051-9221041]</w:t>
      </w:r>
    </w:p>
    <w:p w:rsidR="005028C0" w:rsidRDefault="005028C0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Pr="00551742">
        <w:rPr>
          <w:rFonts w:ascii="Times New Roman" w:hAnsi="Times New Roman" w:cs="Times New Roman"/>
          <w:bCs/>
          <w:sz w:val="24"/>
          <w:szCs w:val="24"/>
        </w:rPr>
        <w:t>30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PAPER-IV</w:t>
      </w:r>
    </w:p>
    <w:p w:rsidR="005028C0" w:rsidRPr="00551742" w:rsidRDefault="005028C0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50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CONCLUDING REMAKRS </w:t>
      </w:r>
      <w:r w:rsidRPr="00551742">
        <w:rPr>
          <w:rFonts w:ascii="Times New Roman" w:hAnsi="Times New Roman" w:cs="Times New Roman"/>
          <w:bCs/>
          <w:sz w:val="24"/>
          <w:szCs w:val="24"/>
        </w:rPr>
        <w:t>by the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CHAIR </w:t>
      </w:r>
    </w:p>
    <w:p w:rsidR="005028C0" w:rsidRPr="00551742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60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QUESTION-ANSWER SESSION</w:t>
      </w:r>
    </w:p>
    <w:p w:rsidR="005028C0" w:rsidRDefault="005028C0" w:rsidP="005028C0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162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SHIELDs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SPEAKERS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by the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>
        <w:rPr>
          <w:rFonts w:ascii="Times New Roman" w:hAnsi="Times New Roman" w:cs="Times New Roman"/>
          <w:bCs/>
          <w:sz w:val="24"/>
          <w:szCs w:val="24"/>
        </w:rPr>
        <w:t>and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028C0" w:rsidRPr="002A619A" w:rsidRDefault="005028C0" w:rsidP="005028C0">
      <w:pPr>
        <w:spacing w:after="0" w:line="240" w:lineRule="auto"/>
        <w:ind w:left="1440" w:right="-18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51742">
        <w:rPr>
          <w:rFonts w:ascii="Times New Roman" w:hAnsi="Times New Roman" w:cs="Times New Roman"/>
          <w:bCs/>
          <w:sz w:val="24"/>
          <w:szCs w:val="24"/>
        </w:rPr>
        <w:t>to</w:t>
      </w:r>
      <w:proofErr w:type="gramEnd"/>
      <w:r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Pr="00551742">
        <w:rPr>
          <w:rFonts w:ascii="Times New Roman" w:hAnsi="Times New Roman" w:cs="Times New Roman"/>
          <w:bCs/>
          <w:sz w:val="24"/>
          <w:szCs w:val="24"/>
        </w:rPr>
        <w:t>by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Dr. ZULFIQAR ALI QURESHI, </w:t>
      </w:r>
      <w:r>
        <w:rPr>
          <w:rFonts w:ascii="Times New Roman" w:hAnsi="Times New Roman" w:cs="Times New Roman"/>
          <w:bCs/>
          <w:sz w:val="24"/>
          <w:szCs w:val="24"/>
        </w:rPr>
        <w:t xml:space="preserve">Founder &amp; </w:t>
      </w:r>
      <w:r w:rsidRPr="00551742">
        <w:rPr>
          <w:rFonts w:ascii="Times New Roman" w:hAnsi="Times New Roman" w:cs="Times New Roman"/>
          <w:bCs/>
          <w:sz w:val="24"/>
          <w:szCs w:val="24"/>
        </w:rPr>
        <w:t>President, Society of Asian Civilizations Pakistan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5028C0" w:rsidRPr="00551742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1630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5028C0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1640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REFRESHMNET</w:t>
      </w:r>
    </w:p>
    <w:p w:rsidR="005028C0" w:rsidRPr="005028C0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1700</w:t>
      </w:r>
      <w:r>
        <w:rPr>
          <w:rFonts w:ascii="Times New Roman" w:hAnsi="Times New Roman" w:cs="Times New Roman"/>
          <w:bCs/>
          <w:sz w:val="24"/>
          <w:szCs w:val="24"/>
        </w:rPr>
        <w:tab/>
        <w:t>“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VISIT to HERITAGE MUSEUM, Islamabad.</w:t>
      </w:r>
    </w:p>
    <w:p w:rsidR="005A7BFE" w:rsidRDefault="005A7BF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:rsidR="005028C0" w:rsidRPr="00551742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028C0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DAY TWO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JULY, 2018 [FRI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DAY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ACADEMIC SESSION-III </w:t>
      </w:r>
    </w:p>
    <w:p w:rsidR="005028C0" w:rsidRPr="005028C0" w:rsidRDefault="00F36908" w:rsidP="005028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RO</w:t>
      </w:r>
      <w:r w:rsidR="005028C0">
        <w:rPr>
          <w:rFonts w:ascii="Times New Roman" w:hAnsi="Times New Roman" w:cs="Times New Roman"/>
          <w:b/>
          <w:sz w:val="28"/>
          <w:szCs w:val="28"/>
          <w:u w:val="single"/>
        </w:rPr>
        <w:t xml:space="preserve">LE of </w:t>
      </w:r>
      <w:r w:rsidR="005028C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SUFIS </w:t>
      </w:r>
      <w:r w:rsidR="005028C0">
        <w:rPr>
          <w:rFonts w:ascii="Times New Roman" w:hAnsi="Times New Roman" w:cs="Times New Roman"/>
          <w:b/>
          <w:sz w:val="28"/>
          <w:szCs w:val="28"/>
          <w:u w:val="single"/>
        </w:rPr>
        <w:t>in PROMOTING SOCIAL HARMONY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CHAIR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5028C0" w:rsidRDefault="00F36908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Sahibzada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SULTAN AHMAD</w:t>
      </w:r>
    </w:p>
    <w:p w:rsidR="00F36908" w:rsidRDefault="00F36908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Chairman, MUSLIM Institute, Islamabad, PAKISTAN.</w:t>
      </w:r>
    </w:p>
    <w:p w:rsidR="00132A59" w:rsidRDefault="00132A5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17" w:history="1">
        <w:r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chairman@muslim-institute.org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0333-5100786 Tel: 051-2514555]</w:t>
      </w:r>
    </w:p>
    <w:p w:rsidR="00F36908" w:rsidRPr="00F36908" w:rsidRDefault="00F36908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622120" w:rsidRPr="00551742" w:rsidRDefault="00591809" w:rsidP="0062212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212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:rsidR="00622120" w:rsidRDefault="00622120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</w:p>
    <w:p w:rsidR="00D805CB" w:rsidRPr="00551742" w:rsidRDefault="00D805CB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B4B66" w:rsidRPr="00132A59" w:rsidRDefault="005028C0" w:rsidP="008A48C7">
      <w:pPr>
        <w:spacing w:after="0" w:line="240" w:lineRule="auto"/>
        <w:ind w:left="1440" w:right="-90" w:hanging="144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>00 hours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</w:t>
      </w:r>
      <w:r w:rsidR="00DB4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4B66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8A48C7" w:rsidRPr="008A48C7">
        <w:rPr>
          <w:rFonts w:ascii="Times New Roman" w:hAnsi="Times New Roman" w:cs="Times New Roman"/>
          <w:b/>
          <w:bCs/>
          <w:sz w:val="24"/>
          <w:szCs w:val="24"/>
        </w:rPr>
        <w:t>Dr. SARWAT RAUF</w:t>
      </w:r>
      <w:r w:rsidR="008A48C7">
        <w:rPr>
          <w:rFonts w:ascii="Times New Roman" w:hAnsi="Times New Roman" w:cs="Times New Roman"/>
          <w:bCs/>
          <w:sz w:val="24"/>
          <w:szCs w:val="24"/>
        </w:rPr>
        <w:t xml:space="preserve">, Assistant Professor, Department of International Relations, National University of Modern Languages, Islamabad, </w:t>
      </w:r>
      <w:r w:rsidR="008A48C7">
        <w:rPr>
          <w:rFonts w:ascii="Times New Roman" w:hAnsi="Times New Roman" w:cs="Times New Roman"/>
          <w:b/>
          <w:bCs/>
          <w:sz w:val="24"/>
          <w:szCs w:val="24"/>
        </w:rPr>
        <w:t>PAKISTAN.</w:t>
      </w:r>
      <w:r w:rsidR="00132A59">
        <w:rPr>
          <w:rFonts w:ascii="Times New Roman" w:hAnsi="Times New Roman" w:cs="Times New Roman"/>
          <w:bCs/>
          <w:sz w:val="24"/>
          <w:szCs w:val="24"/>
        </w:rPr>
        <w:t xml:space="preserve"> [Email: </w:t>
      </w:r>
      <w:hyperlink r:id="rId18" w:history="1">
        <w:r w:rsidR="00132A59" w:rsidRPr="00A4146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sarwatrana@gmail.com</w:t>
        </w:r>
      </w:hyperlink>
      <w:r w:rsidR="00132A59">
        <w:rPr>
          <w:rFonts w:ascii="Times New Roman" w:hAnsi="Times New Roman" w:cs="Times New Roman"/>
          <w:bCs/>
          <w:sz w:val="24"/>
          <w:szCs w:val="24"/>
        </w:rPr>
        <w:t xml:space="preserve"> Cell: 0300-5166793]</w:t>
      </w:r>
    </w:p>
    <w:p w:rsidR="008A48C7" w:rsidRDefault="005028C0" w:rsidP="008A48C7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PAPER-II</w:t>
      </w:r>
      <w:r w:rsidR="00DB4B66" w:rsidRPr="00DB4B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48C7">
        <w:rPr>
          <w:rFonts w:ascii="Times New Roman" w:hAnsi="Times New Roman" w:cs="Times New Roman"/>
          <w:b/>
          <w:bCs/>
          <w:sz w:val="24"/>
          <w:szCs w:val="24"/>
        </w:rPr>
        <w:t xml:space="preserve">Dr. GELDIMYRAT MUHAMMEDOV, </w:t>
      </w:r>
      <w:r w:rsidR="008A48C7">
        <w:rPr>
          <w:rFonts w:ascii="Times New Roman" w:hAnsi="Times New Roman" w:cs="Times New Roman"/>
          <w:bCs/>
          <w:sz w:val="24"/>
          <w:szCs w:val="24"/>
        </w:rPr>
        <w:t xml:space="preserve">Head of Department, </w:t>
      </w:r>
    </w:p>
    <w:p w:rsidR="008A48C7" w:rsidRDefault="008A48C7" w:rsidP="008A48C7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History, National Manuscript Institute, Academy of Sciences of Turkmenistan.</w:t>
      </w:r>
    </w:p>
    <w:p w:rsidR="00132A59" w:rsidRPr="00DB4B66" w:rsidRDefault="00132A59" w:rsidP="008A48C7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[Email: </w:t>
      </w:r>
      <w:hyperlink r:id="rId19" w:history="1">
        <w:r w:rsidR="00E14C6E" w:rsidRPr="0049229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murgap75@gmail.com</w:t>
        </w:r>
      </w:hyperlink>
      <w:r w:rsidR="00E14C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3435D">
        <w:rPr>
          <w:rFonts w:ascii="Times New Roman" w:hAnsi="Times New Roman" w:cs="Times New Roman"/>
          <w:bCs/>
          <w:sz w:val="24"/>
          <w:szCs w:val="24"/>
        </w:rPr>
        <w:t>]</w:t>
      </w:r>
    </w:p>
    <w:p w:rsidR="00E14C6E" w:rsidRDefault="005A7BFE" w:rsidP="00E14C6E">
      <w:pPr>
        <w:spacing w:after="0" w:line="240" w:lineRule="auto"/>
        <w:ind w:right="-63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20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BFE">
        <w:rPr>
          <w:rFonts w:ascii="Times New Roman" w:hAnsi="Times New Roman" w:cs="Times New Roman"/>
          <w:b/>
          <w:bCs/>
          <w:sz w:val="24"/>
          <w:szCs w:val="24"/>
        </w:rPr>
        <w:t>PAPER-II</w:t>
      </w:r>
      <w:r w:rsidR="001629C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A7B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4B66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1629C7">
        <w:rPr>
          <w:rFonts w:ascii="Times New Roman" w:hAnsi="Times New Roman" w:cs="Times New Roman"/>
          <w:b/>
          <w:sz w:val="24"/>
          <w:szCs w:val="24"/>
        </w:rPr>
        <w:t xml:space="preserve">Syed GHYOUR HUSSAIN, </w:t>
      </w:r>
      <w:r w:rsidR="001629C7" w:rsidRPr="001629C7">
        <w:rPr>
          <w:rFonts w:ascii="Times New Roman" w:hAnsi="Times New Roman" w:cs="Times New Roman"/>
          <w:sz w:val="24"/>
          <w:szCs w:val="24"/>
        </w:rPr>
        <w:t xml:space="preserve">Director, National Library of </w:t>
      </w:r>
      <w:r w:rsidR="00E14C6E">
        <w:rPr>
          <w:rFonts w:ascii="Times New Roman" w:hAnsi="Times New Roman" w:cs="Times New Roman"/>
          <w:b/>
          <w:sz w:val="24"/>
          <w:szCs w:val="24"/>
        </w:rPr>
        <w:t>PAKISTAN.</w:t>
      </w:r>
      <w:r w:rsidR="008761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29C7" w:rsidRPr="001629C7" w:rsidRDefault="0087618E" w:rsidP="00E14C6E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[Email: </w:t>
      </w:r>
      <w:hyperlink r:id="rId20" w:history="1">
        <w:r w:rsidR="00E14C6E" w:rsidRPr="00492292">
          <w:rPr>
            <w:rStyle w:val="Hyperlink"/>
            <w:rFonts w:ascii="Times New Roman" w:hAnsi="Times New Roman" w:cs="Times New Roman"/>
            <w:sz w:val="24"/>
            <w:szCs w:val="24"/>
          </w:rPr>
          <w:t>nationalibrary2000@yahoo.com</w:t>
        </w:r>
      </w:hyperlink>
      <w:r w:rsidR="00E14C6E">
        <w:rPr>
          <w:rFonts w:ascii="Times New Roman" w:hAnsi="Times New Roman" w:cs="Times New Roman"/>
          <w:sz w:val="24"/>
          <w:szCs w:val="24"/>
        </w:rPr>
        <w:t xml:space="preserve"> Cell: 0333-5342939 Tel: 051-9202549</w:t>
      </w:r>
    </w:p>
    <w:p w:rsidR="00DB4B66" w:rsidRDefault="001629C7" w:rsidP="001629C7">
      <w:pPr>
        <w:spacing w:after="0" w:line="240" w:lineRule="auto"/>
        <w:ind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103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DB4B66">
        <w:rPr>
          <w:rFonts w:ascii="Times New Roman" w:hAnsi="Times New Roman" w:cs="Times New Roman"/>
          <w:b/>
          <w:bCs/>
          <w:sz w:val="24"/>
          <w:szCs w:val="24"/>
        </w:rPr>
        <w:t xml:space="preserve">Professor Dr. HUGH van SKYHAWK, </w:t>
      </w:r>
      <w:r w:rsidR="00DB4B66">
        <w:rPr>
          <w:rFonts w:ascii="Times New Roman" w:hAnsi="Times New Roman" w:cs="Times New Roman"/>
          <w:bCs/>
          <w:sz w:val="24"/>
          <w:szCs w:val="24"/>
        </w:rPr>
        <w:t>Life Member,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B66">
        <w:rPr>
          <w:rFonts w:ascii="Times New Roman" w:hAnsi="Times New Roman" w:cs="Times New Roman"/>
          <w:bCs/>
          <w:sz w:val="24"/>
          <w:szCs w:val="24"/>
        </w:rPr>
        <w:t xml:space="preserve">Society of Asian </w:t>
      </w:r>
    </w:p>
    <w:p w:rsidR="005028C0" w:rsidRDefault="001629C7" w:rsidP="001629C7">
      <w:pPr>
        <w:spacing w:after="0" w:line="240" w:lineRule="auto"/>
        <w:ind w:left="1440"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Civilizations Pakistan/Ambassador of Peace, Institute for </w:t>
      </w:r>
      <w:r w:rsidR="00DB4B66">
        <w:rPr>
          <w:rFonts w:ascii="Times New Roman" w:hAnsi="Times New Roman" w:cs="Times New Roman"/>
          <w:bCs/>
          <w:sz w:val="24"/>
          <w:szCs w:val="24"/>
        </w:rPr>
        <w:t>Peace and Development [INSPAD], Department of Science of Religion,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B66">
        <w:rPr>
          <w:rFonts w:ascii="Times New Roman" w:hAnsi="Times New Roman" w:cs="Times New Roman"/>
          <w:bCs/>
          <w:sz w:val="24"/>
          <w:szCs w:val="24"/>
        </w:rPr>
        <w:t xml:space="preserve">BASEL University, </w:t>
      </w:r>
      <w:r w:rsidR="00DB4B66" w:rsidRPr="00DB4B66">
        <w:rPr>
          <w:rFonts w:ascii="Times New Roman" w:hAnsi="Times New Roman" w:cs="Times New Roman"/>
          <w:b/>
          <w:bCs/>
          <w:sz w:val="24"/>
          <w:szCs w:val="24"/>
        </w:rPr>
        <w:t>GERMANY</w:t>
      </w:r>
      <w:r w:rsidR="00DB4B66">
        <w:rPr>
          <w:rFonts w:ascii="Times New Roman" w:hAnsi="Times New Roman" w:cs="Times New Roman"/>
          <w:bCs/>
          <w:sz w:val="24"/>
          <w:szCs w:val="24"/>
        </w:rPr>
        <w:t>.</w:t>
      </w:r>
    </w:p>
    <w:p w:rsidR="00E14C6E" w:rsidRDefault="00E14C6E" w:rsidP="001629C7">
      <w:pPr>
        <w:spacing w:after="0" w:line="240" w:lineRule="auto"/>
        <w:ind w:left="1440" w:right="-9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21" w:history="1">
        <w:r w:rsidRPr="0049229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skyhawk@uni-mainz.de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]</w:t>
      </w:r>
    </w:p>
    <w:p w:rsidR="005028C0" w:rsidRDefault="005028C0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</w:t>
      </w:r>
      <w:r w:rsidR="005A7BFE">
        <w:rPr>
          <w:rFonts w:ascii="Times New Roman" w:hAnsi="Times New Roman" w:cs="Times New Roman"/>
          <w:bCs/>
          <w:sz w:val="24"/>
          <w:szCs w:val="24"/>
        </w:rPr>
        <w:t>3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PAPER-III</w:t>
      </w:r>
      <w:r w:rsidR="00E25390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 w:rsidR="00E25390">
        <w:rPr>
          <w:rFonts w:ascii="Times New Roman" w:hAnsi="Times New Roman" w:cs="Times New Roman"/>
          <w:b/>
          <w:bCs/>
          <w:sz w:val="24"/>
          <w:szCs w:val="24"/>
        </w:rPr>
        <w:t xml:space="preserve">Dr. EJAZ AKRAM, </w:t>
      </w:r>
      <w:r w:rsidR="00E14C6E">
        <w:rPr>
          <w:rFonts w:ascii="Times New Roman" w:hAnsi="Times New Roman" w:cs="Times New Roman"/>
          <w:bCs/>
          <w:sz w:val="24"/>
          <w:szCs w:val="24"/>
        </w:rPr>
        <w:t xml:space="preserve">Dean, Social Sciences &amp; </w:t>
      </w:r>
      <w:r w:rsidR="00E25390">
        <w:rPr>
          <w:rFonts w:ascii="Times New Roman" w:hAnsi="Times New Roman" w:cs="Times New Roman"/>
          <w:bCs/>
          <w:sz w:val="24"/>
          <w:szCs w:val="24"/>
        </w:rPr>
        <w:t>Advisor to President</w:t>
      </w:r>
    </w:p>
    <w:p w:rsidR="00E25390" w:rsidRDefault="00E25390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And Commandant, National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Defence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University, Islamabad, </w:t>
      </w:r>
      <w:r>
        <w:rPr>
          <w:rFonts w:ascii="Times New Roman" w:hAnsi="Times New Roman" w:cs="Times New Roman"/>
          <w:b/>
          <w:bCs/>
          <w:sz w:val="24"/>
          <w:szCs w:val="24"/>
        </w:rPr>
        <w:t>PAKISTAN.</w:t>
      </w:r>
    </w:p>
    <w:p w:rsidR="00E14C6E" w:rsidRPr="00E14C6E" w:rsidRDefault="00E14C6E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22" w:history="1">
        <w:r w:rsidRPr="0049229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ejaz@ndu.edu.com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Cell: 0301-4384427Tel: 051-9260426]</w:t>
      </w:r>
    </w:p>
    <w:p w:rsidR="00E25390" w:rsidRPr="00E25390" w:rsidRDefault="005028C0" w:rsidP="00E25390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</w:t>
      </w:r>
      <w:r w:rsidR="005A7BFE">
        <w:rPr>
          <w:rFonts w:ascii="Times New Roman" w:hAnsi="Times New Roman" w:cs="Times New Roman"/>
          <w:bCs/>
          <w:sz w:val="24"/>
          <w:szCs w:val="24"/>
        </w:rPr>
        <w:t>4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E25390">
        <w:rPr>
          <w:rFonts w:ascii="Times New Roman" w:hAnsi="Times New Roman" w:cs="Times New Roman"/>
          <w:sz w:val="24"/>
          <w:szCs w:val="24"/>
        </w:rPr>
        <w:t>"</w:t>
      </w:r>
      <w:r w:rsidR="00E25390">
        <w:rPr>
          <w:rFonts w:ascii="Times New Roman" w:hAnsi="Times New Roman" w:cs="Times New Roman"/>
          <w:b/>
          <w:bCs/>
          <w:sz w:val="24"/>
          <w:szCs w:val="24"/>
        </w:rPr>
        <w:t xml:space="preserve">The IMPORTANCE of SELF-UNDERSTASNDING in </w:t>
      </w:r>
      <w:r w:rsidR="00E25390">
        <w:rPr>
          <w:rFonts w:ascii="Times New Roman" w:hAnsi="Times New Roman" w:cs="Times New Roman"/>
          <w:b/>
          <w:bCs/>
          <w:i/>
          <w:sz w:val="24"/>
          <w:szCs w:val="24"/>
        </w:rPr>
        <w:t>SUFISM</w:t>
      </w:r>
      <w:r w:rsidR="00E25390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</w:p>
    <w:p w:rsidR="005028C0" w:rsidRPr="00E14C6E" w:rsidRDefault="00E25390" w:rsidP="00E25390">
      <w:pPr>
        <w:spacing w:after="0" w:line="240" w:lineRule="auto"/>
        <w:ind w:left="144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PROMOTING SOCAIL HARMONY”</w:t>
      </w:r>
      <w:r>
        <w:rPr>
          <w:rFonts w:ascii="Times New Roman" w:hAnsi="Times New Roman" w:cs="Times New Roman"/>
          <w:bCs/>
          <w:sz w:val="24"/>
          <w:szCs w:val="24"/>
        </w:rPr>
        <w:t xml:space="preserve"> by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Dr. ALAM GODLAS, </w:t>
      </w:r>
      <w:r>
        <w:rPr>
          <w:rFonts w:ascii="Times New Roman" w:hAnsi="Times New Roman" w:cs="Times New Roman"/>
          <w:bCs/>
          <w:sz w:val="24"/>
          <w:szCs w:val="24"/>
        </w:rPr>
        <w:t xml:space="preserve">Associate Professor and Director, virtual Centre for Interdisciplinary Studies of the Islamic World, The University of Georgia, </w:t>
      </w:r>
      <w:r>
        <w:rPr>
          <w:rFonts w:ascii="Times New Roman" w:hAnsi="Times New Roman" w:cs="Times New Roman"/>
          <w:b/>
          <w:bCs/>
          <w:sz w:val="24"/>
          <w:szCs w:val="24"/>
        </w:rPr>
        <w:t>USA.</w:t>
      </w:r>
      <w:r w:rsidR="00E14C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4C6E">
        <w:rPr>
          <w:rFonts w:ascii="Times New Roman" w:hAnsi="Times New Roman" w:cs="Times New Roman"/>
          <w:bCs/>
          <w:sz w:val="24"/>
          <w:szCs w:val="24"/>
        </w:rPr>
        <w:t xml:space="preserve">[Email: </w:t>
      </w:r>
      <w:hyperlink r:id="rId23" w:history="1">
        <w:r w:rsidR="00E14C6E" w:rsidRPr="0049229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godlas@uga.edu</w:t>
        </w:r>
      </w:hyperlink>
      <w:r w:rsidR="00E14C6E">
        <w:rPr>
          <w:rFonts w:ascii="Times New Roman" w:hAnsi="Times New Roman" w:cs="Times New Roman"/>
          <w:bCs/>
          <w:sz w:val="24"/>
          <w:szCs w:val="24"/>
        </w:rPr>
        <w:t xml:space="preserve"> ]</w:t>
      </w:r>
    </w:p>
    <w:p w:rsidR="005028C0" w:rsidRPr="00551742" w:rsidRDefault="005A7BFE" w:rsidP="005028C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105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CONCLUDING REMAKRS 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>by the</w:t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CHAIR </w:t>
      </w:r>
    </w:p>
    <w:p w:rsidR="005028C0" w:rsidRPr="00551742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5A7BFE">
        <w:rPr>
          <w:rFonts w:ascii="Times New Roman" w:hAnsi="Times New Roman" w:cs="Times New Roman"/>
          <w:bCs/>
          <w:sz w:val="24"/>
          <w:szCs w:val="24"/>
        </w:rPr>
        <w:t>10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QUESTION-ANSWER SESSION</w:t>
      </w:r>
    </w:p>
    <w:p w:rsidR="005028C0" w:rsidRDefault="005A7BFE" w:rsidP="005028C0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112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SHIELDs 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SPEAKERS 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 xml:space="preserve">by the </w:t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="005028C0">
        <w:rPr>
          <w:rFonts w:ascii="Times New Roman" w:hAnsi="Times New Roman" w:cs="Times New Roman"/>
          <w:bCs/>
          <w:sz w:val="24"/>
          <w:szCs w:val="24"/>
        </w:rPr>
        <w:t>and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028C0" w:rsidRPr="002A619A" w:rsidRDefault="005028C0" w:rsidP="005028C0">
      <w:pPr>
        <w:spacing w:after="0" w:line="240" w:lineRule="auto"/>
        <w:ind w:left="1440" w:right="-18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51742">
        <w:rPr>
          <w:rFonts w:ascii="Times New Roman" w:hAnsi="Times New Roman" w:cs="Times New Roman"/>
          <w:bCs/>
          <w:sz w:val="24"/>
          <w:szCs w:val="24"/>
        </w:rPr>
        <w:t>to</w:t>
      </w:r>
      <w:proofErr w:type="gramEnd"/>
      <w:r w:rsidRPr="005517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Pr="00551742">
        <w:rPr>
          <w:rFonts w:ascii="Times New Roman" w:hAnsi="Times New Roman" w:cs="Times New Roman"/>
          <w:bCs/>
          <w:sz w:val="24"/>
          <w:szCs w:val="24"/>
        </w:rPr>
        <w:t>by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Dr. ZULFIQAR ALI QURESHI, </w:t>
      </w:r>
      <w:r>
        <w:rPr>
          <w:rFonts w:ascii="Times New Roman" w:hAnsi="Times New Roman" w:cs="Times New Roman"/>
          <w:bCs/>
          <w:sz w:val="24"/>
          <w:szCs w:val="24"/>
        </w:rPr>
        <w:t xml:space="preserve">Founder &amp; </w:t>
      </w:r>
      <w:r w:rsidRPr="00551742">
        <w:rPr>
          <w:rFonts w:ascii="Times New Roman" w:hAnsi="Times New Roman" w:cs="Times New Roman"/>
          <w:bCs/>
          <w:sz w:val="24"/>
          <w:szCs w:val="24"/>
        </w:rPr>
        <w:t>President, Society of Asian Civilizations Pakistan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5028C0" w:rsidRPr="00551742" w:rsidRDefault="005A7BFE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114</w:t>
      </w:r>
      <w:r w:rsidR="005028C0">
        <w:rPr>
          <w:rFonts w:ascii="Times New Roman" w:hAnsi="Times New Roman" w:cs="Times New Roman"/>
          <w:bCs/>
          <w:sz w:val="24"/>
          <w:szCs w:val="24"/>
        </w:rPr>
        <w:t>0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028C0"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5028C0" w:rsidRDefault="005A7BFE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115</w:t>
      </w:r>
      <w:r w:rsidR="005028C0">
        <w:rPr>
          <w:rFonts w:ascii="Times New Roman" w:hAnsi="Times New Roman" w:cs="Times New Roman"/>
          <w:bCs/>
          <w:sz w:val="24"/>
          <w:szCs w:val="24"/>
        </w:rPr>
        <w:t>0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028C0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028C0">
        <w:rPr>
          <w:rFonts w:ascii="Times New Roman" w:hAnsi="Times New Roman" w:cs="Times New Roman"/>
          <w:b/>
          <w:bCs/>
          <w:sz w:val="24"/>
          <w:szCs w:val="24"/>
        </w:rPr>
        <w:t>REFRESHMENT</w:t>
      </w:r>
    </w:p>
    <w:p w:rsidR="00204ED5" w:rsidRPr="00204ED5" w:rsidRDefault="005A7BFE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1210</w:t>
      </w:r>
      <w:r w:rsidR="00204ED5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204ED5">
        <w:rPr>
          <w:rFonts w:ascii="Times New Roman" w:hAnsi="Times New Roman" w:cs="Times New Roman"/>
          <w:bCs/>
          <w:sz w:val="24"/>
          <w:szCs w:val="24"/>
        </w:rPr>
        <w:tab/>
      </w:r>
      <w:r w:rsidR="00204ED5">
        <w:rPr>
          <w:rFonts w:ascii="Times New Roman" w:hAnsi="Times New Roman" w:cs="Times New Roman"/>
          <w:b/>
          <w:bCs/>
          <w:sz w:val="24"/>
          <w:szCs w:val="24"/>
        </w:rPr>
        <w:t xml:space="preserve">VISIT </w:t>
      </w:r>
      <w:r w:rsidR="00204ED5" w:rsidRPr="00204ED5">
        <w:rPr>
          <w:rFonts w:ascii="Times New Roman" w:hAnsi="Times New Roman" w:cs="Times New Roman"/>
          <w:bCs/>
          <w:sz w:val="24"/>
          <w:szCs w:val="24"/>
        </w:rPr>
        <w:t>to</w:t>
      </w:r>
      <w:r w:rsidR="00204ED5">
        <w:rPr>
          <w:rFonts w:ascii="Times New Roman" w:hAnsi="Times New Roman" w:cs="Times New Roman"/>
          <w:b/>
          <w:bCs/>
          <w:sz w:val="24"/>
          <w:szCs w:val="24"/>
        </w:rPr>
        <w:t xml:space="preserve"> KING FAISAL MOSQUE </w:t>
      </w:r>
      <w:r w:rsidR="00204ED5" w:rsidRPr="00204ED5">
        <w:rPr>
          <w:rFonts w:ascii="Times New Roman" w:hAnsi="Times New Roman" w:cs="Times New Roman"/>
          <w:bCs/>
          <w:sz w:val="24"/>
          <w:szCs w:val="24"/>
        </w:rPr>
        <w:t>for</w:t>
      </w:r>
      <w:r w:rsidR="00204ED5">
        <w:rPr>
          <w:rFonts w:ascii="Times New Roman" w:hAnsi="Times New Roman" w:cs="Times New Roman"/>
          <w:b/>
          <w:bCs/>
          <w:sz w:val="24"/>
          <w:szCs w:val="24"/>
        </w:rPr>
        <w:t xml:space="preserve"> FRIDAY PRAYERS</w:t>
      </w:r>
    </w:p>
    <w:p w:rsidR="00591809" w:rsidRPr="00551742" w:rsidRDefault="00591809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:rsidR="005028C0" w:rsidRDefault="005028C0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DAY TWO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JULY, 2018 [FRI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DAY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591809" w:rsidRPr="00551742" w:rsidRDefault="00591809" w:rsidP="005028C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ACADEMIC SESSION-IV </w:t>
      </w:r>
    </w:p>
    <w:p w:rsidR="00B44E61" w:rsidRDefault="00B44E61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NON-VI</w:t>
      </w:r>
      <w:r w:rsidR="004E7341"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LENT DEMOCRATIC IDEALS of FOUNDING FATHER</w:t>
      </w:r>
    </w:p>
    <w:p w:rsidR="00B44E61" w:rsidRPr="00551742" w:rsidRDefault="00B44E61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MOHAMMAD ALI JINNAH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CHAIR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44E61" w:rsidRPr="00B44E61" w:rsidRDefault="00B44E61" w:rsidP="00B44E61">
      <w:pPr>
        <w:spacing w:after="0" w:line="240" w:lineRule="auto"/>
        <w:ind w:right="-18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E61">
        <w:rPr>
          <w:rFonts w:ascii="Times New Roman" w:hAnsi="Times New Roman" w:cs="Times New Roman"/>
          <w:b/>
          <w:bCs/>
          <w:sz w:val="24"/>
          <w:szCs w:val="24"/>
          <w:u w:val="single"/>
        </w:rPr>
        <w:t>Prof. Dr. ZULFIQAR ALI QURESHI</w:t>
      </w:r>
    </w:p>
    <w:p w:rsidR="00B44E61" w:rsidRDefault="00B44E61" w:rsidP="00B44E61">
      <w:pPr>
        <w:spacing w:after="0" w:line="240" w:lineRule="auto"/>
        <w:ind w:right="-18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Founder &amp; President</w:t>
      </w:r>
    </w:p>
    <w:p w:rsidR="00B44E61" w:rsidRPr="002A619A" w:rsidRDefault="00B44E61" w:rsidP="00B44E61">
      <w:pPr>
        <w:spacing w:after="0" w:line="240" w:lineRule="auto"/>
        <w:ind w:right="-18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91809" w:rsidRPr="00551742" w:rsidRDefault="00591809" w:rsidP="0055174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622120" w:rsidRPr="00551742" w:rsidRDefault="00B44E61" w:rsidP="0062212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2212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  <w:r w:rsidR="00622120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:rsidR="00622120" w:rsidRDefault="00622120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  <w:r w:rsidR="00D805C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</w:p>
    <w:p w:rsidR="00D805CB" w:rsidRPr="00551742" w:rsidRDefault="00D805CB" w:rsidP="00D805CB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4E61" w:rsidRDefault="00204ED5" w:rsidP="00DB4B66">
      <w:pPr>
        <w:spacing w:after="0" w:line="240" w:lineRule="auto"/>
        <w:ind w:left="1440" w:right="-9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>00 hours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DB4B66">
        <w:rPr>
          <w:rFonts w:ascii="Times New Roman" w:hAnsi="Times New Roman" w:cs="Times New Roman"/>
          <w:b/>
          <w:sz w:val="24"/>
          <w:szCs w:val="24"/>
        </w:rPr>
        <w:t>“N</w:t>
      </w:r>
      <w:r w:rsidR="00DB4B66" w:rsidRPr="00DB4B66">
        <w:rPr>
          <w:rFonts w:ascii="Times New Roman" w:hAnsi="Times New Roman" w:cs="Times New Roman"/>
          <w:b/>
          <w:sz w:val="24"/>
          <w:szCs w:val="24"/>
        </w:rPr>
        <w:t>on-Violent Democratic</w:t>
      </w:r>
      <w:r w:rsidR="00B82820">
        <w:rPr>
          <w:rFonts w:ascii="Times New Roman" w:hAnsi="Times New Roman" w:cs="Times New Roman"/>
          <w:b/>
          <w:sz w:val="24"/>
          <w:szCs w:val="24"/>
        </w:rPr>
        <w:t xml:space="preserve"> Ideals of  Mohammad Ali  Jinnah</w:t>
      </w:r>
      <w:r w:rsidR="00DB4B66" w:rsidRPr="00DB4B66">
        <w:rPr>
          <w:rFonts w:ascii="Times New Roman" w:hAnsi="Times New Roman" w:cs="Times New Roman"/>
          <w:b/>
          <w:sz w:val="24"/>
          <w:szCs w:val="24"/>
        </w:rPr>
        <w:t xml:space="preserve"> in the Formation of National Education System in Pakistan</w:t>
      </w:r>
      <w:r w:rsidR="00DB4B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4B66">
        <w:rPr>
          <w:rFonts w:ascii="Times New Roman" w:hAnsi="Times New Roman" w:cs="Times New Roman"/>
          <w:sz w:val="24"/>
          <w:szCs w:val="24"/>
        </w:rPr>
        <w:t xml:space="preserve">by </w:t>
      </w:r>
      <w:r w:rsidR="00DB4B66">
        <w:rPr>
          <w:rFonts w:ascii="Times New Roman" w:hAnsi="Times New Roman" w:cs="Times New Roman"/>
          <w:b/>
          <w:sz w:val="24"/>
          <w:szCs w:val="24"/>
        </w:rPr>
        <w:t xml:space="preserve">Dr. IRNA N. SERENKO, </w:t>
      </w:r>
      <w:r w:rsidR="00DB4B66">
        <w:rPr>
          <w:rFonts w:ascii="Times New Roman" w:hAnsi="Times New Roman" w:cs="Times New Roman"/>
          <w:sz w:val="24"/>
          <w:szCs w:val="24"/>
        </w:rPr>
        <w:t>Senior Research Scholar, Institute of Oriental Studies, Russian Academy of Sciences,</w:t>
      </w:r>
    </w:p>
    <w:p w:rsidR="00DB4B66" w:rsidRPr="00E14C6E" w:rsidRDefault="00DB4B66" w:rsidP="00DB4B66">
      <w:pPr>
        <w:spacing w:after="0" w:line="240" w:lineRule="auto"/>
        <w:ind w:left="1440" w:right="-90" w:hanging="144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14C6E">
        <w:rPr>
          <w:rFonts w:ascii="Times New Roman" w:hAnsi="Times New Roman" w:cs="Times New Roman"/>
          <w:b/>
          <w:sz w:val="24"/>
          <w:szCs w:val="24"/>
        </w:rPr>
        <w:t>RU</w:t>
      </w:r>
      <w:r>
        <w:rPr>
          <w:rFonts w:ascii="Times New Roman" w:hAnsi="Times New Roman" w:cs="Times New Roman"/>
          <w:b/>
          <w:sz w:val="24"/>
          <w:szCs w:val="24"/>
        </w:rPr>
        <w:t>SSIAN FEDERATION</w:t>
      </w:r>
      <w:r w:rsidR="00B82820">
        <w:rPr>
          <w:rFonts w:ascii="Times New Roman" w:hAnsi="Times New Roman" w:cs="Times New Roman"/>
          <w:b/>
          <w:sz w:val="24"/>
          <w:szCs w:val="24"/>
        </w:rPr>
        <w:t>.</w:t>
      </w:r>
      <w:r w:rsidR="00E14C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4C6E">
        <w:rPr>
          <w:rFonts w:ascii="Times New Roman" w:hAnsi="Times New Roman" w:cs="Times New Roman"/>
          <w:sz w:val="24"/>
          <w:szCs w:val="24"/>
        </w:rPr>
        <w:t xml:space="preserve">[Email: </w:t>
      </w:r>
      <w:hyperlink r:id="rId24" w:history="1">
        <w:r w:rsidR="00851A1E" w:rsidRPr="00492292">
          <w:rPr>
            <w:rStyle w:val="Hyperlink"/>
            <w:rFonts w:ascii="Times New Roman" w:hAnsi="Times New Roman" w:cs="Times New Roman"/>
            <w:sz w:val="24"/>
            <w:szCs w:val="24"/>
          </w:rPr>
          <w:t>serenko9@mail.ru</w:t>
        </w:r>
      </w:hyperlink>
      <w:r w:rsidR="00851A1E">
        <w:rPr>
          <w:rFonts w:ascii="Times New Roman" w:hAnsi="Times New Roman" w:cs="Times New Roman"/>
          <w:sz w:val="24"/>
          <w:szCs w:val="24"/>
        </w:rPr>
        <w:t xml:space="preserve"> ]</w:t>
      </w:r>
    </w:p>
    <w:p w:rsidR="00B44E61" w:rsidRDefault="00204ED5" w:rsidP="00B44E61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>10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PAPER-II</w:t>
      </w:r>
    </w:p>
    <w:p w:rsidR="00B44E61" w:rsidRDefault="00204ED5" w:rsidP="00B44E61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 xml:space="preserve">20 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sz w:val="24"/>
          <w:szCs w:val="24"/>
        </w:rPr>
        <w:tab/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PAPER-III</w:t>
      </w:r>
    </w:p>
    <w:p w:rsidR="00B44E61" w:rsidRDefault="00204ED5" w:rsidP="00B44E61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>30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PAPER-IV</w:t>
      </w:r>
    </w:p>
    <w:p w:rsidR="00B44E61" w:rsidRPr="00551742" w:rsidRDefault="00204ED5" w:rsidP="00B44E61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15</w:t>
      </w:r>
      <w:r w:rsidR="00B44E61">
        <w:rPr>
          <w:rFonts w:ascii="Times New Roman" w:hAnsi="Times New Roman" w:cs="Times New Roman"/>
          <w:bCs/>
          <w:sz w:val="24"/>
          <w:szCs w:val="24"/>
        </w:rPr>
        <w:t>4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CONCLUDING REMAKRS 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>by the</w:t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CHAIR </w:t>
      </w:r>
    </w:p>
    <w:p w:rsidR="00B44E61" w:rsidRPr="00551742" w:rsidRDefault="00B44E61" w:rsidP="00B44E61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QUESTION-ANSWER SESSION</w:t>
      </w:r>
    </w:p>
    <w:p w:rsidR="00B44E61" w:rsidRPr="002A619A" w:rsidRDefault="00204ED5" w:rsidP="00B44E61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16</w:t>
      </w:r>
      <w:r w:rsidR="00B44E61">
        <w:rPr>
          <w:rFonts w:ascii="Times New Roman" w:hAnsi="Times New Roman" w:cs="Times New Roman"/>
          <w:bCs/>
          <w:sz w:val="24"/>
          <w:szCs w:val="24"/>
        </w:rPr>
        <w:t>0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SHIELDs 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SPEAKERS 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 xml:space="preserve">by the </w:t>
      </w:r>
      <w:r w:rsidR="00B44E61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</w:p>
    <w:p w:rsidR="00B44E61" w:rsidRPr="00551742" w:rsidRDefault="00B44E61" w:rsidP="00B44E61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20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B44E61" w:rsidRPr="00551742" w:rsidRDefault="00204ED5" w:rsidP="00B44E61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16</w:t>
      </w:r>
      <w:r w:rsidR="00B44E61">
        <w:rPr>
          <w:rFonts w:ascii="Times New Roman" w:hAnsi="Times New Roman" w:cs="Times New Roman"/>
          <w:bCs/>
          <w:sz w:val="24"/>
          <w:szCs w:val="24"/>
        </w:rPr>
        <w:t>30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B44E61" w:rsidRPr="0055174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REFRESHMENT</w:t>
      </w:r>
    </w:p>
    <w:p w:rsidR="00591809" w:rsidRPr="00551742" w:rsidRDefault="00591809" w:rsidP="00B44E61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CONCLUDING SESSION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MODERATOR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44E61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Professor</w:t>
      </w: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RAANA TAQI</w:t>
      </w:r>
    </w:p>
    <w:p w:rsidR="00591809" w:rsidRPr="00551742" w:rsidRDefault="00B44E61" w:rsidP="002164A7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Secretary General</w:t>
      </w:r>
      <w:r w:rsidR="002164A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Pakistan.</w:t>
      </w:r>
    </w:p>
    <w:p w:rsidR="00591809" w:rsidRPr="00551742" w:rsidRDefault="00591809" w:rsidP="0055174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4E61" w:rsidRPr="002164A7" w:rsidRDefault="00591809" w:rsidP="002164A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/>
          <w:bCs/>
          <w:sz w:val="24"/>
          <w:szCs w:val="24"/>
          <w:u w:val="single"/>
        </w:rPr>
        <w:t>CHAIR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591809" w:rsidRDefault="00591809" w:rsidP="0055174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70</w:t>
      </w:r>
      <w:r w:rsidRPr="00551742">
        <w:rPr>
          <w:rFonts w:ascii="Times New Roman" w:hAnsi="Times New Roman" w:cs="Times New Roman"/>
          <w:bCs/>
          <w:sz w:val="24"/>
          <w:szCs w:val="24"/>
        </w:rPr>
        <w:t>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ECITATION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HOLY QURAN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translation</w:t>
      </w:r>
      <w:r w:rsidRPr="00551742">
        <w:rPr>
          <w:rFonts w:ascii="Times New Roman" w:hAnsi="Times New Roman" w:cs="Times New Roman"/>
          <w:bCs/>
          <w:sz w:val="24"/>
          <w:szCs w:val="24"/>
        </w:rPr>
        <w:t>.</w:t>
      </w:r>
    </w:p>
    <w:p w:rsidR="00B44E61" w:rsidRPr="00B44E61" w:rsidRDefault="00B44E61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9A6ED7">
        <w:rPr>
          <w:rFonts w:ascii="Times New Roman" w:hAnsi="Times New Roman" w:cs="Times New Roman"/>
          <w:b/>
          <w:bCs/>
          <w:sz w:val="24"/>
          <w:szCs w:val="24"/>
        </w:rPr>
        <w:t xml:space="preserve">[Hafiz </w:t>
      </w:r>
      <w:proofErr w:type="spellStart"/>
      <w:r w:rsidRPr="009A6ED7">
        <w:rPr>
          <w:rFonts w:ascii="Times New Roman" w:hAnsi="Times New Roman" w:cs="Times New Roman"/>
          <w:b/>
          <w:bCs/>
          <w:sz w:val="24"/>
          <w:szCs w:val="24"/>
        </w:rPr>
        <w:t>Qari</w:t>
      </w:r>
      <w:proofErr w:type="spellEnd"/>
      <w:r w:rsidRPr="009A6ED7">
        <w:rPr>
          <w:rFonts w:ascii="Times New Roman" w:hAnsi="Times New Roman" w:cs="Times New Roman"/>
          <w:b/>
          <w:bCs/>
          <w:sz w:val="24"/>
          <w:szCs w:val="24"/>
        </w:rPr>
        <w:t xml:space="preserve"> NAJAMUDDIN HASHMI KAUKAB]</w:t>
      </w:r>
    </w:p>
    <w:p w:rsidR="00591809" w:rsidRPr="00551742" w:rsidRDefault="00204ED5" w:rsidP="00551742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1710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OPENING REMARKS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>Professor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 RAANA TAQI,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Secretary General, </w:t>
      </w:r>
    </w:p>
    <w:p w:rsidR="00591809" w:rsidRPr="00551742" w:rsidRDefault="00591809" w:rsidP="00551742">
      <w:pPr>
        <w:spacing w:after="0" w:line="240" w:lineRule="auto"/>
        <w:ind w:left="144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 xml:space="preserve">Society </w:t>
      </w:r>
      <w:r w:rsidR="00B44E61">
        <w:rPr>
          <w:rFonts w:ascii="Times New Roman" w:hAnsi="Times New Roman" w:cs="Times New Roman"/>
          <w:bCs/>
          <w:sz w:val="24"/>
          <w:szCs w:val="24"/>
        </w:rPr>
        <w:t>of Asian Civilizations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PAKISTAN.</w:t>
      </w:r>
    </w:p>
    <w:p w:rsidR="00591809" w:rsidRPr="00551742" w:rsidRDefault="00204ED5" w:rsidP="00551742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1715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RAPPORTEUR’s REPORT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by </w:t>
      </w:r>
      <w:r w:rsidR="00B44E61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5A7BFE">
        <w:rPr>
          <w:rFonts w:ascii="Times New Roman" w:hAnsi="Times New Roman" w:cs="Times New Roman"/>
          <w:b/>
          <w:bCs/>
          <w:sz w:val="24"/>
          <w:szCs w:val="24"/>
        </w:rPr>
        <w:t>SAMINA NADEEM</w:t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 xml:space="preserve">Member, </w:t>
      </w:r>
    </w:p>
    <w:p w:rsidR="00591809" w:rsidRPr="00551742" w:rsidRDefault="005A7BFE" w:rsidP="00B44E61">
      <w:pPr>
        <w:spacing w:after="0" w:line="240" w:lineRule="auto"/>
        <w:ind w:left="144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Executive Council, 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  <w:r w:rsidR="00B44E61">
        <w:rPr>
          <w:rFonts w:ascii="Times New Roman" w:hAnsi="Times New Roman" w:cs="Times New Roman"/>
          <w:bCs/>
          <w:sz w:val="24"/>
          <w:szCs w:val="24"/>
        </w:rPr>
        <w:t>.</w:t>
      </w:r>
    </w:p>
    <w:p w:rsidR="00591809" w:rsidRPr="00551742" w:rsidRDefault="00591809" w:rsidP="00551742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730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SPEECH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CHIEF GUEST</w:t>
      </w:r>
      <w:r w:rsidR="00E84D09">
        <w:rPr>
          <w:rFonts w:ascii="Times New Roman" w:hAnsi="Times New Roman" w:cs="Times New Roman"/>
          <w:b/>
          <w:bCs/>
          <w:sz w:val="24"/>
          <w:szCs w:val="24"/>
        </w:rPr>
        <w:t xml:space="preserve"> – BARRISTER-AT-law ZAFAULLAH KHAN</w:t>
      </w:r>
    </w:p>
    <w:p w:rsidR="00204ED5" w:rsidRDefault="00591809" w:rsidP="00204ED5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750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>SHIELDS</w:t>
      </w:r>
      <w:r w:rsidR="00204ED5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 w:rsidR="00204ED5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="00204ED5">
        <w:rPr>
          <w:rFonts w:ascii="Times New Roman" w:hAnsi="Times New Roman" w:cs="Times New Roman"/>
          <w:bCs/>
          <w:sz w:val="24"/>
          <w:szCs w:val="24"/>
        </w:rPr>
        <w:t>and</w:t>
      </w:r>
      <w:r w:rsidR="00204ED5" w:rsidRPr="00551742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204ED5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CHAIR </w:t>
      </w:r>
      <w:r w:rsidR="00204ED5" w:rsidRPr="00551742">
        <w:rPr>
          <w:rFonts w:ascii="Times New Roman" w:hAnsi="Times New Roman" w:cs="Times New Roman"/>
          <w:bCs/>
          <w:sz w:val="24"/>
          <w:szCs w:val="24"/>
        </w:rPr>
        <w:t>by</w:t>
      </w:r>
      <w:r w:rsidR="00204ED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204ED5" w:rsidRDefault="00204ED5" w:rsidP="00204ED5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Dr. ZULFIQAR ALI QURESHI, </w:t>
      </w:r>
      <w:r>
        <w:rPr>
          <w:rFonts w:ascii="Times New Roman" w:hAnsi="Times New Roman" w:cs="Times New Roman"/>
          <w:bCs/>
          <w:sz w:val="24"/>
          <w:szCs w:val="24"/>
        </w:rPr>
        <w:t xml:space="preserve">Founder &amp; </w:t>
      </w:r>
      <w:r w:rsidRPr="00551742">
        <w:rPr>
          <w:rFonts w:ascii="Times New Roman" w:hAnsi="Times New Roman" w:cs="Times New Roman"/>
          <w:bCs/>
          <w:sz w:val="24"/>
          <w:szCs w:val="24"/>
        </w:rPr>
        <w:t xml:space="preserve">President, </w:t>
      </w:r>
    </w:p>
    <w:p w:rsidR="00591809" w:rsidRPr="00204ED5" w:rsidRDefault="00204ED5" w:rsidP="00204ED5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Society of Asian Civilizations Pakistan</w:t>
      </w:r>
      <w:r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204ED5" w:rsidRDefault="00204ED5" w:rsidP="00204ED5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1800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 xml:space="preserve">VOTE of THANKS </w:t>
      </w:r>
    </w:p>
    <w:p w:rsidR="00591809" w:rsidRPr="00551742" w:rsidRDefault="00204ED5" w:rsidP="00204ED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1805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="00591809"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591809" w:rsidRPr="00551742">
        <w:rPr>
          <w:rFonts w:ascii="Times New Roman" w:hAnsi="Times New Roman" w:cs="Times New Roman"/>
          <w:b/>
          <w:bCs/>
          <w:sz w:val="24"/>
          <w:szCs w:val="24"/>
        </w:rPr>
        <w:t>GROUP PHOTO</w:t>
      </w:r>
    </w:p>
    <w:p w:rsidR="00591809" w:rsidRPr="00551742" w:rsidRDefault="00591809" w:rsidP="00204ED5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t>1</w:t>
      </w:r>
      <w:r w:rsidR="00204ED5">
        <w:rPr>
          <w:rFonts w:ascii="Times New Roman" w:hAnsi="Times New Roman" w:cs="Times New Roman"/>
          <w:bCs/>
          <w:sz w:val="24"/>
          <w:szCs w:val="24"/>
        </w:rPr>
        <w:t>815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  <w:t>“</w:t>
      </w:r>
      <w:r w:rsidRPr="00551742">
        <w:rPr>
          <w:rFonts w:ascii="Times New Roman" w:hAnsi="Times New Roman" w:cs="Times New Roman"/>
          <w:bCs/>
          <w:sz w:val="24"/>
          <w:szCs w:val="24"/>
        </w:rPr>
        <w:tab/>
      </w:r>
      <w:r w:rsidR="00204ED5">
        <w:rPr>
          <w:rFonts w:ascii="Times New Roman" w:hAnsi="Times New Roman" w:cs="Times New Roman"/>
          <w:b/>
          <w:bCs/>
          <w:sz w:val="24"/>
          <w:szCs w:val="24"/>
        </w:rPr>
        <w:t>REFRESHMENT</w:t>
      </w:r>
    </w:p>
    <w:p w:rsidR="0070631B" w:rsidRPr="00591809" w:rsidRDefault="00591809" w:rsidP="00197C3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51742">
        <w:rPr>
          <w:rFonts w:ascii="Times New Roman" w:hAnsi="Times New Roman" w:cs="Times New Roman"/>
          <w:bCs/>
          <w:sz w:val="24"/>
          <w:szCs w:val="24"/>
        </w:rPr>
        <w:lastRenderedPageBreak/>
        <w:br w:type="page"/>
      </w:r>
      <w:bookmarkStart w:id="2" w:name="_GoBack"/>
      <w:bookmarkEnd w:id="2"/>
    </w:p>
    <w:p w:rsidR="0070631B" w:rsidRPr="0070631B" w:rsidRDefault="0070631B" w:rsidP="0070631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70631B" w:rsidRPr="0070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72BB4"/>
    <w:multiLevelType w:val="hybridMultilevel"/>
    <w:tmpl w:val="8DF688F8"/>
    <w:lvl w:ilvl="0" w:tplc="E89AFD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45ED6"/>
    <w:multiLevelType w:val="hybridMultilevel"/>
    <w:tmpl w:val="E87A4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21AF9"/>
    <w:multiLevelType w:val="hybridMultilevel"/>
    <w:tmpl w:val="EDFC7E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73730"/>
    <w:multiLevelType w:val="hybridMultilevel"/>
    <w:tmpl w:val="8AEE32A8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RT">
    <w15:presenceInfo w15:providerId="None" w15:userId="M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415"/>
    <w:rsid w:val="000005DB"/>
    <w:rsid w:val="00023A16"/>
    <w:rsid w:val="000464E5"/>
    <w:rsid w:val="000C0665"/>
    <w:rsid w:val="00101198"/>
    <w:rsid w:val="00103485"/>
    <w:rsid w:val="00132A59"/>
    <w:rsid w:val="001629C7"/>
    <w:rsid w:val="00172C3E"/>
    <w:rsid w:val="00197C3F"/>
    <w:rsid w:val="00204ED5"/>
    <w:rsid w:val="002164A7"/>
    <w:rsid w:val="002231F5"/>
    <w:rsid w:val="0023569C"/>
    <w:rsid w:val="002924BC"/>
    <w:rsid w:val="002A619A"/>
    <w:rsid w:val="002C2181"/>
    <w:rsid w:val="002F4841"/>
    <w:rsid w:val="00305F4E"/>
    <w:rsid w:val="00317C19"/>
    <w:rsid w:val="0034326F"/>
    <w:rsid w:val="003A7A02"/>
    <w:rsid w:val="003B1A8D"/>
    <w:rsid w:val="003B6073"/>
    <w:rsid w:val="003F68FA"/>
    <w:rsid w:val="0043255E"/>
    <w:rsid w:val="00484ECA"/>
    <w:rsid w:val="004E5545"/>
    <w:rsid w:val="004E7341"/>
    <w:rsid w:val="004E75F4"/>
    <w:rsid w:val="005028C0"/>
    <w:rsid w:val="00551742"/>
    <w:rsid w:val="00555415"/>
    <w:rsid w:val="00591809"/>
    <w:rsid w:val="005A7BFE"/>
    <w:rsid w:val="0060072D"/>
    <w:rsid w:val="00622120"/>
    <w:rsid w:val="0063435D"/>
    <w:rsid w:val="006706C5"/>
    <w:rsid w:val="00682606"/>
    <w:rsid w:val="006972A4"/>
    <w:rsid w:val="006F3A23"/>
    <w:rsid w:val="006F3E62"/>
    <w:rsid w:val="0070631B"/>
    <w:rsid w:val="00787BE6"/>
    <w:rsid w:val="007A256C"/>
    <w:rsid w:val="007C011B"/>
    <w:rsid w:val="00821907"/>
    <w:rsid w:val="00835299"/>
    <w:rsid w:val="00851A1E"/>
    <w:rsid w:val="0087618E"/>
    <w:rsid w:val="008A48C7"/>
    <w:rsid w:val="008C5E3D"/>
    <w:rsid w:val="00903A48"/>
    <w:rsid w:val="00916B62"/>
    <w:rsid w:val="009A2980"/>
    <w:rsid w:val="009A6ED7"/>
    <w:rsid w:val="009C5C96"/>
    <w:rsid w:val="00A13CAA"/>
    <w:rsid w:val="00AC322F"/>
    <w:rsid w:val="00AC746F"/>
    <w:rsid w:val="00B01123"/>
    <w:rsid w:val="00B23515"/>
    <w:rsid w:val="00B42509"/>
    <w:rsid w:val="00B44E61"/>
    <w:rsid w:val="00B709BB"/>
    <w:rsid w:val="00B82820"/>
    <w:rsid w:val="00C00437"/>
    <w:rsid w:val="00C26109"/>
    <w:rsid w:val="00C50FCE"/>
    <w:rsid w:val="00CF0FBA"/>
    <w:rsid w:val="00D805CB"/>
    <w:rsid w:val="00D968F5"/>
    <w:rsid w:val="00DA5C02"/>
    <w:rsid w:val="00DB4B66"/>
    <w:rsid w:val="00E14C6E"/>
    <w:rsid w:val="00E25390"/>
    <w:rsid w:val="00E5563E"/>
    <w:rsid w:val="00E80926"/>
    <w:rsid w:val="00E829FF"/>
    <w:rsid w:val="00E84D09"/>
    <w:rsid w:val="00EA2FE9"/>
    <w:rsid w:val="00F36908"/>
    <w:rsid w:val="00F67739"/>
    <w:rsid w:val="00F9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CD03D-FFFE-4F46-AD7D-D864F665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6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E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E62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591809"/>
    <w:rPr>
      <w:i/>
      <w:iCs/>
    </w:rPr>
  </w:style>
  <w:style w:type="character" w:customStyle="1" w:styleId="zw-portion">
    <w:name w:val="zw-portion"/>
    <w:basedOn w:val="DefaultParagraphFont"/>
    <w:rsid w:val="00903A48"/>
  </w:style>
  <w:style w:type="character" w:customStyle="1" w:styleId="eop">
    <w:name w:val="eop"/>
    <w:basedOn w:val="DefaultParagraphFont"/>
    <w:rsid w:val="00903A48"/>
  </w:style>
  <w:style w:type="character" w:customStyle="1" w:styleId="zw-bullet">
    <w:name w:val="zw-bullet"/>
    <w:basedOn w:val="DefaultParagraphFont"/>
    <w:rsid w:val="00903A48"/>
  </w:style>
  <w:style w:type="character" w:styleId="Hyperlink">
    <w:name w:val="Hyperlink"/>
    <w:basedOn w:val="DefaultParagraphFont"/>
    <w:uiPriority w:val="99"/>
    <w:unhideWhenUsed/>
    <w:rsid w:val="00B425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1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798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8583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136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7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5208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6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6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8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790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01101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ana.arshad@yahoo.com" TargetMode="External"/><Relationship Id="rId13" Type="http://schemas.openxmlformats.org/officeDocument/2006/relationships/hyperlink" Target="mailto:gilani@gallup.com.pk" TargetMode="External"/><Relationship Id="rId18" Type="http://schemas.openxmlformats.org/officeDocument/2006/relationships/hyperlink" Target="mailto:sarwatrana@gmail.com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mailto:skyhawk@uni-mainz.de" TargetMode="External"/><Relationship Id="rId7" Type="http://schemas.openxmlformats.org/officeDocument/2006/relationships/hyperlink" Target="mailto:smawan2222@gmail.com" TargetMode="External"/><Relationship Id="rId12" Type="http://schemas.openxmlformats.org/officeDocument/2006/relationships/hyperlink" Target="mailto:ghaniurrehman@hotmail.com" TargetMode="External"/><Relationship Id="rId17" Type="http://schemas.openxmlformats.org/officeDocument/2006/relationships/hyperlink" Target="mailto:chairman@muslim-institute.org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dean_ss@upesh.edu.pk" TargetMode="External"/><Relationship Id="rId20" Type="http://schemas.openxmlformats.org/officeDocument/2006/relationships/hyperlink" Target="mailto:nationalibrary2000@yahoo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samn887@gmail.com" TargetMode="External"/><Relationship Id="rId11" Type="http://schemas.openxmlformats.org/officeDocument/2006/relationships/hyperlink" Target="mailto:tamin59@hotmail.com" TargetMode="External"/><Relationship Id="rId24" Type="http://schemas.openxmlformats.org/officeDocument/2006/relationships/hyperlink" Target="mailto:serenko9@mail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heeshgar@qau.edu.pk" TargetMode="External"/><Relationship Id="rId23" Type="http://schemas.openxmlformats.org/officeDocument/2006/relationships/hyperlink" Target="mailto:godlas@uga.edu" TargetMode="External"/><Relationship Id="rId10" Type="http://schemas.openxmlformats.org/officeDocument/2006/relationships/hyperlink" Target="mailto:qadirkhurram@gmail.com" TargetMode="External"/><Relationship Id="rId19" Type="http://schemas.openxmlformats.org/officeDocument/2006/relationships/hyperlink" Target="mailto:murgap7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esident@sacpakistan.org" TargetMode="External"/><Relationship Id="rId14" Type="http://schemas.openxmlformats.org/officeDocument/2006/relationships/hyperlink" Target="mailto:aman.memon@gmail.cpm" TargetMode="External"/><Relationship Id="rId22" Type="http://schemas.openxmlformats.org/officeDocument/2006/relationships/hyperlink" Target="mailto:ejaz@ndu.edu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A61B9-1839-4922-9250-78FDC038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</dc:creator>
  <cp:keywords/>
  <dc:description/>
  <cp:lastModifiedBy>MRT</cp:lastModifiedBy>
  <cp:revision>64</cp:revision>
  <cp:lastPrinted>2018-02-01T11:04:00Z</cp:lastPrinted>
  <dcterms:created xsi:type="dcterms:W3CDTF">2017-06-18T05:58:00Z</dcterms:created>
  <dcterms:modified xsi:type="dcterms:W3CDTF">2018-02-09T13:28:00Z</dcterms:modified>
</cp:coreProperties>
</file>