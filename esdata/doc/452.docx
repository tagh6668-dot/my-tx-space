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949" w:rsidRPr="005A2CCC" w:rsidRDefault="008154D4" w:rsidP="00AB04B6">
      <w:pPr>
        <w:bidi/>
        <w:jc w:val="both"/>
        <w:rPr>
          <w:rFonts w:cs="B Titr"/>
          <w:sz w:val="32"/>
          <w:szCs w:val="32"/>
          <w:rtl/>
          <w:lang w:bidi="fa-IR"/>
        </w:rPr>
      </w:pPr>
      <w:bookmarkStart w:id="0" w:name="OLE_LINK2"/>
      <w:bookmarkStart w:id="1" w:name="OLE_LINK3"/>
      <w:bookmarkStart w:id="2" w:name="OLE_LINK4"/>
      <w:bookmarkStart w:id="3" w:name="OLE_LINK5"/>
      <w:bookmarkStart w:id="4" w:name="OLE_LINK6"/>
      <w:ins w:id="5" w:author="Windows User" w:date="2019-11-08T08:50:00Z">
        <w:r>
          <w:rPr>
            <w:rFonts w:cs="B Titr" w:hint="cs"/>
            <w:sz w:val="32"/>
            <w:szCs w:val="32"/>
            <w:rtl/>
            <w:lang w:bidi="fa-IR"/>
          </w:rPr>
          <w:t xml:space="preserve">                   </w:t>
        </w:r>
      </w:ins>
      <w:r w:rsidR="00CB1E91" w:rsidRPr="005A2CCC">
        <w:rPr>
          <w:rFonts w:cs="B Titr" w:hint="cs"/>
          <w:sz w:val="32"/>
          <w:szCs w:val="32"/>
          <w:rtl/>
          <w:lang w:bidi="fa-IR"/>
        </w:rPr>
        <w:t>افراط</w:t>
      </w:r>
      <w:ins w:id="6" w:author="Windows User" w:date="2019-11-08T08:50:00Z">
        <w:r>
          <w:rPr>
            <w:rFonts w:cs="B Titr" w:hint="cs"/>
            <w:sz w:val="32"/>
            <w:szCs w:val="32"/>
            <w:rtl/>
            <w:lang w:bidi="fa-IR"/>
          </w:rPr>
          <w:t>‌</w:t>
        </w:r>
      </w:ins>
      <w:del w:id="7" w:author="Windows User" w:date="2019-11-08T08:29:00Z">
        <w:r w:rsidR="00CB1E91" w:rsidRPr="005A2CCC" w:rsidDel="00583705">
          <w:rPr>
            <w:rFonts w:cs="B Titr" w:hint="cs"/>
            <w:sz w:val="32"/>
            <w:szCs w:val="32"/>
            <w:rtl/>
            <w:lang w:bidi="fa-IR"/>
          </w:rPr>
          <w:delText xml:space="preserve"> </w:delText>
        </w:r>
      </w:del>
      <w:r w:rsidR="00CB1E91" w:rsidRPr="005A2CCC">
        <w:rPr>
          <w:rFonts w:cs="B Titr" w:hint="cs"/>
          <w:sz w:val="32"/>
          <w:szCs w:val="32"/>
          <w:rtl/>
          <w:lang w:bidi="fa-IR"/>
        </w:rPr>
        <w:t>گرایی و ضرورت بازاندیشی در نظام آموزشی</w:t>
      </w:r>
      <w:r w:rsidR="00AB04B6">
        <w:rPr>
          <w:rFonts w:cs="B Titr" w:hint="cs"/>
          <w:sz w:val="32"/>
          <w:szCs w:val="32"/>
          <w:rtl/>
          <w:lang w:bidi="fa-IR"/>
        </w:rPr>
        <w:t xml:space="preserve"> بنگلادش</w:t>
      </w:r>
    </w:p>
    <w:bookmarkEnd w:id="0"/>
    <w:bookmarkEnd w:id="1"/>
    <w:bookmarkEnd w:id="2"/>
    <w:bookmarkEnd w:id="3"/>
    <w:bookmarkEnd w:id="4"/>
    <w:p w:rsidR="00CB1E91" w:rsidRPr="008D59DE" w:rsidDel="00EF11EE" w:rsidRDefault="00CB1E91" w:rsidP="008B5F7F">
      <w:pPr>
        <w:bidi/>
        <w:jc w:val="both"/>
        <w:rPr>
          <w:del w:id="8" w:author="Windows User" w:date="2019-11-08T08:53:00Z"/>
          <w:rFonts w:cs="B Nazanin"/>
          <w:sz w:val="28"/>
          <w:szCs w:val="28"/>
          <w:rtl/>
          <w:lang w:bidi="fa-IR"/>
        </w:rPr>
      </w:pPr>
      <w:r w:rsidRPr="008D59DE">
        <w:rPr>
          <w:rFonts w:cs="B Nazanin" w:hint="cs"/>
          <w:sz w:val="28"/>
          <w:szCs w:val="28"/>
          <w:rtl/>
          <w:lang w:bidi="fa-IR"/>
        </w:rPr>
        <w:t>هفت</w:t>
      </w:r>
      <w:ins w:id="9" w:author="Windows User" w:date="2019-11-08T08:29:00Z">
        <w:r w:rsidR="0058370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0" w:author="Windows User" w:date="2019-11-08T08:29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گذشته واحد ضد</w:t>
      </w:r>
      <w:del w:id="11" w:author="Windows User" w:date="2019-11-08T08:29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تروریسم پلیس بنگلادش گزارشی را منتشر کرد</w:t>
      </w:r>
      <w:r w:rsidR="00EC2A6A" w:rsidRPr="008D59DE">
        <w:rPr>
          <w:rStyle w:val="FootnoteReference"/>
          <w:rFonts w:cs="B Nazanin"/>
          <w:sz w:val="28"/>
          <w:szCs w:val="28"/>
          <w:rtl/>
          <w:lang w:bidi="fa-IR"/>
        </w:rPr>
        <w:footnoteReference w:id="1"/>
      </w:r>
      <w:r w:rsidRPr="008D59DE">
        <w:rPr>
          <w:rFonts w:cs="B Nazanin" w:hint="cs"/>
          <w:sz w:val="28"/>
          <w:szCs w:val="28"/>
          <w:rtl/>
          <w:lang w:bidi="fa-IR"/>
        </w:rPr>
        <w:t xml:space="preserve"> که طی آن نتایج تحقیق بر</w:t>
      </w:r>
      <w:del w:id="12" w:author="Windows User" w:date="2019-11-08T08:29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روی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ins w:id="13" w:author="Windows User" w:date="2019-11-08T08:30:00Z">
        <w:r w:rsidR="00583705">
          <w:rPr>
            <w:rFonts w:ascii="Calibri" w:hAnsi="Calibri" w:cs="Calibri"/>
            <w:sz w:val="28"/>
            <w:szCs w:val="28"/>
            <w:rtl/>
            <w:lang w:bidi="fa-IR"/>
          </w:rPr>
          <w:t>۳</w:t>
        </w:r>
      </w:ins>
      <w:del w:id="14" w:author="Windows User" w:date="2019-11-08T08:29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3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هزار مظنون بازداشتی </w:t>
      </w:r>
      <w:del w:id="15" w:author="Windows User" w:date="2019-11-08T08:51:00Z">
        <w:r w:rsidRPr="008D59DE" w:rsidDel="00EF11EE">
          <w:rPr>
            <w:rFonts w:cs="B Nazanin" w:hint="cs"/>
            <w:sz w:val="28"/>
            <w:szCs w:val="28"/>
            <w:rtl/>
            <w:lang w:bidi="fa-IR"/>
          </w:rPr>
          <w:delText>(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از سال </w:t>
      </w:r>
      <w:ins w:id="16" w:author="Windows User" w:date="2019-11-08T08:30:00Z">
        <w:r w:rsidR="00583705">
          <w:rPr>
            <w:rFonts w:ascii="Calibri" w:hAnsi="Calibri" w:cs="Calibri"/>
            <w:sz w:val="28"/>
            <w:szCs w:val="28"/>
            <w:rtl/>
            <w:lang w:bidi="fa-IR"/>
          </w:rPr>
          <w:t>۲۰۱۵</w:t>
        </w:r>
      </w:ins>
      <w:del w:id="17" w:author="Windows User" w:date="2019-11-08T08:30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2015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ت</w:t>
      </w:r>
      <w:ins w:id="18" w:author="Windows User" w:date="2019-11-08T08:30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ا </w:t>
        </w:r>
      </w:ins>
      <w:del w:id="19" w:author="Windows User" w:date="2019-11-08T08:30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ا </w:delText>
        </w:r>
      </w:del>
      <w:ins w:id="20" w:author="Windows User" w:date="2019-11-08T08:30:00Z">
        <w:r w:rsidR="00583705">
          <w:rPr>
            <w:rFonts w:ascii="Calibri" w:hAnsi="Calibri" w:cs="Calibri"/>
            <w:sz w:val="28"/>
            <w:szCs w:val="28"/>
            <w:rtl/>
            <w:lang w:bidi="fa-IR"/>
          </w:rPr>
          <w:t>۲۰۱۷</w:t>
        </w:r>
      </w:ins>
      <w:del w:id="21" w:author="Windows User" w:date="2019-11-08T08:30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2017</w:delText>
        </w:r>
      </w:del>
      <w:del w:id="22" w:author="Windows User" w:date="2019-11-08T08:51:00Z">
        <w:r w:rsidRPr="008D59DE" w:rsidDel="00EF11EE">
          <w:rPr>
            <w:rFonts w:cs="B Nazanin" w:hint="cs"/>
            <w:sz w:val="28"/>
            <w:szCs w:val="28"/>
            <w:rtl/>
            <w:lang w:bidi="fa-IR"/>
          </w:rPr>
          <w:delText>)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اعلام شد. انچه بیش از همه در</w:t>
      </w:r>
      <w:ins w:id="23" w:author="Windows User" w:date="2019-11-08T08:31:00Z">
        <w:r w:rsidR="00583705">
          <w:rPr>
            <w:rFonts w:cs="B Nazanin" w:hint="cs"/>
            <w:sz w:val="28"/>
            <w:szCs w:val="28"/>
            <w:rtl/>
            <w:lang w:bidi="fa-IR"/>
          </w:rPr>
          <w:t>بارۀ</w:t>
        </w:r>
      </w:ins>
      <w:del w:id="24" w:author="Windows User" w:date="2019-11-08T08:31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خصوص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70B" w:rsidRPr="008D59DE">
        <w:rPr>
          <w:rFonts w:cs="B Nazanin" w:hint="cs"/>
          <w:sz w:val="28"/>
          <w:szCs w:val="28"/>
          <w:rtl/>
          <w:lang w:bidi="fa-IR"/>
        </w:rPr>
        <w:t>این</w:t>
      </w:r>
      <w:r w:rsidRPr="008D59DE">
        <w:rPr>
          <w:rFonts w:cs="B Nazanin" w:hint="cs"/>
          <w:sz w:val="28"/>
          <w:szCs w:val="28"/>
          <w:rtl/>
          <w:lang w:bidi="fa-IR"/>
        </w:rPr>
        <w:t xml:space="preserve"> تحقیقات </w:t>
      </w:r>
      <w:ins w:id="25" w:author="Windows User" w:date="2019-11-08T08:32:00Z">
        <w:r w:rsidR="00583705">
          <w:rPr>
            <w:rFonts w:cs="B Nazanin" w:hint="cs"/>
            <w:sz w:val="28"/>
            <w:szCs w:val="28"/>
            <w:rtl/>
            <w:lang w:bidi="fa-IR"/>
          </w:rPr>
          <w:t>تأمل‌برانگیز</w:t>
        </w:r>
      </w:ins>
      <w:del w:id="26" w:author="Windows User" w:date="2019-11-08T08:32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قابل تامل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است، ارائ</w:t>
      </w:r>
      <w:ins w:id="27" w:author="Windows User" w:date="2019-11-08T08:32:00Z">
        <w:r w:rsidR="0058370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8" w:author="Windows User" w:date="2019-11-08T08:32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70B" w:rsidRPr="008D59DE">
        <w:rPr>
          <w:rFonts w:cs="B Nazanin" w:hint="cs"/>
          <w:sz w:val="28"/>
          <w:szCs w:val="28"/>
          <w:rtl/>
          <w:lang w:bidi="fa-IR"/>
        </w:rPr>
        <w:t>نتیجه</w:t>
      </w:r>
      <w:ins w:id="29" w:author="Windows User" w:date="2019-11-08T08:32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0" w:author="Windows User" w:date="2019-11-08T08:32:00Z">
        <w:r w:rsidR="00C4070B"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ای متفاوت با باورهای عمومی و رسانه</w:t>
      </w:r>
      <w:ins w:id="31" w:author="Windows User" w:date="2019-11-08T08:32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2" w:author="Windows User" w:date="2019-11-08T08:32:00Z">
        <w:r w:rsidR="00C4070B"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ای</w:t>
      </w:r>
      <w:ins w:id="33" w:author="Windows User" w:date="2019-11-08T08:32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 ا</w:t>
        </w:r>
      </w:ins>
      <w:r w:rsidR="00C4070B" w:rsidRPr="008D59DE">
        <w:rPr>
          <w:rFonts w:cs="B Nazanin" w:hint="cs"/>
          <w:sz w:val="28"/>
          <w:szCs w:val="28"/>
          <w:rtl/>
          <w:lang w:bidi="fa-IR"/>
        </w:rPr>
        <w:t>ست. براساس این تحقیقات</w:t>
      </w:r>
      <w:ins w:id="34" w:author="Windows User" w:date="2019-11-08T08:32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 اعلام شد</w:t>
        </w:r>
      </w:ins>
      <w:ins w:id="35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>:</w:t>
        </w:r>
      </w:ins>
      <w:del w:id="36" w:author="Windows User" w:date="2019-11-08T08:33:00Z">
        <w:r w:rsidR="008B70D2" w:rsidRPr="008D59DE" w:rsidDel="00583705">
          <w:rPr>
            <w:rFonts w:cs="B Nazanin" w:hint="cs"/>
            <w:sz w:val="28"/>
            <w:szCs w:val="28"/>
            <w:rtl/>
            <w:lang w:bidi="fa-IR"/>
          </w:rPr>
          <w:delText>:</w:delText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این نظریه که مدارس دینی</w:t>
      </w:r>
      <w:ins w:id="37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مراکز مولد گروه</w:t>
      </w:r>
      <w:ins w:id="38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39" w:author="Windows User" w:date="2019-11-08T08:33:00Z">
        <w:r w:rsidR="00C4070B"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های شبه</w:t>
      </w:r>
      <w:ins w:id="40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1" w:author="Windows User" w:date="2019-11-08T08:33:00Z">
        <w:r w:rsidR="00C4070B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نظامی و افراطی هستند</w:t>
      </w:r>
      <w:ins w:id="42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 کاملاً</w:t>
        </w:r>
      </w:ins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اشتباه است</w:t>
      </w:r>
      <w:ins w:id="43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>؛</w:t>
        </w:r>
      </w:ins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زیرا بیش از نیمی از متهمان، در مدارس دولتی بنگلادش و مدارس انگلیسی</w:t>
      </w:r>
      <w:ins w:id="44" w:author="Windows User" w:date="2019-11-08T08:33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5" w:author="Windows User" w:date="2019-11-08T08:33:00Z">
        <w:r w:rsidR="00C4070B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زبان</w:t>
      </w:r>
      <w:r w:rsidR="0092543C" w:rsidRPr="008D59DE">
        <w:rPr>
          <w:rStyle w:val="FootnoteReference"/>
          <w:rFonts w:cs="B Nazanin"/>
          <w:sz w:val="28"/>
          <w:szCs w:val="28"/>
          <w:rtl/>
          <w:lang w:bidi="fa-IR"/>
        </w:rPr>
        <w:footnoteReference w:id="2"/>
      </w:r>
      <w:r w:rsidR="00C4070B" w:rsidRPr="008D59DE">
        <w:rPr>
          <w:rFonts w:cs="B Nazanin" w:hint="cs"/>
          <w:sz w:val="28"/>
          <w:szCs w:val="28"/>
          <w:rtl/>
          <w:lang w:bidi="fa-IR"/>
        </w:rPr>
        <w:t>-با رویکرد سکولار- تحصیل کرده بودند</w:t>
      </w:r>
      <w:ins w:id="47" w:author="Windows User" w:date="2019-11-08T08:52:00Z">
        <w:r w:rsidR="00EF11EE">
          <w:rPr>
            <w:rFonts w:cs="B Nazanin" w:hint="cs"/>
            <w:sz w:val="28"/>
            <w:szCs w:val="28"/>
            <w:rtl/>
            <w:lang w:bidi="fa-IR"/>
          </w:rPr>
          <w:t>. براساس این نتایج</w:t>
        </w:r>
      </w:ins>
      <w:del w:id="48" w:author="Windows User" w:date="2019-11-08T08:52:00Z">
        <w:r w:rsidR="00C4070B" w:rsidRPr="008D59DE" w:rsidDel="00EF11EE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به نظر می</w:t>
      </w:r>
      <w:ins w:id="49" w:author="Windows User" w:date="2019-11-08T08:34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0" w:author="Windows User" w:date="2019-11-08T08:34:00Z">
        <w:r w:rsidR="00C4070B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رسد</w:t>
      </w:r>
      <w:ins w:id="51" w:author="Windows User" w:date="2019-11-08T08:52:00Z">
        <w:r w:rsidR="00EF11EE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باید انتقاد</w:t>
      </w:r>
      <w:r w:rsidR="008B70D2" w:rsidRPr="008D59DE">
        <w:rPr>
          <w:rFonts w:cs="B Nazanin" w:hint="cs"/>
          <w:sz w:val="28"/>
          <w:szCs w:val="28"/>
          <w:rtl/>
          <w:lang w:bidi="fa-IR"/>
        </w:rPr>
        <w:t xml:space="preserve"> عمومی</w:t>
      </w:r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از مدارس دینی و نظام آموزشی آن به بهان</w:t>
      </w:r>
      <w:ins w:id="52" w:author="Windows User" w:date="2019-11-08T08:34:00Z">
        <w:r w:rsidR="00583705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53" w:author="Windows User" w:date="2019-11-08T08:34:00Z">
        <w:r w:rsidR="00C4070B" w:rsidRPr="008D59DE" w:rsidDel="00583705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="00C4070B"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  <w:r w:rsidR="00C4070B" w:rsidRPr="008D59DE" w:rsidDel="00583705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 xml:space="preserve"> تربیت افراط</w:t>
      </w:r>
      <w:ins w:id="54" w:author="Windows User" w:date="2019-11-08T08:34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5" w:author="Windows User" w:date="2019-11-08T08:34:00Z">
        <w:r w:rsidR="00C4070B" w:rsidRPr="008D59DE" w:rsidDel="00583705">
          <w:rPr>
            <w:rFonts w:cs="B Nazanin"/>
            <w:sz w:val="28"/>
            <w:szCs w:val="28"/>
            <w:rtl/>
            <w:lang w:bidi="fa-IR"/>
          </w:rPr>
          <w:softHyphen/>
        </w:r>
      </w:del>
      <w:r w:rsidR="00C4070B" w:rsidRPr="008D59DE">
        <w:rPr>
          <w:rFonts w:cs="B Nazanin" w:hint="cs"/>
          <w:sz w:val="28"/>
          <w:szCs w:val="28"/>
          <w:rtl/>
          <w:lang w:bidi="fa-IR"/>
        </w:rPr>
        <w:t>گرایان متوقف شود</w:t>
      </w:r>
      <w:r w:rsidR="0092543C" w:rsidRPr="008D59DE">
        <w:rPr>
          <w:rStyle w:val="FootnoteReference"/>
          <w:rFonts w:cs="B Nazanin"/>
          <w:sz w:val="28"/>
          <w:szCs w:val="28"/>
          <w:rtl/>
          <w:lang w:bidi="fa-IR"/>
        </w:rPr>
        <w:footnoteReference w:id="3"/>
      </w:r>
      <w:r w:rsidR="00C4070B" w:rsidRPr="008D59DE">
        <w:rPr>
          <w:rFonts w:cs="B Nazanin" w:hint="cs"/>
          <w:sz w:val="28"/>
          <w:szCs w:val="28"/>
          <w:rtl/>
          <w:lang w:bidi="fa-IR"/>
        </w:rPr>
        <w:t>.</w:t>
      </w:r>
      <w:del w:id="62" w:author="Windows User" w:date="2019-11-08T08:34:00Z">
        <w:r w:rsidR="00C4070B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63" w:author="Windows User" w:date="2019-11-08T08:53:00Z">
        <w:r w:rsidR="00EF11EE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</w:p>
    <w:p w:rsidR="005A2CCC" w:rsidRPr="008D59DE" w:rsidRDefault="008B70D2" w:rsidP="008B5F7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D59DE">
        <w:rPr>
          <w:rFonts w:cs="B Nazanin" w:hint="cs"/>
          <w:sz w:val="28"/>
          <w:szCs w:val="28"/>
          <w:rtl/>
          <w:lang w:bidi="fa-IR"/>
        </w:rPr>
        <w:t xml:space="preserve">همچنین </w:t>
      </w:r>
      <w:ins w:id="64" w:author="Windows User" w:date="2019-11-08T08:34:00Z">
        <w:r w:rsidR="00583705">
          <w:rPr>
            <w:rFonts w:ascii="Calibri" w:hAnsi="Calibri" w:cs="Calibri"/>
            <w:sz w:val="28"/>
            <w:szCs w:val="28"/>
            <w:rtl/>
            <w:lang w:bidi="fa-IR"/>
          </w:rPr>
          <w:t>۸۰</w:t>
        </w:r>
      </w:ins>
      <w:del w:id="65" w:author="Windows User" w:date="2019-11-08T08:34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80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درصد از افراد دستگیر</w:t>
      </w:r>
      <w:del w:id="66" w:author="Windows User" w:date="2019-11-08T08:34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A2CCC" w:rsidRPr="008D59DE">
        <w:rPr>
          <w:rFonts w:cs="B Nazanin" w:hint="cs"/>
          <w:sz w:val="28"/>
          <w:szCs w:val="28"/>
          <w:rtl/>
          <w:lang w:bidi="fa-IR"/>
        </w:rPr>
        <w:t xml:space="preserve">شده، در فضای مجازی آموزش دیده و </w:t>
      </w:r>
      <w:ins w:id="67" w:author="Windows User" w:date="2019-11-08T08:34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فقط </w:t>
        </w:r>
        <w:r w:rsidR="00583705">
          <w:rPr>
            <w:rFonts w:ascii="Calibri" w:hAnsi="Calibri" w:cs="Calibri"/>
            <w:sz w:val="28"/>
            <w:szCs w:val="28"/>
            <w:rtl/>
            <w:lang w:bidi="fa-IR"/>
          </w:rPr>
          <w:t>۲۰</w:t>
        </w:r>
      </w:ins>
      <w:del w:id="68" w:author="Windows User" w:date="2019-11-08T08:34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>تنها 20</w:delText>
        </w:r>
      </w:del>
      <w:r w:rsidR="005A2CCC" w:rsidRPr="008D59DE">
        <w:rPr>
          <w:rFonts w:cs="B Nazanin" w:hint="cs"/>
          <w:sz w:val="28"/>
          <w:szCs w:val="28"/>
          <w:rtl/>
          <w:lang w:bidi="fa-IR"/>
        </w:rPr>
        <w:t xml:space="preserve"> درصد از آنان از همسالان خود </w:t>
      </w:r>
      <w:ins w:id="69" w:author="Windows User" w:date="2019-11-08T08:35:00Z">
        <w:r w:rsidR="00583705">
          <w:rPr>
            <w:rFonts w:cs="B Nazanin" w:hint="cs"/>
            <w:sz w:val="28"/>
            <w:szCs w:val="28"/>
            <w:rtl/>
            <w:lang w:bidi="fa-IR"/>
          </w:rPr>
          <w:t>تأثیر گرفته‌اند</w:t>
        </w:r>
      </w:ins>
      <w:del w:id="70" w:author="Windows User" w:date="2019-11-08T08:35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>متاثر شده</w:delText>
        </w:r>
      </w:del>
      <w:del w:id="71" w:author="Windows User" w:date="2019-11-08T08:34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اند</w:delText>
        </w:r>
      </w:del>
      <w:ins w:id="72" w:author="Windows User" w:date="2019-11-08T08:35:00Z">
        <w:r w:rsidR="00583705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73" w:author="Windows User" w:date="2019-11-08T08:35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="005A2CCC" w:rsidRPr="008D59DE">
        <w:rPr>
          <w:rFonts w:cs="B Nazanin" w:hint="cs"/>
          <w:sz w:val="28"/>
          <w:szCs w:val="28"/>
          <w:rtl/>
          <w:lang w:bidi="fa-IR"/>
        </w:rPr>
        <w:t xml:space="preserve"> این در حالی</w:t>
      </w:r>
      <w:ins w:id="74" w:author="Windows User" w:date="2019-11-08T08:35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 ا</w:t>
        </w:r>
      </w:ins>
      <w:r w:rsidR="005A2CCC" w:rsidRPr="008D59DE">
        <w:rPr>
          <w:rFonts w:cs="B Nazanin" w:hint="cs"/>
          <w:sz w:val="28"/>
          <w:szCs w:val="28"/>
          <w:rtl/>
          <w:lang w:bidi="fa-IR"/>
        </w:rPr>
        <w:t xml:space="preserve">ست که میزان استفاده از اینترنت در مدارس جدید بنگلادش </w:t>
      </w:r>
      <w:del w:id="75" w:author="Windows User" w:date="2019-11-08T08:35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>(</w:delText>
        </w:r>
      </w:del>
      <w:ins w:id="76" w:author="Windows User" w:date="2019-11-08T08:35:00Z">
        <w:r w:rsidR="00583705">
          <w:rPr>
            <w:rFonts w:cs="B Nazanin" w:hint="cs"/>
            <w:sz w:val="28"/>
            <w:szCs w:val="28"/>
            <w:rtl/>
            <w:lang w:bidi="fa-IR"/>
          </w:rPr>
          <w:t>در مقایسه با</w:t>
        </w:r>
      </w:ins>
      <w:del w:id="77" w:author="Windows User" w:date="2019-11-08T08:35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>نسبت به</w:delText>
        </w:r>
      </w:del>
      <w:r w:rsidR="005A2CCC" w:rsidRPr="008D59DE">
        <w:rPr>
          <w:rFonts w:cs="B Nazanin" w:hint="cs"/>
          <w:sz w:val="28"/>
          <w:szCs w:val="28"/>
          <w:rtl/>
          <w:lang w:bidi="fa-IR"/>
        </w:rPr>
        <w:t xml:space="preserve"> مدارس دینی</w:t>
      </w:r>
      <w:del w:id="78" w:author="Windows User" w:date="2019-11-08T08:35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>)</w:delText>
        </w:r>
      </w:del>
      <w:r w:rsidR="005A2CCC" w:rsidRPr="008D59DE">
        <w:rPr>
          <w:rFonts w:cs="B Nazanin" w:hint="cs"/>
          <w:sz w:val="28"/>
          <w:szCs w:val="28"/>
          <w:rtl/>
          <w:lang w:bidi="fa-IR"/>
        </w:rPr>
        <w:t xml:space="preserve"> بسیار بیشتر است.</w:t>
      </w:r>
      <w:del w:id="79" w:author="Windows User" w:date="2019-11-08T08:35:00Z">
        <w:r w:rsidR="005A2CCC"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5A2CCC" w:rsidRPr="008D59DE" w:rsidRDefault="005A2CCC" w:rsidP="005A2CCC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D59DE">
        <w:rPr>
          <w:rFonts w:cs="B Nazanin" w:hint="cs"/>
          <w:sz w:val="28"/>
          <w:szCs w:val="28"/>
          <w:rtl/>
          <w:lang w:bidi="fa-IR"/>
        </w:rPr>
        <w:t xml:space="preserve">در سیستم آموزشی بنگلادش </w:t>
      </w:r>
      <w:del w:id="80" w:author="Windows User" w:date="2019-11-08T08:36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(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از پیش</w:t>
      </w:r>
      <w:ins w:id="81" w:author="Windows User" w:date="2019-11-08T08:36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2" w:author="Windows User" w:date="2019-11-08T08:36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دبستانی تا پیش</w:t>
      </w:r>
      <w:ins w:id="83" w:author="Windows User" w:date="2019-11-08T08:36:00Z">
        <w:r w:rsidR="0058370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4" w:author="Windows User" w:date="2019-11-08T08:36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دانشگاهی</w:t>
      </w:r>
      <w:ins w:id="85" w:author="Windows User" w:date="2019-11-08T08:36:00Z">
        <w:r w:rsidR="00583705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86" w:author="Windows User" w:date="2019-11-08T08:36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)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علاوه بر نظام </w:t>
      </w:r>
      <w:ins w:id="87" w:author="Windows User" w:date="2019-11-08T08:36:00Z">
        <w:r w:rsidR="00583705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88" w:author="Windows User" w:date="2019-11-08T08:36:00Z">
        <w:r w:rsidR="00E41084" w:rsidRPr="008D59DE" w:rsidDel="00583705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موزشی عادی، </w:t>
      </w:r>
      <w:r w:rsidRPr="008D59DE">
        <w:rPr>
          <w:rFonts w:cs="B Nazanin" w:hint="cs"/>
          <w:sz w:val="28"/>
          <w:szCs w:val="28"/>
          <w:rtl/>
          <w:lang w:bidi="fa-IR"/>
        </w:rPr>
        <w:t>سه نظام آموزشی موازی</w:t>
      </w:r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دیگر</w:t>
      </w:r>
      <w:r w:rsidRPr="008D59DE">
        <w:rPr>
          <w:rFonts w:cs="B Nazanin" w:hint="cs"/>
          <w:sz w:val="28"/>
          <w:szCs w:val="28"/>
          <w:rtl/>
          <w:lang w:bidi="fa-IR"/>
        </w:rPr>
        <w:t xml:space="preserve"> وجود دارد</w:t>
      </w:r>
      <w:ins w:id="89" w:author="Windows User" w:date="2019-11-08T08:36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 که شامل</w:t>
        </w:r>
      </w:ins>
      <w:del w:id="90" w:author="Windows User" w:date="2019-11-08T08:36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>: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مدارس ع</w:t>
      </w:r>
      <w:r w:rsidRPr="00BA0AB2">
        <w:rPr>
          <w:rFonts w:cs="B Nazanin" w:hint="cs"/>
          <w:sz w:val="28"/>
          <w:szCs w:val="28"/>
          <w:highlight w:val="yellow"/>
          <w:rtl/>
          <w:lang w:bidi="fa-IR"/>
          <w:rPrChange w:id="91" w:author="Windows User" w:date="2019-11-08T08:37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الی</w:t>
      </w:r>
      <w:del w:id="92" w:author="Windows User" w:date="2019-11-08T08:37:00Z">
        <w:r w:rsidRPr="008D59DE" w:rsidDel="00BA0AB2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، مدارس قومی، مدارس انگلیسی زبان</w:t>
      </w:r>
      <w:ins w:id="93" w:author="Windows User" w:date="2019-11-08T08:36:00Z">
        <w:r w:rsidR="00583705">
          <w:rPr>
            <w:rFonts w:cs="B Nazanin" w:hint="cs"/>
            <w:sz w:val="28"/>
            <w:szCs w:val="28"/>
            <w:rtl/>
            <w:lang w:bidi="fa-IR"/>
          </w:rPr>
          <w:t xml:space="preserve"> است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>.</w:t>
      </w:r>
      <w:del w:id="94" w:author="Windows User" w:date="2019-11-08T08:36:00Z">
        <w:r w:rsidRPr="008D59DE" w:rsidDel="0058370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CD3607" w:rsidRPr="008D59DE" w:rsidRDefault="00CD3607" w:rsidP="008B5F7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D59DE">
        <w:rPr>
          <w:rFonts w:cs="B Nazanin" w:hint="cs"/>
          <w:sz w:val="28"/>
          <w:szCs w:val="28"/>
          <w:rtl/>
          <w:lang w:bidi="fa-IR"/>
        </w:rPr>
        <w:t>مدارس عا</w:t>
      </w:r>
      <w:r w:rsidRPr="00EF11EE">
        <w:rPr>
          <w:rFonts w:cs="B Nazanin" w:hint="cs"/>
          <w:sz w:val="28"/>
          <w:szCs w:val="28"/>
          <w:highlight w:val="yellow"/>
          <w:rtl/>
          <w:lang w:bidi="fa-IR"/>
          <w:rPrChange w:id="95" w:author="Windows User" w:date="2019-11-08T08:53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لی</w:t>
      </w:r>
      <w:del w:id="96" w:author="Windows User" w:date="2019-11-08T08:37:00Z">
        <w:r w:rsidRPr="008D59DE" w:rsidDel="00BA0AB2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همان مدارس دینی هستند که تحت نظارت دولت بوده و از </w:t>
      </w:r>
      <w:ins w:id="97" w:author="Windows User" w:date="2019-11-08T08:37:00Z">
        <w:r w:rsidR="00BA0AB2">
          <w:rPr>
            <w:rFonts w:cs="B Nazanin" w:hint="cs"/>
            <w:sz w:val="28"/>
            <w:szCs w:val="28"/>
            <w:rtl/>
            <w:lang w:bidi="fa-IR"/>
          </w:rPr>
          <w:t>نظر</w:t>
        </w:r>
      </w:ins>
      <w:del w:id="98" w:author="Windows User" w:date="2019-11-08T08:37:00Z">
        <w:r w:rsidRPr="008D59DE" w:rsidDel="00BA0AB2">
          <w:rPr>
            <w:rFonts w:cs="B Nazanin" w:hint="cs"/>
            <w:sz w:val="28"/>
            <w:szCs w:val="28"/>
            <w:rtl/>
            <w:lang w:bidi="fa-IR"/>
          </w:rPr>
          <w:delText>حیث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مالی</w:t>
      </w:r>
      <w:ins w:id="99" w:author="Windows User" w:date="2019-11-08T08:37:00Z">
        <w:r w:rsidR="00BA0AB2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00" w:author="Windows User" w:date="2019-11-08T08:37:00Z">
        <w:r w:rsidRPr="008D59DE" w:rsidDel="00BA0AB2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موضوعات</w:t>
      </w:r>
      <w:ins w:id="101" w:author="Windows User" w:date="2019-11-08T08:53:00Z">
        <w:r w:rsidR="00EF11EE">
          <w:rPr>
            <w:rFonts w:cs="B Nazanin" w:hint="cs"/>
            <w:sz w:val="28"/>
            <w:szCs w:val="28"/>
            <w:rtl/>
            <w:lang w:bidi="fa-IR"/>
          </w:rPr>
          <w:t xml:space="preserve"> و سرفصل‌های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 xml:space="preserve"> درسی و </w:t>
      </w:r>
      <w:r w:rsidRPr="00EF11EE">
        <w:rPr>
          <w:rFonts w:cs="B Nazanin" w:hint="cs"/>
          <w:sz w:val="28"/>
          <w:szCs w:val="28"/>
          <w:highlight w:val="yellow"/>
          <w:rtl/>
          <w:lang w:bidi="fa-IR"/>
          <w:rPrChange w:id="102" w:author="Windows User" w:date="2019-11-08T08:54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مدارک</w:t>
      </w:r>
      <w:r w:rsidRPr="008D59DE">
        <w:rPr>
          <w:rFonts w:cs="B Nazanin" w:hint="cs"/>
          <w:sz w:val="28"/>
          <w:szCs w:val="28"/>
          <w:rtl/>
          <w:lang w:bidi="fa-IR"/>
        </w:rPr>
        <w:t xml:space="preserve"> زیر نظر دولت قرار دارند. مدارس قومی</w:t>
      </w:r>
      <w:ins w:id="103" w:author="Windows User" w:date="2019-11-08T08:38:00Z">
        <w:r w:rsidR="00BA0AB2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04" w:author="Windows User" w:date="2019-11-08T08:38:00Z">
        <w:r w:rsidRPr="008D59DE" w:rsidDel="00BA0AB2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مدارس دینی</w:t>
      </w:r>
      <w:ins w:id="105" w:author="Windows User" w:date="2019-11-08T08:54:00Z">
        <w:r w:rsidR="00EF11EE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 xml:space="preserve"> خصوصی و غیر</w:t>
      </w:r>
      <w:del w:id="106" w:author="Windows User" w:date="2019-11-08T08:38:00Z">
        <w:r w:rsidRPr="008D59DE" w:rsidDel="00BA0AB2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رسمی هستند که موضوعات درسی</w:t>
      </w:r>
      <w:del w:id="107" w:author="Windows User" w:date="2019-11-08T08:38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و مدیریت آن</w:t>
      </w:r>
      <w:ins w:id="108" w:author="Windows User" w:date="2019-11-08T08:54:00Z">
        <w:r w:rsidR="00EF11EE">
          <w:rPr>
            <w:rFonts w:cs="B Nazanin" w:hint="cs"/>
            <w:sz w:val="28"/>
            <w:szCs w:val="28"/>
            <w:rtl/>
            <w:lang w:bidi="fa-IR"/>
          </w:rPr>
          <w:t>‌ها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 xml:space="preserve"> کاملا</w:t>
      </w:r>
      <w:ins w:id="109" w:author="Windows User" w:date="2019-11-08T08:38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 xml:space="preserve"> مستقل و غیر</w:t>
      </w:r>
      <w:del w:id="110" w:author="Windows User" w:date="2019-11-08T08:38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دولتی بوده و منابع مالی آنان نیز از محل خصوصی ت</w:t>
      </w:r>
      <w:ins w:id="111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12" w:author="Windows User" w:date="2019-11-08T08:39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مین می</w:t>
      </w:r>
      <w:ins w:id="113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4" w:author="Windows User" w:date="2019-11-08T08:39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شود. برخی معتقدند این مدارس مروج افکار افراط</w:t>
      </w:r>
      <w:ins w:id="115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6" w:author="Windows User" w:date="2019-11-08T08:39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گرایانه </w:t>
      </w:r>
      <w:ins w:id="117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هستند</w:t>
        </w:r>
      </w:ins>
      <w:del w:id="118" w:author="Windows User" w:date="2019-11-08T08:39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بوده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و باید با گسترش و توسع</w:t>
      </w:r>
      <w:ins w:id="119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0" w:author="Windows User" w:date="2019-11-08T08:39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نفوذ آن</w:t>
      </w:r>
      <w:ins w:id="121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>ها مقابله کرد. البته در سال</w:t>
      </w:r>
      <w:ins w:id="122" w:author="Windows User" w:date="2019-11-08T08:39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8D59DE">
        <w:rPr>
          <w:rFonts w:cs="B Nazanin" w:hint="cs"/>
          <w:sz w:val="28"/>
          <w:szCs w:val="28"/>
          <w:rtl/>
          <w:lang w:bidi="fa-IR"/>
        </w:rPr>
        <w:t xml:space="preserve">های اخیر دولت فعلی بنگلادش، </w:t>
      </w:r>
      <w:del w:id="123" w:author="Windows User" w:date="2019-11-08T08:40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-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برخلاف رویکرد گذشت</w:t>
      </w:r>
      <w:ins w:id="124" w:author="Windows User" w:date="2019-11-08T08:40:00Z">
        <w:r w:rsidR="003166D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25" w:author="Windows User" w:date="2019-11-08T08:40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ه ی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خود</w:t>
      </w:r>
      <w:ins w:id="126" w:author="Windows User" w:date="2019-11-08T08:40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127" w:author="Windows User" w:date="2019-11-08T08:40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-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تلاش </w:t>
      </w:r>
      <w:ins w:id="128" w:author="Windows User" w:date="2019-11-08T08:40:00Z">
        <w:r w:rsidR="003166D9">
          <w:rPr>
            <w:rFonts w:cs="B Nazanin" w:hint="cs"/>
            <w:sz w:val="28"/>
            <w:szCs w:val="28"/>
            <w:rtl/>
            <w:lang w:bidi="fa-IR"/>
          </w:rPr>
          <w:t>کرده</w:t>
        </w:r>
      </w:ins>
      <w:del w:id="129" w:author="Windows User" w:date="2019-11-08T08:40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نموده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حمایت آنان را جلب نموده </w:t>
      </w:r>
      <w:ins w:id="130" w:author="Windows User" w:date="2019-11-08T08:40:00Z">
        <w:r w:rsidR="003166D9">
          <w:rPr>
            <w:rFonts w:cs="B Nazanin" w:hint="cs"/>
            <w:sz w:val="28"/>
            <w:szCs w:val="28"/>
            <w:rtl/>
            <w:lang w:bidi="fa-IR"/>
          </w:rPr>
          <w:t>تا در این مدارس نفوذ کند</w:t>
        </w:r>
      </w:ins>
      <w:del w:id="131" w:author="Windows User" w:date="2019-11-08T08:40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>و امکان نفوذ در این مدارس پیدا کند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. طرح نخست</w:t>
      </w:r>
      <w:ins w:id="132" w:author="Windows User" w:date="2019-11-08T08:40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3" w:author="Windows User" w:date="2019-11-08T08:40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وزیر بنگلادش مبنی بر</w:t>
      </w:r>
      <w:del w:id="134" w:author="Windows User" w:date="2019-11-08T08:41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به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رسمیت</w:t>
      </w:r>
      <w:ins w:id="135" w:author="Windows User" w:date="2019-11-08T08:41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6" w:author="Windows User" w:date="2019-11-08T08:41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>شناختن م</w:t>
      </w:r>
      <w:r w:rsidRPr="00EF11EE">
        <w:rPr>
          <w:rFonts w:cs="B Nazanin" w:hint="cs"/>
          <w:sz w:val="28"/>
          <w:szCs w:val="28"/>
          <w:highlight w:val="yellow"/>
          <w:rtl/>
          <w:lang w:bidi="fa-IR"/>
          <w:rPrChange w:id="137" w:author="Windows User" w:date="2019-11-08T08:55:00Z">
            <w:rPr>
              <w:rFonts w:cs="B Nazanin" w:hint="cs"/>
              <w:sz w:val="28"/>
              <w:szCs w:val="28"/>
              <w:rtl/>
              <w:lang w:bidi="fa-IR"/>
            </w:rPr>
          </w:rPrChange>
        </w:rPr>
        <w:t>دارک</w:t>
      </w:r>
      <w:r w:rsidRPr="008D59DE">
        <w:rPr>
          <w:rFonts w:cs="B Nazanin" w:hint="cs"/>
          <w:sz w:val="28"/>
          <w:szCs w:val="28"/>
          <w:rtl/>
          <w:lang w:bidi="fa-IR"/>
        </w:rPr>
        <w:t xml:space="preserve"> مدارس قومی (پیش از آغاز انتخابات) در همین راستا ارزیابی می</w:t>
      </w:r>
      <w:ins w:id="138" w:author="Windows User" w:date="2019-11-08T08:41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9" w:author="Windows User" w:date="2019-11-08T08:41:00Z">
        <w:r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</w:del>
      <w:r w:rsidRPr="008D59DE">
        <w:rPr>
          <w:rFonts w:cs="B Nazanin" w:hint="cs"/>
          <w:sz w:val="28"/>
          <w:szCs w:val="28"/>
          <w:rtl/>
          <w:lang w:bidi="fa-IR"/>
        </w:rPr>
        <w:t>شود</w:t>
      </w:r>
      <w:ins w:id="140" w:author="Windows User" w:date="2019-11-08T08:41:00Z">
        <w:r w:rsidR="003166D9">
          <w:rPr>
            <w:rFonts w:cs="B Nazanin" w:hint="cs"/>
            <w:sz w:val="28"/>
            <w:szCs w:val="28"/>
            <w:rtl/>
            <w:lang w:bidi="fa-IR"/>
          </w:rPr>
          <w:t>. این کار</w:t>
        </w:r>
      </w:ins>
      <w:del w:id="141" w:author="Windows User" w:date="2019-11-08T08:41:00Z">
        <w:r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که</w:delText>
        </w:r>
      </w:del>
      <w:r w:rsidRPr="008D59DE">
        <w:rPr>
          <w:rFonts w:cs="B Nazanin" w:hint="cs"/>
          <w:sz w:val="28"/>
          <w:szCs w:val="28"/>
          <w:rtl/>
          <w:lang w:bidi="fa-IR"/>
        </w:rPr>
        <w:t xml:space="preserve"> توانست دولت </w:t>
      </w:r>
      <w:r w:rsidR="00E41084" w:rsidRPr="008D59DE">
        <w:rPr>
          <w:rFonts w:cs="B Nazanin" w:hint="cs"/>
          <w:sz w:val="28"/>
          <w:szCs w:val="28"/>
          <w:rtl/>
          <w:lang w:bidi="fa-IR"/>
        </w:rPr>
        <w:t>را به اهداف خود نزدیک</w:t>
      </w:r>
      <w:ins w:id="142" w:author="Windows User" w:date="2019-11-08T08:41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3" w:author="Windows User" w:date="2019-11-08T08:41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تر </w:t>
      </w:r>
      <w:ins w:id="144" w:author="Windows User" w:date="2019-11-08T08:41:00Z">
        <w:r w:rsidR="003166D9">
          <w:rPr>
            <w:rFonts w:cs="B Nazanin" w:hint="cs"/>
            <w:sz w:val="28"/>
            <w:szCs w:val="28"/>
            <w:rtl/>
            <w:lang w:bidi="fa-IR"/>
          </w:rPr>
          <w:t>کند</w:t>
        </w:r>
      </w:ins>
      <w:del w:id="145" w:author="Windows User" w:date="2019-11-08T08:41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نماید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و</w:t>
      </w:r>
      <w:del w:id="146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حمایت </w:delText>
        </w:r>
        <w:r w:rsidR="00E41084" w:rsidRPr="008D59DE" w:rsidDel="003166D9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delText>–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>کم</w:t>
      </w:r>
      <w:ins w:id="147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8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>و</w:t>
      </w:r>
      <w:ins w:id="149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0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>بیش</w:t>
      </w:r>
      <w:ins w:id="151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152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-</w:delText>
        </w:r>
      </w:del>
      <w:ins w:id="153" w:author="Windows User" w:date="2019-11-08T08:42:00Z">
        <w:r w:rsidR="003166D9" w:rsidRPr="008D59DE">
          <w:rPr>
            <w:rFonts w:cs="B Nazanin" w:hint="cs"/>
            <w:sz w:val="28"/>
            <w:szCs w:val="28"/>
            <w:rtl/>
            <w:lang w:bidi="fa-IR"/>
          </w:rPr>
          <w:t>حمایت</w:t>
        </w:r>
      </w:ins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این جریان</w:t>
      </w:r>
      <w:ins w:id="154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‌ها</w:t>
        </w:r>
      </w:ins>
      <w:del w:id="155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ات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را نیز به دست آورد. مدارس انگلیسی</w:t>
      </w:r>
      <w:ins w:id="156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7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زبان بنگلادش نیز مراکزی هستند که </w:t>
      </w:r>
      <w:ins w:id="158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همۀ</w:t>
        </w:r>
      </w:ins>
      <w:del w:id="159" w:author="Windows User" w:date="2019-11-08T08:42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کلیه</w:delText>
        </w:r>
        <w:r w:rsidR="00E41084"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سرفصل</w:t>
      </w:r>
      <w:ins w:id="160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E41084" w:rsidRPr="008D59DE">
        <w:rPr>
          <w:rFonts w:cs="B Nazanin" w:hint="cs"/>
          <w:sz w:val="28"/>
          <w:szCs w:val="28"/>
          <w:rtl/>
          <w:lang w:bidi="fa-IR"/>
        </w:rPr>
        <w:t>ها و دروس آن</w:t>
      </w:r>
      <w:ins w:id="161" w:author="Windows User" w:date="2019-11-08T08:42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E41084" w:rsidRPr="008D59DE">
        <w:rPr>
          <w:rFonts w:cs="B Nazanin" w:hint="cs"/>
          <w:sz w:val="28"/>
          <w:szCs w:val="28"/>
          <w:rtl/>
          <w:lang w:bidi="fa-IR"/>
        </w:rPr>
        <w:t>ها به زبان انگلیسی تنظیم شده و زبان اصلی تدریس در این مدارس انگلیسی است. شهری</w:t>
      </w:r>
      <w:ins w:id="162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63" w:author="Windows User" w:date="2019-11-08T08:43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="00E41084"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این مدارس نسبتا</w:t>
      </w:r>
      <w:ins w:id="164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ins w:id="165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زیاد است</w:t>
        </w:r>
      </w:ins>
      <w:del w:id="166" w:author="Windows User" w:date="2019-11-08T08:43:00Z">
        <w:r w:rsidR="00E41084" w:rsidRPr="008D59DE" w:rsidDel="003166D9">
          <w:rPr>
            <w:rFonts w:cs="B Nazanin" w:hint="cs"/>
            <w:sz w:val="28"/>
            <w:szCs w:val="28"/>
            <w:rtl/>
            <w:lang w:bidi="fa-IR"/>
          </w:rPr>
          <w:delText>بالاست</w:delText>
        </w:r>
      </w:del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و عموما</w:t>
      </w:r>
      <w:ins w:id="167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E41084" w:rsidRPr="008D59DE">
        <w:rPr>
          <w:rFonts w:cs="B Nazanin" w:hint="cs"/>
          <w:sz w:val="28"/>
          <w:szCs w:val="28"/>
          <w:rtl/>
          <w:lang w:bidi="fa-IR"/>
        </w:rPr>
        <w:t xml:space="preserve"> ا</w:t>
      </w:r>
      <w:r w:rsidR="00AD5943" w:rsidRPr="008D59DE">
        <w:rPr>
          <w:rFonts w:cs="B Nazanin" w:hint="cs"/>
          <w:sz w:val="28"/>
          <w:szCs w:val="28"/>
          <w:rtl/>
          <w:lang w:bidi="fa-IR"/>
        </w:rPr>
        <w:t>قشار مرفه</w:t>
      </w:r>
      <w:ins w:id="168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AD5943" w:rsidRPr="008D59DE">
        <w:rPr>
          <w:rFonts w:cs="B Nazanin" w:hint="cs"/>
          <w:sz w:val="28"/>
          <w:szCs w:val="28"/>
          <w:rtl/>
          <w:lang w:bidi="fa-IR"/>
        </w:rPr>
        <w:t xml:space="preserve"> فرزندان خود را در این مدارس ثبت نام می</w:t>
      </w:r>
      <w:ins w:id="169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0" w:author="Windows User" w:date="2019-11-08T08:43:00Z">
        <w:r w:rsidR="00AD5943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D5943" w:rsidRPr="008D59DE">
        <w:rPr>
          <w:rFonts w:cs="B Nazanin" w:hint="cs"/>
          <w:sz w:val="28"/>
          <w:szCs w:val="28"/>
          <w:rtl/>
          <w:lang w:bidi="fa-IR"/>
        </w:rPr>
        <w:t>کنند.</w:t>
      </w:r>
      <w:del w:id="171" w:author="Windows User" w:date="2019-11-08T08:43:00Z">
        <w:r w:rsidR="00AD5943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EF11EE" w:rsidRDefault="0070347B" w:rsidP="00082AD8">
      <w:pPr>
        <w:bidi/>
        <w:jc w:val="both"/>
        <w:rPr>
          <w:ins w:id="172" w:author="Windows User" w:date="2019-11-08T08:56:00Z"/>
          <w:rFonts w:cs="B Nazanin" w:hint="cs"/>
          <w:sz w:val="28"/>
          <w:szCs w:val="28"/>
          <w:rtl/>
          <w:lang w:bidi="fa-IR"/>
        </w:rPr>
      </w:pPr>
      <w:r w:rsidRPr="008D59DE">
        <w:rPr>
          <w:rFonts w:cs="B Nazanin" w:hint="cs"/>
          <w:sz w:val="28"/>
          <w:szCs w:val="28"/>
          <w:rtl/>
          <w:lang w:bidi="fa-IR"/>
        </w:rPr>
        <w:lastRenderedPageBreak/>
        <w:t xml:space="preserve">صرف نظر از بررسی یا تحلیل نتایج گزارش، </w:t>
      </w:r>
      <w:r w:rsidR="00571928" w:rsidRPr="008D59DE">
        <w:rPr>
          <w:rFonts w:cs="B Nazanin" w:hint="cs"/>
          <w:sz w:val="28"/>
          <w:szCs w:val="28"/>
          <w:rtl/>
          <w:lang w:bidi="fa-IR"/>
        </w:rPr>
        <w:t>انتشار گزارش از چند جهت قابل</w:t>
      </w:r>
      <w:ins w:id="173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4" w:author="Windows User" w:date="2019-11-08T08:43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ت</w:t>
      </w:r>
      <w:ins w:id="175" w:author="Windows User" w:date="2019-11-08T08:43:00Z">
        <w:r w:rsidR="003166D9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76" w:author="Windows User" w:date="2019-11-08T08:43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مل است؛ نخست</w:t>
      </w:r>
      <w:ins w:id="177" w:author="Windows User" w:date="2019-11-08T08:56:00Z">
        <w:r w:rsidR="00EF11EE">
          <w:rPr>
            <w:rFonts w:cs="B Nazanin" w:hint="cs"/>
            <w:sz w:val="28"/>
            <w:szCs w:val="28"/>
            <w:rtl/>
            <w:lang w:bidi="fa-IR"/>
          </w:rPr>
          <w:t xml:space="preserve"> به این دلیل که</w:t>
        </w:r>
      </w:ins>
      <w:r w:rsidR="00571928" w:rsidRPr="008D59DE">
        <w:rPr>
          <w:rFonts w:cs="B Nazanin" w:hint="cs"/>
          <w:sz w:val="28"/>
          <w:szCs w:val="28"/>
          <w:rtl/>
          <w:lang w:bidi="fa-IR"/>
        </w:rPr>
        <w:t xml:space="preserve"> این باور عمومی را به چالش می</w:t>
      </w:r>
      <w:ins w:id="178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9" w:author="Windows User" w:date="2019-11-08T08:44:00Z">
        <w:r w:rsidR="00571928"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 xml:space="preserve">کشد که </w:t>
      </w:r>
      <w:ins w:id="180" w:author="Windows User" w:date="2019-11-08T08:56:00Z">
        <w:r w:rsidR="00EF11EE">
          <w:rPr>
            <w:rFonts w:cs="B Nazanin" w:hint="cs"/>
            <w:sz w:val="28"/>
            <w:szCs w:val="28"/>
            <w:rtl/>
            <w:lang w:bidi="fa-IR"/>
          </w:rPr>
          <w:t>اغلب</w:t>
        </w:r>
      </w:ins>
      <w:del w:id="181" w:author="Windows User" w:date="2019-11-08T08:56:00Z">
        <w:r w:rsidR="00571928" w:rsidRPr="008D59DE" w:rsidDel="00EF11EE">
          <w:rPr>
            <w:rFonts w:cs="B Nazanin" w:hint="cs"/>
            <w:sz w:val="28"/>
            <w:szCs w:val="28"/>
            <w:rtl/>
            <w:lang w:bidi="fa-IR"/>
          </w:rPr>
          <w:delText>عموما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 xml:space="preserve"> افراط</w:t>
      </w:r>
      <w:ins w:id="182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3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گرایان</w:t>
      </w:r>
      <w:ins w:id="184" w:author="Windows User" w:date="2019-11-08T08:56:00Z">
        <w:r w:rsidR="00EF11EE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571928" w:rsidRPr="008D59DE">
        <w:rPr>
          <w:rFonts w:cs="B Nazanin" w:hint="cs"/>
          <w:sz w:val="28"/>
          <w:szCs w:val="28"/>
          <w:rtl/>
          <w:lang w:bidi="fa-IR"/>
        </w:rPr>
        <w:t xml:space="preserve"> فارغ</w:t>
      </w:r>
      <w:ins w:id="185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6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التحصیلان مدارس دینی هستند. دوم</w:t>
      </w:r>
      <w:ins w:id="187" w:author="Windows User" w:date="2019-11-08T08:56:00Z">
        <w:r w:rsidR="00EF11EE">
          <w:rPr>
            <w:rFonts w:cs="B Nazanin" w:hint="cs"/>
            <w:sz w:val="28"/>
            <w:szCs w:val="28"/>
            <w:rtl/>
            <w:lang w:bidi="fa-IR"/>
          </w:rPr>
          <w:t xml:space="preserve"> اینکه</w:t>
        </w:r>
      </w:ins>
      <w:del w:id="188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>؛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 xml:space="preserve"> بر نقش فضای مجازی به</w:t>
      </w:r>
      <w:ins w:id="189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0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عنوان یک مرکز نیرومند و دارای ظرفیت ترویج خشونت و افراط</w:t>
      </w:r>
      <w:ins w:id="191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2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گرایی ت</w:t>
      </w:r>
      <w:ins w:id="193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194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کید می</w:t>
      </w:r>
      <w:ins w:id="195" w:author="Windows User" w:date="2019-11-08T08:44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6" w:author="Windows User" w:date="2019-11-08T08:44:00Z">
        <w:r w:rsidR="0057192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571928" w:rsidRPr="008D59DE">
        <w:rPr>
          <w:rFonts w:cs="B Nazanin" w:hint="cs"/>
          <w:sz w:val="28"/>
          <w:szCs w:val="28"/>
          <w:rtl/>
          <w:lang w:bidi="fa-IR"/>
        </w:rPr>
        <w:t>کند.</w:t>
      </w:r>
    </w:p>
    <w:p w:rsidR="00C25787" w:rsidRPr="008D59DE" w:rsidRDefault="00571928" w:rsidP="008B5F7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7A4E6B" w:rsidRPr="008D59DE">
        <w:rPr>
          <w:rFonts w:cs="B Nazanin" w:hint="cs"/>
          <w:sz w:val="28"/>
          <w:szCs w:val="28"/>
          <w:rtl/>
          <w:lang w:bidi="fa-IR"/>
        </w:rPr>
        <w:t>البته با نگاهی به ساختار کلی مدارس دینی بنگلادش که عموما</w:t>
      </w:r>
      <w:ins w:id="197" w:author="Windows User" w:date="2019-11-08T08:45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del w:id="198" w:author="Windows User" w:date="2019-11-08T08:45:00Z">
        <w:r w:rsidR="007A4E6B" w:rsidRPr="008D59DE" w:rsidDel="003166D9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delText>–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>متاثر از فضای کلی اسلام در شبه قاره</w:t>
      </w:r>
      <w:ins w:id="199" w:author="Windows User" w:date="2019-11-08T08:45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بوده و</w:t>
        </w:r>
      </w:ins>
      <w:del w:id="200" w:author="Windows User" w:date="2019-11-08T08:45:00Z">
        <w:r w:rsidR="007A4E6B" w:rsidRPr="008D59DE" w:rsidDel="003166D9">
          <w:rPr>
            <w:rFonts w:cs="B Nazanin" w:hint="cs"/>
            <w:sz w:val="28"/>
            <w:szCs w:val="28"/>
            <w:rtl/>
            <w:lang w:bidi="fa-IR"/>
          </w:rPr>
          <w:delText>-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ins w:id="201" w:author="Windows User" w:date="2019-11-08T08:45:00Z">
        <w:r w:rsidR="003166D9">
          <w:rPr>
            <w:rFonts w:cs="B Nazanin" w:hint="cs"/>
            <w:sz w:val="28"/>
            <w:szCs w:val="28"/>
            <w:rtl/>
            <w:lang w:bidi="fa-IR"/>
          </w:rPr>
          <w:t>آ</w:t>
        </w:r>
      </w:ins>
      <w:del w:id="202" w:author="Windows User" w:date="2019-11-08T08:45:00Z">
        <w:r w:rsidR="007A4E6B" w:rsidRPr="008D59DE" w:rsidDel="003166D9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>میخته با باورهای عرفانی و پرهیز از خشونت است شاید بتوان تا حدی نتیج</w:t>
      </w:r>
      <w:ins w:id="203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04" w:author="Windows User" w:date="2019-11-08T08:46:00Z">
        <w:r w:rsidR="007A4E6B" w:rsidRPr="008D59DE" w:rsidDel="003166D9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="007A4E6B"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  <w:r w:rsidR="007A4E6B" w:rsidRPr="008D59DE" w:rsidDel="003166D9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گزارش را مطابق واقع</w:t>
      </w:r>
      <w:ins w:id="205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یت</w:t>
        </w:r>
      </w:ins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دانست</w:t>
      </w:r>
      <w:ins w:id="206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.</w:t>
        </w:r>
      </w:ins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ins w:id="207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به‌خصوص</w:t>
        </w:r>
      </w:ins>
      <w:del w:id="208" w:author="Windows User" w:date="2019-11-08T08:46:00Z">
        <w:r w:rsidR="007A4E6B" w:rsidRPr="008D59DE" w:rsidDel="003166D9">
          <w:rPr>
            <w:rFonts w:cs="B Nazanin" w:hint="cs"/>
            <w:sz w:val="28"/>
            <w:szCs w:val="28"/>
            <w:rtl/>
            <w:lang w:bidi="fa-IR"/>
          </w:rPr>
          <w:delText>خصوصا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با در</w:t>
      </w:r>
      <w:del w:id="209" w:author="Windows User" w:date="2019-11-08T08:57:00Z">
        <w:r w:rsidR="007A4E6B" w:rsidRPr="008D59DE" w:rsidDel="00EF11E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>نظر</w:t>
      </w:r>
      <w:del w:id="210" w:author="Windows User" w:date="2019-11-08T08:57:00Z">
        <w:r w:rsidR="007A4E6B" w:rsidRPr="008D59DE" w:rsidDel="00EF11EE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7A4E6B" w:rsidRPr="008D59DE">
        <w:rPr>
          <w:rFonts w:cs="B Nazanin" w:hint="cs"/>
          <w:sz w:val="28"/>
          <w:szCs w:val="28"/>
          <w:rtl/>
          <w:lang w:bidi="fa-IR"/>
        </w:rPr>
        <w:t>داشتن این موضوع که اساسا</w:t>
      </w:r>
      <w:ins w:id="211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7B6F62" w:rsidRPr="008D59DE">
        <w:rPr>
          <w:rFonts w:cs="B Nazanin" w:hint="cs"/>
          <w:sz w:val="28"/>
          <w:szCs w:val="28"/>
          <w:rtl/>
          <w:lang w:bidi="fa-IR"/>
        </w:rPr>
        <w:t>آموزش</w:t>
      </w:r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 دینی در این منطقه در پیوند با تعالیم </w:t>
      </w:r>
      <w:r w:rsidR="007B6F62" w:rsidRPr="008D59DE">
        <w:rPr>
          <w:rFonts w:cs="B Nazanin" w:hint="cs"/>
          <w:sz w:val="28"/>
          <w:szCs w:val="28"/>
          <w:rtl/>
          <w:lang w:bidi="fa-IR"/>
        </w:rPr>
        <w:t xml:space="preserve">علما، </w:t>
      </w:r>
      <w:r w:rsidR="007A4E6B" w:rsidRPr="008D59DE">
        <w:rPr>
          <w:rFonts w:cs="B Nazanin" w:hint="cs"/>
          <w:sz w:val="28"/>
          <w:szCs w:val="28"/>
          <w:rtl/>
          <w:lang w:bidi="fa-IR"/>
        </w:rPr>
        <w:t xml:space="preserve">عرفا و شعرای بزرگ ایرانی است </w:t>
      </w:r>
      <w:r w:rsidR="002F7637" w:rsidRPr="008D59DE">
        <w:rPr>
          <w:rFonts w:cs="B Nazanin" w:hint="cs"/>
          <w:sz w:val="28"/>
          <w:szCs w:val="28"/>
          <w:rtl/>
          <w:lang w:bidi="fa-IR"/>
        </w:rPr>
        <w:t xml:space="preserve">و به همین خاطر در بسیاری از مدارس دینی بنگلادش، زبان فارسی 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>تدریس می</w:t>
      </w:r>
      <w:ins w:id="212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13" w:author="Windows User" w:date="2019-11-08T08:46:00Z">
        <w:r w:rsidR="00C25787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25787" w:rsidRPr="008D59DE">
        <w:rPr>
          <w:rFonts w:cs="B Nazanin" w:hint="cs"/>
          <w:sz w:val="28"/>
          <w:szCs w:val="28"/>
          <w:rtl/>
          <w:lang w:bidi="fa-IR"/>
        </w:rPr>
        <w:t>شود</w:t>
      </w:r>
      <w:r w:rsidR="002F7637" w:rsidRPr="008D59DE">
        <w:rPr>
          <w:rFonts w:cs="B Nazanin" w:hint="cs"/>
          <w:sz w:val="28"/>
          <w:szCs w:val="28"/>
          <w:rtl/>
          <w:lang w:bidi="fa-IR"/>
        </w:rPr>
        <w:t>. روشن است که زبان و ادبیات بزرگان فارسی</w:t>
      </w:r>
      <w:ins w:id="214" w:author="Windows User" w:date="2019-11-08T08:46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15" w:author="Windows User" w:date="2019-11-08T08:46:00Z">
        <w:r w:rsidR="002F7637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F7637" w:rsidRPr="008D59DE">
        <w:rPr>
          <w:rFonts w:cs="B Nazanin" w:hint="cs"/>
          <w:sz w:val="28"/>
          <w:szCs w:val="28"/>
          <w:rtl/>
          <w:lang w:bidi="fa-IR"/>
        </w:rPr>
        <w:t>زبان</w:t>
      </w:r>
      <w:ins w:id="216" w:author="Windows User" w:date="2019-11-08T08:59:00Z">
        <w:r w:rsidR="00867F86">
          <w:rPr>
            <w:rFonts w:cs="B Nazanin" w:hint="cs"/>
            <w:sz w:val="28"/>
            <w:szCs w:val="28"/>
            <w:rtl/>
            <w:lang w:bidi="fa-IR"/>
          </w:rPr>
          <w:t>ی</w:t>
        </w:r>
      </w:ins>
      <w:ins w:id="217" w:author="Windows User" w:date="2019-11-08T09:02:00Z">
        <w:r w:rsidR="007763C5">
          <w:rPr>
            <w:rFonts w:cs="B Nazanin" w:hint="cs"/>
            <w:sz w:val="28"/>
            <w:szCs w:val="28"/>
            <w:rtl/>
            <w:lang w:bidi="fa-IR"/>
          </w:rPr>
          <w:t xml:space="preserve"> نظیر سعدی</w:t>
        </w:r>
      </w:ins>
      <w:bookmarkStart w:id="218" w:name="_GoBack"/>
      <w:bookmarkEnd w:id="218"/>
      <w:ins w:id="219" w:author="Windows User" w:date="2019-11-08T08:59:00Z">
        <w:r w:rsidR="00867F86">
          <w:rPr>
            <w:rFonts w:cs="B Nazanin" w:hint="cs"/>
            <w:sz w:val="28"/>
            <w:szCs w:val="28"/>
            <w:rtl/>
            <w:lang w:bidi="fa-IR"/>
          </w:rPr>
          <w:t xml:space="preserve"> (معروف به شیخ سعدی)</w:t>
        </w:r>
      </w:ins>
      <w:del w:id="220" w:author="Windows User" w:date="2019-11-08T08:59:00Z">
        <w:r w:rsidR="002F7637" w:rsidRPr="008D59DE" w:rsidDel="00867F86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2F7637" w:rsidRPr="008D59DE">
        <w:rPr>
          <w:rFonts w:cs="B Nazanin" w:hint="cs"/>
          <w:sz w:val="28"/>
          <w:szCs w:val="28"/>
          <w:rtl/>
          <w:lang w:bidi="fa-IR"/>
        </w:rPr>
        <w:t xml:space="preserve"> که در این</w:t>
      </w:r>
      <w:ins w:id="221" w:author="Windows User" w:date="2019-11-08T08:47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منطقه</w:t>
        </w:r>
      </w:ins>
      <w:del w:id="222" w:author="Windows User" w:date="2019-11-08T08:47:00Z">
        <w:r w:rsidR="002F7637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خطه</w:delText>
        </w:r>
      </w:del>
      <w:r w:rsidR="002F7637" w:rsidRPr="008D59DE">
        <w:rPr>
          <w:rFonts w:cs="B Nazanin" w:hint="cs"/>
          <w:sz w:val="28"/>
          <w:szCs w:val="28"/>
          <w:rtl/>
          <w:lang w:bidi="fa-IR"/>
        </w:rPr>
        <w:t xml:space="preserve"> تقدیس می</w:t>
      </w:r>
      <w:ins w:id="223" w:author="Windows User" w:date="2019-11-08T08:47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24" w:author="Windows User" w:date="2019-11-08T08:47:00Z">
        <w:r w:rsidR="002F7637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F7637" w:rsidRPr="008D59DE">
        <w:rPr>
          <w:rFonts w:cs="B Nazanin" w:hint="cs"/>
          <w:sz w:val="28"/>
          <w:szCs w:val="28"/>
          <w:rtl/>
          <w:lang w:bidi="fa-IR"/>
        </w:rPr>
        <w:t>شوند</w:t>
      </w:r>
      <w:ins w:id="225" w:author="Windows User" w:date="2019-11-08T08:47:00Z">
        <w:r w:rsidR="003166D9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2F7637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del w:id="226" w:author="Windows User" w:date="2019-11-08T08:58:00Z">
        <w:r w:rsidR="002F7637" w:rsidRPr="008D59DE" w:rsidDel="00EF11EE">
          <w:rPr>
            <w:rFonts w:cs="B Nazanin" w:hint="cs"/>
            <w:sz w:val="28"/>
            <w:szCs w:val="28"/>
            <w:rtl/>
            <w:lang w:bidi="fa-IR"/>
          </w:rPr>
          <w:delText xml:space="preserve">نظیر سعدی </w:delText>
        </w:r>
      </w:del>
      <w:ins w:id="227" w:author="Windows User" w:date="2019-11-08T08:59:00Z">
        <w:r w:rsidR="00867F86">
          <w:rPr>
            <w:rFonts w:cs="B Nazanin" w:hint="cs"/>
            <w:sz w:val="28"/>
            <w:szCs w:val="28"/>
            <w:rtl/>
            <w:lang w:bidi="fa-IR"/>
          </w:rPr>
          <w:t>به</w:t>
        </w:r>
      </w:ins>
      <w:del w:id="228" w:author="Windows User" w:date="2019-11-08T08:59:00Z">
        <w:r w:rsidR="002F7637" w:rsidRPr="008D59DE" w:rsidDel="00867F86">
          <w:rPr>
            <w:rFonts w:cs="B Nazanin" w:hint="cs"/>
            <w:sz w:val="28"/>
            <w:szCs w:val="28"/>
            <w:rtl/>
            <w:lang w:bidi="fa-IR"/>
          </w:rPr>
          <w:delText>(معروف به شیخ سعدی)</w:delText>
        </w:r>
      </w:del>
      <w:del w:id="229" w:author="Windows User" w:date="2019-11-08T08:58:00Z">
        <w:r w:rsidR="002F7637" w:rsidRPr="008D59DE" w:rsidDel="00EF11EE">
          <w:rPr>
            <w:rFonts w:cs="B Nazanin" w:hint="cs"/>
            <w:sz w:val="28"/>
            <w:szCs w:val="28"/>
            <w:rtl/>
            <w:lang w:bidi="fa-IR"/>
          </w:rPr>
          <w:delText xml:space="preserve"> منحصر</w:delText>
        </w:r>
      </w:del>
      <w:del w:id="230" w:author="Windows User" w:date="2019-11-08T08:59:00Z">
        <w:r w:rsidR="002F7637" w:rsidRPr="008D59DE" w:rsidDel="00867F86">
          <w:rPr>
            <w:rFonts w:cs="B Nazanin" w:hint="cs"/>
            <w:sz w:val="28"/>
            <w:szCs w:val="28"/>
            <w:rtl/>
            <w:lang w:bidi="fa-IR"/>
          </w:rPr>
          <w:delText xml:space="preserve"> به</w:delText>
        </w:r>
      </w:del>
      <w:r w:rsidR="002F7637" w:rsidRPr="008D59DE">
        <w:rPr>
          <w:rFonts w:cs="B Nazanin" w:hint="cs"/>
          <w:sz w:val="28"/>
          <w:szCs w:val="28"/>
          <w:rtl/>
          <w:lang w:bidi="fa-IR"/>
        </w:rPr>
        <w:t xml:space="preserve"> کلمات و واژگان فارسی</w:t>
      </w:r>
      <w:ins w:id="231" w:author="Windows User" w:date="2019-11-08T08:58:00Z">
        <w:r w:rsidR="00EF11EE">
          <w:rPr>
            <w:rFonts w:cs="B Nazanin" w:hint="cs"/>
            <w:sz w:val="28"/>
            <w:szCs w:val="28"/>
            <w:rtl/>
            <w:lang w:bidi="fa-IR"/>
          </w:rPr>
          <w:t xml:space="preserve"> منحصر</w:t>
        </w:r>
      </w:ins>
      <w:r w:rsidR="002F7637" w:rsidRPr="008D59DE">
        <w:rPr>
          <w:rFonts w:cs="B Nazanin" w:hint="cs"/>
          <w:sz w:val="28"/>
          <w:szCs w:val="28"/>
          <w:rtl/>
          <w:lang w:bidi="fa-IR"/>
        </w:rPr>
        <w:t xml:space="preserve"> نبوده و </w:t>
      </w:r>
      <w:r w:rsidR="000C30F3" w:rsidRPr="008D59DE">
        <w:rPr>
          <w:rFonts w:cs="B Nazanin" w:hint="cs"/>
          <w:sz w:val="28"/>
          <w:szCs w:val="28"/>
          <w:rtl/>
          <w:lang w:bidi="fa-IR"/>
        </w:rPr>
        <w:t>یقینا</w:t>
      </w:r>
      <w:ins w:id="232" w:author="Windows User" w:date="2019-11-08T08:47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0C30F3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2F7637" w:rsidRPr="008D59DE">
        <w:rPr>
          <w:rFonts w:cs="B Nazanin" w:hint="cs"/>
          <w:sz w:val="28"/>
          <w:szCs w:val="28"/>
          <w:rtl/>
          <w:lang w:bidi="fa-IR"/>
        </w:rPr>
        <w:t>روح تعالیم آن</w:t>
      </w:r>
      <w:ins w:id="233" w:author="Windows User" w:date="2019-11-08T09:00:00Z">
        <w:r w:rsidR="00867F86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="000C30F3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0C30F3" w:rsidRPr="008B5F7F">
        <w:rPr>
          <w:rFonts w:cs="B Nazanin" w:hint="cs"/>
          <w:sz w:val="28"/>
          <w:szCs w:val="28"/>
          <w:rtl/>
          <w:lang w:bidi="fa-IR"/>
        </w:rPr>
        <w:t>اثرات وضعی خود</w:t>
      </w:r>
      <w:r w:rsidR="000C30F3" w:rsidRPr="008D59DE">
        <w:rPr>
          <w:rFonts w:cs="B Nazanin" w:hint="cs"/>
          <w:sz w:val="28"/>
          <w:szCs w:val="28"/>
          <w:rtl/>
          <w:lang w:bidi="fa-IR"/>
        </w:rPr>
        <w:t xml:space="preserve"> را 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>داشته است. لذا به نظر می</w:t>
      </w:r>
      <w:ins w:id="234" w:author="Windows User" w:date="2019-11-08T08:47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35" w:author="Windows User" w:date="2019-11-08T08:47:00Z">
        <w:r w:rsidR="00C25787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رسد </w:t>
      </w:r>
      <w:del w:id="236" w:author="Windows User" w:date="2019-11-08T08:48:00Z">
        <w:r w:rsidR="00BF1196" w:rsidRPr="008D59DE" w:rsidDel="003166D9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delText>–</w:delText>
        </w:r>
      </w:del>
      <w:r w:rsidR="00BF1196" w:rsidRPr="008D59DE">
        <w:rPr>
          <w:rFonts w:cs="B Nazanin" w:hint="cs"/>
          <w:sz w:val="28"/>
          <w:szCs w:val="28"/>
          <w:rtl/>
          <w:lang w:bidi="fa-IR"/>
        </w:rPr>
        <w:t>با تکیه بر مولف</w:t>
      </w:r>
      <w:ins w:id="237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238" w:author="Windows User" w:date="2019-11-08T08:48:00Z">
        <w:r w:rsidR="00BF1196" w:rsidRPr="008D59DE" w:rsidDel="003166D9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="00BF1196" w:rsidRPr="008D59DE" w:rsidDel="003166D9">
          <w:rPr>
            <w:rFonts w:cs="B Nazanin"/>
            <w:sz w:val="28"/>
            <w:szCs w:val="28"/>
            <w:rtl/>
            <w:lang w:bidi="fa-IR"/>
          </w:rPr>
          <w:softHyphen/>
        </w:r>
        <w:r w:rsidR="00BF1196" w:rsidRPr="008D59DE" w:rsidDel="003166D9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BF1196" w:rsidRPr="008D59DE">
        <w:rPr>
          <w:rFonts w:cs="B Nazanin" w:hint="cs"/>
          <w:sz w:val="28"/>
          <w:szCs w:val="28"/>
          <w:rtl/>
          <w:lang w:bidi="fa-IR"/>
        </w:rPr>
        <w:t xml:space="preserve"> یاد</w:t>
      </w:r>
      <w:del w:id="239" w:author="Windows User" w:date="2019-11-08T08:48:00Z">
        <w:r w:rsidR="00BF1196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BF1196" w:rsidRPr="008D59DE">
        <w:rPr>
          <w:rFonts w:cs="B Nazanin" w:hint="cs"/>
          <w:sz w:val="28"/>
          <w:szCs w:val="28"/>
          <w:rtl/>
          <w:lang w:bidi="fa-IR"/>
        </w:rPr>
        <w:t>شده</w:t>
      </w:r>
      <w:ins w:id="240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241" w:author="Windows User" w:date="2019-11-08T08:48:00Z">
        <w:r w:rsidR="00BF1196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- </w:delText>
        </w:r>
      </w:del>
      <w:r w:rsidR="002456E8" w:rsidRPr="008D59DE">
        <w:rPr>
          <w:rFonts w:cs="B Nazanin" w:hint="cs"/>
          <w:sz w:val="28"/>
          <w:szCs w:val="28"/>
          <w:rtl/>
          <w:lang w:bidi="fa-IR"/>
        </w:rPr>
        <w:t>می</w:t>
      </w:r>
      <w:ins w:id="242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43" w:author="Windows User" w:date="2019-11-08T08:48:00Z">
        <w:r w:rsidR="002456E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2456E8" w:rsidRPr="008D59DE">
        <w:rPr>
          <w:rFonts w:cs="B Nazanin" w:hint="cs"/>
          <w:sz w:val="28"/>
          <w:szCs w:val="28"/>
          <w:rtl/>
          <w:lang w:bidi="fa-IR"/>
        </w:rPr>
        <w:t xml:space="preserve">توان 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با نگاهی مثبت نتایج این تحقیقات </w:t>
      </w:r>
      <w:r w:rsidR="002456E8" w:rsidRPr="008D59DE">
        <w:rPr>
          <w:rFonts w:cs="B Nazanin" w:hint="cs"/>
          <w:sz w:val="28"/>
          <w:szCs w:val="28"/>
          <w:rtl/>
          <w:lang w:bidi="fa-IR"/>
        </w:rPr>
        <w:t>را ارزیابی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56E8" w:rsidRPr="008D59DE">
        <w:rPr>
          <w:rFonts w:cs="B Nazanin" w:hint="cs"/>
          <w:sz w:val="28"/>
          <w:szCs w:val="28"/>
          <w:rtl/>
          <w:lang w:bidi="fa-IR"/>
        </w:rPr>
        <w:t xml:space="preserve">کرد </w:t>
      </w:r>
      <w:r w:rsidR="00082AD8" w:rsidRPr="008D59DE">
        <w:rPr>
          <w:rFonts w:cs="B Nazanin" w:hint="cs"/>
          <w:sz w:val="28"/>
          <w:szCs w:val="28"/>
          <w:rtl/>
          <w:lang w:bidi="fa-IR"/>
        </w:rPr>
        <w:t>و آن را تا</w:t>
      </w:r>
      <w:ins w:id="244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r w:rsidR="00082AD8" w:rsidRPr="008D59DE">
        <w:rPr>
          <w:rFonts w:cs="B Nazanin" w:hint="cs"/>
          <w:sz w:val="28"/>
          <w:szCs w:val="28"/>
          <w:rtl/>
          <w:lang w:bidi="fa-IR"/>
        </w:rPr>
        <w:t>حدی واقع</w:t>
      </w:r>
      <w:ins w:id="245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46" w:author="Windows User" w:date="2019-11-08T08:48:00Z">
        <w:r w:rsidR="00082AD8" w:rsidRPr="008D59DE" w:rsidDel="003166D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082AD8" w:rsidRPr="008D59DE">
        <w:rPr>
          <w:rFonts w:cs="B Nazanin" w:hint="cs"/>
          <w:sz w:val="28"/>
          <w:szCs w:val="28"/>
          <w:rtl/>
          <w:lang w:bidi="fa-IR"/>
        </w:rPr>
        <w:t>بینانه دانست. البته بدیهی است</w:t>
      </w:r>
      <w:ins w:id="247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r w:rsidR="002456E8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میان مدارس قومی در بنگلادش و </w:t>
      </w:r>
      <w:r w:rsidR="00082AD8" w:rsidRPr="008D59DE">
        <w:rPr>
          <w:rFonts w:cs="B Nazanin" w:hint="cs"/>
          <w:sz w:val="28"/>
          <w:szCs w:val="28"/>
          <w:rtl/>
          <w:lang w:bidi="fa-IR"/>
        </w:rPr>
        <w:t xml:space="preserve">برخی 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کشورهای منطقه </w:t>
      </w:r>
      <w:del w:id="248" w:author="Windows User" w:date="2019-11-08T08:48:00Z">
        <w:r w:rsidR="00C25787" w:rsidRPr="008D59DE" w:rsidDel="003166D9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delText>–</w:delText>
        </w:r>
      </w:del>
      <w:r w:rsidR="00C25787" w:rsidRPr="008D59DE">
        <w:rPr>
          <w:rFonts w:cs="B Nazanin" w:hint="cs"/>
          <w:sz w:val="28"/>
          <w:szCs w:val="28"/>
          <w:rtl/>
          <w:lang w:bidi="fa-IR"/>
        </w:rPr>
        <w:t>خصوصا</w:t>
      </w:r>
      <w:ins w:id="249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 پاکستان</w:t>
      </w:r>
      <w:ins w:id="250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251" w:author="Windows User" w:date="2019-11-08T08:48:00Z">
        <w:r w:rsidR="00C25787" w:rsidRPr="008D59DE" w:rsidDel="003166D9">
          <w:rPr>
            <w:rFonts w:cs="B Nazanin" w:hint="cs"/>
            <w:sz w:val="28"/>
            <w:szCs w:val="28"/>
            <w:rtl/>
            <w:lang w:bidi="fa-IR"/>
          </w:rPr>
          <w:delText>-</w:delText>
        </w:r>
      </w:del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r w:rsidR="00082AD8" w:rsidRPr="008D59DE">
        <w:rPr>
          <w:rFonts w:cs="B Nazanin" w:hint="cs"/>
          <w:sz w:val="28"/>
          <w:szCs w:val="28"/>
          <w:rtl/>
          <w:lang w:bidi="fa-IR"/>
        </w:rPr>
        <w:t>تفاوت</w:t>
      </w:r>
      <w:ins w:id="252" w:author="Windows User" w:date="2019-11-08T08:48:00Z">
        <w:r w:rsidR="003166D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082AD8" w:rsidRPr="008D59DE">
        <w:rPr>
          <w:rFonts w:cs="B Nazanin" w:hint="cs"/>
          <w:sz w:val="28"/>
          <w:szCs w:val="28"/>
          <w:rtl/>
          <w:lang w:bidi="fa-IR"/>
        </w:rPr>
        <w:t>های نسب</w:t>
      </w:r>
      <w:ins w:id="253" w:author="Windows User" w:date="2019-11-08T09:00:00Z">
        <w:r w:rsidR="00867F86">
          <w:rPr>
            <w:rFonts w:cs="B Nazanin" w:hint="cs"/>
            <w:sz w:val="28"/>
            <w:szCs w:val="28"/>
            <w:rtl/>
            <w:lang w:bidi="fa-IR"/>
          </w:rPr>
          <w:t>تاً</w:t>
        </w:r>
      </w:ins>
      <w:del w:id="254" w:author="Windows User" w:date="2019-11-08T09:00:00Z">
        <w:r w:rsidR="00082AD8" w:rsidRPr="008D59DE" w:rsidDel="00867F86">
          <w:rPr>
            <w:rFonts w:cs="B Nazanin" w:hint="cs"/>
            <w:sz w:val="28"/>
            <w:szCs w:val="28"/>
            <w:rtl/>
            <w:lang w:bidi="fa-IR"/>
          </w:rPr>
          <w:delText>تا</w:delText>
        </w:r>
      </w:del>
      <w:r w:rsidR="00082AD8" w:rsidRPr="008D59DE">
        <w:rPr>
          <w:rFonts w:cs="B Nazanin" w:hint="cs"/>
          <w:sz w:val="28"/>
          <w:szCs w:val="28"/>
          <w:rtl/>
          <w:lang w:bidi="fa-IR"/>
        </w:rPr>
        <w:t xml:space="preserve"> اساسی وجود دارد.</w:t>
      </w:r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 </w:t>
      </w:r>
      <w:ins w:id="255" w:author="Windows User" w:date="2019-11-08T09:01:00Z">
        <w:r w:rsidR="00867F86">
          <w:rPr>
            <w:rFonts w:cs="B Nazanin" w:hint="cs"/>
            <w:sz w:val="28"/>
            <w:szCs w:val="28"/>
            <w:rtl/>
            <w:lang w:bidi="fa-IR"/>
          </w:rPr>
          <w:t>ب</w:t>
        </w:r>
      </w:ins>
      <w:del w:id="256" w:author="Windows User" w:date="2019-11-08T09:01:00Z">
        <w:r w:rsidR="00C25787" w:rsidRPr="008D59DE" w:rsidDel="00867F86">
          <w:rPr>
            <w:rFonts w:cs="B Nazanin" w:hint="cs"/>
            <w:sz w:val="28"/>
            <w:szCs w:val="28"/>
            <w:rtl/>
            <w:lang w:bidi="fa-IR"/>
          </w:rPr>
          <w:delText>(ب</w:delText>
        </w:r>
      </w:del>
      <w:r w:rsidR="00C25787" w:rsidRPr="008D59DE">
        <w:rPr>
          <w:rFonts w:cs="B Nazanin" w:hint="cs"/>
          <w:sz w:val="28"/>
          <w:szCs w:val="28"/>
          <w:rtl/>
          <w:lang w:bidi="fa-IR"/>
        </w:rPr>
        <w:t>ررسی هدف دولت بنگلادش از انتشار این گزارش و بهره</w:t>
      </w:r>
      <w:ins w:id="257" w:author="Windows User" w:date="2019-11-08T08:49:00Z">
        <w:r w:rsidR="00B67E3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8" w:author="Windows User" w:date="2019-11-08T08:49:00Z">
        <w:r w:rsidR="00C25787" w:rsidRPr="008D59DE" w:rsidDel="00B67E39">
          <w:rPr>
            <w:rFonts w:cs="B Nazanin"/>
            <w:sz w:val="28"/>
            <w:szCs w:val="28"/>
            <w:rtl/>
            <w:lang w:bidi="fa-IR"/>
          </w:rPr>
          <w:softHyphen/>
        </w:r>
      </w:del>
      <w:r w:rsidR="00C25787" w:rsidRPr="008D59DE">
        <w:rPr>
          <w:rFonts w:cs="B Nazanin" w:hint="cs"/>
          <w:sz w:val="28"/>
          <w:szCs w:val="28"/>
          <w:rtl/>
          <w:lang w:bidi="fa-IR"/>
        </w:rPr>
        <w:t>برداری</w:t>
      </w:r>
      <w:ins w:id="259" w:author="Windows User" w:date="2019-11-08T08:49:00Z">
        <w:r w:rsidR="00B67E3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="00C25787" w:rsidRPr="008D59DE">
        <w:rPr>
          <w:rFonts w:cs="B Nazanin" w:hint="cs"/>
          <w:sz w:val="28"/>
          <w:szCs w:val="28"/>
          <w:rtl/>
          <w:lang w:bidi="fa-IR"/>
        </w:rPr>
        <w:t xml:space="preserve">های سیاسی و اجتماعی آن </w:t>
      </w:r>
      <w:r w:rsidR="008E6AE6" w:rsidRPr="008D59DE">
        <w:rPr>
          <w:rFonts w:cs="B Nazanin" w:hint="cs"/>
          <w:sz w:val="28"/>
          <w:szCs w:val="28"/>
          <w:rtl/>
          <w:lang w:bidi="fa-IR"/>
        </w:rPr>
        <w:t>نیازمند طرح بحث دیگری است</w:t>
      </w:r>
      <w:del w:id="260" w:author="Windows User" w:date="2019-11-08T09:01:00Z">
        <w:r w:rsidR="008E6AE6" w:rsidRPr="008D59DE" w:rsidDel="00867F86">
          <w:rPr>
            <w:rFonts w:cs="B Nazanin" w:hint="cs"/>
            <w:sz w:val="28"/>
            <w:szCs w:val="28"/>
            <w:rtl/>
            <w:lang w:bidi="fa-IR"/>
          </w:rPr>
          <w:delText>)</w:delText>
        </w:r>
      </w:del>
      <w:ins w:id="261" w:author="Windows User" w:date="2019-11-08T08:49:00Z">
        <w:r w:rsidR="00B67E39">
          <w:rPr>
            <w:rFonts w:cs="B Nazanin" w:hint="cs"/>
            <w:sz w:val="28"/>
            <w:szCs w:val="28"/>
            <w:rtl/>
            <w:lang w:bidi="fa-IR"/>
          </w:rPr>
          <w:t>.</w:t>
        </w:r>
      </w:ins>
    </w:p>
    <w:p w:rsidR="00571928" w:rsidRDefault="000C30F3" w:rsidP="00C25787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="002F7637">
        <w:rPr>
          <w:rFonts w:cs="B Nazanin" w:hint="cs"/>
          <w:sz w:val="32"/>
          <w:szCs w:val="32"/>
          <w:rtl/>
          <w:lang w:bidi="fa-IR"/>
        </w:rPr>
        <w:t xml:space="preserve"> </w:t>
      </w:r>
    </w:p>
    <w:p w:rsidR="0070347B" w:rsidRPr="008B1E95" w:rsidRDefault="008B1E95" w:rsidP="0070347B">
      <w:pPr>
        <w:bidi/>
        <w:jc w:val="both"/>
        <w:rPr>
          <w:rFonts w:cs="B Zar"/>
          <w:b/>
          <w:bCs/>
          <w:sz w:val="26"/>
          <w:szCs w:val="26"/>
          <w:rtl/>
          <w:lang w:bidi="fa-IR"/>
        </w:rPr>
      </w:pPr>
      <w:r w:rsidRPr="008B1E95">
        <w:rPr>
          <w:rFonts w:cs="B Zar" w:hint="cs"/>
          <w:b/>
          <w:bCs/>
          <w:sz w:val="26"/>
          <w:szCs w:val="26"/>
          <w:rtl/>
          <w:lang w:bidi="fa-IR"/>
        </w:rPr>
        <w:t>رایزنی فرهنگی ج.ا.ایران در بنگلادش</w:t>
      </w:r>
    </w:p>
    <w:p w:rsidR="00CD3607" w:rsidRDefault="00CD3607" w:rsidP="00CD3607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:rsidR="00CB1E91" w:rsidRDefault="00CB1E91" w:rsidP="00CB1E91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sectPr w:rsidR="00CB1E9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97D" w:rsidRDefault="003E197D" w:rsidP="00CB1E91">
      <w:pPr>
        <w:spacing w:after="0" w:line="240" w:lineRule="auto"/>
      </w:pPr>
      <w:r>
        <w:separator/>
      </w:r>
    </w:p>
  </w:endnote>
  <w:endnote w:type="continuationSeparator" w:id="0">
    <w:p w:rsidR="003E197D" w:rsidRDefault="003E197D" w:rsidP="00CB1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97D" w:rsidRDefault="003E197D" w:rsidP="00CB1E91">
      <w:pPr>
        <w:spacing w:after="0" w:line="240" w:lineRule="auto"/>
      </w:pPr>
      <w:r>
        <w:separator/>
      </w:r>
    </w:p>
  </w:footnote>
  <w:footnote w:type="continuationSeparator" w:id="0">
    <w:p w:rsidR="003E197D" w:rsidRDefault="003E197D" w:rsidP="00CB1E91">
      <w:pPr>
        <w:spacing w:after="0" w:line="240" w:lineRule="auto"/>
      </w:pPr>
      <w:r>
        <w:continuationSeparator/>
      </w:r>
    </w:p>
  </w:footnote>
  <w:footnote w:id="1">
    <w:p w:rsidR="00EC2A6A" w:rsidRDefault="00EC2A6A">
      <w:pPr>
        <w:pStyle w:val="FootnoteText"/>
        <w:rPr>
          <w:lang w:bidi="fa-IR"/>
        </w:rPr>
      </w:pPr>
      <w:r w:rsidRPr="00253BC8">
        <w:rPr>
          <w:rStyle w:val="FootnoteReference"/>
          <w:vertAlign w:val="baseline"/>
        </w:rPr>
        <w:footnoteRef/>
      </w:r>
      <w:r w:rsidRPr="00253BC8">
        <w:t xml:space="preserve"> </w:t>
      </w:r>
      <w:r>
        <w:rPr>
          <w:lang w:bidi="fa-IR"/>
        </w:rPr>
        <w:t>-</w:t>
      </w:r>
      <w:r w:rsidRPr="00EC2A6A">
        <w:t xml:space="preserve"> </w:t>
      </w:r>
      <w:r w:rsidRPr="00EC2A6A">
        <w:rPr>
          <w:lang w:bidi="fa-IR"/>
        </w:rPr>
        <w:t>https://www.thedailystar.net/country/militancy-in-bangladesh-56-per-cent-come-from-general-education-background-1760728</w:t>
      </w:r>
    </w:p>
  </w:footnote>
  <w:footnote w:id="2">
    <w:p w:rsidR="0092543C" w:rsidRDefault="0092543C">
      <w:pPr>
        <w:pStyle w:val="FootnoteText"/>
        <w:rPr>
          <w:lang w:bidi="fa-IR"/>
        </w:rPr>
      </w:pPr>
      <w:r w:rsidRPr="00253BC8">
        <w:rPr>
          <w:rStyle w:val="FootnoteReference"/>
          <w:vertAlign w:val="baseline"/>
        </w:rPr>
        <w:footnoteRef/>
      </w:r>
      <w:r>
        <w:t xml:space="preserve"> </w:t>
      </w:r>
      <w:r>
        <w:rPr>
          <w:lang w:bidi="fa-IR"/>
        </w:rPr>
        <w:t>-</w:t>
      </w:r>
      <w:r w:rsidRPr="0092543C">
        <w:t xml:space="preserve"> </w:t>
      </w:r>
      <w:bookmarkStart w:id="46" w:name="OLE_LINK1"/>
      <w:r>
        <w:t>English-medium</w:t>
      </w:r>
      <w:bookmarkEnd w:id="46"/>
    </w:p>
  </w:footnote>
  <w:footnote w:id="3">
    <w:p w:rsidR="0092543C" w:rsidRDefault="0092543C" w:rsidP="0092543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rPr>
          <w:rFonts w:hint="cs"/>
          <w:rtl/>
        </w:rPr>
        <w:t xml:space="preserve">- </w:t>
      </w:r>
      <w:ins w:id="56" w:author="Windows User" w:date="2019-11-08T08:49:00Z">
        <w:r w:rsidR="00253BC8">
          <w:rPr>
            <w:rFonts w:hint="cs"/>
            <w:rtl/>
          </w:rPr>
          <w:t>تعداد</w:t>
        </w:r>
      </w:ins>
      <w:del w:id="57" w:author="Windows User" w:date="2019-11-08T08:49:00Z">
        <w:r w:rsidDel="00253BC8">
          <w:rPr>
            <w:rFonts w:hint="cs"/>
            <w:rtl/>
          </w:rPr>
          <w:delText>رقم</w:delText>
        </w:r>
      </w:del>
      <w:r>
        <w:rPr>
          <w:rFonts w:hint="cs"/>
          <w:rtl/>
        </w:rPr>
        <w:t xml:space="preserve"> مدارسی که نظام آموزشی آن بر مبنای</w:t>
      </w:r>
      <w:del w:id="58" w:author="Windows User" w:date="2019-11-08T08:49:00Z">
        <w:r w:rsidDel="00253BC8">
          <w:rPr>
            <w:rFonts w:hint="cs"/>
            <w:rtl/>
          </w:rPr>
          <w:delText xml:space="preserve"> زبان</w:delText>
        </w:r>
      </w:del>
      <w:r>
        <w:rPr>
          <w:rFonts w:hint="cs"/>
          <w:rtl/>
        </w:rPr>
        <w:t xml:space="preserve"> سیستم </w:t>
      </w:r>
      <w:ins w:id="59" w:author="Windows User" w:date="2019-11-08T08:49:00Z">
        <w:r w:rsidR="00253BC8">
          <w:rPr>
            <w:rFonts w:hint="cs"/>
            <w:rtl/>
          </w:rPr>
          <w:t xml:space="preserve">زبان </w:t>
        </w:r>
      </w:ins>
      <w:r>
        <w:rPr>
          <w:rFonts w:hint="cs"/>
          <w:rtl/>
        </w:rPr>
        <w:t>انگلیسی طراحی شده در مقابسه با مدارس دینی حدود دویست به بیست</w:t>
      </w:r>
      <w:ins w:id="60" w:author="Windows User" w:date="2019-11-08T08:50:00Z">
        <w:r w:rsidR="00253BC8">
          <w:rPr>
            <w:rFonts w:hint="cs"/>
            <w:rtl/>
          </w:rPr>
          <w:t>‌</w:t>
        </w:r>
      </w:ins>
      <w:del w:id="61" w:author="Windows User" w:date="2019-11-08T08:50:00Z">
        <w:r w:rsidDel="00253BC8"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>هزار است.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1E91" w:rsidRDefault="00CB1E91" w:rsidP="00CB1E91">
    <w:pPr>
      <w:pStyle w:val="Header"/>
      <w:tabs>
        <w:tab w:val="clear" w:pos="4680"/>
        <w:tab w:val="clear" w:pos="9360"/>
        <w:tab w:val="left" w:pos="2649"/>
      </w:tabs>
      <w:bidi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E91"/>
    <w:rsid w:val="00074C5F"/>
    <w:rsid w:val="00077B4B"/>
    <w:rsid w:val="00082AD8"/>
    <w:rsid w:val="000C30F3"/>
    <w:rsid w:val="001D6554"/>
    <w:rsid w:val="002456E8"/>
    <w:rsid w:val="00253BC8"/>
    <w:rsid w:val="00266015"/>
    <w:rsid w:val="002C2D72"/>
    <w:rsid w:val="002F7637"/>
    <w:rsid w:val="003166D9"/>
    <w:rsid w:val="003E197D"/>
    <w:rsid w:val="00431949"/>
    <w:rsid w:val="0057102F"/>
    <w:rsid w:val="00571928"/>
    <w:rsid w:val="00583705"/>
    <w:rsid w:val="005A2CCC"/>
    <w:rsid w:val="0070347B"/>
    <w:rsid w:val="007763C5"/>
    <w:rsid w:val="007A4E6B"/>
    <w:rsid w:val="007B6F62"/>
    <w:rsid w:val="008154D4"/>
    <w:rsid w:val="00867F86"/>
    <w:rsid w:val="008B1E95"/>
    <w:rsid w:val="008B5F7F"/>
    <w:rsid w:val="008B70D2"/>
    <w:rsid w:val="008D59DE"/>
    <w:rsid w:val="008E6AE6"/>
    <w:rsid w:val="0092543C"/>
    <w:rsid w:val="00AB04B6"/>
    <w:rsid w:val="00AD5943"/>
    <w:rsid w:val="00B67E39"/>
    <w:rsid w:val="00BA0AB2"/>
    <w:rsid w:val="00BF1196"/>
    <w:rsid w:val="00C25787"/>
    <w:rsid w:val="00C4070B"/>
    <w:rsid w:val="00CB1E91"/>
    <w:rsid w:val="00CD3607"/>
    <w:rsid w:val="00E12676"/>
    <w:rsid w:val="00E41084"/>
    <w:rsid w:val="00EC2A6A"/>
    <w:rsid w:val="00EF11EE"/>
    <w:rsid w:val="00FC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1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E91"/>
  </w:style>
  <w:style w:type="paragraph" w:styleId="Footer">
    <w:name w:val="footer"/>
    <w:basedOn w:val="Normal"/>
    <w:link w:val="FooterChar"/>
    <w:uiPriority w:val="99"/>
    <w:unhideWhenUsed/>
    <w:rsid w:val="00CB1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E91"/>
  </w:style>
  <w:style w:type="paragraph" w:styleId="FootnoteText">
    <w:name w:val="footnote text"/>
    <w:basedOn w:val="Normal"/>
    <w:link w:val="FootnoteTextChar"/>
    <w:uiPriority w:val="99"/>
    <w:semiHidden/>
    <w:unhideWhenUsed/>
    <w:rsid w:val="00925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5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2543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F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1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E91"/>
  </w:style>
  <w:style w:type="paragraph" w:styleId="Footer">
    <w:name w:val="footer"/>
    <w:basedOn w:val="Normal"/>
    <w:link w:val="FooterChar"/>
    <w:uiPriority w:val="99"/>
    <w:unhideWhenUsed/>
    <w:rsid w:val="00CB1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E91"/>
  </w:style>
  <w:style w:type="paragraph" w:styleId="FootnoteText">
    <w:name w:val="footnote text"/>
    <w:basedOn w:val="Normal"/>
    <w:link w:val="FootnoteTextChar"/>
    <w:uiPriority w:val="99"/>
    <w:semiHidden/>
    <w:unhideWhenUsed/>
    <w:rsid w:val="00925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5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2543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F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EBE03-3F5D-4939-BA71-DB3F0B6C1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</dc:creator>
  <cp:lastModifiedBy>Windows User</cp:lastModifiedBy>
  <cp:revision>30</cp:revision>
  <dcterms:created xsi:type="dcterms:W3CDTF">2019-11-06T14:07:00Z</dcterms:created>
  <dcterms:modified xsi:type="dcterms:W3CDTF">2019-11-08T05:33:00Z</dcterms:modified>
</cp:coreProperties>
</file>