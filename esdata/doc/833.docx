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AE15AC" w14:textId="77777777" w:rsidR="00DA123C" w:rsidRPr="00AE55CC" w:rsidRDefault="00DA123C" w:rsidP="00AE55CC">
      <w:pPr>
        <w:spacing w:line="360" w:lineRule="auto"/>
        <w:jc w:val="center"/>
        <w:rPr>
          <w:rFonts w:ascii="Times New Roman" w:hAnsi="Times New Roman" w:cs="Times New Roman"/>
          <w:b/>
          <w:bCs/>
          <w:sz w:val="28"/>
          <w:szCs w:val="28"/>
        </w:rPr>
      </w:pPr>
      <w:r w:rsidRPr="00AE55CC">
        <w:rPr>
          <w:rFonts w:ascii="Times New Roman" w:hAnsi="Times New Roman" w:cs="Times New Roman"/>
          <w:b/>
          <w:bCs/>
          <w:sz w:val="28"/>
          <w:szCs w:val="28"/>
        </w:rPr>
        <w:t xml:space="preserve">In the Name of God, the Most </w:t>
      </w:r>
      <w:del w:id="0" w:author="David Marshall" w:date="2020-10-26T10:12:00Z">
        <w:r w:rsidRPr="00AE55CC" w:rsidDel="00745894">
          <w:rPr>
            <w:rFonts w:ascii="Times New Roman" w:hAnsi="Times New Roman" w:cs="Times New Roman"/>
            <w:b/>
            <w:bCs/>
            <w:sz w:val="28"/>
            <w:szCs w:val="28"/>
          </w:rPr>
          <w:delText>b</w:delText>
        </w:r>
      </w:del>
      <w:ins w:id="1" w:author="David Marshall" w:date="2020-10-26T10:12:00Z">
        <w:r w:rsidR="00745894">
          <w:rPr>
            <w:rFonts w:ascii="Times New Roman" w:hAnsi="Times New Roman" w:cs="Times New Roman"/>
            <w:b/>
            <w:bCs/>
            <w:sz w:val="28"/>
            <w:szCs w:val="28"/>
          </w:rPr>
          <w:t>B</w:t>
        </w:r>
      </w:ins>
      <w:r w:rsidRPr="00AE55CC">
        <w:rPr>
          <w:rFonts w:ascii="Times New Roman" w:hAnsi="Times New Roman" w:cs="Times New Roman"/>
          <w:b/>
          <w:bCs/>
          <w:sz w:val="28"/>
          <w:szCs w:val="28"/>
        </w:rPr>
        <w:t>enevolent, the Most Compassionate</w:t>
      </w:r>
    </w:p>
    <w:p w14:paraId="7F822A77" w14:textId="77777777" w:rsidR="00DA123C" w:rsidRPr="00AE55CC" w:rsidRDefault="00DA123C" w:rsidP="00AE55CC">
      <w:pPr>
        <w:spacing w:line="360" w:lineRule="auto"/>
        <w:jc w:val="both"/>
        <w:rPr>
          <w:rFonts w:ascii="Times New Roman" w:hAnsi="Times New Roman" w:cs="Times New Roman"/>
          <w:b/>
          <w:bCs/>
          <w:sz w:val="28"/>
          <w:szCs w:val="28"/>
        </w:rPr>
      </w:pPr>
      <w:r w:rsidRPr="00AE55CC">
        <w:rPr>
          <w:rFonts w:ascii="Times New Roman" w:hAnsi="Times New Roman" w:cs="Times New Roman"/>
          <w:b/>
          <w:bCs/>
          <w:sz w:val="28"/>
          <w:szCs w:val="28"/>
        </w:rPr>
        <w:t xml:space="preserve">Rev. Prof. Dr. Ioan </w:t>
      </w:r>
      <w:proofErr w:type="spellStart"/>
      <w:r w:rsidRPr="00AE55CC">
        <w:rPr>
          <w:rFonts w:ascii="Times New Roman" w:hAnsi="Times New Roman" w:cs="Times New Roman"/>
          <w:b/>
          <w:bCs/>
          <w:sz w:val="28"/>
          <w:szCs w:val="28"/>
        </w:rPr>
        <w:t>Sauca</w:t>
      </w:r>
      <w:proofErr w:type="spellEnd"/>
      <w:r w:rsidRPr="00AE55CC">
        <w:rPr>
          <w:rFonts w:ascii="Times New Roman" w:hAnsi="Times New Roman" w:cs="Times New Roman"/>
          <w:b/>
          <w:bCs/>
          <w:sz w:val="28"/>
          <w:szCs w:val="28"/>
        </w:rPr>
        <w:t xml:space="preserve">, the </w:t>
      </w:r>
      <w:r w:rsidR="001D55D6" w:rsidRPr="00AE55CC">
        <w:rPr>
          <w:rFonts w:ascii="Times New Roman" w:hAnsi="Times New Roman" w:cs="Times New Roman"/>
          <w:b/>
          <w:bCs/>
          <w:sz w:val="28"/>
          <w:szCs w:val="28"/>
        </w:rPr>
        <w:t xml:space="preserve">Hon. </w:t>
      </w:r>
      <w:r w:rsidRPr="00AE55CC">
        <w:rPr>
          <w:rFonts w:ascii="Times New Roman" w:hAnsi="Times New Roman" w:cs="Times New Roman"/>
          <w:b/>
          <w:bCs/>
          <w:sz w:val="28"/>
          <w:szCs w:val="28"/>
        </w:rPr>
        <w:t>Interim General Secretary of the World Council of Churches</w:t>
      </w:r>
    </w:p>
    <w:p w14:paraId="3FA42645" w14:textId="77777777" w:rsidR="00DA123C" w:rsidRPr="00AE55CC" w:rsidRDefault="00DA123C" w:rsidP="00AE55CC">
      <w:pPr>
        <w:spacing w:line="360" w:lineRule="auto"/>
        <w:jc w:val="both"/>
        <w:rPr>
          <w:rFonts w:ascii="Times New Roman" w:hAnsi="Times New Roman" w:cs="Times New Roman"/>
          <w:b/>
          <w:bCs/>
          <w:sz w:val="28"/>
          <w:szCs w:val="28"/>
        </w:rPr>
      </w:pPr>
      <w:commentRangeStart w:id="2"/>
      <w:r w:rsidRPr="00AE55CC">
        <w:rPr>
          <w:rFonts w:ascii="Times New Roman" w:hAnsi="Times New Roman" w:cs="Times New Roman"/>
          <w:b/>
          <w:bCs/>
          <w:sz w:val="28"/>
          <w:szCs w:val="28"/>
        </w:rPr>
        <w:t xml:space="preserve">Rev. Dr. David Marshall, </w:t>
      </w:r>
      <w:proofErr w:type="gramStart"/>
      <w:r w:rsidRPr="00AE55CC">
        <w:rPr>
          <w:rFonts w:ascii="Times New Roman" w:hAnsi="Times New Roman" w:cs="Times New Roman"/>
          <w:b/>
          <w:bCs/>
          <w:sz w:val="28"/>
          <w:szCs w:val="28"/>
        </w:rPr>
        <w:t>The</w:t>
      </w:r>
      <w:proofErr w:type="gramEnd"/>
      <w:r w:rsidRPr="00AE55CC">
        <w:rPr>
          <w:rFonts w:ascii="Times New Roman" w:hAnsi="Times New Roman" w:cs="Times New Roman"/>
          <w:b/>
          <w:bCs/>
          <w:sz w:val="28"/>
          <w:szCs w:val="28"/>
        </w:rPr>
        <w:t xml:space="preserve"> Hon. Program Executive for </w:t>
      </w:r>
      <w:r w:rsidR="00A830B6" w:rsidRPr="00AE55CC">
        <w:rPr>
          <w:rFonts w:ascii="Times New Roman" w:hAnsi="Times New Roman" w:cs="Times New Roman"/>
          <w:b/>
          <w:bCs/>
          <w:sz w:val="28"/>
          <w:szCs w:val="28"/>
        </w:rPr>
        <w:t xml:space="preserve">Muslim-Christian Dialogue </w:t>
      </w:r>
      <w:r w:rsidRPr="00AE55CC">
        <w:rPr>
          <w:rFonts w:ascii="Times New Roman" w:hAnsi="Times New Roman" w:cs="Times New Roman"/>
          <w:b/>
          <w:bCs/>
          <w:sz w:val="28"/>
          <w:szCs w:val="28"/>
        </w:rPr>
        <w:t>at the World Council of Churches</w:t>
      </w:r>
    </w:p>
    <w:p w14:paraId="175CF578" w14:textId="77777777" w:rsidR="00A830B6" w:rsidRPr="00AE55CC" w:rsidRDefault="00A830B6" w:rsidP="00AE55CC">
      <w:pPr>
        <w:spacing w:line="360" w:lineRule="auto"/>
        <w:jc w:val="both"/>
        <w:rPr>
          <w:rFonts w:ascii="Times New Roman" w:hAnsi="Times New Roman" w:cs="Times New Roman"/>
          <w:b/>
          <w:bCs/>
          <w:sz w:val="28"/>
          <w:szCs w:val="28"/>
        </w:rPr>
      </w:pPr>
      <w:r w:rsidRPr="00AE55CC">
        <w:rPr>
          <w:rFonts w:ascii="Times New Roman" w:hAnsi="Times New Roman" w:cs="Times New Roman"/>
          <w:b/>
          <w:bCs/>
          <w:sz w:val="28"/>
          <w:szCs w:val="28"/>
        </w:rPr>
        <w:t xml:space="preserve">Respected Professors and </w:t>
      </w:r>
      <w:r w:rsidR="00476E0E" w:rsidRPr="00AE55CC">
        <w:rPr>
          <w:rFonts w:ascii="Times New Roman" w:hAnsi="Times New Roman" w:cs="Times New Roman"/>
          <w:b/>
          <w:bCs/>
          <w:sz w:val="28"/>
          <w:szCs w:val="28"/>
        </w:rPr>
        <w:t>Sc</w:t>
      </w:r>
      <w:r w:rsidR="008E7C2D" w:rsidRPr="00AE55CC">
        <w:rPr>
          <w:rFonts w:ascii="Times New Roman" w:hAnsi="Times New Roman" w:cs="Times New Roman"/>
          <w:b/>
          <w:bCs/>
          <w:sz w:val="28"/>
          <w:szCs w:val="28"/>
        </w:rPr>
        <w:t>h</w:t>
      </w:r>
      <w:r w:rsidR="00476E0E" w:rsidRPr="00AE55CC">
        <w:rPr>
          <w:rFonts w:ascii="Times New Roman" w:hAnsi="Times New Roman" w:cs="Times New Roman"/>
          <w:b/>
          <w:bCs/>
          <w:sz w:val="28"/>
          <w:szCs w:val="28"/>
        </w:rPr>
        <w:t>olars</w:t>
      </w:r>
    </w:p>
    <w:p w14:paraId="6441AC3F" w14:textId="77777777" w:rsidR="00A830B6" w:rsidRPr="00AE55CC" w:rsidRDefault="00A830B6" w:rsidP="00AE55CC">
      <w:pPr>
        <w:spacing w:line="360" w:lineRule="auto"/>
        <w:jc w:val="both"/>
        <w:rPr>
          <w:rFonts w:ascii="Times New Roman" w:hAnsi="Times New Roman" w:cs="Times New Roman"/>
          <w:b/>
          <w:bCs/>
          <w:sz w:val="28"/>
          <w:szCs w:val="28"/>
        </w:rPr>
      </w:pPr>
      <w:r w:rsidRPr="00AE55CC">
        <w:rPr>
          <w:rFonts w:ascii="Times New Roman" w:hAnsi="Times New Roman" w:cs="Times New Roman"/>
          <w:b/>
          <w:bCs/>
          <w:sz w:val="28"/>
          <w:szCs w:val="28"/>
        </w:rPr>
        <w:t>Ladies and Gentlemen</w:t>
      </w:r>
      <w:commentRangeEnd w:id="2"/>
      <w:r w:rsidR="00745894">
        <w:rPr>
          <w:rStyle w:val="CommentReference"/>
        </w:rPr>
        <w:commentReference w:id="2"/>
      </w:r>
    </w:p>
    <w:p w14:paraId="4679DACE" w14:textId="77777777" w:rsidR="00A830B6" w:rsidRPr="00AE55CC" w:rsidRDefault="00A830B6"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My sincere </w:t>
      </w:r>
      <w:del w:id="3" w:author="David Marshall" w:date="2020-10-26T10:15:00Z">
        <w:r w:rsidRPr="00AE55CC" w:rsidDel="00745894">
          <w:rPr>
            <w:rFonts w:ascii="Times New Roman" w:hAnsi="Times New Roman" w:cs="Times New Roman"/>
            <w:sz w:val="28"/>
            <w:szCs w:val="28"/>
          </w:rPr>
          <w:delText>G</w:delText>
        </w:r>
      </w:del>
      <w:ins w:id="4" w:author="David Marshall" w:date="2020-10-26T10:15:00Z">
        <w:r w:rsidR="00745894">
          <w:rPr>
            <w:rFonts w:ascii="Times New Roman" w:hAnsi="Times New Roman" w:cs="Times New Roman"/>
            <w:sz w:val="28"/>
            <w:szCs w:val="28"/>
          </w:rPr>
          <w:t>g</w:t>
        </w:r>
      </w:ins>
      <w:r w:rsidRPr="00AE55CC">
        <w:rPr>
          <w:rFonts w:ascii="Times New Roman" w:hAnsi="Times New Roman" w:cs="Times New Roman"/>
          <w:sz w:val="28"/>
          <w:szCs w:val="28"/>
        </w:rPr>
        <w:t xml:space="preserve">reetings </w:t>
      </w:r>
      <w:r w:rsidR="001D55D6" w:rsidRPr="00AE55CC">
        <w:rPr>
          <w:rFonts w:ascii="Times New Roman" w:hAnsi="Times New Roman" w:cs="Times New Roman"/>
          <w:sz w:val="28"/>
          <w:szCs w:val="28"/>
        </w:rPr>
        <w:t xml:space="preserve">to </w:t>
      </w:r>
      <w:del w:id="5" w:author="David Marshall" w:date="2020-10-26T10:15:00Z">
        <w:r w:rsidR="001D55D6" w:rsidRPr="00AE55CC" w:rsidDel="00745894">
          <w:rPr>
            <w:rFonts w:ascii="Times New Roman" w:hAnsi="Times New Roman" w:cs="Times New Roman"/>
            <w:sz w:val="28"/>
            <w:szCs w:val="28"/>
          </w:rPr>
          <w:delText xml:space="preserve">all of </w:delText>
        </w:r>
      </w:del>
      <w:r w:rsidR="001D55D6" w:rsidRPr="00AE55CC">
        <w:rPr>
          <w:rFonts w:ascii="Times New Roman" w:hAnsi="Times New Roman" w:cs="Times New Roman"/>
          <w:sz w:val="28"/>
          <w:szCs w:val="28"/>
        </w:rPr>
        <w:t xml:space="preserve">you. </w:t>
      </w:r>
      <w:r w:rsidRPr="00AE55CC">
        <w:rPr>
          <w:rFonts w:ascii="Times New Roman" w:hAnsi="Times New Roman" w:cs="Times New Roman"/>
          <w:sz w:val="28"/>
          <w:szCs w:val="28"/>
        </w:rPr>
        <w:t xml:space="preserve">I am very proud to </w:t>
      </w:r>
      <w:commentRangeStart w:id="6"/>
      <w:del w:id="7" w:author="David Marshall" w:date="2020-10-26T10:16:00Z">
        <w:r w:rsidRPr="00AE55CC" w:rsidDel="00745894">
          <w:rPr>
            <w:rFonts w:ascii="Times New Roman" w:hAnsi="Times New Roman" w:cs="Times New Roman"/>
            <w:sz w:val="28"/>
            <w:szCs w:val="28"/>
          </w:rPr>
          <w:delText xml:space="preserve">have once again succeeded </w:delText>
        </w:r>
      </w:del>
      <w:commentRangeEnd w:id="6"/>
      <w:r w:rsidR="00745894">
        <w:rPr>
          <w:rStyle w:val="CommentReference"/>
        </w:rPr>
        <w:commentReference w:id="6"/>
      </w:r>
      <w:del w:id="8" w:author="David Marshall" w:date="2020-10-26T10:16:00Z">
        <w:r w:rsidRPr="00AE55CC" w:rsidDel="00745894">
          <w:rPr>
            <w:rFonts w:ascii="Times New Roman" w:hAnsi="Times New Roman" w:cs="Times New Roman"/>
            <w:sz w:val="28"/>
            <w:szCs w:val="28"/>
          </w:rPr>
          <w:delText xml:space="preserve">in </w:delText>
        </w:r>
      </w:del>
      <w:r w:rsidRPr="00AE55CC">
        <w:rPr>
          <w:rFonts w:ascii="Times New Roman" w:hAnsi="Times New Roman" w:cs="Times New Roman"/>
          <w:sz w:val="28"/>
          <w:szCs w:val="28"/>
        </w:rPr>
        <w:t>attend</w:t>
      </w:r>
      <w:del w:id="9" w:author="David Marshall" w:date="2020-10-26T10:16:00Z">
        <w:r w:rsidRPr="00AE55CC" w:rsidDel="00745894">
          <w:rPr>
            <w:rFonts w:ascii="Times New Roman" w:hAnsi="Times New Roman" w:cs="Times New Roman"/>
            <w:sz w:val="28"/>
            <w:szCs w:val="28"/>
          </w:rPr>
          <w:delText>ing</w:delText>
        </w:r>
      </w:del>
      <w:r w:rsidRPr="00AE55CC">
        <w:rPr>
          <w:rFonts w:ascii="Times New Roman" w:hAnsi="Times New Roman" w:cs="Times New Roman"/>
          <w:sz w:val="28"/>
          <w:szCs w:val="28"/>
        </w:rPr>
        <w:t xml:space="preserve"> this blessed meeting </w:t>
      </w:r>
      <w:proofErr w:type="gramStart"/>
      <w:r w:rsidRPr="00AE55CC">
        <w:rPr>
          <w:rFonts w:ascii="Times New Roman" w:hAnsi="Times New Roman" w:cs="Times New Roman"/>
          <w:sz w:val="28"/>
          <w:szCs w:val="28"/>
        </w:rPr>
        <w:t>on the occasion of</w:t>
      </w:r>
      <w:proofErr w:type="gramEnd"/>
      <w:r w:rsidRPr="00AE55CC">
        <w:rPr>
          <w:rFonts w:ascii="Times New Roman" w:hAnsi="Times New Roman" w:cs="Times New Roman"/>
          <w:sz w:val="28"/>
          <w:szCs w:val="28"/>
        </w:rPr>
        <w:t xml:space="preserve"> the </w:t>
      </w:r>
      <w:r w:rsidR="001D55D6" w:rsidRPr="00AE55CC">
        <w:rPr>
          <w:rFonts w:ascii="Times New Roman" w:hAnsi="Times New Roman" w:cs="Times New Roman"/>
          <w:sz w:val="28"/>
          <w:szCs w:val="28"/>
        </w:rPr>
        <w:t>Silver Jubil</w:t>
      </w:r>
      <w:del w:id="10" w:author="David Marshall" w:date="2020-10-26T10:15:00Z">
        <w:r w:rsidR="001D55D6" w:rsidRPr="00AE55CC" w:rsidDel="00745894">
          <w:rPr>
            <w:rFonts w:ascii="Times New Roman" w:hAnsi="Times New Roman" w:cs="Times New Roman"/>
            <w:sz w:val="28"/>
            <w:szCs w:val="28"/>
          </w:rPr>
          <w:delText>l</w:delText>
        </w:r>
      </w:del>
      <w:r w:rsidR="001D55D6" w:rsidRPr="00AE55CC">
        <w:rPr>
          <w:rFonts w:ascii="Times New Roman" w:hAnsi="Times New Roman" w:cs="Times New Roman"/>
          <w:sz w:val="28"/>
          <w:szCs w:val="28"/>
        </w:rPr>
        <w:t>ee (</w:t>
      </w:r>
      <w:r w:rsidRPr="00AE55CC">
        <w:rPr>
          <w:rFonts w:ascii="Times New Roman" w:hAnsi="Times New Roman" w:cs="Times New Roman"/>
          <w:sz w:val="28"/>
          <w:szCs w:val="28"/>
        </w:rPr>
        <w:t>twenty-fifth anniversary</w:t>
      </w:r>
      <w:r w:rsidR="001D55D6" w:rsidRPr="00AE55CC">
        <w:rPr>
          <w:rFonts w:ascii="Times New Roman" w:hAnsi="Times New Roman" w:cs="Times New Roman"/>
          <w:sz w:val="28"/>
          <w:szCs w:val="28"/>
        </w:rPr>
        <w:t>)</w:t>
      </w:r>
      <w:r w:rsidRPr="00AE55CC">
        <w:rPr>
          <w:rFonts w:ascii="Times New Roman" w:hAnsi="Times New Roman" w:cs="Times New Roman"/>
          <w:sz w:val="28"/>
          <w:szCs w:val="28"/>
        </w:rPr>
        <w:t xml:space="preserve"> of the beginning of dialogue and cooperation with our brothers </w:t>
      </w:r>
      <w:ins w:id="11" w:author="David Marshall" w:date="2020-10-26T10:15:00Z">
        <w:r w:rsidR="00745894">
          <w:rPr>
            <w:rFonts w:ascii="Times New Roman" w:hAnsi="Times New Roman" w:cs="Times New Roman"/>
            <w:sz w:val="28"/>
            <w:szCs w:val="28"/>
          </w:rPr>
          <w:t xml:space="preserve">and sisters </w:t>
        </w:r>
      </w:ins>
      <w:r w:rsidRPr="00AE55CC">
        <w:rPr>
          <w:rFonts w:ascii="Times New Roman" w:hAnsi="Times New Roman" w:cs="Times New Roman"/>
          <w:sz w:val="28"/>
          <w:szCs w:val="28"/>
        </w:rPr>
        <w:t>in the World Council of Churches.</w:t>
      </w:r>
    </w:p>
    <w:p w14:paraId="4BCBFC95" w14:textId="77777777" w:rsidR="00A830B6" w:rsidRPr="00AE55CC" w:rsidRDefault="00A830B6"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At the outset of this webinar, I would like to </w:t>
      </w:r>
      <w:r w:rsidR="001D55D6" w:rsidRPr="00AE55CC">
        <w:rPr>
          <w:rFonts w:ascii="Times New Roman" w:hAnsi="Times New Roman" w:cs="Times New Roman"/>
          <w:sz w:val="28"/>
          <w:szCs w:val="28"/>
        </w:rPr>
        <w:t>recall</w:t>
      </w:r>
      <w:r w:rsidRPr="00AE55CC">
        <w:rPr>
          <w:rFonts w:ascii="Times New Roman" w:hAnsi="Times New Roman" w:cs="Times New Roman"/>
          <w:sz w:val="28"/>
          <w:szCs w:val="28"/>
        </w:rPr>
        <w:t xml:space="preserve"> the late Ayatollah Taskhiri, who was one of the founders of these dialogues</w:t>
      </w:r>
      <w:ins w:id="12" w:author="David Marshall" w:date="2020-10-26T10:17:00Z">
        <w:r w:rsidR="00745894">
          <w:rPr>
            <w:rFonts w:ascii="Times New Roman" w:hAnsi="Times New Roman" w:cs="Times New Roman"/>
            <w:sz w:val="28"/>
            <w:szCs w:val="28"/>
          </w:rPr>
          <w:t xml:space="preserve">, </w:t>
        </w:r>
      </w:ins>
      <w:del w:id="13" w:author="David Marshall" w:date="2020-10-26T10:17:00Z">
        <w:r w:rsidRPr="00AE55CC" w:rsidDel="00745894">
          <w:rPr>
            <w:rFonts w:ascii="Times New Roman" w:hAnsi="Times New Roman" w:cs="Times New Roman"/>
            <w:sz w:val="28"/>
            <w:szCs w:val="28"/>
          </w:rPr>
          <w:delText>. Dialogues</w:delText>
        </w:r>
      </w:del>
      <w:r w:rsidRPr="00AE55CC">
        <w:rPr>
          <w:rFonts w:ascii="Times New Roman" w:hAnsi="Times New Roman" w:cs="Times New Roman"/>
          <w:sz w:val="28"/>
          <w:szCs w:val="28"/>
        </w:rPr>
        <w:t xml:space="preserve"> th</w:t>
      </w:r>
      <w:r w:rsidR="00114FB8" w:rsidRPr="00AE55CC">
        <w:rPr>
          <w:rFonts w:ascii="Times New Roman" w:hAnsi="Times New Roman" w:cs="Times New Roman"/>
          <w:sz w:val="28"/>
          <w:szCs w:val="28"/>
        </w:rPr>
        <w:t>e</w:t>
      </w:r>
      <w:r w:rsidRPr="00AE55CC">
        <w:rPr>
          <w:rFonts w:ascii="Times New Roman" w:hAnsi="Times New Roman" w:cs="Times New Roman"/>
          <w:sz w:val="28"/>
          <w:szCs w:val="28"/>
        </w:rPr>
        <w:t xml:space="preserve"> impact and development</w:t>
      </w:r>
      <w:r w:rsidR="00114FB8" w:rsidRPr="00AE55CC">
        <w:rPr>
          <w:rFonts w:ascii="Times New Roman" w:hAnsi="Times New Roman" w:cs="Times New Roman"/>
          <w:sz w:val="28"/>
          <w:szCs w:val="28"/>
        </w:rPr>
        <w:t xml:space="preserve"> of which</w:t>
      </w:r>
      <w:r w:rsidR="001D55D6" w:rsidRPr="00AE55CC">
        <w:rPr>
          <w:rFonts w:ascii="Times New Roman" w:hAnsi="Times New Roman" w:cs="Times New Roman"/>
          <w:sz w:val="28"/>
          <w:szCs w:val="28"/>
        </w:rPr>
        <w:t xml:space="preserve"> we are witnessing today</w:t>
      </w:r>
      <w:ins w:id="14" w:author="David Marshall" w:date="2020-10-26T10:18:00Z">
        <w:r w:rsidR="00745894">
          <w:rPr>
            <w:rFonts w:ascii="Times New Roman" w:hAnsi="Times New Roman" w:cs="Times New Roman"/>
            <w:sz w:val="28"/>
            <w:szCs w:val="28"/>
          </w:rPr>
          <w:t>,</w:t>
        </w:r>
      </w:ins>
      <w:del w:id="15" w:author="David Marshall" w:date="2020-10-26T10:18:00Z">
        <w:r w:rsidR="001D55D6" w:rsidRPr="00AE55CC" w:rsidDel="00745894">
          <w:rPr>
            <w:rFonts w:ascii="Times New Roman" w:hAnsi="Times New Roman" w:cs="Times New Roman"/>
            <w:sz w:val="28"/>
            <w:szCs w:val="28"/>
          </w:rPr>
          <w:delText>;</w:delText>
        </w:r>
      </w:del>
      <w:r w:rsidRPr="00AE55CC">
        <w:rPr>
          <w:rFonts w:ascii="Times New Roman" w:hAnsi="Times New Roman" w:cs="Times New Roman"/>
          <w:sz w:val="28"/>
          <w:szCs w:val="28"/>
        </w:rPr>
        <w:t xml:space="preserve"> especially in the field of cooperation and empathy </w:t>
      </w:r>
      <w:r w:rsidR="001D55D6" w:rsidRPr="00AE55CC">
        <w:rPr>
          <w:rFonts w:ascii="Times New Roman" w:hAnsi="Times New Roman" w:cs="Times New Roman"/>
          <w:sz w:val="28"/>
          <w:szCs w:val="28"/>
        </w:rPr>
        <w:t>among the</w:t>
      </w:r>
      <w:r w:rsidRPr="00AE55CC">
        <w:rPr>
          <w:rFonts w:ascii="Times New Roman" w:hAnsi="Times New Roman" w:cs="Times New Roman"/>
          <w:sz w:val="28"/>
          <w:szCs w:val="28"/>
        </w:rPr>
        <w:t xml:space="preserve"> followers of </w:t>
      </w:r>
      <w:r w:rsidR="00476E0E" w:rsidRPr="00AE55CC">
        <w:rPr>
          <w:rFonts w:ascii="Times New Roman" w:hAnsi="Times New Roman" w:cs="Times New Roman"/>
          <w:sz w:val="28"/>
          <w:szCs w:val="28"/>
        </w:rPr>
        <w:t xml:space="preserve">different </w:t>
      </w:r>
      <w:r w:rsidRPr="00AE55CC">
        <w:rPr>
          <w:rFonts w:ascii="Times New Roman" w:hAnsi="Times New Roman" w:cs="Times New Roman"/>
          <w:sz w:val="28"/>
          <w:szCs w:val="28"/>
        </w:rPr>
        <w:t xml:space="preserve">religions. A clear example of this empathy </w:t>
      </w:r>
      <w:proofErr w:type="gramStart"/>
      <w:r w:rsidRPr="00AE55CC">
        <w:rPr>
          <w:rFonts w:ascii="Times New Roman" w:hAnsi="Times New Roman" w:cs="Times New Roman"/>
          <w:sz w:val="28"/>
          <w:szCs w:val="28"/>
        </w:rPr>
        <w:t>can be seen</w:t>
      </w:r>
      <w:proofErr w:type="gramEnd"/>
      <w:r w:rsidRPr="00AE55CC">
        <w:rPr>
          <w:rFonts w:ascii="Times New Roman" w:hAnsi="Times New Roman" w:cs="Times New Roman"/>
          <w:sz w:val="28"/>
          <w:szCs w:val="28"/>
        </w:rPr>
        <w:t xml:space="preserve"> in the </w:t>
      </w:r>
      <w:commentRangeStart w:id="16"/>
      <w:r w:rsidRPr="00AE55CC">
        <w:rPr>
          <w:rFonts w:ascii="Times New Roman" w:hAnsi="Times New Roman" w:cs="Times New Roman"/>
          <w:sz w:val="28"/>
          <w:szCs w:val="28"/>
        </w:rPr>
        <w:t>positive response of the world</w:t>
      </w:r>
      <w:r w:rsidR="00114FB8" w:rsidRPr="00AE55CC">
        <w:rPr>
          <w:rFonts w:ascii="Times New Roman" w:hAnsi="Times New Roman" w:cs="Times New Roman"/>
          <w:sz w:val="28"/>
          <w:szCs w:val="28"/>
        </w:rPr>
        <w:t>’</w:t>
      </w:r>
      <w:r w:rsidRPr="00AE55CC">
        <w:rPr>
          <w:rFonts w:ascii="Times New Roman" w:hAnsi="Times New Roman" w:cs="Times New Roman"/>
          <w:sz w:val="28"/>
          <w:szCs w:val="28"/>
        </w:rPr>
        <w:t>s religious leaders to my letter</w:t>
      </w:r>
      <w:commentRangeEnd w:id="16"/>
      <w:r w:rsidR="00745894">
        <w:rPr>
          <w:rStyle w:val="CommentReference"/>
        </w:rPr>
        <w:commentReference w:id="16"/>
      </w:r>
      <w:r w:rsidRPr="00AE55CC">
        <w:rPr>
          <w:rFonts w:ascii="Times New Roman" w:hAnsi="Times New Roman" w:cs="Times New Roman"/>
          <w:sz w:val="28"/>
          <w:szCs w:val="28"/>
        </w:rPr>
        <w:t xml:space="preserve">. Your </w:t>
      </w:r>
      <w:commentRangeStart w:id="17"/>
      <w:r w:rsidRPr="00AE55CC">
        <w:rPr>
          <w:rFonts w:ascii="Times New Roman" w:hAnsi="Times New Roman" w:cs="Times New Roman"/>
          <w:sz w:val="28"/>
          <w:szCs w:val="28"/>
        </w:rPr>
        <w:t>Excellency</w:t>
      </w:r>
      <w:r w:rsidR="00114FB8" w:rsidRPr="00AE55CC">
        <w:rPr>
          <w:rFonts w:ascii="Times New Roman" w:hAnsi="Times New Roman" w:cs="Times New Roman"/>
          <w:sz w:val="28"/>
          <w:szCs w:val="28"/>
        </w:rPr>
        <w:t xml:space="preserve">’s </w:t>
      </w:r>
      <w:commentRangeEnd w:id="17"/>
      <w:r w:rsidR="00745894">
        <w:rPr>
          <w:rStyle w:val="CommentReference"/>
        </w:rPr>
        <w:commentReference w:id="17"/>
      </w:r>
      <w:r w:rsidR="00114FB8" w:rsidRPr="00AE55CC">
        <w:rPr>
          <w:rFonts w:ascii="Times New Roman" w:hAnsi="Times New Roman" w:cs="Times New Roman"/>
          <w:sz w:val="28"/>
          <w:szCs w:val="28"/>
        </w:rPr>
        <w:t>letter</w:t>
      </w:r>
      <w:r w:rsidRPr="00AE55CC">
        <w:rPr>
          <w:rFonts w:ascii="Times New Roman" w:hAnsi="Times New Roman" w:cs="Times New Roman"/>
          <w:sz w:val="28"/>
          <w:szCs w:val="28"/>
        </w:rPr>
        <w:t xml:space="preserve">, as the </w:t>
      </w:r>
      <w:del w:id="18" w:author="David Marshall" w:date="2020-10-26T10:18:00Z">
        <w:r w:rsidRPr="00AE55CC" w:rsidDel="00745894">
          <w:rPr>
            <w:rFonts w:ascii="Times New Roman" w:hAnsi="Times New Roman" w:cs="Times New Roman"/>
            <w:sz w:val="28"/>
            <w:szCs w:val="28"/>
          </w:rPr>
          <w:delText xml:space="preserve">Executive </w:delText>
        </w:r>
      </w:del>
      <w:ins w:id="19" w:author="David Marshall" w:date="2020-10-26T10:18:00Z">
        <w:r w:rsidR="00745894">
          <w:rPr>
            <w:rFonts w:ascii="Times New Roman" w:hAnsi="Times New Roman" w:cs="Times New Roman"/>
            <w:sz w:val="28"/>
            <w:szCs w:val="28"/>
          </w:rPr>
          <w:t>Interim General</w:t>
        </w:r>
        <w:r w:rsidR="00745894" w:rsidRPr="00AE55CC">
          <w:rPr>
            <w:rFonts w:ascii="Times New Roman" w:hAnsi="Times New Roman" w:cs="Times New Roman"/>
            <w:sz w:val="28"/>
            <w:szCs w:val="28"/>
          </w:rPr>
          <w:t xml:space="preserve"> </w:t>
        </w:r>
      </w:ins>
      <w:r w:rsidRPr="00AE55CC">
        <w:rPr>
          <w:rFonts w:ascii="Times New Roman" w:hAnsi="Times New Roman" w:cs="Times New Roman"/>
          <w:sz w:val="28"/>
          <w:szCs w:val="28"/>
        </w:rPr>
        <w:t xml:space="preserve">Secretary of the World Council of Churches and </w:t>
      </w:r>
      <w:r w:rsidR="00114FB8" w:rsidRPr="00AE55CC">
        <w:rPr>
          <w:rFonts w:ascii="Times New Roman" w:hAnsi="Times New Roman" w:cs="Times New Roman"/>
          <w:sz w:val="28"/>
          <w:szCs w:val="28"/>
        </w:rPr>
        <w:t>o</w:t>
      </w:r>
      <w:r w:rsidRPr="00AE55CC">
        <w:rPr>
          <w:rFonts w:ascii="Times New Roman" w:hAnsi="Times New Roman" w:cs="Times New Roman"/>
          <w:sz w:val="28"/>
          <w:szCs w:val="28"/>
        </w:rPr>
        <w:t>ther Christian Institutions, to the President of the United States</w:t>
      </w:r>
      <w:r w:rsidR="00114FB8" w:rsidRPr="00AE55CC">
        <w:rPr>
          <w:rFonts w:ascii="Times New Roman" w:hAnsi="Times New Roman" w:cs="Times New Roman"/>
          <w:sz w:val="28"/>
          <w:szCs w:val="28"/>
        </w:rPr>
        <w:t>,</w:t>
      </w:r>
      <w:r w:rsidRPr="00AE55CC">
        <w:rPr>
          <w:rFonts w:ascii="Times New Roman" w:hAnsi="Times New Roman" w:cs="Times New Roman"/>
          <w:sz w:val="28"/>
          <w:szCs w:val="28"/>
        </w:rPr>
        <w:t xml:space="preserve"> in defense of the Iranian people and oppos</w:t>
      </w:r>
      <w:r w:rsidR="00114FB8" w:rsidRPr="00AE55CC">
        <w:rPr>
          <w:rFonts w:ascii="Times New Roman" w:hAnsi="Times New Roman" w:cs="Times New Roman"/>
          <w:sz w:val="28"/>
          <w:szCs w:val="28"/>
        </w:rPr>
        <w:t>ing</w:t>
      </w:r>
      <w:r w:rsidRPr="00AE55CC">
        <w:rPr>
          <w:rFonts w:ascii="Times New Roman" w:hAnsi="Times New Roman" w:cs="Times New Roman"/>
          <w:sz w:val="28"/>
          <w:szCs w:val="28"/>
        </w:rPr>
        <w:t xml:space="preserve"> the illegitimate and oppressive sanctions</w:t>
      </w:r>
      <w:r w:rsidR="001D55D6" w:rsidRPr="00AE55CC">
        <w:rPr>
          <w:rFonts w:ascii="Times New Roman" w:hAnsi="Times New Roman" w:cs="Times New Roman"/>
          <w:sz w:val="28"/>
          <w:szCs w:val="28"/>
        </w:rPr>
        <w:t>,</w:t>
      </w:r>
      <w:r w:rsidRPr="00AE55CC">
        <w:rPr>
          <w:rFonts w:ascii="Times New Roman" w:hAnsi="Times New Roman" w:cs="Times New Roman"/>
          <w:sz w:val="28"/>
          <w:szCs w:val="28"/>
        </w:rPr>
        <w:t xml:space="preserve"> is one of the fruits of th</w:t>
      </w:r>
      <w:r w:rsidR="001D55D6" w:rsidRPr="00AE55CC">
        <w:rPr>
          <w:rFonts w:ascii="Times New Roman" w:hAnsi="Times New Roman" w:cs="Times New Roman"/>
          <w:sz w:val="28"/>
          <w:szCs w:val="28"/>
        </w:rPr>
        <w:t>e</w:t>
      </w:r>
      <w:r w:rsidRPr="00AE55CC">
        <w:rPr>
          <w:rFonts w:ascii="Times New Roman" w:hAnsi="Times New Roman" w:cs="Times New Roman"/>
          <w:sz w:val="28"/>
          <w:szCs w:val="28"/>
        </w:rPr>
        <w:t xml:space="preserve"> </w:t>
      </w:r>
      <w:r w:rsidR="001D55D6" w:rsidRPr="00AE55CC">
        <w:rPr>
          <w:rFonts w:ascii="Times New Roman" w:hAnsi="Times New Roman" w:cs="Times New Roman"/>
          <w:sz w:val="28"/>
          <w:szCs w:val="28"/>
        </w:rPr>
        <w:t>existing empathy</w:t>
      </w:r>
      <w:r w:rsidRPr="00AE55CC">
        <w:rPr>
          <w:rFonts w:ascii="Times New Roman" w:hAnsi="Times New Roman" w:cs="Times New Roman"/>
          <w:sz w:val="28"/>
          <w:szCs w:val="28"/>
        </w:rPr>
        <w:t xml:space="preserve">, and I once again express my </w:t>
      </w:r>
      <w:r w:rsidR="00114FB8" w:rsidRPr="00AE55CC">
        <w:rPr>
          <w:rFonts w:ascii="Times New Roman" w:hAnsi="Times New Roman" w:cs="Times New Roman"/>
          <w:sz w:val="28"/>
          <w:szCs w:val="28"/>
        </w:rPr>
        <w:t xml:space="preserve">appreciations and </w:t>
      </w:r>
      <w:r w:rsidRPr="00AE55CC">
        <w:rPr>
          <w:rFonts w:ascii="Times New Roman" w:hAnsi="Times New Roman" w:cs="Times New Roman"/>
          <w:sz w:val="28"/>
          <w:szCs w:val="28"/>
        </w:rPr>
        <w:t>gratitude.</w:t>
      </w:r>
    </w:p>
    <w:p w14:paraId="6BA5C19C" w14:textId="77777777" w:rsidR="00F83291" w:rsidRPr="00AE55CC" w:rsidRDefault="00F83291"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I </w:t>
      </w:r>
      <w:r w:rsidR="000974E0" w:rsidRPr="00AE55CC">
        <w:rPr>
          <w:rFonts w:ascii="Times New Roman" w:hAnsi="Times New Roman" w:cs="Times New Roman"/>
          <w:sz w:val="28"/>
          <w:szCs w:val="28"/>
        </w:rPr>
        <w:t>was</w:t>
      </w:r>
      <w:r w:rsidRPr="00AE55CC">
        <w:rPr>
          <w:rFonts w:ascii="Times New Roman" w:hAnsi="Times New Roman" w:cs="Times New Roman"/>
          <w:sz w:val="28"/>
          <w:szCs w:val="28"/>
        </w:rPr>
        <w:t xml:space="preserve"> also very pleased to read the joint </w:t>
      </w:r>
      <w:del w:id="20" w:author="David Marshall" w:date="2020-10-26T10:21:00Z">
        <w:r w:rsidRPr="00AE55CC" w:rsidDel="00745894">
          <w:rPr>
            <w:rFonts w:ascii="Times New Roman" w:hAnsi="Times New Roman" w:cs="Times New Roman"/>
            <w:sz w:val="28"/>
            <w:szCs w:val="28"/>
          </w:rPr>
          <w:delText xml:space="preserve">statement </w:delText>
        </w:r>
      </w:del>
      <w:ins w:id="21" w:author="David Marshall" w:date="2020-10-26T10:21:00Z">
        <w:r w:rsidR="00745894">
          <w:rPr>
            <w:rFonts w:ascii="Times New Roman" w:hAnsi="Times New Roman" w:cs="Times New Roman"/>
            <w:sz w:val="28"/>
            <w:szCs w:val="28"/>
          </w:rPr>
          <w:t>document</w:t>
        </w:r>
        <w:r w:rsidR="00745894" w:rsidRPr="00AE55CC">
          <w:rPr>
            <w:rFonts w:ascii="Times New Roman" w:hAnsi="Times New Roman" w:cs="Times New Roman"/>
            <w:sz w:val="28"/>
            <w:szCs w:val="28"/>
          </w:rPr>
          <w:t xml:space="preserve"> </w:t>
        </w:r>
      </w:ins>
      <w:r w:rsidRPr="00AE55CC">
        <w:rPr>
          <w:rFonts w:ascii="Times New Roman" w:hAnsi="Times New Roman" w:cs="Times New Roman"/>
          <w:sz w:val="28"/>
          <w:szCs w:val="28"/>
        </w:rPr>
        <w:t xml:space="preserve">of the World Council of Churches and the Pontifical Council </w:t>
      </w:r>
      <w:del w:id="22" w:author="David Marshall" w:date="2020-10-26T10:21:00Z">
        <w:r w:rsidRPr="00AE55CC" w:rsidDel="00745894">
          <w:rPr>
            <w:rFonts w:ascii="Times New Roman" w:hAnsi="Times New Roman" w:cs="Times New Roman"/>
            <w:sz w:val="28"/>
            <w:szCs w:val="28"/>
          </w:rPr>
          <w:delText xml:space="preserve">of Vatican </w:delText>
        </w:r>
      </w:del>
      <w:r w:rsidRPr="00AE55CC">
        <w:rPr>
          <w:rFonts w:ascii="Times New Roman" w:hAnsi="Times New Roman" w:cs="Times New Roman"/>
          <w:sz w:val="28"/>
          <w:szCs w:val="28"/>
        </w:rPr>
        <w:t xml:space="preserve">for Interreligious Dialogue entitled “Serving a Wounded World in Interreligious Solidarity: A Christian Call to </w:t>
      </w:r>
      <w:r w:rsidRPr="00AE55CC">
        <w:rPr>
          <w:rFonts w:ascii="Times New Roman" w:hAnsi="Times New Roman" w:cs="Times New Roman"/>
          <w:sz w:val="28"/>
          <w:szCs w:val="28"/>
        </w:rPr>
        <w:lastRenderedPageBreak/>
        <w:t>Reflection and Action During COVID-19 and Beyond” and I found many similarities in it with Islamic teachings.</w:t>
      </w:r>
    </w:p>
    <w:p w14:paraId="51016393" w14:textId="77777777" w:rsidR="00A023DC" w:rsidRPr="00AE55CC" w:rsidRDefault="00A023DC"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In these twenty-five years and during </w:t>
      </w:r>
      <w:r w:rsidR="00481BA1" w:rsidRPr="00AE55CC">
        <w:rPr>
          <w:rFonts w:ascii="Times New Roman" w:hAnsi="Times New Roman" w:cs="Times New Roman"/>
          <w:sz w:val="28"/>
          <w:szCs w:val="28"/>
        </w:rPr>
        <w:t xml:space="preserve">the </w:t>
      </w:r>
      <w:r w:rsidRPr="00AE55CC">
        <w:rPr>
          <w:rFonts w:ascii="Times New Roman" w:hAnsi="Times New Roman" w:cs="Times New Roman"/>
          <w:sz w:val="28"/>
          <w:szCs w:val="28"/>
        </w:rPr>
        <w:t>9 rounds of dialogue</w:t>
      </w:r>
      <w:r w:rsidR="00476E0E" w:rsidRPr="00AE55CC">
        <w:rPr>
          <w:rFonts w:ascii="Times New Roman" w:hAnsi="Times New Roman" w:cs="Times New Roman"/>
          <w:sz w:val="28"/>
          <w:szCs w:val="28"/>
        </w:rPr>
        <w:t xml:space="preserve"> we have had</w:t>
      </w:r>
      <w:r w:rsidRPr="00AE55CC">
        <w:rPr>
          <w:rFonts w:ascii="Times New Roman" w:hAnsi="Times New Roman" w:cs="Times New Roman"/>
          <w:sz w:val="28"/>
          <w:szCs w:val="28"/>
        </w:rPr>
        <w:t xml:space="preserve">, many </w:t>
      </w:r>
      <w:r w:rsidR="00481BA1" w:rsidRPr="00AE55CC">
        <w:rPr>
          <w:rFonts w:ascii="Times New Roman" w:hAnsi="Times New Roman" w:cs="Times New Roman"/>
          <w:sz w:val="28"/>
          <w:szCs w:val="28"/>
        </w:rPr>
        <w:t>achievements</w:t>
      </w:r>
      <w:r w:rsidRPr="00AE55CC">
        <w:rPr>
          <w:rFonts w:ascii="Times New Roman" w:hAnsi="Times New Roman" w:cs="Times New Roman"/>
          <w:sz w:val="28"/>
          <w:szCs w:val="28"/>
        </w:rPr>
        <w:t xml:space="preserve"> have been </w:t>
      </w:r>
      <w:r w:rsidR="00481BA1" w:rsidRPr="00AE55CC">
        <w:rPr>
          <w:rFonts w:ascii="Times New Roman" w:hAnsi="Times New Roman" w:cs="Times New Roman"/>
          <w:sz w:val="28"/>
          <w:szCs w:val="28"/>
        </w:rPr>
        <w:t>made</w:t>
      </w:r>
      <w:r w:rsidRPr="00AE55CC">
        <w:rPr>
          <w:rFonts w:ascii="Times New Roman" w:hAnsi="Times New Roman" w:cs="Times New Roman"/>
          <w:sz w:val="28"/>
          <w:szCs w:val="28"/>
        </w:rPr>
        <w:t>. During this relatively long period</w:t>
      </w:r>
      <w:r w:rsidR="00481BA1" w:rsidRPr="00AE55CC">
        <w:rPr>
          <w:rFonts w:ascii="Times New Roman" w:hAnsi="Times New Roman" w:cs="Times New Roman"/>
          <w:sz w:val="28"/>
          <w:szCs w:val="28"/>
        </w:rPr>
        <w:t xml:space="preserve"> o</w:t>
      </w:r>
      <w:r w:rsidR="008E7C2D" w:rsidRPr="00AE55CC">
        <w:rPr>
          <w:rFonts w:ascii="Times New Roman" w:hAnsi="Times New Roman" w:cs="Times New Roman"/>
          <w:sz w:val="28"/>
          <w:szCs w:val="28"/>
        </w:rPr>
        <w:t>f</w:t>
      </w:r>
      <w:r w:rsidR="00481BA1" w:rsidRPr="00AE55CC">
        <w:rPr>
          <w:rFonts w:ascii="Times New Roman" w:hAnsi="Times New Roman" w:cs="Times New Roman"/>
          <w:sz w:val="28"/>
          <w:szCs w:val="28"/>
        </w:rPr>
        <w:t xml:space="preserve"> time</w:t>
      </w:r>
      <w:r w:rsidRPr="00AE55CC">
        <w:rPr>
          <w:rFonts w:ascii="Times New Roman" w:hAnsi="Times New Roman" w:cs="Times New Roman"/>
          <w:sz w:val="28"/>
          <w:szCs w:val="28"/>
        </w:rPr>
        <w:t xml:space="preserve">, a magnificent and strong structure has been erected, the foundations of which are based on mutual trust, broad commonalities, the will of the two sides to develop mutual understanding, as well as cooperation in </w:t>
      </w:r>
      <w:r w:rsidR="00481BA1" w:rsidRPr="00AE55CC">
        <w:rPr>
          <w:rFonts w:ascii="Times New Roman" w:hAnsi="Times New Roman" w:cs="Times New Roman"/>
          <w:sz w:val="28"/>
          <w:szCs w:val="28"/>
        </w:rPr>
        <w:t xml:space="preserve">different </w:t>
      </w:r>
      <w:r w:rsidRPr="00AE55CC">
        <w:rPr>
          <w:rFonts w:ascii="Times New Roman" w:hAnsi="Times New Roman" w:cs="Times New Roman"/>
          <w:sz w:val="28"/>
          <w:szCs w:val="28"/>
        </w:rPr>
        <w:t>fields. We, too</w:t>
      </w:r>
      <w:ins w:id="23" w:author="David Marshall" w:date="2020-10-26T10:21:00Z">
        <w:r w:rsidR="00745894">
          <w:rPr>
            <w:rFonts w:ascii="Times New Roman" w:hAnsi="Times New Roman" w:cs="Times New Roman"/>
            <w:sz w:val="28"/>
            <w:szCs w:val="28"/>
          </w:rPr>
          <w:t>,</w:t>
        </w:r>
      </w:ins>
      <w:r w:rsidRPr="00AE55CC">
        <w:rPr>
          <w:rFonts w:ascii="Times New Roman" w:hAnsi="Times New Roman" w:cs="Times New Roman"/>
          <w:sz w:val="28"/>
          <w:szCs w:val="28"/>
        </w:rPr>
        <w:t xml:space="preserve"> believe that traversing this path is not an easy task and that dialogue </w:t>
      </w:r>
      <w:proofErr w:type="gramStart"/>
      <w:r w:rsidRPr="00AE55CC">
        <w:rPr>
          <w:rFonts w:ascii="Times New Roman" w:hAnsi="Times New Roman" w:cs="Times New Roman"/>
          <w:sz w:val="28"/>
          <w:szCs w:val="28"/>
        </w:rPr>
        <w:t>is essentially based</w:t>
      </w:r>
      <w:proofErr w:type="gramEnd"/>
      <w:r w:rsidRPr="00AE55CC">
        <w:rPr>
          <w:rFonts w:ascii="Times New Roman" w:hAnsi="Times New Roman" w:cs="Times New Roman"/>
          <w:sz w:val="28"/>
          <w:szCs w:val="28"/>
        </w:rPr>
        <w:t xml:space="preserve"> on the manners and ethics that </w:t>
      </w:r>
      <w:del w:id="24" w:author="David Marshall" w:date="2020-10-26T10:22:00Z">
        <w:r w:rsidRPr="00AE55CC" w:rsidDel="00745894">
          <w:rPr>
            <w:rFonts w:ascii="Times New Roman" w:hAnsi="Times New Roman" w:cs="Times New Roman"/>
            <w:sz w:val="28"/>
            <w:szCs w:val="28"/>
          </w:rPr>
          <w:delText xml:space="preserve">His </w:delText>
        </w:r>
        <w:r w:rsidR="00481BA1" w:rsidRPr="00AE55CC" w:rsidDel="00745894">
          <w:rPr>
            <w:rFonts w:ascii="Times New Roman" w:hAnsi="Times New Roman" w:cs="Times New Roman"/>
            <w:sz w:val="28"/>
            <w:szCs w:val="28"/>
          </w:rPr>
          <w:delText xml:space="preserve">Excellency </w:delText>
        </w:r>
        <w:r w:rsidRPr="00AE55CC" w:rsidDel="00745894">
          <w:rPr>
            <w:rFonts w:ascii="Times New Roman" w:hAnsi="Times New Roman" w:cs="Times New Roman"/>
            <w:sz w:val="28"/>
            <w:szCs w:val="28"/>
          </w:rPr>
          <w:delText>Reverend Sauca</w:delText>
        </w:r>
      </w:del>
      <w:ins w:id="25" w:author="David Marshall" w:date="2020-10-26T10:22:00Z">
        <w:r w:rsidR="00745894">
          <w:rPr>
            <w:rFonts w:ascii="Times New Roman" w:hAnsi="Times New Roman" w:cs="Times New Roman"/>
            <w:sz w:val="28"/>
            <w:szCs w:val="28"/>
          </w:rPr>
          <w:t>you</w:t>
        </w:r>
      </w:ins>
      <w:r w:rsidRPr="00AE55CC">
        <w:rPr>
          <w:rFonts w:ascii="Times New Roman" w:hAnsi="Times New Roman" w:cs="Times New Roman"/>
          <w:sz w:val="28"/>
          <w:szCs w:val="28"/>
        </w:rPr>
        <w:t xml:space="preserve"> mentioned in </w:t>
      </w:r>
      <w:del w:id="26" w:author="David Marshall" w:date="2020-10-26T10:22:00Z">
        <w:r w:rsidRPr="00AE55CC" w:rsidDel="00745894">
          <w:rPr>
            <w:rFonts w:ascii="Times New Roman" w:hAnsi="Times New Roman" w:cs="Times New Roman"/>
            <w:sz w:val="28"/>
            <w:szCs w:val="28"/>
          </w:rPr>
          <w:delText xml:space="preserve">his </w:delText>
        </w:r>
      </w:del>
      <w:ins w:id="27" w:author="David Marshall" w:date="2020-10-26T10:22:00Z">
        <w:r w:rsidR="00745894">
          <w:rPr>
            <w:rFonts w:ascii="Times New Roman" w:hAnsi="Times New Roman" w:cs="Times New Roman"/>
            <w:sz w:val="28"/>
            <w:szCs w:val="28"/>
          </w:rPr>
          <w:t>your</w:t>
        </w:r>
        <w:r w:rsidR="00745894" w:rsidRPr="00AE55CC">
          <w:rPr>
            <w:rFonts w:ascii="Times New Roman" w:hAnsi="Times New Roman" w:cs="Times New Roman"/>
            <w:sz w:val="28"/>
            <w:szCs w:val="28"/>
          </w:rPr>
          <w:t xml:space="preserve"> </w:t>
        </w:r>
      </w:ins>
      <w:r w:rsidRPr="00AE55CC">
        <w:rPr>
          <w:rFonts w:ascii="Times New Roman" w:hAnsi="Times New Roman" w:cs="Times New Roman"/>
          <w:sz w:val="28"/>
          <w:szCs w:val="28"/>
        </w:rPr>
        <w:t>speech. As per our religious belief</w:t>
      </w:r>
      <w:r w:rsidR="00481BA1" w:rsidRPr="00AE55CC">
        <w:rPr>
          <w:rFonts w:ascii="Times New Roman" w:hAnsi="Times New Roman" w:cs="Times New Roman"/>
          <w:sz w:val="28"/>
          <w:szCs w:val="28"/>
        </w:rPr>
        <w:t>s</w:t>
      </w:r>
      <w:r w:rsidR="00CB60D0" w:rsidRPr="00AE55CC">
        <w:rPr>
          <w:rFonts w:ascii="Times New Roman" w:hAnsi="Times New Roman" w:cs="Times New Roman"/>
          <w:sz w:val="28"/>
          <w:szCs w:val="28"/>
        </w:rPr>
        <w:t>,</w:t>
      </w:r>
      <w:r w:rsidRPr="00AE55CC">
        <w:rPr>
          <w:rFonts w:ascii="Times New Roman" w:hAnsi="Times New Roman" w:cs="Times New Roman"/>
          <w:sz w:val="28"/>
          <w:szCs w:val="28"/>
        </w:rPr>
        <w:t xml:space="preserve"> proper listening is the cause of glad tidings by God Almighty and a good question </w:t>
      </w:r>
      <w:r w:rsidR="00481BA1" w:rsidRPr="00AE55CC">
        <w:rPr>
          <w:rFonts w:ascii="Times New Roman" w:hAnsi="Times New Roman" w:cs="Times New Roman"/>
          <w:sz w:val="28"/>
          <w:szCs w:val="28"/>
        </w:rPr>
        <w:t>asked is equal to</w:t>
      </w:r>
      <w:r w:rsidRPr="00AE55CC">
        <w:rPr>
          <w:rFonts w:ascii="Times New Roman" w:hAnsi="Times New Roman" w:cs="Times New Roman"/>
          <w:sz w:val="28"/>
          <w:szCs w:val="28"/>
        </w:rPr>
        <w:t xml:space="preserve"> half of knowledge.</w:t>
      </w:r>
    </w:p>
    <w:p w14:paraId="3D55D971" w14:textId="77777777" w:rsidR="00D371EF" w:rsidRPr="00AE55CC" w:rsidRDefault="00D371EF" w:rsidP="00AE55CC">
      <w:pPr>
        <w:spacing w:line="360" w:lineRule="auto"/>
        <w:jc w:val="both"/>
        <w:rPr>
          <w:rFonts w:ascii="Times New Roman" w:hAnsi="Times New Roman" w:cs="Times New Roman"/>
          <w:b/>
          <w:bCs/>
          <w:sz w:val="28"/>
          <w:szCs w:val="28"/>
        </w:rPr>
      </w:pPr>
      <w:proofErr w:type="gramStart"/>
      <w:r w:rsidRPr="00AE55CC">
        <w:rPr>
          <w:rFonts w:ascii="Times New Roman" w:hAnsi="Times New Roman" w:cs="Times New Roman"/>
          <w:b/>
          <w:bCs/>
          <w:sz w:val="28"/>
          <w:szCs w:val="28"/>
        </w:rPr>
        <w:t>Your</w:t>
      </w:r>
      <w:proofErr w:type="gramEnd"/>
      <w:r w:rsidRPr="00AE55CC">
        <w:rPr>
          <w:rFonts w:ascii="Times New Roman" w:hAnsi="Times New Roman" w:cs="Times New Roman"/>
          <w:b/>
          <w:bCs/>
          <w:sz w:val="28"/>
          <w:szCs w:val="28"/>
        </w:rPr>
        <w:t xml:space="preserve"> </w:t>
      </w:r>
      <w:r w:rsidR="008829DB" w:rsidRPr="00AE55CC">
        <w:rPr>
          <w:rFonts w:ascii="Times New Roman" w:hAnsi="Times New Roman" w:cs="Times New Roman"/>
          <w:b/>
          <w:bCs/>
          <w:sz w:val="28"/>
          <w:szCs w:val="28"/>
        </w:rPr>
        <w:t>Excellencies</w:t>
      </w:r>
      <w:r w:rsidRPr="00AE55CC">
        <w:rPr>
          <w:rFonts w:ascii="Times New Roman" w:hAnsi="Times New Roman" w:cs="Times New Roman"/>
          <w:b/>
          <w:bCs/>
          <w:sz w:val="28"/>
          <w:szCs w:val="28"/>
        </w:rPr>
        <w:t>,</w:t>
      </w:r>
    </w:p>
    <w:p w14:paraId="21839221" w14:textId="77777777" w:rsidR="00D371EF" w:rsidRPr="00AE55CC" w:rsidRDefault="00D371EF"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The main essence of the divine religions is the call to </w:t>
      </w:r>
      <w:r w:rsidR="009B1035" w:rsidRPr="00AE55CC">
        <w:rPr>
          <w:rFonts w:ascii="Times New Roman" w:hAnsi="Times New Roman" w:cs="Times New Roman"/>
          <w:sz w:val="28"/>
          <w:szCs w:val="28"/>
        </w:rPr>
        <w:t xml:space="preserve">be a </w:t>
      </w:r>
      <w:r w:rsidRPr="00AE55CC">
        <w:rPr>
          <w:rFonts w:ascii="Times New Roman" w:hAnsi="Times New Roman" w:cs="Times New Roman"/>
          <w:sz w:val="28"/>
          <w:szCs w:val="28"/>
        </w:rPr>
        <w:t>worshipp</w:t>
      </w:r>
      <w:r w:rsidR="009B1035" w:rsidRPr="00AE55CC">
        <w:rPr>
          <w:rFonts w:ascii="Times New Roman" w:hAnsi="Times New Roman" w:cs="Times New Roman"/>
          <w:sz w:val="28"/>
          <w:szCs w:val="28"/>
        </w:rPr>
        <w:t>er</w:t>
      </w:r>
      <w:r w:rsidRPr="00AE55CC">
        <w:rPr>
          <w:rFonts w:ascii="Times New Roman" w:hAnsi="Times New Roman" w:cs="Times New Roman"/>
          <w:sz w:val="28"/>
          <w:szCs w:val="28"/>
        </w:rPr>
        <w:t xml:space="preserve"> </w:t>
      </w:r>
      <w:r w:rsidR="009B1035" w:rsidRPr="00AE55CC">
        <w:rPr>
          <w:rFonts w:ascii="Times New Roman" w:hAnsi="Times New Roman" w:cs="Times New Roman"/>
          <w:sz w:val="28"/>
          <w:szCs w:val="28"/>
        </w:rPr>
        <w:t xml:space="preserve">of </w:t>
      </w:r>
      <w:r w:rsidRPr="00AE55CC">
        <w:rPr>
          <w:rFonts w:ascii="Times New Roman" w:hAnsi="Times New Roman" w:cs="Times New Roman"/>
          <w:sz w:val="28"/>
          <w:szCs w:val="28"/>
        </w:rPr>
        <w:t xml:space="preserve">God Almighty; an invitation that is based on two fundamental conditions. </w:t>
      </w:r>
      <w:r w:rsidR="00423F3C" w:rsidRPr="00AE55CC">
        <w:rPr>
          <w:rFonts w:ascii="Times New Roman" w:hAnsi="Times New Roman" w:cs="Times New Roman"/>
          <w:sz w:val="28"/>
          <w:szCs w:val="28"/>
        </w:rPr>
        <w:t>First,</w:t>
      </w:r>
      <w:r w:rsidRPr="00AE55CC">
        <w:rPr>
          <w:rFonts w:ascii="Times New Roman" w:hAnsi="Times New Roman" w:cs="Times New Roman"/>
          <w:sz w:val="28"/>
          <w:szCs w:val="28"/>
        </w:rPr>
        <w:t xml:space="preserve"> heart</w:t>
      </w:r>
      <w:r w:rsidR="00423F3C" w:rsidRPr="00AE55CC">
        <w:rPr>
          <w:rFonts w:ascii="Times New Roman" w:hAnsi="Times New Roman" w:cs="Times New Roman"/>
          <w:sz w:val="28"/>
          <w:szCs w:val="28"/>
        </w:rPr>
        <w:t>felt belief</w:t>
      </w:r>
      <w:r w:rsidR="009B1035" w:rsidRPr="00AE55CC">
        <w:rPr>
          <w:rFonts w:ascii="Times New Roman" w:hAnsi="Times New Roman" w:cs="Times New Roman"/>
          <w:sz w:val="28"/>
          <w:szCs w:val="28"/>
        </w:rPr>
        <w:t>,</w:t>
      </w:r>
      <w:r w:rsidR="00423F3C" w:rsidRPr="00AE55CC">
        <w:rPr>
          <w:rFonts w:ascii="Times New Roman" w:hAnsi="Times New Roman" w:cs="Times New Roman"/>
          <w:sz w:val="28"/>
          <w:szCs w:val="28"/>
        </w:rPr>
        <w:t xml:space="preserve"> </w:t>
      </w:r>
      <w:r w:rsidRPr="00AE55CC">
        <w:rPr>
          <w:rFonts w:ascii="Times New Roman" w:hAnsi="Times New Roman" w:cs="Times New Roman"/>
          <w:sz w:val="28"/>
          <w:szCs w:val="28"/>
        </w:rPr>
        <w:t xml:space="preserve">and </w:t>
      </w:r>
      <w:r w:rsidR="00423F3C" w:rsidRPr="00AE55CC">
        <w:rPr>
          <w:rFonts w:ascii="Times New Roman" w:hAnsi="Times New Roman" w:cs="Times New Roman"/>
          <w:sz w:val="28"/>
          <w:szCs w:val="28"/>
        </w:rPr>
        <w:t>secondly,</w:t>
      </w:r>
      <w:r w:rsidRPr="00AE55CC">
        <w:rPr>
          <w:rFonts w:ascii="Times New Roman" w:hAnsi="Times New Roman" w:cs="Times New Roman"/>
          <w:sz w:val="28"/>
          <w:szCs w:val="28"/>
        </w:rPr>
        <w:t xml:space="preserve"> the </w:t>
      </w:r>
      <w:r w:rsidR="00423F3C" w:rsidRPr="00AE55CC">
        <w:rPr>
          <w:rFonts w:ascii="Times New Roman" w:hAnsi="Times New Roman" w:cs="Times New Roman"/>
          <w:sz w:val="28"/>
          <w:szCs w:val="28"/>
        </w:rPr>
        <w:t>manifestation</w:t>
      </w:r>
      <w:r w:rsidRPr="00AE55CC">
        <w:rPr>
          <w:rFonts w:ascii="Times New Roman" w:hAnsi="Times New Roman" w:cs="Times New Roman"/>
          <w:sz w:val="28"/>
          <w:szCs w:val="28"/>
        </w:rPr>
        <w:t xml:space="preserve"> of </w:t>
      </w:r>
      <w:r w:rsidR="00423F3C" w:rsidRPr="00AE55CC">
        <w:rPr>
          <w:rFonts w:ascii="Times New Roman" w:hAnsi="Times New Roman" w:cs="Times New Roman"/>
          <w:sz w:val="28"/>
          <w:szCs w:val="28"/>
        </w:rPr>
        <w:t>worshipping God Almighty</w:t>
      </w:r>
      <w:r w:rsidRPr="00AE55CC">
        <w:rPr>
          <w:rFonts w:ascii="Times New Roman" w:hAnsi="Times New Roman" w:cs="Times New Roman"/>
          <w:sz w:val="28"/>
          <w:szCs w:val="28"/>
        </w:rPr>
        <w:t xml:space="preserve"> in </w:t>
      </w:r>
      <w:r w:rsidR="00423F3C" w:rsidRPr="00AE55CC">
        <w:rPr>
          <w:rFonts w:ascii="Times New Roman" w:hAnsi="Times New Roman" w:cs="Times New Roman"/>
          <w:sz w:val="28"/>
          <w:szCs w:val="28"/>
        </w:rPr>
        <w:t>the</w:t>
      </w:r>
      <w:r w:rsidRPr="00AE55CC">
        <w:rPr>
          <w:rFonts w:ascii="Times New Roman" w:hAnsi="Times New Roman" w:cs="Times New Roman"/>
          <w:sz w:val="28"/>
          <w:szCs w:val="28"/>
        </w:rPr>
        <w:t xml:space="preserve"> believer</w:t>
      </w:r>
      <w:r w:rsidR="00423F3C" w:rsidRPr="00AE55CC">
        <w:rPr>
          <w:rFonts w:ascii="Times New Roman" w:hAnsi="Times New Roman" w:cs="Times New Roman"/>
          <w:sz w:val="28"/>
          <w:szCs w:val="28"/>
        </w:rPr>
        <w:t>’s actions</w:t>
      </w:r>
      <w:r w:rsidRPr="00AE55CC">
        <w:rPr>
          <w:rFonts w:ascii="Times New Roman" w:hAnsi="Times New Roman" w:cs="Times New Roman"/>
          <w:sz w:val="28"/>
          <w:szCs w:val="28"/>
        </w:rPr>
        <w:t xml:space="preserve">. The </w:t>
      </w:r>
      <w:r w:rsidR="009B1035" w:rsidRPr="00AE55CC">
        <w:rPr>
          <w:rFonts w:ascii="Times New Roman" w:hAnsi="Times New Roman" w:cs="Times New Roman"/>
          <w:sz w:val="28"/>
          <w:szCs w:val="28"/>
        </w:rPr>
        <w:t xml:space="preserve">main and </w:t>
      </w:r>
      <w:r w:rsidRPr="00AE55CC">
        <w:rPr>
          <w:rFonts w:ascii="Times New Roman" w:hAnsi="Times New Roman" w:cs="Times New Roman"/>
          <w:sz w:val="28"/>
          <w:szCs w:val="28"/>
        </w:rPr>
        <w:t xml:space="preserve">fundamental problem </w:t>
      </w:r>
      <w:r w:rsidR="009B1035" w:rsidRPr="00AE55CC">
        <w:rPr>
          <w:rFonts w:ascii="Times New Roman" w:hAnsi="Times New Roman" w:cs="Times New Roman"/>
          <w:sz w:val="28"/>
          <w:szCs w:val="28"/>
        </w:rPr>
        <w:t xml:space="preserve">of today’s </w:t>
      </w:r>
      <w:r w:rsidR="00423F3C" w:rsidRPr="00AE55CC">
        <w:rPr>
          <w:rFonts w:ascii="Times New Roman" w:hAnsi="Times New Roman" w:cs="Times New Roman"/>
          <w:sz w:val="28"/>
          <w:szCs w:val="28"/>
        </w:rPr>
        <w:t xml:space="preserve">religious </w:t>
      </w:r>
      <w:r w:rsidRPr="00AE55CC">
        <w:rPr>
          <w:rFonts w:ascii="Times New Roman" w:hAnsi="Times New Roman" w:cs="Times New Roman"/>
          <w:sz w:val="28"/>
          <w:szCs w:val="28"/>
        </w:rPr>
        <w:t>believers today is conver</w:t>
      </w:r>
      <w:r w:rsidR="00423F3C" w:rsidRPr="00AE55CC">
        <w:rPr>
          <w:rFonts w:ascii="Times New Roman" w:hAnsi="Times New Roman" w:cs="Times New Roman"/>
          <w:sz w:val="28"/>
          <w:szCs w:val="28"/>
        </w:rPr>
        <w:t>ting</w:t>
      </w:r>
      <w:r w:rsidRPr="00AE55CC">
        <w:rPr>
          <w:rFonts w:ascii="Times New Roman" w:hAnsi="Times New Roman" w:cs="Times New Roman"/>
          <w:sz w:val="28"/>
          <w:szCs w:val="28"/>
        </w:rPr>
        <w:t xml:space="preserve"> beliefs into action. Bad deed</w:t>
      </w:r>
      <w:r w:rsidR="009B1035" w:rsidRPr="00AE55CC">
        <w:rPr>
          <w:rFonts w:ascii="Times New Roman" w:hAnsi="Times New Roman" w:cs="Times New Roman"/>
          <w:sz w:val="28"/>
          <w:szCs w:val="28"/>
        </w:rPr>
        <w:t>s</w:t>
      </w:r>
      <w:r w:rsidRPr="00AE55CC">
        <w:rPr>
          <w:rFonts w:ascii="Times New Roman" w:hAnsi="Times New Roman" w:cs="Times New Roman"/>
          <w:sz w:val="28"/>
          <w:szCs w:val="28"/>
        </w:rPr>
        <w:t xml:space="preserve"> or inaction can both degrade religion to </w:t>
      </w:r>
      <w:r w:rsidR="009B1035" w:rsidRPr="00AE55CC">
        <w:rPr>
          <w:rFonts w:ascii="Times New Roman" w:hAnsi="Times New Roman" w:cs="Times New Roman"/>
          <w:sz w:val="28"/>
          <w:szCs w:val="28"/>
        </w:rPr>
        <w:t>a</w:t>
      </w:r>
      <w:r w:rsidRPr="00AE55CC">
        <w:rPr>
          <w:rFonts w:ascii="Times New Roman" w:hAnsi="Times New Roman" w:cs="Times New Roman"/>
          <w:sz w:val="28"/>
          <w:szCs w:val="28"/>
        </w:rPr>
        <w:t xml:space="preserve"> point </w:t>
      </w:r>
      <w:r w:rsidR="009B1035" w:rsidRPr="00AE55CC">
        <w:rPr>
          <w:rFonts w:ascii="Times New Roman" w:hAnsi="Times New Roman" w:cs="Times New Roman"/>
          <w:sz w:val="28"/>
          <w:szCs w:val="28"/>
        </w:rPr>
        <w:t>that the believer</w:t>
      </w:r>
      <w:r w:rsidR="00423F3C" w:rsidRPr="00AE55CC">
        <w:rPr>
          <w:rFonts w:ascii="Times New Roman" w:hAnsi="Times New Roman" w:cs="Times New Roman"/>
          <w:sz w:val="28"/>
          <w:szCs w:val="28"/>
        </w:rPr>
        <w:t xml:space="preserve"> </w:t>
      </w:r>
      <w:r w:rsidR="009B1035" w:rsidRPr="00AE55CC">
        <w:rPr>
          <w:rFonts w:ascii="Times New Roman" w:hAnsi="Times New Roman" w:cs="Times New Roman"/>
          <w:sz w:val="28"/>
          <w:szCs w:val="28"/>
        </w:rPr>
        <w:t>would only</w:t>
      </w:r>
      <w:r w:rsidR="00423F3C" w:rsidRPr="00AE55CC">
        <w:rPr>
          <w:rFonts w:ascii="Times New Roman" w:hAnsi="Times New Roman" w:cs="Times New Roman"/>
          <w:sz w:val="28"/>
          <w:szCs w:val="28"/>
        </w:rPr>
        <w:t xml:space="preserve"> </w:t>
      </w:r>
      <w:ins w:id="28" w:author="David Marshall" w:date="2020-10-26T10:22:00Z">
        <w:r w:rsidR="00877E92">
          <w:rPr>
            <w:rFonts w:ascii="Times New Roman" w:hAnsi="Times New Roman" w:cs="Times New Roman"/>
            <w:sz w:val="28"/>
            <w:szCs w:val="28"/>
          </w:rPr>
          <w:t xml:space="preserve">be </w:t>
        </w:r>
      </w:ins>
      <w:r w:rsidR="009B1035" w:rsidRPr="00AE55CC">
        <w:rPr>
          <w:rFonts w:ascii="Times New Roman" w:hAnsi="Times New Roman" w:cs="Times New Roman"/>
          <w:sz w:val="28"/>
          <w:szCs w:val="28"/>
        </w:rPr>
        <w:t>a man of religion in name</w:t>
      </w:r>
      <w:r w:rsidRPr="00AE55CC">
        <w:rPr>
          <w:rFonts w:ascii="Times New Roman" w:hAnsi="Times New Roman" w:cs="Times New Roman"/>
          <w:sz w:val="28"/>
          <w:szCs w:val="28"/>
        </w:rPr>
        <w:t xml:space="preserve">. </w:t>
      </w:r>
      <w:r w:rsidR="00423F3C" w:rsidRPr="00AE55CC">
        <w:rPr>
          <w:rFonts w:ascii="Times New Roman" w:hAnsi="Times New Roman" w:cs="Times New Roman"/>
          <w:sz w:val="28"/>
          <w:szCs w:val="28"/>
        </w:rPr>
        <w:t>The s</w:t>
      </w:r>
      <w:r w:rsidRPr="00AE55CC">
        <w:rPr>
          <w:rFonts w:ascii="Times New Roman" w:hAnsi="Times New Roman" w:cs="Times New Roman"/>
          <w:sz w:val="28"/>
          <w:szCs w:val="28"/>
        </w:rPr>
        <w:t xml:space="preserve">piritual and moral advice </w:t>
      </w:r>
      <w:r w:rsidR="009B1035" w:rsidRPr="00AE55CC">
        <w:rPr>
          <w:rFonts w:ascii="Times New Roman" w:hAnsi="Times New Roman" w:cs="Times New Roman"/>
          <w:sz w:val="28"/>
          <w:szCs w:val="28"/>
        </w:rPr>
        <w:t>of</w:t>
      </w:r>
      <w:r w:rsidRPr="00AE55CC">
        <w:rPr>
          <w:rFonts w:ascii="Times New Roman" w:hAnsi="Times New Roman" w:cs="Times New Roman"/>
          <w:sz w:val="28"/>
          <w:szCs w:val="28"/>
        </w:rPr>
        <w:t xml:space="preserve"> religions is </w:t>
      </w:r>
      <w:r w:rsidR="00423F3C" w:rsidRPr="00AE55CC">
        <w:rPr>
          <w:rFonts w:ascii="Times New Roman" w:hAnsi="Times New Roman" w:cs="Times New Roman"/>
          <w:sz w:val="28"/>
          <w:szCs w:val="28"/>
        </w:rPr>
        <w:t>that</w:t>
      </w:r>
      <w:r w:rsidRPr="00AE55CC">
        <w:rPr>
          <w:rFonts w:ascii="Times New Roman" w:hAnsi="Times New Roman" w:cs="Times New Roman"/>
          <w:sz w:val="28"/>
          <w:szCs w:val="28"/>
        </w:rPr>
        <w:t xml:space="preserve"> believing people </w:t>
      </w:r>
      <w:r w:rsidR="00423F3C" w:rsidRPr="00AE55CC">
        <w:rPr>
          <w:rFonts w:ascii="Times New Roman" w:hAnsi="Times New Roman" w:cs="Times New Roman"/>
          <w:sz w:val="28"/>
          <w:szCs w:val="28"/>
        </w:rPr>
        <w:t>traverse</w:t>
      </w:r>
      <w:r w:rsidRPr="00AE55CC">
        <w:rPr>
          <w:rFonts w:ascii="Times New Roman" w:hAnsi="Times New Roman" w:cs="Times New Roman"/>
          <w:sz w:val="28"/>
          <w:szCs w:val="28"/>
        </w:rPr>
        <w:t xml:space="preserve"> </w:t>
      </w:r>
      <w:r w:rsidR="00423F3C" w:rsidRPr="00AE55CC">
        <w:rPr>
          <w:rFonts w:ascii="Times New Roman" w:hAnsi="Times New Roman" w:cs="Times New Roman"/>
          <w:sz w:val="28"/>
          <w:szCs w:val="28"/>
        </w:rPr>
        <w:t>the path</w:t>
      </w:r>
      <w:r w:rsidRPr="00AE55CC">
        <w:rPr>
          <w:rFonts w:ascii="Times New Roman" w:hAnsi="Times New Roman" w:cs="Times New Roman"/>
          <w:sz w:val="28"/>
          <w:szCs w:val="28"/>
        </w:rPr>
        <w:t xml:space="preserve"> </w:t>
      </w:r>
      <w:r w:rsidR="00423F3C" w:rsidRPr="00AE55CC">
        <w:rPr>
          <w:rFonts w:ascii="Times New Roman" w:hAnsi="Times New Roman" w:cs="Times New Roman"/>
          <w:sz w:val="28"/>
          <w:szCs w:val="28"/>
        </w:rPr>
        <w:t>towards perfection</w:t>
      </w:r>
      <w:r w:rsidRPr="00AE55CC">
        <w:rPr>
          <w:rFonts w:ascii="Times New Roman" w:hAnsi="Times New Roman" w:cs="Times New Roman"/>
          <w:sz w:val="28"/>
          <w:szCs w:val="28"/>
        </w:rPr>
        <w:t>. In this essence, there is no difference between Islam and Christianity</w:t>
      </w:r>
      <w:ins w:id="29" w:author="David Marshall" w:date="2020-10-26T10:24:00Z">
        <w:r w:rsidR="00877E92">
          <w:rPr>
            <w:rFonts w:ascii="Times New Roman" w:hAnsi="Times New Roman" w:cs="Times New Roman"/>
            <w:sz w:val="28"/>
            <w:szCs w:val="28"/>
          </w:rPr>
          <w:t xml:space="preserve">. </w:t>
        </w:r>
      </w:ins>
      <w:del w:id="30" w:author="David Marshall" w:date="2020-10-26T10:24:00Z">
        <w:r w:rsidRPr="00AE55CC" w:rsidDel="00877E92">
          <w:rPr>
            <w:rFonts w:ascii="Times New Roman" w:hAnsi="Times New Roman" w:cs="Times New Roman"/>
            <w:sz w:val="28"/>
            <w:szCs w:val="28"/>
          </w:rPr>
          <w:delText>, and t</w:delText>
        </w:r>
      </w:del>
      <w:ins w:id="31" w:author="David Marshall" w:date="2020-10-26T10:24:00Z">
        <w:r w:rsidR="00877E92">
          <w:rPr>
            <w:rFonts w:ascii="Times New Roman" w:hAnsi="Times New Roman" w:cs="Times New Roman"/>
            <w:sz w:val="28"/>
            <w:szCs w:val="28"/>
          </w:rPr>
          <w:t>T</w:t>
        </w:r>
      </w:ins>
      <w:r w:rsidRPr="00AE55CC">
        <w:rPr>
          <w:rFonts w:ascii="Times New Roman" w:hAnsi="Times New Roman" w:cs="Times New Roman"/>
          <w:sz w:val="28"/>
          <w:szCs w:val="28"/>
        </w:rPr>
        <w:t xml:space="preserve">his is the </w:t>
      </w:r>
      <w:r w:rsidR="00423F3C" w:rsidRPr="00AE55CC">
        <w:rPr>
          <w:rFonts w:ascii="Times New Roman" w:hAnsi="Times New Roman" w:cs="Times New Roman"/>
          <w:sz w:val="28"/>
          <w:szCs w:val="28"/>
        </w:rPr>
        <w:t>very foundation</w:t>
      </w:r>
      <w:r w:rsidRPr="00AE55CC">
        <w:rPr>
          <w:rFonts w:ascii="Times New Roman" w:hAnsi="Times New Roman" w:cs="Times New Roman"/>
          <w:sz w:val="28"/>
          <w:szCs w:val="28"/>
        </w:rPr>
        <w:t xml:space="preserve"> of commonalities </w:t>
      </w:r>
      <w:r w:rsidR="00423F3C" w:rsidRPr="00AE55CC">
        <w:rPr>
          <w:rFonts w:ascii="Times New Roman" w:hAnsi="Times New Roman" w:cs="Times New Roman"/>
          <w:sz w:val="28"/>
          <w:szCs w:val="28"/>
        </w:rPr>
        <w:t xml:space="preserve">between the two </w:t>
      </w:r>
      <w:r w:rsidRPr="00AE55CC">
        <w:rPr>
          <w:rFonts w:ascii="Times New Roman" w:hAnsi="Times New Roman" w:cs="Times New Roman"/>
          <w:sz w:val="28"/>
          <w:szCs w:val="28"/>
        </w:rPr>
        <w:t xml:space="preserve">and </w:t>
      </w:r>
      <w:r w:rsidR="00423F3C" w:rsidRPr="00AE55CC">
        <w:rPr>
          <w:rFonts w:ascii="Times New Roman" w:hAnsi="Times New Roman" w:cs="Times New Roman"/>
          <w:sz w:val="28"/>
          <w:szCs w:val="28"/>
        </w:rPr>
        <w:t xml:space="preserve">it </w:t>
      </w:r>
      <w:r w:rsidRPr="00AE55CC">
        <w:rPr>
          <w:rFonts w:ascii="Times New Roman" w:hAnsi="Times New Roman" w:cs="Times New Roman"/>
          <w:sz w:val="28"/>
          <w:szCs w:val="28"/>
        </w:rPr>
        <w:t xml:space="preserve">is so strong that it can </w:t>
      </w:r>
      <w:r w:rsidR="00423F3C" w:rsidRPr="00AE55CC">
        <w:rPr>
          <w:rFonts w:ascii="Times New Roman" w:hAnsi="Times New Roman" w:cs="Times New Roman"/>
          <w:sz w:val="28"/>
          <w:szCs w:val="28"/>
        </w:rPr>
        <w:t>overcome</w:t>
      </w:r>
      <w:r w:rsidRPr="00AE55CC">
        <w:rPr>
          <w:rFonts w:ascii="Times New Roman" w:hAnsi="Times New Roman" w:cs="Times New Roman"/>
          <w:sz w:val="28"/>
          <w:szCs w:val="28"/>
        </w:rPr>
        <w:t xml:space="preserve"> </w:t>
      </w:r>
      <w:r w:rsidR="009B1035" w:rsidRPr="00AE55CC">
        <w:rPr>
          <w:rFonts w:ascii="Times New Roman" w:hAnsi="Times New Roman" w:cs="Times New Roman"/>
          <w:sz w:val="28"/>
          <w:szCs w:val="28"/>
        </w:rPr>
        <w:t xml:space="preserve">all </w:t>
      </w:r>
      <w:r w:rsidR="00423F3C" w:rsidRPr="00AE55CC">
        <w:rPr>
          <w:rFonts w:ascii="Times New Roman" w:hAnsi="Times New Roman" w:cs="Times New Roman"/>
          <w:sz w:val="28"/>
          <w:szCs w:val="28"/>
        </w:rPr>
        <w:t xml:space="preserve">the </w:t>
      </w:r>
      <w:r w:rsidRPr="00AE55CC">
        <w:rPr>
          <w:rFonts w:ascii="Times New Roman" w:hAnsi="Times New Roman" w:cs="Times New Roman"/>
          <w:sz w:val="28"/>
          <w:szCs w:val="28"/>
        </w:rPr>
        <w:t xml:space="preserve">small </w:t>
      </w:r>
      <w:r w:rsidR="00423F3C" w:rsidRPr="00AE55CC">
        <w:rPr>
          <w:rFonts w:ascii="Times New Roman" w:hAnsi="Times New Roman" w:cs="Times New Roman"/>
          <w:sz w:val="28"/>
          <w:szCs w:val="28"/>
        </w:rPr>
        <w:t xml:space="preserve">existing </w:t>
      </w:r>
      <w:r w:rsidRPr="00AE55CC">
        <w:rPr>
          <w:rFonts w:ascii="Times New Roman" w:hAnsi="Times New Roman" w:cs="Times New Roman"/>
          <w:sz w:val="28"/>
          <w:szCs w:val="28"/>
        </w:rPr>
        <w:t>differences.</w:t>
      </w:r>
    </w:p>
    <w:p w14:paraId="4F89B9CE" w14:textId="77777777" w:rsidR="00CC1A6D" w:rsidRPr="00AE55CC" w:rsidRDefault="00423F3C"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Extremism and </w:t>
      </w:r>
      <w:ins w:id="32" w:author="David Marshall" w:date="2020-10-26T10:25:00Z">
        <w:r w:rsidR="00877E92">
          <w:rPr>
            <w:rFonts w:ascii="Times New Roman" w:hAnsi="Times New Roman" w:cs="Times New Roman"/>
            <w:sz w:val="28"/>
            <w:szCs w:val="28"/>
          </w:rPr>
          <w:t xml:space="preserve">the </w:t>
        </w:r>
      </w:ins>
      <w:r w:rsidR="009B1035" w:rsidRPr="00AE55CC">
        <w:rPr>
          <w:rFonts w:ascii="Times New Roman" w:hAnsi="Times New Roman" w:cs="Times New Roman"/>
          <w:sz w:val="28"/>
          <w:szCs w:val="28"/>
        </w:rPr>
        <w:t>tendency</w:t>
      </w:r>
      <w:r w:rsidRPr="00AE55CC">
        <w:rPr>
          <w:rFonts w:ascii="Times New Roman" w:hAnsi="Times New Roman" w:cs="Times New Roman"/>
          <w:sz w:val="28"/>
          <w:szCs w:val="28"/>
        </w:rPr>
        <w:t xml:space="preserve"> to</w:t>
      </w:r>
      <w:r w:rsidR="009B1035" w:rsidRPr="00AE55CC">
        <w:rPr>
          <w:rFonts w:ascii="Times New Roman" w:hAnsi="Times New Roman" w:cs="Times New Roman"/>
          <w:sz w:val="28"/>
          <w:szCs w:val="28"/>
        </w:rPr>
        <w:t>wards</w:t>
      </w:r>
      <w:r w:rsidRPr="00AE55CC">
        <w:rPr>
          <w:rFonts w:ascii="Times New Roman" w:hAnsi="Times New Roman" w:cs="Times New Roman"/>
          <w:sz w:val="28"/>
          <w:szCs w:val="28"/>
        </w:rPr>
        <w:t xml:space="preserve"> violence in the sense of excluding others </w:t>
      </w:r>
      <w:r w:rsidR="009B1035" w:rsidRPr="00AE55CC">
        <w:rPr>
          <w:rFonts w:ascii="Times New Roman" w:hAnsi="Times New Roman" w:cs="Times New Roman"/>
          <w:sz w:val="28"/>
          <w:szCs w:val="28"/>
        </w:rPr>
        <w:t xml:space="preserve">and excommunicating them </w:t>
      </w:r>
      <w:proofErr w:type="gramStart"/>
      <w:r w:rsidRPr="00AE55CC">
        <w:rPr>
          <w:rFonts w:ascii="Times New Roman" w:hAnsi="Times New Roman" w:cs="Times New Roman"/>
          <w:sz w:val="28"/>
          <w:szCs w:val="28"/>
        </w:rPr>
        <w:t>ha</w:t>
      </w:r>
      <w:r w:rsidR="00CB60D0" w:rsidRPr="00AE55CC">
        <w:rPr>
          <w:rFonts w:ascii="Times New Roman" w:hAnsi="Times New Roman" w:cs="Times New Roman"/>
          <w:sz w:val="28"/>
          <w:szCs w:val="28"/>
        </w:rPr>
        <w:t>ve</w:t>
      </w:r>
      <w:r w:rsidRPr="00AE55CC">
        <w:rPr>
          <w:rFonts w:ascii="Times New Roman" w:hAnsi="Times New Roman" w:cs="Times New Roman"/>
          <w:sz w:val="28"/>
          <w:szCs w:val="28"/>
        </w:rPr>
        <w:t xml:space="preserve"> never been accepted</w:t>
      </w:r>
      <w:proofErr w:type="gramEnd"/>
      <w:r w:rsidRPr="00AE55CC">
        <w:rPr>
          <w:rFonts w:ascii="Times New Roman" w:hAnsi="Times New Roman" w:cs="Times New Roman"/>
          <w:sz w:val="28"/>
          <w:szCs w:val="28"/>
        </w:rPr>
        <w:t xml:space="preserve"> in Islam and Christianity. </w:t>
      </w:r>
      <w:del w:id="33" w:author="David Marshall" w:date="2020-10-26T10:25:00Z">
        <w:r w:rsidRPr="00AE55CC" w:rsidDel="00877E92">
          <w:rPr>
            <w:rFonts w:ascii="Times New Roman" w:hAnsi="Times New Roman" w:cs="Times New Roman"/>
            <w:sz w:val="28"/>
            <w:szCs w:val="28"/>
          </w:rPr>
          <w:delText>Because the r</w:delText>
        </w:r>
      </w:del>
      <w:ins w:id="34" w:author="David Marshall" w:date="2020-10-26T10:25:00Z">
        <w:r w:rsidR="00877E92">
          <w:rPr>
            <w:rFonts w:ascii="Times New Roman" w:hAnsi="Times New Roman" w:cs="Times New Roman"/>
            <w:sz w:val="28"/>
            <w:szCs w:val="28"/>
          </w:rPr>
          <w:t>R</w:t>
        </w:r>
      </w:ins>
      <w:r w:rsidRPr="00AE55CC">
        <w:rPr>
          <w:rFonts w:ascii="Times New Roman" w:hAnsi="Times New Roman" w:cs="Times New Roman"/>
          <w:sz w:val="28"/>
          <w:szCs w:val="28"/>
        </w:rPr>
        <w:t xml:space="preserve">eligion </w:t>
      </w:r>
      <w:del w:id="35" w:author="David Marshall" w:date="2020-10-26T10:26:00Z">
        <w:r w:rsidRPr="00AE55CC" w:rsidDel="00877E92">
          <w:rPr>
            <w:rFonts w:ascii="Times New Roman" w:hAnsi="Times New Roman" w:cs="Times New Roman"/>
            <w:sz w:val="28"/>
            <w:szCs w:val="28"/>
          </w:rPr>
          <w:delText xml:space="preserve">that </w:delText>
        </w:r>
      </w:del>
      <w:r w:rsidRPr="00AE55CC">
        <w:rPr>
          <w:rFonts w:ascii="Times New Roman" w:hAnsi="Times New Roman" w:cs="Times New Roman"/>
          <w:sz w:val="28"/>
          <w:szCs w:val="28"/>
        </w:rPr>
        <w:t>calls for rationality</w:t>
      </w:r>
      <w:ins w:id="36" w:author="David Marshall" w:date="2020-10-26T10:26:00Z">
        <w:r w:rsidR="00877E92">
          <w:rPr>
            <w:rFonts w:ascii="Times New Roman" w:hAnsi="Times New Roman" w:cs="Times New Roman"/>
            <w:sz w:val="28"/>
            <w:szCs w:val="28"/>
          </w:rPr>
          <w:t xml:space="preserve"> and</w:t>
        </w:r>
      </w:ins>
      <w:del w:id="37" w:author="David Marshall" w:date="2020-10-26T10:26:00Z">
        <w:r w:rsidRPr="00AE55CC" w:rsidDel="00877E92">
          <w:rPr>
            <w:rFonts w:ascii="Times New Roman" w:hAnsi="Times New Roman" w:cs="Times New Roman"/>
            <w:sz w:val="28"/>
            <w:szCs w:val="28"/>
          </w:rPr>
          <w:delText>,</w:delText>
        </w:r>
      </w:del>
      <w:r w:rsidRPr="00AE55CC">
        <w:rPr>
          <w:rFonts w:ascii="Times New Roman" w:hAnsi="Times New Roman" w:cs="Times New Roman"/>
          <w:sz w:val="28"/>
          <w:szCs w:val="28"/>
        </w:rPr>
        <w:t xml:space="preserve"> closes the way to violence</w:t>
      </w:r>
      <w:ins w:id="38" w:author="David Marshall" w:date="2020-10-26T10:26:00Z">
        <w:r w:rsidR="00877E92">
          <w:rPr>
            <w:rFonts w:ascii="Times New Roman" w:hAnsi="Times New Roman" w:cs="Times New Roman"/>
            <w:sz w:val="28"/>
            <w:szCs w:val="28"/>
          </w:rPr>
          <w:t xml:space="preserve">, but </w:t>
        </w:r>
      </w:ins>
      <w:del w:id="39" w:author="David Marshall" w:date="2020-10-26T10:26:00Z">
        <w:r w:rsidRPr="00AE55CC" w:rsidDel="00877E92">
          <w:rPr>
            <w:rFonts w:ascii="Times New Roman" w:hAnsi="Times New Roman" w:cs="Times New Roman"/>
            <w:sz w:val="28"/>
            <w:szCs w:val="28"/>
          </w:rPr>
          <w:delText xml:space="preserve"> first, for</w:delText>
        </w:r>
        <w:r w:rsidR="009B1035" w:rsidRPr="00AE55CC" w:rsidDel="00877E92">
          <w:rPr>
            <w:rFonts w:ascii="Times New Roman" w:hAnsi="Times New Roman" w:cs="Times New Roman"/>
            <w:sz w:val="28"/>
            <w:szCs w:val="28"/>
          </w:rPr>
          <w:delText>,</w:delText>
        </w:r>
        <w:r w:rsidRPr="00AE55CC" w:rsidDel="00877E92">
          <w:rPr>
            <w:rFonts w:ascii="Times New Roman" w:hAnsi="Times New Roman" w:cs="Times New Roman"/>
            <w:sz w:val="28"/>
            <w:szCs w:val="28"/>
          </w:rPr>
          <w:delText xml:space="preserve"> </w:delText>
        </w:r>
      </w:del>
      <w:r w:rsidRPr="00AE55CC">
        <w:rPr>
          <w:rFonts w:ascii="Times New Roman" w:hAnsi="Times New Roman" w:cs="Times New Roman"/>
          <w:sz w:val="28"/>
          <w:szCs w:val="28"/>
        </w:rPr>
        <w:lastRenderedPageBreak/>
        <w:t xml:space="preserve">violence arises </w:t>
      </w:r>
      <w:del w:id="40" w:author="David Marshall" w:date="2020-10-26T10:26:00Z">
        <w:r w:rsidRPr="00AE55CC" w:rsidDel="00877E92">
          <w:rPr>
            <w:rFonts w:ascii="Times New Roman" w:hAnsi="Times New Roman" w:cs="Times New Roman"/>
            <w:sz w:val="28"/>
            <w:szCs w:val="28"/>
          </w:rPr>
          <w:delText xml:space="preserve">when </w:delText>
        </w:r>
      </w:del>
      <w:ins w:id="41" w:author="David Marshall" w:date="2020-10-26T10:26:00Z">
        <w:r w:rsidR="00877E92">
          <w:rPr>
            <w:rFonts w:ascii="Times New Roman" w:hAnsi="Times New Roman" w:cs="Times New Roman"/>
            <w:sz w:val="28"/>
            <w:szCs w:val="28"/>
          </w:rPr>
          <w:t>in the absence of</w:t>
        </w:r>
        <w:r w:rsidR="00877E92" w:rsidRPr="00AE55CC">
          <w:rPr>
            <w:rFonts w:ascii="Times New Roman" w:hAnsi="Times New Roman" w:cs="Times New Roman"/>
            <w:sz w:val="28"/>
            <w:szCs w:val="28"/>
          </w:rPr>
          <w:t xml:space="preserve"> </w:t>
        </w:r>
      </w:ins>
      <w:r w:rsidRPr="00AE55CC">
        <w:rPr>
          <w:rFonts w:ascii="Times New Roman" w:hAnsi="Times New Roman" w:cs="Times New Roman"/>
          <w:sz w:val="28"/>
          <w:szCs w:val="28"/>
        </w:rPr>
        <w:t>rationality</w:t>
      </w:r>
      <w:del w:id="42" w:author="David Marshall" w:date="2020-10-26T10:26:00Z">
        <w:r w:rsidRPr="00AE55CC" w:rsidDel="00877E92">
          <w:rPr>
            <w:rFonts w:ascii="Times New Roman" w:hAnsi="Times New Roman" w:cs="Times New Roman"/>
            <w:sz w:val="28"/>
            <w:szCs w:val="28"/>
          </w:rPr>
          <w:delText xml:space="preserve"> goes away</w:delText>
        </w:r>
      </w:del>
      <w:r w:rsidRPr="00AE55CC">
        <w:rPr>
          <w:rFonts w:ascii="Times New Roman" w:hAnsi="Times New Roman" w:cs="Times New Roman"/>
          <w:sz w:val="28"/>
          <w:szCs w:val="28"/>
        </w:rPr>
        <w:t xml:space="preserve">. Dialogue </w:t>
      </w:r>
      <w:proofErr w:type="gramStart"/>
      <w:r w:rsidRPr="00AE55CC">
        <w:rPr>
          <w:rFonts w:ascii="Times New Roman" w:hAnsi="Times New Roman" w:cs="Times New Roman"/>
          <w:sz w:val="28"/>
          <w:szCs w:val="28"/>
        </w:rPr>
        <w:t>is also</w:t>
      </w:r>
      <w:proofErr w:type="gramEnd"/>
      <w:r w:rsidRPr="00AE55CC">
        <w:rPr>
          <w:rFonts w:ascii="Times New Roman" w:hAnsi="Times New Roman" w:cs="Times New Roman"/>
          <w:sz w:val="28"/>
          <w:szCs w:val="28"/>
        </w:rPr>
        <w:t xml:space="preserve"> an important element in exercising rationality and avoiding violence. We have always welcomed dialogue with you in the past years and we believe that it has </w:t>
      </w:r>
      <w:r w:rsidR="009B1035" w:rsidRPr="00AE55CC">
        <w:rPr>
          <w:rFonts w:ascii="Times New Roman" w:hAnsi="Times New Roman" w:cs="Times New Roman"/>
          <w:sz w:val="28"/>
          <w:szCs w:val="28"/>
        </w:rPr>
        <w:t>proved to be</w:t>
      </w:r>
      <w:r w:rsidRPr="00AE55CC">
        <w:rPr>
          <w:rFonts w:ascii="Times New Roman" w:hAnsi="Times New Roman" w:cs="Times New Roman"/>
          <w:sz w:val="28"/>
          <w:szCs w:val="28"/>
        </w:rPr>
        <w:t xml:space="preserve"> useful for both of us, and now that we have </w:t>
      </w:r>
      <w:r w:rsidR="00CC1A6D" w:rsidRPr="00AE55CC">
        <w:rPr>
          <w:rFonts w:ascii="Times New Roman" w:hAnsi="Times New Roman" w:cs="Times New Roman"/>
          <w:sz w:val="28"/>
          <w:szCs w:val="28"/>
        </w:rPr>
        <w:t>put behind</w:t>
      </w:r>
      <w:r w:rsidRPr="00AE55CC">
        <w:rPr>
          <w:rFonts w:ascii="Times New Roman" w:hAnsi="Times New Roman" w:cs="Times New Roman"/>
          <w:sz w:val="28"/>
          <w:szCs w:val="28"/>
        </w:rPr>
        <w:t xml:space="preserve"> the past, I hope that we will </w:t>
      </w:r>
      <w:r w:rsidR="00CC1A6D" w:rsidRPr="00AE55CC">
        <w:rPr>
          <w:rFonts w:ascii="Times New Roman" w:hAnsi="Times New Roman" w:cs="Times New Roman"/>
          <w:sz w:val="28"/>
          <w:szCs w:val="28"/>
        </w:rPr>
        <w:t>go on with these dialogues</w:t>
      </w:r>
      <w:r w:rsidRPr="00AE55CC">
        <w:rPr>
          <w:rFonts w:ascii="Times New Roman" w:hAnsi="Times New Roman" w:cs="Times New Roman"/>
          <w:sz w:val="28"/>
          <w:szCs w:val="28"/>
        </w:rPr>
        <w:t xml:space="preserve"> more purposefully than in the past. Dialogues </w:t>
      </w:r>
      <w:r w:rsidR="00CC1A6D" w:rsidRPr="00AE55CC">
        <w:rPr>
          <w:rFonts w:ascii="Times New Roman" w:hAnsi="Times New Roman" w:cs="Times New Roman"/>
          <w:sz w:val="28"/>
          <w:szCs w:val="28"/>
        </w:rPr>
        <w:t>for</w:t>
      </w:r>
      <w:r w:rsidRPr="00AE55CC">
        <w:rPr>
          <w:rFonts w:ascii="Times New Roman" w:hAnsi="Times New Roman" w:cs="Times New Roman"/>
          <w:sz w:val="28"/>
          <w:szCs w:val="28"/>
        </w:rPr>
        <w:t xml:space="preserve"> find</w:t>
      </w:r>
      <w:r w:rsidR="00CC1A6D" w:rsidRPr="00AE55CC">
        <w:rPr>
          <w:rFonts w:ascii="Times New Roman" w:hAnsi="Times New Roman" w:cs="Times New Roman"/>
          <w:sz w:val="28"/>
          <w:szCs w:val="28"/>
        </w:rPr>
        <w:t>ing</w:t>
      </w:r>
      <w:r w:rsidRPr="00AE55CC">
        <w:rPr>
          <w:rFonts w:ascii="Times New Roman" w:hAnsi="Times New Roman" w:cs="Times New Roman"/>
          <w:sz w:val="28"/>
          <w:szCs w:val="28"/>
        </w:rPr>
        <w:t xml:space="preserve"> solutions to the crises and problems facing humanity can provide an effective </w:t>
      </w:r>
      <w:r w:rsidR="00CC1A6D" w:rsidRPr="00AE55CC">
        <w:rPr>
          <w:rFonts w:ascii="Times New Roman" w:hAnsi="Times New Roman" w:cs="Times New Roman"/>
          <w:sz w:val="28"/>
          <w:szCs w:val="28"/>
        </w:rPr>
        <w:t>vision</w:t>
      </w:r>
      <w:ins w:id="43" w:author="David Marshall" w:date="2020-10-26T10:27:00Z">
        <w:r w:rsidR="00877E92">
          <w:rPr>
            <w:rFonts w:ascii="Times New Roman" w:hAnsi="Times New Roman" w:cs="Times New Roman"/>
            <w:sz w:val="28"/>
            <w:szCs w:val="28"/>
          </w:rPr>
          <w:t xml:space="preserve">, </w:t>
        </w:r>
      </w:ins>
      <w:del w:id="44" w:author="David Marshall" w:date="2020-10-26T10:27:00Z">
        <w:r w:rsidRPr="00AE55CC" w:rsidDel="00877E92">
          <w:rPr>
            <w:rFonts w:ascii="Times New Roman" w:hAnsi="Times New Roman" w:cs="Times New Roman"/>
            <w:sz w:val="28"/>
            <w:szCs w:val="28"/>
          </w:rPr>
          <w:delText>. A</w:delText>
        </w:r>
      </w:del>
      <w:ins w:id="45" w:author="David Marshall" w:date="2020-10-26T10:27:00Z">
        <w:r w:rsidR="00877E92">
          <w:rPr>
            <w:rFonts w:ascii="Times New Roman" w:hAnsi="Times New Roman" w:cs="Times New Roman"/>
            <w:sz w:val="28"/>
            <w:szCs w:val="28"/>
          </w:rPr>
          <w:t>a</w:t>
        </w:r>
      </w:ins>
      <w:bookmarkStart w:id="46" w:name="_GoBack"/>
      <w:bookmarkEnd w:id="46"/>
      <w:r w:rsidRPr="00AE55CC">
        <w:rPr>
          <w:rFonts w:ascii="Times New Roman" w:hAnsi="Times New Roman" w:cs="Times New Roman"/>
          <w:sz w:val="28"/>
          <w:szCs w:val="28"/>
        </w:rPr>
        <w:t xml:space="preserve"> </w:t>
      </w:r>
      <w:r w:rsidR="00CC1A6D" w:rsidRPr="00AE55CC">
        <w:rPr>
          <w:rFonts w:ascii="Times New Roman" w:hAnsi="Times New Roman" w:cs="Times New Roman"/>
          <w:sz w:val="28"/>
          <w:szCs w:val="28"/>
        </w:rPr>
        <w:t>vision</w:t>
      </w:r>
      <w:r w:rsidRPr="00AE55CC">
        <w:rPr>
          <w:rFonts w:ascii="Times New Roman" w:hAnsi="Times New Roman" w:cs="Times New Roman"/>
          <w:sz w:val="28"/>
          <w:szCs w:val="28"/>
        </w:rPr>
        <w:t xml:space="preserve"> that </w:t>
      </w:r>
      <w:r w:rsidR="00CC1A6D" w:rsidRPr="00AE55CC">
        <w:rPr>
          <w:rFonts w:ascii="Times New Roman" w:hAnsi="Times New Roman" w:cs="Times New Roman"/>
          <w:sz w:val="28"/>
          <w:szCs w:val="28"/>
        </w:rPr>
        <w:t xml:space="preserve">would </w:t>
      </w:r>
      <w:r w:rsidRPr="00AE55CC">
        <w:rPr>
          <w:rFonts w:ascii="Times New Roman" w:hAnsi="Times New Roman" w:cs="Times New Roman"/>
          <w:sz w:val="28"/>
          <w:szCs w:val="28"/>
        </w:rPr>
        <w:t xml:space="preserve">bring humanity closer to peace and </w:t>
      </w:r>
      <w:r w:rsidR="00CC1A6D" w:rsidRPr="00AE55CC">
        <w:rPr>
          <w:rFonts w:ascii="Times New Roman" w:hAnsi="Times New Roman" w:cs="Times New Roman"/>
          <w:sz w:val="28"/>
          <w:szCs w:val="28"/>
        </w:rPr>
        <w:t xml:space="preserve">would </w:t>
      </w:r>
      <w:r w:rsidRPr="00AE55CC">
        <w:rPr>
          <w:rFonts w:ascii="Times New Roman" w:hAnsi="Times New Roman" w:cs="Times New Roman"/>
          <w:sz w:val="28"/>
          <w:szCs w:val="28"/>
        </w:rPr>
        <w:t xml:space="preserve">isolate enmity and </w:t>
      </w:r>
      <w:r w:rsidR="00CC1A6D" w:rsidRPr="00AE55CC">
        <w:rPr>
          <w:rFonts w:ascii="Times New Roman" w:hAnsi="Times New Roman" w:cs="Times New Roman"/>
          <w:sz w:val="28"/>
          <w:szCs w:val="28"/>
        </w:rPr>
        <w:t>a</w:t>
      </w:r>
      <w:r w:rsidRPr="00AE55CC">
        <w:rPr>
          <w:rFonts w:ascii="Times New Roman" w:hAnsi="Times New Roman" w:cs="Times New Roman"/>
          <w:sz w:val="28"/>
          <w:szCs w:val="28"/>
        </w:rPr>
        <w:t>n</w:t>
      </w:r>
      <w:r w:rsidR="00CC1A6D" w:rsidRPr="00AE55CC">
        <w:rPr>
          <w:rFonts w:ascii="Times New Roman" w:hAnsi="Times New Roman" w:cs="Times New Roman"/>
          <w:sz w:val="28"/>
          <w:szCs w:val="28"/>
        </w:rPr>
        <w:t>i</w:t>
      </w:r>
      <w:r w:rsidRPr="00AE55CC">
        <w:rPr>
          <w:rFonts w:ascii="Times New Roman" w:hAnsi="Times New Roman" w:cs="Times New Roman"/>
          <w:sz w:val="28"/>
          <w:szCs w:val="28"/>
        </w:rPr>
        <w:t>m</w:t>
      </w:r>
      <w:r w:rsidR="00CC1A6D" w:rsidRPr="00AE55CC">
        <w:rPr>
          <w:rFonts w:ascii="Times New Roman" w:hAnsi="Times New Roman" w:cs="Times New Roman"/>
          <w:sz w:val="28"/>
          <w:szCs w:val="28"/>
        </w:rPr>
        <w:t>os</w:t>
      </w:r>
      <w:r w:rsidRPr="00AE55CC">
        <w:rPr>
          <w:rFonts w:ascii="Times New Roman" w:hAnsi="Times New Roman" w:cs="Times New Roman"/>
          <w:sz w:val="28"/>
          <w:szCs w:val="28"/>
        </w:rPr>
        <w:t xml:space="preserve">ity </w:t>
      </w:r>
      <w:r w:rsidR="00CC1A6D" w:rsidRPr="00AE55CC">
        <w:rPr>
          <w:rFonts w:ascii="Times New Roman" w:hAnsi="Times New Roman" w:cs="Times New Roman"/>
          <w:sz w:val="28"/>
          <w:szCs w:val="28"/>
        </w:rPr>
        <w:t>in the</w:t>
      </w:r>
      <w:r w:rsidRPr="00AE55CC">
        <w:rPr>
          <w:rFonts w:ascii="Times New Roman" w:hAnsi="Times New Roman" w:cs="Times New Roman"/>
          <w:sz w:val="28"/>
          <w:szCs w:val="28"/>
        </w:rPr>
        <w:t xml:space="preserve"> human</w:t>
      </w:r>
      <w:r w:rsidR="00CC1A6D" w:rsidRPr="00AE55CC">
        <w:rPr>
          <w:rFonts w:ascii="Times New Roman" w:hAnsi="Times New Roman" w:cs="Times New Roman"/>
          <w:sz w:val="28"/>
          <w:szCs w:val="28"/>
        </w:rPr>
        <w:t xml:space="preserve"> world</w:t>
      </w:r>
      <w:r w:rsidRPr="00AE55CC">
        <w:rPr>
          <w:rFonts w:ascii="Times New Roman" w:hAnsi="Times New Roman" w:cs="Times New Roman"/>
          <w:sz w:val="28"/>
          <w:szCs w:val="28"/>
        </w:rPr>
        <w:t xml:space="preserve">. I </w:t>
      </w:r>
      <w:r w:rsidR="00CC1A6D" w:rsidRPr="00AE55CC">
        <w:rPr>
          <w:rFonts w:ascii="Times New Roman" w:hAnsi="Times New Roman" w:cs="Times New Roman"/>
          <w:sz w:val="28"/>
          <w:szCs w:val="28"/>
        </w:rPr>
        <w:t>can visualize that</w:t>
      </w:r>
      <w:r w:rsidRPr="00AE55CC">
        <w:rPr>
          <w:rFonts w:ascii="Times New Roman" w:hAnsi="Times New Roman" w:cs="Times New Roman"/>
          <w:sz w:val="28"/>
          <w:szCs w:val="28"/>
        </w:rPr>
        <w:t xml:space="preserve"> day and I </w:t>
      </w:r>
      <w:r w:rsidR="00CC1A6D" w:rsidRPr="00AE55CC">
        <w:rPr>
          <w:rFonts w:ascii="Times New Roman" w:hAnsi="Times New Roman" w:cs="Times New Roman"/>
          <w:sz w:val="28"/>
          <w:szCs w:val="28"/>
        </w:rPr>
        <w:t xml:space="preserve">have </w:t>
      </w:r>
      <w:r w:rsidRPr="00AE55CC">
        <w:rPr>
          <w:rFonts w:ascii="Times New Roman" w:hAnsi="Times New Roman" w:cs="Times New Roman"/>
          <w:sz w:val="28"/>
          <w:szCs w:val="28"/>
        </w:rPr>
        <w:t xml:space="preserve">hope </w:t>
      </w:r>
      <w:r w:rsidR="00CC1A6D" w:rsidRPr="00AE55CC">
        <w:rPr>
          <w:rFonts w:ascii="Times New Roman" w:hAnsi="Times New Roman" w:cs="Times New Roman"/>
          <w:sz w:val="28"/>
          <w:szCs w:val="28"/>
        </w:rPr>
        <w:t>in</w:t>
      </w:r>
      <w:r w:rsidRPr="00AE55CC">
        <w:rPr>
          <w:rFonts w:ascii="Times New Roman" w:hAnsi="Times New Roman" w:cs="Times New Roman"/>
          <w:sz w:val="28"/>
          <w:szCs w:val="28"/>
        </w:rPr>
        <w:t xml:space="preserve"> God</w:t>
      </w:r>
      <w:r w:rsidR="00CC1A6D" w:rsidRPr="00AE55CC">
        <w:rPr>
          <w:rFonts w:ascii="Times New Roman" w:hAnsi="Times New Roman" w:cs="Times New Roman"/>
          <w:sz w:val="28"/>
          <w:szCs w:val="28"/>
        </w:rPr>
        <w:t>’</w:t>
      </w:r>
      <w:r w:rsidRPr="00AE55CC">
        <w:rPr>
          <w:rFonts w:ascii="Times New Roman" w:hAnsi="Times New Roman" w:cs="Times New Roman"/>
          <w:sz w:val="28"/>
          <w:szCs w:val="28"/>
        </w:rPr>
        <w:t xml:space="preserve">s </w:t>
      </w:r>
      <w:r w:rsidR="00CC1A6D" w:rsidRPr="00AE55CC">
        <w:rPr>
          <w:rFonts w:ascii="Times New Roman" w:hAnsi="Times New Roman" w:cs="Times New Roman"/>
          <w:sz w:val="28"/>
          <w:szCs w:val="28"/>
        </w:rPr>
        <w:t>blessings in this regard. We sincerely and always extend our hand in friendship</w:t>
      </w:r>
      <w:r w:rsidRPr="00AE55CC">
        <w:rPr>
          <w:rFonts w:ascii="Times New Roman" w:hAnsi="Times New Roman" w:cs="Times New Roman"/>
          <w:sz w:val="28"/>
          <w:szCs w:val="28"/>
        </w:rPr>
        <w:t xml:space="preserve"> and </w:t>
      </w:r>
      <w:r w:rsidR="00CC1A6D" w:rsidRPr="00AE55CC">
        <w:rPr>
          <w:rFonts w:ascii="Times New Roman" w:hAnsi="Times New Roman" w:cs="Times New Roman"/>
          <w:sz w:val="28"/>
          <w:szCs w:val="28"/>
        </w:rPr>
        <w:t xml:space="preserve">for </w:t>
      </w:r>
      <w:r w:rsidRPr="00AE55CC">
        <w:rPr>
          <w:rFonts w:ascii="Times New Roman" w:hAnsi="Times New Roman" w:cs="Times New Roman"/>
          <w:sz w:val="28"/>
          <w:szCs w:val="28"/>
        </w:rPr>
        <w:t>cooperation to our friends.</w:t>
      </w:r>
    </w:p>
    <w:p w14:paraId="71A9E80D" w14:textId="77777777" w:rsidR="00423F3C" w:rsidRPr="00AE55CC" w:rsidRDefault="009B1035"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 xml:space="preserve">Once </w:t>
      </w:r>
      <w:r w:rsidR="00423F3C" w:rsidRPr="00AE55CC">
        <w:rPr>
          <w:rFonts w:ascii="Times New Roman" w:hAnsi="Times New Roman" w:cs="Times New Roman"/>
          <w:sz w:val="28"/>
          <w:szCs w:val="28"/>
        </w:rPr>
        <w:t xml:space="preserve">again </w:t>
      </w:r>
      <w:r w:rsidRPr="00AE55CC">
        <w:rPr>
          <w:rFonts w:ascii="Times New Roman" w:hAnsi="Times New Roman" w:cs="Times New Roman"/>
          <w:sz w:val="28"/>
          <w:szCs w:val="28"/>
        </w:rPr>
        <w:t xml:space="preserve">my thanks </w:t>
      </w:r>
      <w:r w:rsidR="00423F3C" w:rsidRPr="00AE55CC">
        <w:rPr>
          <w:rFonts w:ascii="Times New Roman" w:hAnsi="Times New Roman" w:cs="Times New Roman"/>
          <w:sz w:val="28"/>
          <w:szCs w:val="28"/>
        </w:rPr>
        <w:t>to you and my friends at the World Council of Churches.</w:t>
      </w:r>
    </w:p>
    <w:p w14:paraId="1E384139" w14:textId="77777777" w:rsidR="003D6F81" w:rsidRPr="00AE55CC" w:rsidRDefault="003D6F81" w:rsidP="00AE55CC">
      <w:pPr>
        <w:spacing w:line="360" w:lineRule="auto"/>
        <w:jc w:val="both"/>
        <w:rPr>
          <w:rFonts w:ascii="Times New Roman" w:hAnsi="Times New Roman" w:cs="Times New Roman"/>
          <w:sz w:val="28"/>
          <w:szCs w:val="28"/>
        </w:rPr>
      </w:pPr>
      <w:proofErr w:type="spellStart"/>
      <w:r w:rsidRPr="00AE55CC">
        <w:rPr>
          <w:rFonts w:ascii="Times New Roman" w:hAnsi="Times New Roman" w:cs="Times New Roman"/>
          <w:sz w:val="28"/>
          <w:szCs w:val="28"/>
        </w:rPr>
        <w:t>Abouzar</w:t>
      </w:r>
      <w:proofErr w:type="spellEnd"/>
      <w:r w:rsidRPr="00AE55CC">
        <w:rPr>
          <w:rFonts w:ascii="Times New Roman" w:hAnsi="Times New Roman" w:cs="Times New Roman"/>
          <w:sz w:val="28"/>
          <w:szCs w:val="28"/>
        </w:rPr>
        <w:t xml:space="preserve"> </w:t>
      </w:r>
      <w:proofErr w:type="spellStart"/>
      <w:r w:rsidRPr="00AE55CC">
        <w:rPr>
          <w:rFonts w:ascii="Times New Roman" w:hAnsi="Times New Roman" w:cs="Times New Roman"/>
          <w:sz w:val="28"/>
          <w:szCs w:val="28"/>
        </w:rPr>
        <w:t>Ebrahimi</w:t>
      </w:r>
      <w:proofErr w:type="spellEnd"/>
    </w:p>
    <w:p w14:paraId="6F2ADCFA" w14:textId="77777777" w:rsidR="00E37C05" w:rsidRPr="00AE55CC" w:rsidRDefault="00E37C05"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President,</w:t>
      </w:r>
    </w:p>
    <w:p w14:paraId="5A6C68A4" w14:textId="77777777" w:rsidR="00E37C05" w:rsidRPr="00AE55CC" w:rsidRDefault="00E37C05" w:rsidP="00AE55CC">
      <w:pPr>
        <w:spacing w:line="360" w:lineRule="auto"/>
        <w:jc w:val="both"/>
        <w:rPr>
          <w:rFonts w:ascii="Times New Roman" w:hAnsi="Times New Roman" w:cs="Times New Roman"/>
          <w:sz w:val="28"/>
          <w:szCs w:val="28"/>
        </w:rPr>
      </w:pPr>
      <w:r w:rsidRPr="00AE55CC">
        <w:rPr>
          <w:rFonts w:ascii="Times New Roman" w:hAnsi="Times New Roman" w:cs="Times New Roman"/>
          <w:sz w:val="28"/>
          <w:szCs w:val="28"/>
        </w:rPr>
        <w:t>Islamic Culture and Relations Organization</w:t>
      </w:r>
    </w:p>
    <w:sectPr w:rsidR="00E37C05" w:rsidRPr="00AE55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David Marshall" w:date="2020-10-26T10:13:00Z" w:initials="DM">
    <w:p w14:paraId="7A2049AC" w14:textId="77777777" w:rsidR="00745894" w:rsidRDefault="00745894">
      <w:pPr>
        <w:pStyle w:val="CommentText"/>
      </w:pPr>
      <w:r>
        <w:rPr>
          <w:rStyle w:val="CommentReference"/>
        </w:rPr>
        <w:annotationRef/>
      </w:r>
      <w:r>
        <w:t xml:space="preserve">We may need to change this. I am not sure if I will be there. As I said, it may be my colleague, </w:t>
      </w:r>
      <w:proofErr w:type="spellStart"/>
      <w:r>
        <w:t>Ms</w:t>
      </w:r>
      <w:proofErr w:type="spellEnd"/>
      <w:r>
        <w:t xml:space="preserve"> Carla </w:t>
      </w:r>
      <w:proofErr w:type="spellStart"/>
      <w:r>
        <w:t>Khijoyan</w:t>
      </w:r>
      <w:proofErr w:type="spellEnd"/>
      <w:r>
        <w:t>. If it is Carla, I will give you the details for her.</w:t>
      </w:r>
    </w:p>
    <w:p w14:paraId="43B75248" w14:textId="77777777" w:rsidR="00745894" w:rsidRDefault="00745894">
      <w:pPr>
        <w:pStyle w:val="CommentText"/>
      </w:pPr>
    </w:p>
    <w:p w14:paraId="6ADC70D7" w14:textId="77777777" w:rsidR="00745894" w:rsidRDefault="00745894">
      <w:pPr>
        <w:pStyle w:val="CommentText"/>
      </w:pPr>
      <w:r>
        <w:t xml:space="preserve">But maybe it is best simply to greet </w:t>
      </w:r>
      <w:proofErr w:type="spellStart"/>
      <w:r>
        <w:t>Dr</w:t>
      </w:r>
      <w:proofErr w:type="spellEnd"/>
      <w:r>
        <w:t xml:space="preserve"> </w:t>
      </w:r>
      <w:proofErr w:type="spellStart"/>
      <w:r>
        <w:t>Sauca</w:t>
      </w:r>
      <w:proofErr w:type="spellEnd"/>
      <w:r>
        <w:t xml:space="preserve">. There are no other people present, so ‘respected professors </w:t>
      </w:r>
      <w:proofErr w:type="spellStart"/>
      <w:r>
        <w:t>etc</w:t>
      </w:r>
      <w:proofErr w:type="spellEnd"/>
      <w:r>
        <w:t>’ may be better removed?</w:t>
      </w:r>
    </w:p>
  </w:comment>
  <w:comment w:id="6" w:author="David Marshall" w:date="2020-10-26T10:16:00Z" w:initials="DM">
    <w:p w14:paraId="25E1DC65" w14:textId="77777777" w:rsidR="00745894" w:rsidRDefault="00745894">
      <w:pPr>
        <w:pStyle w:val="CommentText"/>
      </w:pPr>
      <w:r>
        <w:rPr>
          <w:rStyle w:val="CommentReference"/>
        </w:rPr>
        <w:annotationRef/>
      </w:r>
      <w:r>
        <w:t>Since this is the first meeting of its kind, I do not understand how he can ‘once again’ attend it. This is not one of the actual dialogue meetings?</w:t>
      </w:r>
    </w:p>
  </w:comment>
  <w:comment w:id="16" w:author="David Marshall" w:date="2020-10-26T10:18:00Z" w:initials="DM">
    <w:p w14:paraId="64D0E4EF" w14:textId="77777777" w:rsidR="00745894" w:rsidRDefault="00745894">
      <w:pPr>
        <w:pStyle w:val="CommentText"/>
      </w:pPr>
      <w:r>
        <w:rPr>
          <w:rStyle w:val="CommentReference"/>
        </w:rPr>
        <w:annotationRef/>
      </w:r>
      <w:r>
        <w:t xml:space="preserve">I am not sure we know about this letter of </w:t>
      </w:r>
      <w:proofErr w:type="spellStart"/>
      <w:r>
        <w:t>Dr</w:t>
      </w:r>
      <w:proofErr w:type="spellEnd"/>
      <w:r>
        <w:t xml:space="preserve"> </w:t>
      </w:r>
      <w:proofErr w:type="spellStart"/>
      <w:r>
        <w:t>Ebrahimi</w:t>
      </w:r>
      <w:proofErr w:type="spellEnd"/>
      <w:r>
        <w:t>. Can you explain? Maybe add a bit here? ‘</w:t>
      </w:r>
      <w:proofErr w:type="gramStart"/>
      <w:r>
        <w:t>my</w:t>
      </w:r>
      <w:proofErr w:type="gramEnd"/>
      <w:r>
        <w:t xml:space="preserve"> letter on the occasion of …’ ‘my letter in which I called for …’ Something like that? And please send me a copy so Fr Ioan knows what the letter is.</w:t>
      </w:r>
    </w:p>
  </w:comment>
  <w:comment w:id="17" w:author="David Marshall" w:date="2020-10-26T10:20:00Z" w:initials="DM">
    <w:p w14:paraId="3CEB8149" w14:textId="77777777" w:rsidR="00745894" w:rsidRDefault="00745894">
      <w:pPr>
        <w:pStyle w:val="CommentText"/>
      </w:pPr>
      <w:r>
        <w:rPr>
          <w:rStyle w:val="CommentReference"/>
        </w:rPr>
        <w:annotationRef/>
      </w:r>
      <w:r>
        <w:t>We do not normally call him ‘Excellency’ but if it is important for your side to do this, ok. You could just say ‘Your letter as the Interim General Secretary…’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ADC70D7" w15:done="0"/>
  <w15:commentEx w15:paraId="25E1DC65" w15:done="0"/>
  <w15:commentEx w15:paraId="64D0E4EF" w15:done="0"/>
  <w15:commentEx w15:paraId="3CEB81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vid Marshall">
    <w15:presenceInfo w15:providerId="None" w15:userId="David Marsha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AwNjI2MDMzszC3sDRV0lEKTi0uzszPAykwqgUADjeqICwAAAA="/>
  </w:docVars>
  <w:rsids>
    <w:rsidRoot w:val="005421AE"/>
    <w:rsid w:val="000974E0"/>
    <w:rsid w:val="00114FB8"/>
    <w:rsid w:val="001D55D6"/>
    <w:rsid w:val="003D6F81"/>
    <w:rsid w:val="00423F3C"/>
    <w:rsid w:val="00476E0E"/>
    <w:rsid w:val="00481BA1"/>
    <w:rsid w:val="005421AE"/>
    <w:rsid w:val="00745894"/>
    <w:rsid w:val="00877E92"/>
    <w:rsid w:val="008829DB"/>
    <w:rsid w:val="008E7C2D"/>
    <w:rsid w:val="009A6ED2"/>
    <w:rsid w:val="009B1035"/>
    <w:rsid w:val="00A023DC"/>
    <w:rsid w:val="00A830B6"/>
    <w:rsid w:val="00AE55CC"/>
    <w:rsid w:val="00CB60D0"/>
    <w:rsid w:val="00CC1A6D"/>
    <w:rsid w:val="00D371EF"/>
    <w:rsid w:val="00DA123C"/>
    <w:rsid w:val="00E37C05"/>
    <w:rsid w:val="00EE4A28"/>
    <w:rsid w:val="00F83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7C04"/>
  <w15:chartTrackingRefBased/>
  <w15:docId w15:val="{38007771-BE28-4D6C-B2B3-8045586F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45894"/>
    <w:rPr>
      <w:sz w:val="16"/>
      <w:szCs w:val="16"/>
    </w:rPr>
  </w:style>
  <w:style w:type="paragraph" w:styleId="CommentText">
    <w:name w:val="annotation text"/>
    <w:basedOn w:val="Normal"/>
    <w:link w:val="CommentTextChar"/>
    <w:uiPriority w:val="99"/>
    <w:semiHidden/>
    <w:unhideWhenUsed/>
    <w:rsid w:val="00745894"/>
    <w:pPr>
      <w:spacing w:line="240" w:lineRule="auto"/>
    </w:pPr>
    <w:rPr>
      <w:sz w:val="20"/>
      <w:szCs w:val="20"/>
    </w:rPr>
  </w:style>
  <w:style w:type="character" w:customStyle="1" w:styleId="CommentTextChar">
    <w:name w:val="Comment Text Char"/>
    <w:basedOn w:val="DefaultParagraphFont"/>
    <w:link w:val="CommentText"/>
    <w:uiPriority w:val="99"/>
    <w:semiHidden/>
    <w:rsid w:val="00745894"/>
    <w:rPr>
      <w:sz w:val="20"/>
      <w:szCs w:val="20"/>
    </w:rPr>
  </w:style>
  <w:style w:type="paragraph" w:styleId="CommentSubject">
    <w:name w:val="annotation subject"/>
    <w:basedOn w:val="CommentText"/>
    <w:next w:val="CommentText"/>
    <w:link w:val="CommentSubjectChar"/>
    <w:uiPriority w:val="99"/>
    <w:semiHidden/>
    <w:unhideWhenUsed/>
    <w:rsid w:val="00745894"/>
    <w:rPr>
      <w:b/>
      <w:bCs/>
    </w:rPr>
  </w:style>
  <w:style w:type="character" w:customStyle="1" w:styleId="CommentSubjectChar">
    <w:name w:val="Comment Subject Char"/>
    <w:basedOn w:val="CommentTextChar"/>
    <w:link w:val="CommentSubject"/>
    <w:uiPriority w:val="99"/>
    <w:semiHidden/>
    <w:rsid w:val="00745894"/>
    <w:rPr>
      <w:b/>
      <w:bCs/>
      <w:sz w:val="20"/>
      <w:szCs w:val="20"/>
    </w:rPr>
  </w:style>
  <w:style w:type="paragraph" w:styleId="BalloonText">
    <w:name w:val="Balloon Text"/>
    <w:basedOn w:val="Normal"/>
    <w:link w:val="BalloonTextChar"/>
    <w:uiPriority w:val="99"/>
    <w:semiHidden/>
    <w:unhideWhenUsed/>
    <w:rsid w:val="007458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58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Shojakhani</dc:creator>
  <cp:keywords/>
  <dc:description/>
  <cp:lastModifiedBy>David Marshall</cp:lastModifiedBy>
  <cp:revision>3</cp:revision>
  <dcterms:created xsi:type="dcterms:W3CDTF">2020-10-26T09:12:00Z</dcterms:created>
  <dcterms:modified xsi:type="dcterms:W3CDTF">2020-10-26T09:27:00Z</dcterms:modified>
</cp:coreProperties>
</file>