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1A188" w14:textId="14ACDC85" w:rsidR="00B2778D" w:rsidRPr="00863516" w:rsidRDefault="009D2FD1" w:rsidP="00617B59">
      <w:pPr>
        <w:rPr>
          <w:b/>
          <w:sz w:val="24"/>
          <w:szCs w:val="24"/>
          <w:lang w:val="en-US"/>
        </w:rPr>
      </w:pPr>
      <w:ins w:id="0" w:author="Morteza" w:date="2021-11-16T16:07:00Z">
        <w:r>
          <w:rPr>
            <w:noProof/>
          </w:rPr>
          <w:drawing>
            <wp:anchor distT="0" distB="0" distL="114300" distR="114300" simplePos="0" relativeHeight="251659776" behindDoc="0" locked="0" layoutInCell="1" allowOverlap="1" wp14:anchorId="7C1A185F" wp14:editId="6C3ADFF5">
              <wp:simplePos x="0" y="0"/>
              <wp:positionH relativeFrom="column">
                <wp:posOffset>-2203</wp:posOffset>
              </wp:positionH>
              <wp:positionV relativeFrom="paragraph">
                <wp:posOffset>-778881</wp:posOffset>
              </wp:positionV>
              <wp:extent cx="1439545" cy="1439545"/>
              <wp:effectExtent l="0" t="0" r="8255" b="8255"/>
              <wp:wrapThrough wrapText="bothSides">
                <wp:wrapPolygon edited="0">
                  <wp:start x="0" y="0"/>
                  <wp:lineTo x="0" y="21438"/>
                  <wp:lineTo x="21438" y="21438"/>
                  <wp:lineTo x="21438" y="0"/>
                  <wp:lineTo x="0" y="0"/>
                </wp:wrapPolygon>
              </wp:wrapThrough>
              <wp:docPr id="4" name="Picture 4" descr="University of Dar es Salaam Admission Requirement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University of Dar es Salaam Admission Requirements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39545" cy="143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r w:rsidR="00617B59">
        <w:rPr>
          <w:color w:val="000000"/>
          <w:sz w:val="24"/>
          <w:szCs w:val="24"/>
          <w:lang w:val="en-US"/>
        </w:rPr>
        <w:t xml:space="preserve">                                                                                    </w:t>
      </w:r>
      <w:r w:rsidR="004754E1" w:rsidRPr="00863516">
        <w:rPr>
          <w:color w:val="000000"/>
          <w:sz w:val="24"/>
          <w:szCs w:val="24"/>
          <w:lang w:val="en-US"/>
        </w:rPr>
        <w:t xml:space="preserve">  </w:t>
      </w:r>
    </w:p>
    <w:p w14:paraId="662ECC79" w14:textId="46949163" w:rsidR="004754E1" w:rsidRPr="00863516" w:rsidRDefault="003B0F07" w:rsidP="00863516">
      <w:pPr>
        <w:bidi/>
        <w:jc w:val="both"/>
        <w:rPr>
          <w:sz w:val="24"/>
          <w:szCs w:val="24"/>
          <w:rtl/>
          <w:lang w:val="en-US" w:bidi="fa-IR"/>
        </w:rPr>
      </w:pPr>
      <w:r w:rsidRPr="000D7DAA">
        <w:rPr>
          <w:b/>
          <w:noProof/>
          <w:sz w:val="28"/>
          <w:szCs w:val="28"/>
          <w:rtl/>
          <w:lang w:val="en-US" w:bidi="fa-IR"/>
        </w:rPr>
        <w:drawing>
          <wp:anchor distT="0" distB="0" distL="114300" distR="114300" simplePos="0" relativeHeight="251657728" behindDoc="1" locked="0" layoutInCell="1" allowOverlap="1" wp14:anchorId="487896BD" wp14:editId="687D8C59">
            <wp:simplePos x="0" y="0"/>
            <wp:positionH relativeFrom="margin">
              <wp:posOffset>3803650</wp:posOffset>
            </wp:positionH>
            <wp:positionV relativeFrom="paragraph">
              <wp:posOffset>9734</wp:posOffset>
            </wp:positionV>
            <wp:extent cx="1943100" cy="762000"/>
            <wp:effectExtent l="0" t="0" r="0" b="0"/>
            <wp:wrapThrough wrapText="bothSides">
              <wp:wrapPolygon edited="0">
                <wp:start x="0" y="0"/>
                <wp:lineTo x="0" y="21060"/>
                <wp:lineTo x="21388" y="21060"/>
                <wp:lineTo x="2138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6737A4" w14:textId="0C4ED90E" w:rsidR="004754E1" w:rsidRPr="00863516" w:rsidRDefault="004754E1" w:rsidP="00863516">
      <w:pPr>
        <w:bidi/>
        <w:jc w:val="both"/>
        <w:rPr>
          <w:sz w:val="24"/>
          <w:szCs w:val="24"/>
          <w:rtl/>
          <w:lang w:val="en-US" w:bidi="fa-IR"/>
        </w:rPr>
      </w:pPr>
    </w:p>
    <w:p w14:paraId="1F71A394" w14:textId="77777777" w:rsidR="007A5FA8" w:rsidRDefault="007A5FA8" w:rsidP="00617B59">
      <w:pPr>
        <w:spacing w:after="120" w:line="360" w:lineRule="auto"/>
        <w:jc w:val="center"/>
        <w:outlineLvl w:val="0"/>
        <w:rPr>
          <w:b/>
          <w:sz w:val="28"/>
          <w:szCs w:val="28"/>
          <w:lang w:val="en-US"/>
        </w:rPr>
      </w:pPr>
    </w:p>
    <w:p w14:paraId="659D38C2" w14:textId="77777777" w:rsidR="007B604C" w:rsidRDefault="007B604C" w:rsidP="00617B59">
      <w:pPr>
        <w:spacing w:after="120" w:line="360" w:lineRule="auto"/>
        <w:jc w:val="center"/>
        <w:outlineLvl w:val="0"/>
        <w:rPr>
          <w:b/>
          <w:sz w:val="28"/>
          <w:szCs w:val="28"/>
          <w:lang w:val="en-US"/>
        </w:rPr>
      </w:pPr>
    </w:p>
    <w:p w14:paraId="5B975C11" w14:textId="77777777" w:rsidR="007B604C" w:rsidRDefault="007B604C" w:rsidP="00617B59">
      <w:pPr>
        <w:spacing w:after="120" w:line="360" w:lineRule="auto"/>
        <w:jc w:val="center"/>
        <w:outlineLvl w:val="0"/>
        <w:rPr>
          <w:b/>
          <w:sz w:val="28"/>
          <w:szCs w:val="28"/>
          <w:lang w:val="en-US"/>
        </w:rPr>
      </w:pPr>
    </w:p>
    <w:p w14:paraId="6545C0D1" w14:textId="77777777" w:rsidR="003B0F07" w:rsidRDefault="003B0F07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</w:pPr>
    </w:p>
    <w:p w14:paraId="58B3E01A" w14:textId="05F363BB" w:rsidR="006363E8" w:rsidRPr="00E71348" w:rsidRDefault="00195A1E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</w:pPr>
      <w:r w:rsidRPr="00E71348"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  <w:t>Memorandum of Understanding</w:t>
      </w:r>
    </w:p>
    <w:p w14:paraId="07A91CD1" w14:textId="77777777" w:rsidR="007A5FA8" w:rsidRPr="00E71348" w:rsidRDefault="007A5FA8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</w:pPr>
    </w:p>
    <w:p w14:paraId="7DC32975" w14:textId="77777777" w:rsidR="006363E8" w:rsidRPr="00E71348" w:rsidRDefault="00195A1E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</w:pPr>
      <w:r w:rsidRPr="00E71348"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  <w:t>between</w:t>
      </w:r>
    </w:p>
    <w:p w14:paraId="431A5BCC" w14:textId="77777777" w:rsidR="007A5FA8" w:rsidRPr="00E71348" w:rsidRDefault="007A5FA8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65408955" w14:textId="6C00B34A" w:rsidR="001F2995" w:rsidRPr="00E71348" w:rsidRDefault="00195A1E" w:rsidP="001D28AC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  <w:r w:rsidRPr="00E71348">
        <w:rPr>
          <w:rFonts w:asciiTheme="majorBidi" w:hAnsiTheme="majorBidi" w:cstheme="majorBidi"/>
          <w:b/>
          <w:sz w:val="32"/>
          <w:szCs w:val="32"/>
          <w:lang w:val="en-US"/>
        </w:rPr>
        <w:t>University of</w:t>
      </w:r>
      <w:r w:rsidR="003B0F07">
        <w:rPr>
          <w:rFonts w:asciiTheme="majorBidi" w:hAnsiTheme="majorBidi" w:cstheme="majorBidi"/>
          <w:b/>
          <w:sz w:val="32"/>
          <w:szCs w:val="32"/>
          <w:lang w:val="en-US"/>
        </w:rPr>
        <w:t xml:space="preserve"> Dar es Salaam</w:t>
      </w:r>
    </w:p>
    <w:p w14:paraId="1F56E7AD" w14:textId="730F3ED6" w:rsidR="007A5FA8" w:rsidRDefault="003B0F07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sz w:val="32"/>
          <w:szCs w:val="32"/>
          <w:lang w:val="en-US"/>
        </w:rPr>
        <w:t>Tanzania</w:t>
      </w:r>
    </w:p>
    <w:p w14:paraId="2AEA9F70" w14:textId="77777777" w:rsidR="003B0F07" w:rsidRPr="00E71348" w:rsidRDefault="003B0F07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6402A15A" w14:textId="77777777" w:rsidR="006363E8" w:rsidRPr="00E71348" w:rsidRDefault="00195A1E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</w:pPr>
      <w:r w:rsidRPr="00E71348">
        <w:rPr>
          <w:rFonts w:asciiTheme="majorBidi" w:hAnsiTheme="majorBidi" w:cstheme="majorBidi"/>
          <w:b/>
          <w:spacing w:val="30"/>
          <w:sz w:val="32"/>
          <w:szCs w:val="32"/>
          <w:lang w:val="en-US"/>
        </w:rPr>
        <w:t>and</w:t>
      </w:r>
    </w:p>
    <w:p w14:paraId="53F4DACD" w14:textId="77777777" w:rsidR="007A5FA8" w:rsidRPr="00E71348" w:rsidRDefault="007A5FA8" w:rsidP="006363E8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737AD3E5" w14:textId="77777777" w:rsidR="001F2995" w:rsidRPr="00E71348" w:rsidRDefault="00195A1E" w:rsidP="001F2995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  <w:r w:rsidRPr="00E71348">
        <w:rPr>
          <w:rFonts w:asciiTheme="majorBidi" w:hAnsiTheme="majorBidi" w:cstheme="majorBidi"/>
          <w:b/>
          <w:sz w:val="32"/>
          <w:szCs w:val="32"/>
          <w:lang w:val="en-US"/>
        </w:rPr>
        <w:t>University of Tehran</w:t>
      </w:r>
    </w:p>
    <w:p w14:paraId="4A1FE7D6" w14:textId="77777777" w:rsidR="006363E8" w:rsidRPr="00E71348" w:rsidRDefault="00195A1E" w:rsidP="001F2995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  <w:r w:rsidRPr="00E71348">
        <w:rPr>
          <w:rFonts w:asciiTheme="majorBidi" w:hAnsiTheme="majorBidi" w:cstheme="majorBidi"/>
          <w:b/>
          <w:sz w:val="32"/>
          <w:szCs w:val="32"/>
          <w:lang w:val="en-US"/>
        </w:rPr>
        <w:t>I. R. IRAN</w:t>
      </w:r>
    </w:p>
    <w:p w14:paraId="450DC918" w14:textId="77777777" w:rsidR="006363E8" w:rsidRDefault="006363E8" w:rsidP="00617B59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3CE87B14" w14:textId="77777777" w:rsidR="00574D68" w:rsidRDefault="00574D68" w:rsidP="00617B59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3DC6948B" w14:textId="77777777" w:rsidR="00574D68" w:rsidRDefault="00574D68" w:rsidP="00617B59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063D7004" w14:textId="77777777" w:rsidR="00574D68" w:rsidRDefault="00574D68" w:rsidP="00617B59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7DFF02EB" w14:textId="77777777" w:rsidR="00574D68" w:rsidRDefault="00574D68" w:rsidP="00617B59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3B1FFDCA" w14:textId="77777777" w:rsidR="00E71348" w:rsidRDefault="00E71348" w:rsidP="00617B59">
      <w:pPr>
        <w:spacing w:after="120" w:line="360" w:lineRule="auto"/>
        <w:jc w:val="center"/>
        <w:outlineLvl w:val="0"/>
        <w:rPr>
          <w:rFonts w:asciiTheme="majorBidi" w:hAnsiTheme="majorBidi" w:cstheme="majorBidi"/>
          <w:b/>
          <w:sz w:val="32"/>
          <w:szCs w:val="32"/>
          <w:lang w:val="en-US"/>
        </w:rPr>
      </w:pPr>
    </w:p>
    <w:p w14:paraId="5557F125" w14:textId="1E35756C" w:rsidR="00BC262A" w:rsidRPr="00863516" w:rsidRDefault="00617B59" w:rsidP="001D28AC">
      <w:pPr>
        <w:jc w:val="both"/>
        <w:rPr>
          <w:sz w:val="24"/>
          <w:szCs w:val="24"/>
          <w:lang w:val="en-US"/>
        </w:rPr>
      </w:pPr>
      <w:r w:rsidRPr="00574D68">
        <w:rPr>
          <w:b/>
          <w:sz w:val="24"/>
          <w:szCs w:val="24"/>
          <w:lang w:val="en-US"/>
        </w:rPr>
        <w:t>University of</w:t>
      </w:r>
      <w:r w:rsidR="003B0F07">
        <w:rPr>
          <w:b/>
          <w:sz w:val="24"/>
          <w:szCs w:val="24"/>
          <w:lang w:val="en-US"/>
        </w:rPr>
        <w:t xml:space="preserve"> Dar es Salaam (UDSM) </w:t>
      </w:r>
      <w:r w:rsidR="00BC262A" w:rsidRPr="00863516">
        <w:rPr>
          <w:sz w:val="24"/>
          <w:szCs w:val="24"/>
          <w:lang w:val="en-US"/>
        </w:rPr>
        <w:t xml:space="preserve">and </w:t>
      </w:r>
      <w:r w:rsidR="00BC262A" w:rsidRPr="00863516">
        <w:rPr>
          <w:b/>
          <w:sz w:val="24"/>
          <w:szCs w:val="24"/>
          <w:lang w:val="en-US"/>
        </w:rPr>
        <w:t>University of Tehran</w:t>
      </w:r>
      <w:r w:rsidR="00195A1E">
        <w:rPr>
          <w:b/>
          <w:sz w:val="24"/>
          <w:szCs w:val="24"/>
          <w:lang w:val="en-US"/>
        </w:rPr>
        <w:t xml:space="preserve"> (UT)</w:t>
      </w:r>
      <w:r w:rsidR="00BF28B4" w:rsidRPr="000E614B">
        <w:rPr>
          <w:bCs/>
          <w:sz w:val="24"/>
          <w:szCs w:val="24"/>
          <w:lang w:val="en-US"/>
        </w:rPr>
        <w:t>,</w:t>
      </w:r>
      <w:r w:rsidR="00BC262A" w:rsidRPr="00863516">
        <w:rPr>
          <w:sz w:val="24"/>
          <w:szCs w:val="24"/>
          <w:lang w:val="en-US"/>
        </w:rPr>
        <w:t xml:space="preserve"> wishing to intensify the existing cooperative relations between the two institutions, especially </w:t>
      </w:r>
      <w:r w:rsidR="00B86577">
        <w:rPr>
          <w:sz w:val="24"/>
          <w:szCs w:val="24"/>
          <w:lang w:val="en-US"/>
        </w:rPr>
        <w:t xml:space="preserve">in order </w:t>
      </w:r>
      <w:r w:rsidR="00BC262A" w:rsidRPr="00863516">
        <w:rPr>
          <w:sz w:val="24"/>
          <w:szCs w:val="24"/>
          <w:lang w:val="en-US"/>
        </w:rPr>
        <w:t>to develop academic and cultural interchanges through mutual assistance in the areas of education and research</w:t>
      </w:r>
      <w:r w:rsidR="004C4035" w:rsidRPr="00863516">
        <w:rPr>
          <w:sz w:val="24"/>
          <w:szCs w:val="24"/>
          <w:lang w:val="en-US"/>
        </w:rPr>
        <w:t>, technology and commercialization of science and technology transfer and customization and localization</w:t>
      </w:r>
      <w:r w:rsidR="007145BA">
        <w:rPr>
          <w:sz w:val="24"/>
          <w:szCs w:val="24"/>
          <w:lang w:val="en-US"/>
        </w:rPr>
        <w:t>,</w:t>
      </w:r>
      <w:r w:rsidR="00BC262A" w:rsidRPr="00863516">
        <w:rPr>
          <w:sz w:val="24"/>
          <w:szCs w:val="24"/>
          <w:lang w:val="en-US"/>
        </w:rPr>
        <w:t xml:space="preserve"> agree as follows:</w:t>
      </w:r>
    </w:p>
    <w:p w14:paraId="29CAEC37" w14:textId="77777777" w:rsidR="00B2778D" w:rsidRPr="00863516" w:rsidRDefault="00B2778D" w:rsidP="00863516">
      <w:pPr>
        <w:jc w:val="both"/>
        <w:rPr>
          <w:sz w:val="24"/>
          <w:szCs w:val="24"/>
          <w:lang w:val="en-US"/>
        </w:rPr>
      </w:pPr>
    </w:p>
    <w:p w14:paraId="68D4B04D" w14:textId="77777777" w:rsidR="00BC262A" w:rsidRPr="00863516" w:rsidRDefault="00BC262A" w:rsidP="00F47CF9">
      <w:pPr>
        <w:tabs>
          <w:tab w:val="left" w:pos="720"/>
        </w:tabs>
        <w:spacing w:after="120"/>
        <w:jc w:val="both"/>
        <w:rPr>
          <w:b/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 xml:space="preserve">1.   Participating </w:t>
      </w:r>
      <w:r w:rsidR="00F47CF9">
        <w:rPr>
          <w:b/>
          <w:sz w:val="24"/>
          <w:szCs w:val="24"/>
          <w:lang w:val="en-US"/>
        </w:rPr>
        <w:t>P</w:t>
      </w:r>
      <w:r w:rsidRPr="00863516">
        <w:rPr>
          <w:b/>
          <w:sz w:val="24"/>
          <w:szCs w:val="24"/>
          <w:lang w:val="en-US"/>
        </w:rPr>
        <w:t>arties</w:t>
      </w:r>
    </w:p>
    <w:p w14:paraId="427C6E43" w14:textId="70002E54" w:rsidR="00BC262A" w:rsidRPr="00863516" w:rsidRDefault="00BC262A" w:rsidP="001D28AC">
      <w:pPr>
        <w:jc w:val="both"/>
        <w:outlineLvl w:val="0"/>
        <w:rPr>
          <w:b/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>The participating parties</w:t>
      </w:r>
      <w:r w:rsidR="000D7DAA">
        <w:rPr>
          <w:sz w:val="24"/>
          <w:szCs w:val="24"/>
          <w:lang w:val="en-US"/>
        </w:rPr>
        <w:t xml:space="preserve"> in this Memorand</w:t>
      </w:r>
      <w:r w:rsidR="00521C89">
        <w:rPr>
          <w:sz w:val="24"/>
          <w:szCs w:val="24"/>
          <w:lang w:val="en-US"/>
        </w:rPr>
        <w:t>u</w:t>
      </w:r>
      <w:r w:rsidR="000D7DAA">
        <w:rPr>
          <w:sz w:val="24"/>
          <w:szCs w:val="24"/>
          <w:lang w:val="en-US"/>
        </w:rPr>
        <w:t xml:space="preserve">m of </w:t>
      </w:r>
      <w:r w:rsidR="00521C89">
        <w:rPr>
          <w:sz w:val="24"/>
          <w:szCs w:val="24"/>
          <w:lang w:val="en-US"/>
        </w:rPr>
        <w:t>Understanding</w:t>
      </w:r>
      <w:r w:rsidR="000D7DAA">
        <w:rPr>
          <w:sz w:val="24"/>
          <w:szCs w:val="24"/>
          <w:lang w:val="en-US"/>
        </w:rPr>
        <w:t xml:space="preserve"> (MoU)</w:t>
      </w:r>
      <w:r w:rsidRPr="00863516">
        <w:rPr>
          <w:sz w:val="24"/>
          <w:szCs w:val="24"/>
          <w:lang w:val="en-US"/>
        </w:rPr>
        <w:t xml:space="preserve"> will be</w:t>
      </w:r>
      <w:r w:rsidR="003B0F07">
        <w:rPr>
          <w:b/>
          <w:sz w:val="24"/>
          <w:szCs w:val="24"/>
          <w:lang w:val="en-US"/>
        </w:rPr>
        <w:t xml:space="preserve"> UDSM</w:t>
      </w:r>
      <w:r w:rsidR="00195A1E">
        <w:rPr>
          <w:b/>
          <w:bCs/>
          <w:color w:val="FF0000"/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 xml:space="preserve">and </w:t>
      </w:r>
      <w:r w:rsidR="00195A1E">
        <w:rPr>
          <w:b/>
          <w:bCs/>
          <w:sz w:val="24"/>
          <w:szCs w:val="24"/>
          <w:lang w:val="en-US"/>
        </w:rPr>
        <w:t>UT</w:t>
      </w:r>
      <w:r w:rsidR="00C6496B" w:rsidRPr="00C6496B">
        <w:rPr>
          <w:sz w:val="24"/>
          <w:szCs w:val="24"/>
          <w:lang w:val="en-US"/>
        </w:rPr>
        <w:t>.</w:t>
      </w:r>
      <w:r w:rsidRPr="00C6496B">
        <w:rPr>
          <w:color w:val="666666"/>
          <w:sz w:val="24"/>
          <w:szCs w:val="24"/>
          <w:lang w:val="en-US"/>
        </w:rPr>
        <w:t xml:space="preserve"> </w:t>
      </w:r>
    </w:p>
    <w:p w14:paraId="3A9ED695" w14:textId="77777777" w:rsidR="00B2778D" w:rsidRPr="00863516" w:rsidRDefault="00B2778D" w:rsidP="00863516">
      <w:pPr>
        <w:tabs>
          <w:tab w:val="left" w:pos="720"/>
        </w:tabs>
        <w:jc w:val="both"/>
        <w:rPr>
          <w:b/>
          <w:sz w:val="24"/>
          <w:szCs w:val="24"/>
          <w:lang w:val="en-US"/>
        </w:rPr>
      </w:pPr>
    </w:p>
    <w:p w14:paraId="7A9AEE96" w14:textId="77777777" w:rsidR="00BC262A" w:rsidRPr="00863516" w:rsidRDefault="00BC262A" w:rsidP="00BF28B4">
      <w:pPr>
        <w:tabs>
          <w:tab w:val="left" w:pos="720"/>
        </w:tabs>
        <w:spacing w:after="120"/>
        <w:jc w:val="both"/>
        <w:rPr>
          <w:b/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 xml:space="preserve">2.    </w:t>
      </w:r>
      <w:r w:rsidR="00BF28B4">
        <w:rPr>
          <w:b/>
          <w:sz w:val="24"/>
          <w:szCs w:val="24"/>
          <w:lang w:val="en-US"/>
        </w:rPr>
        <w:t>Scope</w:t>
      </w:r>
    </w:p>
    <w:p w14:paraId="24BFF63E" w14:textId="77777777" w:rsidR="00BC262A" w:rsidRPr="00863516" w:rsidRDefault="00BC262A" w:rsidP="007145BA">
      <w:p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The area of cooperation </w:t>
      </w:r>
      <w:r w:rsidR="007145BA">
        <w:rPr>
          <w:sz w:val="24"/>
          <w:szCs w:val="24"/>
          <w:lang w:val="en-US"/>
        </w:rPr>
        <w:t xml:space="preserve">may </w:t>
      </w:r>
      <w:r w:rsidRPr="00863516">
        <w:rPr>
          <w:sz w:val="24"/>
          <w:szCs w:val="24"/>
          <w:lang w:val="en-US"/>
        </w:rPr>
        <w:t xml:space="preserve">include, subject to mutual consent, any program offered by either of the participating parties </w:t>
      </w:r>
      <w:r w:rsidR="00BF28B4">
        <w:rPr>
          <w:sz w:val="24"/>
          <w:szCs w:val="24"/>
          <w:lang w:val="en-US"/>
        </w:rPr>
        <w:t xml:space="preserve">considered </w:t>
      </w:r>
      <w:r w:rsidRPr="00863516">
        <w:rPr>
          <w:sz w:val="24"/>
          <w:szCs w:val="24"/>
          <w:lang w:val="en-US"/>
        </w:rPr>
        <w:t xml:space="preserve">desirable and feasible </w:t>
      </w:r>
      <w:r w:rsidR="007145BA">
        <w:rPr>
          <w:sz w:val="24"/>
          <w:szCs w:val="24"/>
          <w:lang w:val="en-US"/>
        </w:rPr>
        <w:t>for</w:t>
      </w:r>
      <w:r w:rsidRPr="00863516">
        <w:rPr>
          <w:sz w:val="24"/>
          <w:szCs w:val="24"/>
          <w:lang w:val="en-US"/>
        </w:rPr>
        <w:t xml:space="preserve"> foster</w:t>
      </w:r>
      <w:r w:rsidR="007145BA">
        <w:rPr>
          <w:sz w:val="24"/>
          <w:szCs w:val="24"/>
          <w:lang w:val="en-US"/>
        </w:rPr>
        <w:t>ing</w:t>
      </w:r>
      <w:r w:rsidRPr="00863516">
        <w:rPr>
          <w:sz w:val="24"/>
          <w:szCs w:val="24"/>
          <w:lang w:val="en-US"/>
        </w:rPr>
        <w:t xml:space="preserve"> and develop</w:t>
      </w:r>
      <w:r w:rsidR="007145BA">
        <w:rPr>
          <w:sz w:val="24"/>
          <w:szCs w:val="24"/>
          <w:lang w:val="en-US"/>
        </w:rPr>
        <w:t>ing</w:t>
      </w:r>
      <w:r w:rsidRPr="00863516">
        <w:rPr>
          <w:sz w:val="24"/>
          <w:szCs w:val="24"/>
          <w:lang w:val="en-US"/>
        </w:rPr>
        <w:t xml:space="preserve"> the cooperative relationship between the two institutions.</w:t>
      </w:r>
    </w:p>
    <w:p w14:paraId="735664D7" w14:textId="77777777" w:rsidR="00BC262A" w:rsidRPr="00863516" w:rsidRDefault="00BC262A" w:rsidP="00863516">
      <w:pPr>
        <w:jc w:val="both"/>
        <w:rPr>
          <w:sz w:val="24"/>
          <w:szCs w:val="24"/>
          <w:lang w:val="en-US"/>
        </w:rPr>
      </w:pPr>
    </w:p>
    <w:p w14:paraId="54676E69" w14:textId="77777777" w:rsidR="00BC262A" w:rsidRPr="00863516" w:rsidRDefault="00BC262A" w:rsidP="005F6BC8">
      <w:pPr>
        <w:tabs>
          <w:tab w:val="left" w:pos="720"/>
        </w:tabs>
        <w:spacing w:after="120"/>
        <w:jc w:val="both"/>
        <w:rPr>
          <w:b/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 xml:space="preserve">3.   </w:t>
      </w:r>
      <w:r w:rsidR="005F6BC8">
        <w:rPr>
          <w:b/>
          <w:sz w:val="24"/>
          <w:szCs w:val="24"/>
          <w:lang w:val="en-US"/>
        </w:rPr>
        <w:t>Nature of cooperation</w:t>
      </w:r>
    </w:p>
    <w:p w14:paraId="1F0397F9" w14:textId="77777777" w:rsidR="00BC262A" w:rsidRDefault="00BC262A" w:rsidP="000A1732">
      <w:p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Assistance shall be carried out, subject to availability of funds and the approval of each institution, through activities or programs </w:t>
      </w:r>
      <w:r w:rsidR="00BF28B4">
        <w:rPr>
          <w:sz w:val="24"/>
          <w:szCs w:val="24"/>
          <w:lang w:val="en-US"/>
        </w:rPr>
        <w:t xml:space="preserve">such </w:t>
      </w:r>
      <w:r w:rsidRPr="00863516">
        <w:rPr>
          <w:sz w:val="24"/>
          <w:szCs w:val="24"/>
          <w:lang w:val="en-US"/>
        </w:rPr>
        <w:t xml:space="preserve">as: </w:t>
      </w:r>
    </w:p>
    <w:p w14:paraId="67E9FF86" w14:textId="77777777" w:rsidR="00195A1E" w:rsidRDefault="00195A1E" w:rsidP="00863516">
      <w:pPr>
        <w:jc w:val="both"/>
        <w:rPr>
          <w:sz w:val="24"/>
          <w:szCs w:val="24"/>
          <w:lang w:val="en-US"/>
        </w:rPr>
      </w:pPr>
    </w:p>
    <w:p w14:paraId="16FCB03E" w14:textId="77777777" w:rsidR="00195A1E" w:rsidRPr="00195A1E" w:rsidRDefault="00195A1E" w:rsidP="00195A1E">
      <w:pPr>
        <w:rPr>
          <w:sz w:val="24"/>
          <w:szCs w:val="24"/>
          <w:lang w:val="en-US"/>
        </w:rPr>
      </w:pPr>
      <w:r w:rsidRPr="00195A1E">
        <w:rPr>
          <w:sz w:val="24"/>
          <w:szCs w:val="24"/>
          <w:lang w:val="en-US"/>
        </w:rPr>
        <w:t xml:space="preserve">1. Joint research activities  </w:t>
      </w:r>
    </w:p>
    <w:p w14:paraId="7701F7F6" w14:textId="77777777" w:rsidR="00195A1E" w:rsidRPr="00195A1E" w:rsidRDefault="00195A1E" w:rsidP="00195A1E">
      <w:pPr>
        <w:rPr>
          <w:sz w:val="24"/>
          <w:szCs w:val="24"/>
          <w:lang w:val="en-US"/>
        </w:rPr>
      </w:pPr>
      <w:r w:rsidRPr="00195A1E">
        <w:rPr>
          <w:sz w:val="24"/>
          <w:szCs w:val="24"/>
          <w:lang w:val="en-US"/>
        </w:rPr>
        <w:t xml:space="preserve">2. Exchange of faculty members/ students and academic materials </w:t>
      </w:r>
    </w:p>
    <w:p w14:paraId="21929679" w14:textId="77777777" w:rsidR="00195A1E" w:rsidRPr="00195A1E" w:rsidRDefault="00195A1E" w:rsidP="00195A1E">
      <w:pPr>
        <w:rPr>
          <w:sz w:val="24"/>
          <w:szCs w:val="24"/>
          <w:lang w:val="en-US"/>
        </w:rPr>
      </w:pPr>
      <w:r w:rsidRPr="00195A1E">
        <w:rPr>
          <w:sz w:val="24"/>
          <w:szCs w:val="24"/>
          <w:lang w:val="en-US"/>
        </w:rPr>
        <w:t xml:space="preserve">3. Joint supervision of M.Sc. and Ph.D. theses </w:t>
      </w:r>
    </w:p>
    <w:p w14:paraId="0FA36E69" w14:textId="77777777" w:rsidR="00195A1E" w:rsidRPr="00195A1E" w:rsidRDefault="00195A1E" w:rsidP="00195A1E">
      <w:pPr>
        <w:rPr>
          <w:sz w:val="24"/>
          <w:szCs w:val="24"/>
          <w:lang w:val="en-US"/>
        </w:rPr>
      </w:pPr>
      <w:r w:rsidRPr="00195A1E">
        <w:rPr>
          <w:sz w:val="24"/>
          <w:szCs w:val="24"/>
          <w:lang w:val="en-US"/>
        </w:rPr>
        <w:t>4. Establishment of dual degrees</w:t>
      </w:r>
    </w:p>
    <w:p w14:paraId="0BCF6C71" w14:textId="77777777" w:rsidR="00195A1E" w:rsidRDefault="00195A1E" w:rsidP="00195A1E">
      <w:pPr>
        <w:jc w:val="both"/>
        <w:rPr>
          <w:sz w:val="24"/>
          <w:szCs w:val="24"/>
          <w:lang w:val="en-US"/>
        </w:rPr>
      </w:pPr>
      <w:r w:rsidRPr="00195A1E">
        <w:rPr>
          <w:sz w:val="24"/>
          <w:szCs w:val="24"/>
          <w:lang w:val="en-US"/>
        </w:rPr>
        <w:t>5. Participation in seminars and academic meetings</w:t>
      </w:r>
    </w:p>
    <w:p w14:paraId="2F7FEAAB" w14:textId="77777777" w:rsidR="00195A1E" w:rsidRPr="00863516" w:rsidRDefault="00195A1E" w:rsidP="00195A1E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6. </w:t>
      </w:r>
      <w:r w:rsidRPr="00195A1E">
        <w:rPr>
          <w:sz w:val="24"/>
          <w:szCs w:val="24"/>
          <w:lang w:val="en-US"/>
        </w:rPr>
        <w:t>Cooperation in the scientific committees of M.Sc. and Ph.D. theses and joint research projects</w:t>
      </w:r>
    </w:p>
    <w:p w14:paraId="595A5DC3" w14:textId="77777777" w:rsidR="00BC262A" w:rsidRPr="00863516" w:rsidRDefault="00BC262A" w:rsidP="00863516">
      <w:pPr>
        <w:jc w:val="both"/>
        <w:rPr>
          <w:sz w:val="24"/>
          <w:szCs w:val="24"/>
          <w:lang w:val="en-US"/>
        </w:rPr>
      </w:pPr>
    </w:p>
    <w:p w14:paraId="7ACBF227" w14:textId="77777777" w:rsidR="00BC262A" w:rsidRPr="00863516" w:rsidRDefault="00BC262A" w:rsidP="007145BA">
      <w:pPr>
        <w:tabs>
          <w:tab w:val="left" w:pos="720"/>
        </w:tabs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The terms of such mutual assistance and </w:t>
      </w:r>
      <w:r w:rsidR="007145BA">
        <w:rPr>
          <w:sz w:val="24"/>
          <w:szCs w:val="24"/>
          <w:lang w:val="en-US"/>
        </w:rPr>
        <w:t xml:space="preserve">the </w:t>
      </w:r>
      <w:r w:rsidRPr="00863516">
        <w:rPr>
          <w:sz w:val="24"/>
          <w:szCs w:val="24"/>
          <w:lang w:val="en-US"/>
        </w:rPr>
        <w:t>necessary budget for each program and activit</w:t>
      </w:r>
      <w:r w:rsidR="007145BA">
        <w:rPr>
          <w:sz w:val="24"/>
          <w:szCs w:val="24"/>
          <w:lang w:val="en-US"/>
        </w:rPr>
        <w:t>y</w:t>
      </w:r>
      <w:r w:rsidRPr="00863516">
        <w:rPr>
          <w:sz w:val="24"/>
          <w:szCs w:val="24"/>
          <w:lang w:val="en-US"/>
        </w:rPr>
        <w:t xml:space="preserve"> shall be mutually discussed and agreed upon in writing by both parties prior to the initiation of the particular program or activity.</w:t>
      </w:r>
    </w:p>
    <w:p w14:paraId="7D15CD15" w14:textId="77777777" w:rsidR="00BC262A" w:rsidRPr="00863516" w:rsidRDefault="00BC262A" w:rsidP="00863516">
      <w:pPr>
        <w:tabs>
          <w:tab w:val="left" w:pos="-142"/>
          <w:tab w:val="left" w:pos="720"/>
        </w:tabs>
        <w:jc w:val="both"/>
        <w:rPr>
          <w:b/>
          <w:sz w:val="24"/>
          <w:szCs w:val="24"/>
          <w:lang w:val="en-US"/>
        </w:rPr>
      </w:pPr>
    </w:p>
    <w:p w14:paraId="486995D7" w14:textId="77777777" w:rsidR="00BC262A" w:rsidRPr="00863516" w:rsidRDefault="00BC262A" w:rsidP="009F3495">
      <w:pPr>
        <w:numPr>
          <w:ilvl w:val="0"/>
          <w:numId w:val="1"/>
        </w:numPr>
        <w:tabs>
          <w:tab w:val="left" w:pos="-142"/>
          <w:tab w:val="left" w:pos="720"/>
        </w:tabs>
        <w:spacing w:after="120"/>
        <w:ind w:left="0" w:firstLine="0"/>
        <w:jc w:val="both"/>
        <w:rPr>
          <w:b/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>Intellectual Property</w:t>
      </w:r>
    </w:p>
    <w:p w14:paraId="15A632A6" w14:textId="77777777" w:rsidR="00BC262A" w:rsidRPr="00863516" w:rsidRDefault="00BC262A" w:rsidP="007145BA">
      <w:pPr>
        <w:numPr>
          <w:ilvl w:val="12"/>
          <w:numId w:val="0"/>
        </w:num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The disposition of intellectual property created by the participating parties in performance of this </w:t>
      </w:r>
      <w:r w:rsidR="00195A1E">
        <w:rPr>
          <w:sz w:val="24"/>
          <w:szCs w:val="24"/>
          <w:lang w:val="en-US"/>
        </w:rPr>
        <w:t>MoU</w:t>
      </w:r>
      <w:r w:rsidRPr="00863516">
        <w:rPr>
          <w:sz w:val="24"/>
          <w:szCs w:val="24"/>
          <w:lang w:val="en-US"/>
        </w:rPr>
        <w:t xml:space="preserve"> will be guided by </w:t>
      </w:r>
      <w:r w:rsidR="007145BA">
        <w:rPr>
          <w:sz w:val="24"/>
          <w:szCs w:val="24"/>
          <w:lang w:val="en-US"/>
        </w:rPr>
        <w:t>each</w:t>
      </w:r>
      <w:r w:rsidR="007145BA" w:rsidRPr="00863516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>University’s applicable policies and the following principles:</w:t>
      </w:r>
    </w:p>
    <w:p w14:paraId="23F1C01B" w14:textId="77777777" w:rsidR="00BC262A" w:rsidRPr="00863516" w:rsidRDefault="00BC262A" w:rsidP="00863516">
      <w:pPr>
        <w:numPr>
          <w:ilvl w:val="12"/>
          <w:numId w:val="0"/>
        </w:numPr>
        <w:jc w:val="both"/>
        <w:rPr>
          <w:sz w:val="24"/>
          <w:szCs w:val="24"/>
          <w:lang w:val="en-US"/>
        </w:rPr>
      </w:pPr>
    </w:p>
    <w:p w14:paraId="0C638F53" w14:textId="77777777" w:rsidR="00863516" w:rsidRPr="00863516" w:rsidRDefault="00BC262A" w:rsidP="00C6496B">
      <w:pPr>
        <w:numPr>
          <w:ilvl w:val="12"/>
          <w:numId w:val="0"/>
        </w:numPr>
        <w:spacing w:after="120"/>
        <w:jc w:val="center"/>
        <w:rPr>
          <w:b/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>Disclosure</w:t>
      </w:r>
    </w:p>
    <w:p w14:paraId="627E0984" w14:textId="77777777" w:rsidR="00BC262A" w:rsidRPr="00863516" w:rsidRDefault="00BC262A" w:rsidP="00581CD0">
      <w:pPr>
        <w:numPr>
          <w:ilvl w:val="12"/>
          <w:numId w:val="0"/>
        </w:num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The participating parties will disclose Intellectual Property </w:t>
      </w:r>
      <w:r w:rsidR="00BF28B4">
        <w:rPr>
          <w:sz w:val="24"/>
          <w:szCs w:val="24"/>
          <w:lang w:val="en-US"/>
        </w:rPr>
        <w:t xml:space="preserve">to </w:t>
      </w:r>
      <w:r w:rsidRPr="00863516">
        <w:rPr>
          <w:sz w:val="24"/>
          <w:szCs w:val="24"/>
          <w:lang w:val="en-US"/>
        </w:rPr>
        <w:t xml:space="preserve">one another to facilitate performance of the research and training activities of this </w:t>
      </w:r>
      <w:r w:rsidR="005F2D49">
        <w:rPr>
          <w:sz w:val="24"/>
          <w:szCs w:val="24"/>
          <w:lang w:val="en-US"/>
        </w:rPr>
        <w:t xml:space="preserve">MoU </w:t>
      </w:r>
      <w:r w:rsidRPr="00863516">
        <w:rPr>
          <w:sz w:val="24"/>
          <w:szCs w:val="24"/>
          <w:lang w:val="en-US"/>
        </w:rPr>
        <w:t>and to determine appropriate measures to be taken regarding Intellectual Property.</w:t>
      </w:r>
    </w:p>
    <w:p w14:paraId="183FE6CB" w14:textId="77777777" w:rsidR="00BC262A" w:rsidRPr="00863516" w:rsidRDefault="00BC262A" w:rsidP="00863516">
      <w:pPr>
        <w:numPr>
          <w:ilvl w:val="12"/>
          <w:numId w:val="0"/>
        </w:numPr>
        <w:jc w:val="both"/>
        <w:rPr>
          <w:b/>
          <w:sz w:val="24"/>
          <w:szCs w:val="24"/>
          <w:lang w:val="en-US"/>
        </w:rPr>
      </w:pPr>
    </w:p>
    <w:p w14:paraId="6685CB6A" w14:textId="77777777" w:rsidR="00863516" w:rsidRPr="00863516" w:rsidRDefault="00BC262A" w:rsidP="00C6496B">
      <w:pPr>
        <w:numPr>
          <w:ilvl w:val="12"/>
          <w:numId w:val="0"/>
        </w:numPr>
        <w:spacing w:after="120"/>
        <w:jc w:val="center"/>
        <w:rPr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>Ownership</w:t>
      </w:r>
    </w:p>
    <w:p w14:paraId="35D9A143" w14:textId="77777777" w:rsidR="00BC262A" w:rsidRPr="00863516" w:rsidRDefault="00BC262A" w:rsidP="00581CD0">
      <w:pPr>
        <w:numPr>
          <w:ilvl w:val="12"/>
          <w:numId w:val="0"/>
        </w:num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Intellectual Property created in performance of this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>(“Intellectual Property”) shall be owned in accordance with the policies and procedures of the party or parties whose personnel created such Intellectual Property.</w:t>
      </w:r>
    </w:p>
    <w:p w14:paraId="790C5590" w14:textId="77777777" w:rsidR="00BC262A" w:rsidRPr="00863516" w:rsidRDefault="00BC262A" w:rsidP="00863516">
      <w:pPr>
        <w:numPr>
          <w:ilvl w:val="12"/>
          <w:numId w:val="0"/>
        </w:numPr>
        <w:jc w:val="both"/>
        <w:rPr>
          <w:b/>
          <w:sz w:val="24"/>
          <w:szCs w:val="24"/>
          <w:lang w:val="en-US"/>
        </w:rPr>
      </w:pPr>
    </w:p>
    <w:p w14:paraId="693B676D" w14:textId="77777777" w:rsidR="00863516" w:rsidRPr="00863516" w:rsidRDefault="00BC262A" w:rsidP="000E614B">
      <w:pPr>
        <w:keepNext/>
        <w:numPr>
          <w:ilvl w:val="12"/>
          <w:numId w:val="0"/>
        </w:numPr>
        <w:spacing w:after="120"/>
        <w:jc w:val="center"/>
        <w:rPr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>Right to Use</w:t>
      </w:r>
    </w:p>
    <w:p w14:paraId="26FBB304" w14:textId="77777777" w:rsidR="00BC262A" w:rsidRPr="00863516" w:rsidRDefault="00BC262A" w:rsidP="00581CD0">
      <w:pPr>
        <w:numPr>
          <w:ilvl w:val="12"/>
          <w:numId w:val="0"/>
        </w:num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Each participating party will have a non-exclusive, royalty-free license to use the other participating party’s Intellectual Property (a) in </w:t>
      </w:r>
      <w:r w:rsidR="00BF28B4">
        <w:rPr>
          <w:sz w:val="24"/>
          <w:szCs w:val="24"/>
          <w:lang w:val="en-US"/>
        </w:rPr>
        <w:t xml:space="preserve">the </w:t>
      </w:r>
      <w:r w:rsidRPr="00863516">
        <w:rPr>
          <w:sz w:val="24"/>
          <w:szCs w:val="24"/>
          <w:lang w:val="en-US"/>
        </w:rPr>
        <w:t xml:space="preserve">performance of the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 xml:space="preserve">activities, and (b) for research and teaching use. Any other use will be subject to the negotiation of a license agreement with the owners of the </w:t>
      </w:r>
      <w:r w:rsidR="00BF28B4">
        <w:rPr>
          <w:sz w:val="24"/>
          <w:szCs w:val="24"/>
          <w:lang w:val="en-US"/>
        </w:rPr>
        <w:t>relevant</w:t>
      </w:r>
      <w:r w:rsidR="00BF28B4" w:rsidRPr="00863516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>Intellectual Property.</w:t>
      </w:r>
    </w:p>
    <w:p w14:paraId="210F61F1" w14:textId="77777777" w:rsidR="00B2778D" w:rsidRPr="00863516" w:rsidRDefault="00B2778D" w:rsidP="00863516">
      <w:pPr>
        <w:tabs>
          <w:tab w:val="left" w:pos="0"/>
          <w:tab w:val="left" w:pos="720"/>
        </w:tabs>
        <w:jc w:val="both"/>
        <w:rPr>
          <w:b/>
          <w:sz w:val="24"/>
          <w:szCs w:val="24"/>
          <w:lang w:val="en-US"/>
        </w:rPr>
      </w:pPr>
    </w:p>
    <w:p w14:paraId="662D2AF2" w14:textId="77777777" w:rsidR="00BC262A" w:rsidRPr="00863516" w:rsidRDefault="00BC262A" w:rsidP="009F3495">
      <w:pPr>
        <w:numPr>
          <w:ilvl w:val="0"/>
          <w:numId w:val="1"/>
        </w:numPr>
        <w:tabs>
          <w:tab w:val="left" w:pos="0"/>
          <w:tab w:val="left" w:pos="720"/>
        </w:tabs>
        <w:spacing w:after="120"/>
        <w:ind w:left="0" w:firstLine="0"/>
        <w:jc w:val="both"/>
        <w:rPr>
          <w:b/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>Principles</w:t>
      </w:r>
    </w:p>
    <w:p w14:paraId="6DD5824B" w14:textId="213CEFE2" w:rsidR="00BC262A" w:rsidRPr="00863516" w:rsidRDefault="00BC262A" w:rsidP="000A1732">
      <w:pPr>
        <w:numPr>
          <w:ilvl w:val="12"/>
          <w:numId w:val="0"/>
        </w:num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Both parties assert that participants under this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>will be selected on the bas</w:t>
      </w:r>
      <w:r w:rsidR="00BF28B4">
        <w:rPr>
          <w:sz w:val="24"/>
          <w:szCs w:val="24"/>
          <w:lang w:val="en-US"/>
        </w:rPr>
        <w:t>i</w:t>
      </w:r>
      <w:r w:rsidRPr="00863516">
        <w:rPr>
          <w:sz w:val="24"/>
          <w:szCs w:val="24"/>
          <w:lang w:val="en-US"/>
        </w:rPr>
        <w:t xml:space="preserve">s of merit without regard to race, national or ethnic origin, religion, age, sex, marital status or </w:t>
      </w:r>
      <w:r w:rsidR="00BF28B4">
        <w:rPr>
          <w:sz w:val="24"/>
          <w:szCs w:val="24"/>
          <w:lang w:val="en-US"/>
        </w:rPr>
        <w:t>disability.</w:t>
      </w:r>
      <w:r w:rsidRPr="00863516">
        <w:rPr>
          <w:sz w:val="24"/>
          <w:szCs w:val="24"/>
          <w:lang w:val="en-US"/>
        </w:rPr>
        <w:t xml:space="preserve"> </w:t>
      </w:r>
      <w:r w:rsidR="003B0F07" w:rsidRPr="003B0F07">
        <w:rPr>
          <w:b/>
          <w:bCs/>
          <w:sz w:val="24"/>
          <w:szCs w:val="24"/>
          <w:lang w:val="en-US"/>
        </w:rPr>
        <w:t>UDSM</w:t>
      </w:r>
      <w:r w:rsidR="00E71348" w:rsidRPr="000A1732">
        <w:rPr>
          <w:b/>
          <w:bCs/>
          <w:color w:val="FF0000"/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 xml:space="preserve">and </w:t>
      </w:r>
      <w:r w:rsidR="00E71348">
        <w:rPr>
          <w:b/>
          <w:bCs/>
          <w:sz w:val="24"/>
          <w:szCs w:val="24"/>
          <w:lang w:val="en-US"/>
        </w:rPr>
        <w:t>UT</w:t>
      </w:r>
      <w:r w:rsidRPr="00863516">
        <w:rPr>
          <w:sz w:val="24"/>
          <w:szCs w:val="24"/>
          <w:lang w:val="en-US"/>
        </w:rPr>
        <w:t xml:space="preserve"> will each accept the participants selected by the other party if mutually acceptable academic and/or professional qualifications and standards are met. All participants will be treated in the same non-discriminatory manner in carrying out the provisions of this </w:t>
      </w:r>
      <w:r w:rsidR="00E71348">
        <w:rPr>
          <w:sz w:val="24"/>
          <w:szCs w:val="24"/>
          <w:lang w:val="en-US"/>
        </w:rPr>
        <w:t>MoU</w:t>
      </w:r>
      <w:r w:rsidRPr="00863516">
        <w:rPr>
          <w:sz w:val="24"/>
          <w:szCs w:val="24"/>
          <w:lang w:val="en-US"/>
        </w:rPr>
        <w:t xml:space="preserve">, subject to the provision of the policies and requirements of each of the institutions. Any violation of these </w:t>
      </w:r>
      <w:r w:rsidR="00E71348">
        <w:rPr>
          <w:sz w:val="24"/>
          <w:szCs w:val="24"/>
          <w:lang w:val="en-US"/>
        </w:rPr>
        <w:t>p</w:t>
      </w:r>
      <w:r w:rsidRPr="00863516">
        <w:rPr>
          <w:sz w:val="24"/>
          <w:szCs w:val="24"/>
          <w:lang w:val="en-US"/>
        </w:rPr>
        <w:t xml:space="preserve">rinciples will be considered as grounds for terminating this </w:t>
      </w:r>
      <w:r w:rsidR="00E71348">
        <w:rPr>
          <w:sz w:val="24"/>
          <w:szCs w:val="24"/>
          <w:lang w:val="en-US"/>
        </w:rPr>
        <w:t>MoU.</w:t>
      </w:r>
    </w:p>
    <w:p w14:paraId="32F4652B" w14:textId="77777777" w:rsidR="00BC262A" w:rsidRDefault="00BC262A" w:rsidP="00863516">
      <w:pPr>
        <w:numPr>
          <w:ilvl w:val="12"/>
          <w:numId w:val="0"/>
        </w:numPr>
        <w:jc w:val="both"/>
        <w:rPr>
          <w:sz w:val="24"/>
          <w:szCs w:val="24"/>
          <w:lang w:val="en-US"/>
        </w:rPr>
      </w:pPr>
    </w:p>
    <w:p w14:paraId="64D9E814" w14:textId="77777777" w:rsidR="00BC262A" w:rsidRPr="00863516" w:rsidRDefault="00BC262A" w:rsidP="009F3495">
      <w:pPr>
        <w:numPr>
          <w:ilvl w:val="0"/>
          <w:numId w:val="1"/>
        </w:numPr>
        <w:tabs>
          <w:tab w:val="left" w:pos="-142"/>
          <w:tab w:val="left" w:pos="720"/>
        </w:tabs>
        <w:spacing w:after="120"/>
        <w:ind w:left="0" w:firstLine="0"/>
        <w:jc w:val="both"/>
        <w:rPr>
          <w:b/>
          <w:sz w:val="24"/>
          <w:szCs w:val="24"/>
          <w:lang w:val="en-US"/>
        </w:rPr>
      </w:pPr>
      <w:r w:rsidRPr="00863516">
        <w:rPr>
          <w:b/>
          <w:sz w:val="24"/>
          <w:szCs w:val="24"/>
          <w:lang w:val="en-US"/>
        </w:rPr>
        <w:t xml:space="preserve">Effective Date and Length </w:t>
      </w:r>
    </w:p>
    <w:p w14:paraId="16A92FB8" w14:textId="77777777" w:rsidR="004C4035" w:rsidRPr="00863516" w:rsidRDefault="00BC262A" w:rsidP="00863516">
      <w:p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This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 xml:space="preserve">will remain in force for a period of five years subject to the availability of funds, and any amendment and/or modification of the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 xml:space="preserve">will require written approval of the chief administrative office of each contracting institution and shall be appended hereto. </w:t>
      </w:r>
    </w:p>
    <w:p w14:paraId="73986142" w14:textId="77777777" w:rsidR="004C4035" w:rsidRPr="00863516" w:rsidRDefault="004C4035" w:rsidP="00863516">
      <w:pPr>
        <w:jc w:val="both"/>
        <w:rPr>
          <w:sz w:val="24"/>
          <w:szCs w:val="24"/>
          <w:lang w:val="en-US"/>
        </w:rPr>
      </w:pPr>
    </w:p>
    <w:p w14:paraId="37D822C1" w14:textId="77777777" w:rsidR="00BC262A" w:rsidRPr="00863516" w:rsidRDefault="00BC262A" w:rsidP="000A1732">
      <w:p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After the initial five-year period, this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 xml:space="preserve">may be renewed </w:t>
      </w:r>
      <w:r w:rsidR="004C4035" w:rsidRPr="00863516">
        <w:rPr>
          <w:sz w:val="24"/>
          <w:szCs w:val="24"/>
          <w:lang w:val="en-US"/>
        </w:rPr>
        <w:t>subject to the approval of the both parties</w:t>
      </w:r>
      <w:r w:rsidRPr="00863516">
        <w:rPr>
          <w:sz w:val="24"/>
          <w:szCs w:val="24"/>
          <w:lang w:val="en-US"/>
        </w:rPr>
        <w:t>.</w:t>
      </w:r>
    </w:p>
    <w:p w14:paraId="79BA10AA" w14:textId="77777777" w:rsidR="00BC262A" w:rsidRPr="00863516" w:rsidRDefault="00BC262A" w:rsidP="00863516">
      <w:pPr>
        <w:jc w:val="both"/>
        <w:rPr>
          <w:sz w:val="24"/>
          <w:szCs w:val="24"/>
          <w:lang w:val="en-US"/>
        </w:rPr>
      </w:pPr>
    </w:p>
    <w:p w14:paraId="721E3FB1" w14:textId="77777777" w:rsidR="00BC262A" w:rsidRPr="00863516" w:rsidRDefault="00BC262A" w:rsidP="00581CD0">
      <w:pPr>
        <w:jc w:val="both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Either party reserves the right to terminate this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>upon six months written notice to the other</w:t>
      </w:r>
      <w:r w:rsidR="008056F5">
        <w:rPr>
          <w:sz w:val="24"/>
          <w:szCs w:val="24"/>
          <w:lang w:val="en-US"/>
        </w:rPr>
        <w:t xml:space="preserve"> party</w:t>
      </w:r>
      <w:r w:rsidRPr="00863516">
        <w:rPr>
          <w:sz w:val="24"/>
          <w:szCs w:val="24"/>
          <w:lang w:val="en-US"/>
        </w:rPr>
        <w:t>.</w:t>
      </w:r>
      <w:r w:rsidR="004C4035" w:rsidRPr="00863516">
        <w:rPr>
          <w:sz w:val="24"/>
          <w:szCs w:val="24"/>
          <w:lang w:val="en-US"/>
        </w:rPr>
        <w:t xml:space="preserve"> </w:t>
      </w:r>
      <w:r w:rsidR="00581CD0">
        <w:rPr>
          <w:sz w:val="24"/>
          <w:szCs w:val="24"/>
          <w:lang w:val="en-US"/>
        </w:rPr>
        <w:t>The terminating party is responsible for compensating the other side for any damage resulting from the early termination.</w:t>
      </w:r>
      <w:r w:rsidR="004C4035" w:rsidRPr="00863516">
        <w:rPr>
          <w:sz w:val="24"/>
          <w:szCs w:val="24"/>
          <w:lang w:val="en-US"/>
        </w:rPr>
        <w:t xml:space="preserve"> </w:t>
      </w:r>
    </w:p>
    <w:p w14:paraId="0D7E65E9" w14:textId="77777777" w:rsidR="004C4035" w:rsidRPr="00863516" w:rsidRDefault="004C4035" w:rsidP="00863516">
      <w:pPr>
        <w:jc w:val="both"/>
        <w:rPr>
          <w:sz w:val="24"/>
          <w:szCs w:val="24"/>
          <w:lang w:val="en-US"/>
        </w:rPr>
      </w:pPr>
    </w:p>
    <w:p w14:paraId="451851D1" w14:textId="77777777" w:rsidR="00BC262A" w:rsidRPr="00863516" w:rsidRDefault="00BC262A" w:rsidP="00863516">
      <w:pPr>
        <w:jc w:val="both"/>
        <w:outlineLvl w:val="0"/>
        <w:rPr>
          <w:sz w:val="24"/>
          <w:szCs w:val="24"/>
          <w:lang w:val="en-US"/>
        </w:rPr>
      </w:pPr>
      <w:r w:rsidRPr="00863516">
        <w:rPr>
          <w:sz w:val="24"/>
          <w:szCs w:val="24"/>
          <w:lang w:val="en-US"/>
        </w:rPr>
        <w:t xml:space="preserve">This </w:t>
      </w:r>
      <w:r w:rsidR="005F2D49">
        <w:rPr>
          <w:sz w:val="24"/>
          <w:szCs w:val="24"/>
          <w:lang w:val="en-US"/>
        </w:rPr>
        <w:t>MoU</w:t>
      </w:r>
      <w:r w:rsidR="00E71348">
        <w:rPr>
          <w:sz w:val="24"/>
          <w:szCs w:val="24"/>
          <w:lang w:val="en-US"/>
        </w:rPr>
        <w:t xml:space="preserve"> </w:t>
      </w:r>
      <w:r w:rsidRPr="00863516">
        <w:rPr>
          <w:sz w:val="24"/>
          <w:szCs w:val="24"/>
          <w:lang w:val="en-US"/>
        </w:rPr>
        <w:t>shall take effect when signed by each side.</w:t>
      </w:r>
    </w:p>
    <w:p w14:paraId="5107A547" w14:textId="77777777" w:rsidR="00BC262A" w:rsidRDefault="00BC262A" w:rsidP="00863516">
      <w:pPr>
        <w:jc w:val="both"/>
        <w:rPr>
          <w:sz w:val="24"/>
          <w:szCs w:val="24"/>
          <w:lang w:val="en-US"/>
        </w:rPr>
      </w:pPr>
    </w:p>
    <w:p w14:paraId="2D5C7347" w14:textId="77777777" w:rsidR="00756EB3" w:rsidRDefault="00756EB3" w:rsidP="00863516">
      <w:pPr>
        <w:jc w:val="both"/>
        <w:rPr>
          <w:sz w:val="24"/>
          <w:szCs w:val="24"/>
          <w:lang w:val="en-US"/>
        </w:rPr>
      </w:pPr>
    </w:p>
    <w:p w14:paraId="4EBF4681" w14:textId="77777777" w:rsidR="00756EB3" w:rsidRDefault="00756EB3" w:rsidP="00863516">
      <w:pPr>
        <w:jc w:val="both"/>
        <w:rPr>
          <w:sz w:val="24"/>
          <w:szCs w:val="24"/>
          <w:lang w:val="en-US"/>
        </w:rPr>
      </w:pPr>
    </w:p>
    <w:p w14:paraId="1B00A94B" w14:textId="77777777" w:rsidR="00756EB3" w:rsidRDefault="00756EB3" w:rsidP="00863516">
      <w:pPr>
        <w:jc w:val="both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D7DAA" w14:paraId="1A0D8D2F" w14:textId="77777777" w:rsidTr="000D7DAA">
        <w:tc>
          <w:tcPr>
            <w:tcW w:w="4247" w:type="dxa"/>
          </w:tcPr>
          <w:p w14:paraId="036B6157" w14:textId="2D62FACE" w:rsidR="000D7DAA" w:rsidRDefault="000D7DAA" w:rsidP="00863516">
            <w:pPr>
              <w:jc w:val="both"/>
              <w:rPr>
                <w:sz w:val="24"/>
                <w:szCs w:val="24"/>
                <w:lang w:val="en-US"/>
              </w:rPr>
            </w:pPr>
            <w:r w:rsidRPr="000D7DAA">
              <w:rPr>
                <w:sz w:val="24"/>
                <w:szCs w:val="24"/>
                <w:lang w:val="en-US"/>
              </w:rPr>
              <w:t xml:space="preserve">University of </w:t>
            </w:r>
            <w:r w:rsidR="002562C2">
              <w:rPr>
                <w:sz w:val="24"/>
                <w:szCs w:val="24"/>
                <w:lang w:val="en-US"/>
              </w:rPr>
              <w:t>Dar es Salaam</w:t>
            </w:r>
          </w:p>
        </w:tc>
        <w:tc>
          <w:tcPr>
            <w:tcW w:w="4247" w:type="dxa"/>
          </w:tcPr>
          <w:p w14:paraId="4981F7D5" w14:textId="77777777" w:rsidR="000D7DAA" w:rsidRDefault="008176DE" w:rsidP="00863516">
            <w:pPr>
              <w:jc w:val="both"/>
              <w:rPr>
                <w:sz w:val="24"/>
                <w:szCs w:val="24"/>
                <w:lang w:val="en-US"/>
              </w:rPr>
            </w:pPr>
            <w:r w:rsidRPr="008176DE">
              <w:rPr>
                <w:sz w:val="24"/>
                <w:szCs w:val="24"/>
                <w:lang w:val="en-US"/>
              </w:rPr>
              <w:t>University of Tehran</w:t>
            </w:r>
          </w:p>
        </w:tc>
      </w:tr>
      <w:tr w:rsidR="000D7DAA" w14:paraId="6D56AFC5" w14:textId="77777777" w:rsidTr="000D7DAA">
        <w:tc>
          <w:tcPr>
            <w:tcW w:w="4247" w:type="dxa"/>
          </w:tcPr>
          <w:p w14:paraId="14EDFFA5" w14:textId="5E224BEA" w:rsidR="000D7DAA" w:rsidRDefault="00ED0D46" w:rsidP="00863516">
            <w:pPr>
              <w:jc w:val="both"/>
              <w:rPr>
                <w:sz w:val="24"/>
                <w:szCs w:val="24"/>
                <w:lang w:val="en-US"/>
              </w:rPr>
            </w:pPr>
            <w:r w:rsidRPr="00ED0D46">
              <w:rPr>
                <w:sz w:val="24"/>
                <w:szCs w:val="24"/>
                <w:lang w:val="en-US"/>
              </w:rPr>
              <w:t xml:space="preserve">Prof William A. L. </w:t>
            </w:r>
            <w:proofErr w:type="spellStart"/>
            <w:r w:rsidRPr="00ED0D46">
              <w:rPr>
                <w:sz w:val="24"/>
                <w:szCs w:val="24"/>
                <w:lang w:val="en-US"/>
              </w:rPr>
              <w:t>Anangisye</w:t>
            </w:r>
            <w:proofErr w:type="spellEnd"/>
          </w:p>
        </w:tc>
        <w:tc>
          <w:tcPr>
            <w:tcW w:w="4247" w:type="dxa"/>
          </w:tcPr>
          <w:p w14:paraId="09751FEE" w14:textId="77777777" w:rsidR="000D7DAA" w:rsidRDefault="007559DD" w:rsidP="00863516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Seyed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Mohammad </w:t>
            </w:r>
            <w:proofErr w:type="spellStart"/>
            <w:r>
              <w:rPr>
                <w:sz w:val="24"/>
                <w:szCs w:val="24"/>
                <w:lang w:val="en-US"/>
              </w:rPr>
              <w:t>Moghimi</w:t>
            </w:r>
            <w:proofErr w:type="spellEnd"/>
            <w:r w:rsidR="008176DE" w:rsidRPr="008176DE">
              <w:rPr>
                <w:sz w:val="24"/>
                <w:szCs w:val="24"/>
                <w:lang w:val="en-US"/>
              </w:rPr>
              <w:t xml:space="preserve"> (Prof.)</w:t>
            </w:r>
          </w:p>
        </w:tc>
      </w:tr>
      <w:tr w:rsidR="000D7DAA" w14:paraId="196FE870" w14:textId="77777777" w:rsidTr="000D7DAA">
        <w:tc>
          <w:tcPr>
            <w:tcW w:w="4247" w:type="dxa"/>
          </w:tcPr>
          <w:p w14:paraId="31A20F41" w14:textId="6D27DDD2" w:rsidR="000D7DAA" w:rsidRDefault="00ED0D46" w:rsidP="00ED0D46">
            <w:pPr>
              <w:rPr>
                <w:sz w:val="24"/>
                <w:szCs w:val="24"/>
                <w:lang w:val="en-US"/>
              </w:rPr>
            </w:pPr>
            <w:r w:rsidRPr="00ED0D46">
              <w:rPr>
                <w:sz w:val="24"/>
                <w:szCs w:val="24"/>
                <w:lang w:val="en-US"/>
              </w:rPr>
              <w:t>Vice- Chancellor</w:t>
            </w:r>
          </w:p>
        </w:tc>
        <w:tc>
          <w:tcPr>
            <w:tcW w:w="4247" w:type="dxa"/>
          </w:tcPr>
          <w:p w14:paraId="312FFFAA" w14:textId="77777777" w:rsidR="000D7DAA" w:rsidRDefault="007559DD" w:rsidP="00863516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Acting </w:t>
            </w:r>
            <w:r w:rsidR="008176DE" w:rsidRPr="008176DE">
              <w:rPr>
                <w:sz w:val="24"/>
                <w:szCs w:val="24"/>
                <w:lang w:val="en-US"/>
              </w:rPr>
              <w:t>President</w:t>
            </w:r>
          </w:p>
        </w:tc>
      </w:tr>
      <w:tr w:rsidR="00574D68" w14:paraId="4AC85E44" w14:textId="77777777" w:rsidTr="00574D68">
        <w:trPr>
          <w:trHeight w:val="2166"/>
        </w:trPr>
        <w:tc>
          <w:tcPr>
            <w:tcW w:w="4247" w:type="dxa"/>
          </w:tcPr>
          <w:p w14:paraId="7534D5B2" w14:textId="77777777" w:rsidR="00574D68" w:rsidRPr="000D7DAA" w:rsidRDefault="00574D68" w:rsidP="00863516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4247" w:type="dxa"/>
          </w:tcPr>
          <w:p w14:paraId="06F6F2AC" w14:textId="77777777" w:rsidR="00574D68" w:rsidRPr="008176DE" w:rsidRDefault="00574D68" w:rsidP="00863516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0D7DAA" w14:paraId="4B498FFF" w14:textId="77777777" w:rsidTr="000D7DAA">
        <w:tc>
          <w:tcPr>
            <w:tcW w:w="4247" w:type="dxa"/>
          </w:tcPr>
          <w:p w14:paraId="03D52FDF" w14:textId="6C973851" w:rsidR="000D7DAA" w:rsidRDefault="000D7DAA" w:rsidP="00863516">
            <w:pPr>
              <w:jc w:val="both"/>
              <w:rPr>
                <w:sz w:val="24"/>
                <w:szCs w:val="24"/>
                <w:lang w:val="en-US"/>
              </w:rPr>
            </w:pPr>
            <w:r w:rsidRPr="000D7DAA">
              <w:rPr>
                <w:sz w:val="24"/>
                <w:szCs w:val="24"/>
                <w:lang w:val="en-US"/>
              </w:rPr>
              <w:t>Date:</w:t>
            </w:r>
            <w:ins w:id="1" w:author="Morteza" w:date="2021-11-16T16:03:00Z">
              <w:r w:rsidR="001846C8">
                <w:rPr>
                  <w:sz w:val="24"/>
                  <w:szCs w:val="24"/>
                  <w:lang w:val="en-US"/>
                </w:rPr>
                <w:t xml:space="preserve"> </w:t>
              </w:r>
            </w:ins>
          </w:p>
        </w:tc>
        <w:tc>
          <w:tcPr>
            <w:tcW w:w="4247" w:type="dxa"/>
          </w:tcPr>
          <w:p w14:paraId="249A3755" w14:textId="77777777" w:rsidR="000D7DAA" w:rsidRDefault="008176DE" w:rsidP="00863516">
            <w:pPr>
              <w:jc w:val="both"/>
              <w:rPr>
                <w:sz w:val="24"/>
                <w:szCs w:val="24"/>
                <w:lang w:val="en-US"/>
              </w:rPr>
            </w:pPr>
            <w:r w:rsidRPr="008176DE">
              <w:rPr>
                <w:sz w:val="24"/>
                <w:szCs w:val="24"/>
                <w:lang w:val="en-US"/>
              </w:rPr>
              <w:t xml:space="preserve">Date: </w:t>
            </w:r>
          </w:p>
        </w:tc>
      </w:tr>
    </w:tbl>
    <w:p w14:paraId="6025F47D" w14:textId="25C2D754" w:rsidR="00756EB3" w:rsidDel="001846C8" w:rsidRDefault="00756EB3">
      <w:pPr>
        <w:rPr>
          <w:del w:id="2" w:author="Morteza" w:date="2021-11-16T16:01:00Z"/>
        </w:rPr>
      </w:pPr>
    </w:p>
    <w:p w14:paraId="1AA509E0" w14:textId="77777777" w:rsidR="00B921FF" w:rsidRPr="00863516" w:rsidRDefault="00B921FF">
      <w:pPr>
        <w:jc w:val="both"/>
        <w:rPr>
          <w:sz w:val="24"/>
          <w:szCs w:val="24"/>
          <w:rtl/>
          <w:lang w:val="en-US"/>
        </w:rPr>
      </w:pPr>
    </w:p>
    <w:sectPr w:rsidR="00B921FF" w:rsidRPr="00863516" w:rsidSect="00612EDE">
      <w:footerReference w:type="default" r:id="rId10"/>
      <w:pgSz w:w="11906" w:h="16838" w:code="9"/>
      <w:pgMar w:top="1418" w:right="1701" w:bottom="1418" w:left="1701" w:header="709" w:footer="851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389F8" w14:textId="77777777" w:rsidR="00742C0B" w:rsidRDefault="00742C0B" w:rsidP="00BB5AEB">
      <w:r>
        <w:separator/>
      </w:r>
    </w:p>
  </w:endnote>
  <w:endnote w:type="continuationSeparator" w:id="0">
    <w:p w14:paraId="2464B0ED" w14:textId="77777777" w:rsidR="00742C0B" w:rsidRDefault="00742C0B" w:rsidP="00BB5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07559"/>
      <w:docPartObj>
        <w:docPartGallery w:val="Page Numbers (Bottom of Page)"/>
        <w:docPartUnique/>
      </w:docPartObj>
    </w:sdtPr>
    <w:sdtEndPr/>
    <w:sdtContent>
      <w:p w14:paraId="4F43D336" w14:textId="77777777" w:rsidR="007A5FA8" w:rsidRDefault="00AB664C">
        <w:pPr>
          <w:pStyle w:val="Footer"/>
          <w:jc w:val="center"/>
        </w:pPr>
        <w:r>
          <w:rPr>
            <w:noProof/>
            <w:lang w:val="en-US" w:bidi="fa-IR"/>
          </w:rPr>
          <mc:AlternateContent>
            <mc:Choice Requires="wps">
              <w:drawing>
                <wp:inline distT="0" distB="0" distL="0" distR="0" wp14:anchorId="3FE97F2D" wp14:editId="7BC0BE08">
                  <wp:extent cx="5943600" cy="45085"/>
                  <wp:effectExtent l="9525" t="9525" r="0" b="2540"/>
                  <wp:docPr id="1" name="AutoShape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94360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chemeClr val="tx1">
                                <a:lumMod val="100000"/>
                                <a:lumOff val="0"/>
                              </a:schemeClr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6FEE97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alt="Light horizontal" style="width:468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" fillcolor="black [3213]" stroked="f" strokecolor="black [3213]">
                  <v:fill r:id="rId1" o:title="" type="pattern"/>
                  <w10:anchorlock/>
                </v:shape>
              </w:pict>
            </mc:Fallback>
          </mc:AlternateContent>
        </w:r>
      </w:p>
      <w:p w14:paraId="780AB094" w14:textId="77777777" w:rsidR="007A5FA8" w:rsidRDefault="00903047">
        <w:pPr>
          <w:pStyle w:val="Footer"/>
          <w:jc w:val="center"/>
        </w:pPr>
        <w:r>
          <w:fldChar w:fldCharType="begin"/>
        </w:r>
        <w:r w:rsidR="00FB3C3F">
          <w:instrText xml:space="preserve"> PAGE    \* MERGEFORMAT </w:instrText>
        </w:r>
        <w:r>
          <w:fldChar w:fldCharType="separate"/>
        </w:r>
        <w:r w:rsidR="00AB664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6BE73" w14:textId="77777777" w:rsidR="00742C0B" w:rsidRDefault="00742C0B" w:rsidP="00BB5AEB">
      <w:r>
        <w:separator/>
      </w:r>
    </w:p>
  </w:footnote>
  <w:footnote w:type="continuationSeparator" w:id="0">
    <w:p w14:paraId="27D0C124" w14:textId="77777777" w:rsidR="00742C0B" w:rsidRDefault="00742C0B" w:rsidP="00BB5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157E4E"/>
    <w:multiLevelType w:val="singleLevel"/>
    <w:tmpl w:val="0A281922"/>
    <w:lvl w:ilvl="0">
      <w:start w:val="4"/>
      <w:numFmt w:val="decimal"/>
      <w:lvlText w:val="%1."/>
      <w:legacy w:legacy="1" w:legacySpace="120" w:legacyIndent="360"/>
      <w:lvlJc w:val="left"/>
      <w:pPr>
        <w:ind w:left="-786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orteza">
    <w15:presenceInfo w15:providerId="None" w15:userId="Mortez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2A"/>
    <w:rsid w:val="000256D7"/>
    <w:rsid w:val="00032C08"/>
    <w:rsid w:val="00052E2F"/>
    <w:rsid w:val="000556E6"/>
    <w:rsid w:val="00066D5B"/>
    <w:rsid w:val="000A1732"/>
    <w:rsid w:val="000D2DB1"/>
    <w:rsid w:val="000D75C4"/>
    <w:rsid w:val="000D7DAA"/>
    <w:rsid w:val="000E614B"/>
    <w:rsid w:val="001846C8"/>
    <w:rsid w:val="00195A1E"/>
    <w:rsid w:val="001D28AC"/>
    <w:rsid w:val="001E65AA"/>
    <w:rsid w:val="001F2995"/>
    <w:rsid w:val="002562C2"/>
    <w:rsid w:val="00291F73"/>
    <w:rsid w:val="003B0F07"/>
    <w:rsid w:val="00405D2A"/>
    <w:rsid w:val="00410D0C"/>
    <w:rsid w:val="00433734"/>
    <w:rsid w:val="004754E1"/>
    <w:rsid w:val="004B5E7B"/>
    <w:rsid w:val="004C4035"/>
    <w:rsid w:val="00521C89"/>
    <w:rsid w:val="00532652"/>
    <w:rsid w:val="00535684"/>
    <w:rsid w:val="00574D68"/>
    <w:rsid w:val="0057647D"/>
    <w:rsid w:val="00581CD0"/>
    <w:rsid w:val="005B5DC5"/>
    <w:rsid w:val="005C129F"/>
    <w:rsid w:val="005D1A0F"/>
    <w:rsid w:val="005F2D49"/>
    <w:rsid w:val="005F6BC8"/>
    <w:rsid w:val="00612EDE"/>
    <w:rsid w:val="00617B59"/>
    <w:rsid w:val="00626672"/>
    <w:rsid w:val="006363E8"/>
    <w:rsid w:val="0066324B"/>
    <w:rsid w:val="00671612"/>
    <w:rsid w:val="006854B1"/>
    <w:rsid w:val="006A4EC1"/>
    <w:rsid w:val="006F0ECB"/>
    <w:rsid w:val="007145BA"/>
    <w:rsid w:val="00737289"/>
    <w:rsid w:val="00742C0B"/>
    <w:rsid w:val="007559DD"/>
    <w:rsid w:val="00756EB3"/>
    <w:rsid w:val="007A5FA8"/>
    <w:rsid w:val="007B604C"/>
    <w:rsid w:val="007C5B47"/>
    <w:rsid w:val="007D6A87"/>
    <w:rsid w:val="008056F5"/>
    <w:rsid w:val="008176DE"/>
    <w:rsid w:val="00863516"/>
    <w:rsid w:val="00867C2E"/>
    <w:rsid w:val="00870E60"/>
    <w:rsid w:val="00885A05"/>
    <w:rsid w:val="00893099"/>
    <w:rsid w:val="008E6A69"/>
    <w:rsid w:val="008E7CE5"/>
    <w:rsid w:val="00903047"/>
    <w:rsid w:val="00932C81"/>
    <w:rsid w:val="009638CB"/>
    <w:rsid w:val="009767C0"/>
    <w:rsid w:val="009D2FD1"/>
    <w:rsid w:val="009D5A08"/>
    <w:rsid w:val="009E1EAC"/>
    <w:rsid w:val="009F3495"/>
    <w:rsid w:val="009F7607"/>
    <w:rsid w:val="00A20CD2"/>
    <w:rsid w:val="00A24060"/>
    <w:rsid w:val="00A54A1A"/>
    <w:rsid w:val="00A57339"/>
    <w:rsid w:val="00A60DD7"/>
    <w:rsid w:val="00AB664C"/>
    <w:rsid w:val="00AC5AB4"/>
    <w:rsid w:val="00B13C6F"/>
    <w:rsid w:val="00B2778D"/>
    <w:rsid w:val="00B563AF"/>
    <w:rsid w:val="00B86577"/>
    <w:rsid w:val="00B921FF"/>
    <w:rsid w:val="00BB5AEB"/>
    <w:rsid w:val="00BC262A"/>
    <w:rsid w:val="00BF28B4"/>
    <w:rsid w:val="00C16312"/>
    <w:rsid w:val="00C22C8F"/>
    <w:rsid w:val="00C2431F"/>
    <w:rsid w:val="00C34165"/>
    <w:rsid w:val="00C36423"/>
    <w:rsid w:val="00C51764"/>
    <w:rsid w:val="00C6496B"/>
    <w:rsid w:val="00C81199"/>
    <w:rsid w:val="00CA6F1A"/>
    <w:rsid w:val="00D657A4"/>
    <w:rsid w:val="00E05950"/>
    <w:rsid w:val="00E25984"/>
    <w:rsid w:val="00E263AC"/>
    <w:rsid w:val="00E70AA3"/>
    <w:rsid w:val="00E71348"/>
    <w:rsid w:val="00E75B21"/>
    <w:rsid w:val="00E94806"/>
    <w:rsid w:val="00EA75F4"/>
    <w:rsid w:val="00ED0D46"/>
    <w:rsid w:val="00F15E65"/>
    <w:rsid w:val="00F47CF9"/>
    <w:rsid w:val="00F65B41"/>
    <w:rsid w:val="00FB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DAD68"/>
  <w15:docId w15:val="{6BDCEAED-36FA-4C87-ADBD-BB7F7924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262A"/>
    <w:pPr>
      <w:overflowPunct w:val="0"/>
      <w:autoSpaceDE w:val="0"/>
      <w:autoSpaceDN w:val="0"/>
      <w:adjustRightInd w:val="0"/>
      <w:textAlignment w:val="baseline"/>
    </w:pPr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9F7607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8635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B5A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AEB"/>
    <w:rPr>
      <w:lang w:val="fr-FR"/>
    </w:rPr>
  </w:style>
  <w:style w:type="paragraph" w:styleId="Footer">
    <w:name w:val="footer"/>
    <w:basedOn w:val="Normal"/>
    <w:link w:val="FooterChar"/>
    <w:uiPriority w:val="99"/>
    <w:rsid w:val="00BB5A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AEB"/>
    <w:rPr>
      <w:lang w:val="fr-FR"/>
    </w:rPr>
  </w:style>
  <w:style w:type="paragraph" w:styleId="BalloonText">
    <w:name w:val="Balloon Text"/>
    <w:basedOn w:val="Normal"/>
    <w:link w:val="BalloonTextChar"/>
    <w:rsid w:val="007C5B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5B47"/>
    <w:rPr>
      <w:rFonts w:ascii="Tahoma" w:hAnsi="Tahoma" w:cs="Tahoma"/>
      <w:sz w:val="16"/>
      <w:szCs w:val="16"/>
      <w:lang w:val="fr-FR"/>
    </w:rPr>
  </w:style>
  <w:style w:type="paragraph" w:styleId="ListParagraph">
    <w:name w:val="List Paragraph"/>
    <w:basedOn w:val="Normal"/>
    <w:uiPriority w:val="34"/>
    <w:qFormat/>
    <w:rsid w:val="001E65AA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0A173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A1732"/>
  </w:style>
  <w:style w:type="character" w:customStyle="1" w:styleId="CommentTextChar">
    <w:name w:val="Comment Text Char"/>
    <w:basedOn w:val="DefaultParagraphFont"/>
    <w:link w:val="CommentText"/>
    <w:semiHidden/>
    <w:rsid w:val="000A1732"/>
    <w:rPr>
      <w:lang w:val="fr-F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A17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A1732"/>
    <w:rPr>
      <w:b/>
      <w:bCs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9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B36E68-7080-4AF6-B699-4F7D51BEB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DCS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Morteza</cp:lastModifiedBy>
  <cp:revision>5</cp:revision>
  <cp:lastPrinted>2018-02-18T08:04:00Z</cp:lastPrinted>
  <dcterms:created xsi:type="dcterms:W3CDTF">2021-11-16T13:08:00Z</dcterms:created>
  <dcterms:modified xsi:type="dcterms:W3CDTF">2021-11-16T13:21:00Z</dcterms:modified>
</cp:coreProperties>
</file>