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27A0" w:rsidRPr="002827A0" w:rsidRDefault="002827A0" w:rsidP="002827A0">
      <w:pPr>
        <w:spacing w:line="360" w:lineRule="auto"/>
        <w:jc w:val="center"/>
        <w:rPr>
          <w:rFonts w:ascii="Calibri" w:eastAsia="Times New Roman" w:hAnsi="Calibri" w:cs="B Titr" w:hint="cs"/>
          <w:sz w:val="28"/>
          <w:szCs w:val="28"/>
          <w:rtl/>
          <w:lang w:val="fr-FR" w:eastAsia="fr-FR" w:bidi="fa-IR"/>
        </w:rPr>
      </w:pPr>
      <w:r w:rsidRPr="002827A0">
        <w:rPr>
          <w:rFonts w:ascii="Calibri" w:eastAsia="Times New Roman" w:hAnsi="Calibri" w:cs="B Titr" w:hint="cs"/>
          <w:sz w:val="28"/>
          <w:szCs w:val="28"/>
          <w:rtl/>
          <w:lang w:val="fr-FR" w:eastAsia="fr-FR" w:bidi="ar-SA"/>
        </w:rPr>
        <w:t>نفوذ آیین کاتولیک در فرانسه</w:t>
      </w:r>
      <w:r w:rsidR="00857486">
        <w:rPr>
          <w:rFonts w:ascii="Calibri" w:eastAsia="Times New Roman" w:hAnsi="Calibri" w:cs="B Titr" w:hint="cs"/>
          <w:sz w:val="28"/>
          <w:szCs w:val="28"/>
          <w:rtl/>
          <w:lang w:val="fr-FR" w:eastAsia="fr-FR" w:bidi="ar-SA"/>
        </w:rPr>
        <w:t xml:space="preserve"> به سود اسلام رو به افول </w:t>
      </w:r>
      <w:ins w:id="0" w:author="Windows User" w:date="2019-11-08T07:55:00Z">
        <w:r w:rsidR="00857486">
          <w:rPr>
            <w:rFonts w:ascii="Calibri" w:eastAsia="Times New Roman" w:hAnsi="Calibri" w:cs="B Titr" w:hint="cs"/>
            <w:sz w:val="28"/>
            <w:szCs w:val="28"/>
            <w:rtl/>
            <w:lang w:val="fr-FR" w:eastAsia="fr-FR" w:bidi="fa-IR"/>
          </w:rPr>
          <w:t>است</w:t>
        </w:r>
      </w:ins>
      <w:del w:id="1" w:author="Windows User" w:date="2019-11-08T07:54:00Z">
        <w:r w:rsidR="00857486" w:rsidDel="00857486">
          <w:rPr>
            <w:rFonts w:ascii="Calibri" w:eastAsia="Times New Roman" w:hAnsi="Calibri" w:cs="B Titr" w:hint="cs"/>
            <w:sz w:val="28"/>
            <w:szCs w:val="28"/>
            <w:rtl/>
            <w:lang w:val="fr-FR" w:eastAsia="fr-FR" w:bidi="ar-SA"/>
          </w:rPr>
          <w:delText>می باش</w:delText>
        </w:r>
        <w:r w:rsidR="00857486" w:rsidDel="00857486">
          <w:rPr>
            <w:rFonts w:ascii="Calibri" w:eastAsia="Times New Roman" w:hAnsi="Calibri" w:cs="B Titr" w:hint="cs"/>
            <w:sz w:val="28"/>
            <w:szCs w:val="28"/>
            <w:rtl/>
            <w:lang w:val="fr-FR" w:eastAsia="fr-FR" w:bidi="fa-IR"/>
          </w:rPr>
          <w:delText>د</w:delText>
        </w:r>
      </w:del>
    </w:p>
    <w:p w:rsidR="002827A0" w:rsidRPr="002827A0" w:rsidRDefault="002827A0" w:rsidP="002827A0">
      <w:pPr>
        <w:spacing w:line="360" w:lineRule="auto"/>
        <w:jc w:val="center"/>
        <w:rPr>
          <w:rFonts w:ascii="Calibri" w:eastAsia="Times New Roman" w:hAnsi="Calibri" w:cs="B Nazanin"/>
          <w:sz w:val="28"/>
          <w:szCs w:val="28"/>
          <w:rtl/>
          <w:lang w:val="fr-FR" w:eastAsia="fr-FR" w:bidi="ar-SA"/>
        </w:rPr>
      </w:pPr>
      <w:r w:rsidRPr="002827A0">
        <w:rPr>
          <w:rFonts w:ascii="Calibri" w:eastAsia="Times New Roman" w:hAnsi="Calibri" w:cs="B Nazanin"/>
          <w:noProof/>
          <w:sz w:val="28"/>
          <w:szCs w:val="28"/>
          <w:lang w:bidi="ar-SA"/>
        </w:rPr>
        <w:drawing>
          <wp:inline distT="0" distB="0" distL="0" distR="0" wp14:anchorId="4471A305" wp14:editId="5687E02A">
            <wp:extent cx="3366770" cy="1897380"/>
            <wp:effectExtent l="95250" t="76200" r="5080" b="0"/>
            <wp:docPr id="1" name="Image 11" descr="mosquee-de-pa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osquee-de-pari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189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dist="107763" dir="13500000" algn="ctr" rotWithShape="0">
                        <a:srgbClr val="808080">
                          <a:alpha val="5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827A0" w:rsidRPr="002827A0" w:rsidRDefault="002827A0" w:rsidP="00650CDB">
      <w:pPr>
        <w:spacing w:line="360" w:lineRule="auto"/>
        <w:jc w:val="both"/>
        <w:rPr>
          <w:rFonts w:ascii="Calibri" w:eastAsia="Times New Roman" w:hAnsi="Calibri" w:cs="B Nazanin"/>
          <w:sz w:val="28"/>
          <w:szCs w:val="28"/>
          <w:rtl/>
          <w:lang w:val="fr-FR" w:eastAsia="fr-FR" w:bidi="ar-SA"/>
        </w:rPr>
        <w:pPrChange w:id="2" w:author="Windows User" w:date="2019-11-08T08:09:00Z">
          <w:pPr>
            <w:spacing w:line="360" w:lineRule="auto"/>
            <w:jc w:val="both"/>
          </w:pPr>
        </w:pPrChange>
      </w:pPr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یک نشری</w:t>
      </w:r>
      <w:ins w:id="3" w:author="Windows User" w:date="2019-11-08T07:55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ۀ</w:t>
        </w:r>
      </w:ins>
      <w:del w:id="4" w:author="Windows User" w:date="2019-11-08T07:55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ه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فرانسوی با اشاره به نتایج یک بررسی </w:t>
      </w:r>
      <w:ins w:id="5" w:author="Windows User" w:date="2019-11-08T07:55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اذعان می‌کند</w:t>
        </w:r>
      </w:ins>
      <w:del w:id="6" w:author="Windows User" w:date="2019-11-08T07:55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می نویسد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که توجه به مسیحیت کاتولیک در فرانسه روز</w:t>
      </w:r>
      <w:ins w:id="7" w:author="Windows User" w:date="2019-11-08T07:55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8" w:author="Windows User" w:date="2019-11-08T07:55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به</w:t>
      </w:r>
      <w:ins w:id="9" w:author="Windows User" w:date="2019-11-08T07:55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10" w:author="Windows User" w:date="2019-11-08T07:55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روز در حال کاهش است. در مقاله</w:t>
      </w:r>
      <w:ins w:id="11" w:author="Windows User" w:date="2019-11-08T07:55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12" w:author="Windows User" w:date="2019-11-08T07:55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ای که </w:t>
      </w:r>
      <w:ins w:id="13" w:author="Windows User" w:date="2019-11-08T08:07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در</w:t>
        </w:r>
      </w:ins>
      <w:ins w:id="14" w:author="Windows User" w:date="2019-11-08T08:08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بارۀ</w:t>
        </w:r>
      </w:ins>
      <w:ins w:id="15" w:author="Windows User" w:date="2019-11-08T08:07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 </w:t>
        </w:r>
      </w:ins>
      <w:ins w:id="16" w:author="Windows User" w:date="2019-11-08T08:08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هم</w:t>
        </w:r>
      </w:ins>
      <w:ins w:id="17" w:author="Windows User" w:date="2019-11-08T08:07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ین موضوع</w:t>
        </w:r>
      </w:ins>
      <w:del w:id="18" w:author="Windows User" w:date="2019-11-08T08:07:00Z">
        <w:r w:rsidRPr="002827A0" w:rsidDel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به همین مناسبت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منتشر </w:t>
      </w:r>
      <w:ins w:id="19" w:author="Windows User" w:date="2019-11-08T07:56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شده، چنین </w:t>
        </w:r>
      </w:ins>
      <w:ins w:id="20" w:author="Windows User" w:date="2019-11-08T08:08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آمده</w:t>
        </w:r>
      </w:ins>
      <w:ins w:id="21" w:author="Windows User" w:date="2019-11-08T07:56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 است</w:t>
        </w:r>
      </w:ins>
      <w:del w:id="22" w:author="Windows User" w:date="2019-11-08T07:56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گردید</w:delText>
        </w:r>
      </w:del>
      <w:del w:id="23" w:author="Windows User" w:date="2019-11-08T07:55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ه آمده است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: بر</w:t>
      </w:r>
      <w:del w:id="24" w:author="Windows User" w:date="2019-11-08T07:56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اساس نتایج</w:t>
      </w:r>
      <w:del w:id="25" w:author="Windows User" w:date="2019-11-08T07:56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یک بررسی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صورت</w:t>
      </w:r>
      <w:ins w:id="26" w:author="Windows User" w:date="2019-11-08T07:56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27" w:author="Windows User" w:date="2019-11-08T07:56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گرفته در برخی</w:t>
      </w:r>
      <w:ins w:id="28" w:author="Windows User" w:date="2019-11-08T08:08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 از</w:t>
        </w:r>
      </w:ins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کشورهای اروپایی</w:t>
      </w:r>
      <w:ins w:id="29" w:author="Windows User" w:date="2019-11-08T07:56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،</w:t>
        </w:r>
      </w:ins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مسیحیت در فرانسه در حال </w:t>
      </w:r>
      <w:ins w:id="30" w:author="Windows User" w:date="2019-11-08T07:57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زوال</w:t>
        </w:r>
      </w:ins>
      <w:del w:id="31" w:author="Windows User" w:date="2019-11-08T07:57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رخت بر بستن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</w:t>
      </w:r>
      <w:ins w:id="32" w:author="Windows User" w:date="2019-11-08T07:57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است</w:t>
        </w:r>
      </w:ins>
      <w:del w:id="33" w:author="Windows User" w:date="2019-11-08T07:57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می باشد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. </w:t>
      </w:r>
      <w:ins w:id="34" w:author="Windows User" w:date="2019-11-08T07:59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در </w:t>
        </w:r>
      </w:ins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این بررسی </w:t>
      </w:r>
      <w:ins w:id="35" w:author="Windows User" w:date="2019-11-08T07:57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که</w:t>
        </w:r>
      </w:ins>
      <w:del w:id="36" w:author="Windows User" w:date="2019-11-08T07:57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که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</w:t>
      </w:r>
      <w:del w:id="37" w:author="Windows User" w:date="2019-11-08T07:57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توسط "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م</w:t>
      </w:r>
      <w:ins w:id="38" w:author="Windows User" w:date="2019-11-08T07:57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ؤ</w:t>
        </w:r>
      </w:ins>
      <w:del w:id="39" w:author="Windows User" w:date="2019-11-08T07:57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و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سس</w:t>
      </w:r>
      <w:ins w:id="40" w:author="Windows User" w:date="2019-11-08T07:58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ۀ</w:t>
        </w:r>
      </w:ins>
      <w:del w:id="41" w:author="Windows User" w:date="2019-11-08T07:58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ه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مطالعاتی </w:t>
      </w:r>
      <w:ins w:id="42" w:author="Windows User" w:date="2019-11-08T08:09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fa-IR"/>
          </w:rPr>
          <w:t>«</w:t>
        </w:r>
      </w:ins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ارزش</w:t>
      </w:r>
      <w:ins w:id="43" w:author="Windows User" w:date="2019-11-08T07:58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44" w:author="Windows User" w:date="2019-11-08T07:58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های اروپایی</w:t>
      </w:r>
      <w:ins w:id="45" w:author="Windows User" w:date="2019-11-08T07:58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»</w:t>
        </w:r>
      </w:ins>
      <w:del w:id="46" w:author="Windows User" w:date="2019-11-08T07:58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"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انجام </w:t>
      </w:r>
      <w:ins w:id="47" w:author="Windows User" w:date="2019-11-08T07:58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داده است</w:t>
        </w:r>
      </w:ins>
      <w:ins w:id="48" w:author="Windows User" w:date="2019-11-08T07:59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،</w:t>
        </w:r>
      </w:ins>
      <w:del w:id="49" w:author="Windows User" w:date="2019-11-08T07:58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شده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</w:t>
      </w:r>
      <w:ins w:id="50" w:author="Windows User" w:date="2019-11-08T07:59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اعلام </w:t>
        </w:r>
      </w:ins>
      <w:ins w:id="51" w:author="Windows User" w:date="2019-11-08T08:09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شده</w:t>
        </w:r>
      </w:ins>
      <w:del w:id="52" w:author="Windows User" w:date="2019-11-08T07:59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حاکی است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که </w:t>
      </w:r>
      <w:ins w:id="53" w:author="Windows User" w:date="2019-11-08T08:10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تعداد</w:t>
        </w:r>
      </w:ins>
      <w:del w:id="54" w:author="Windows User" w:date="2019-11-08T08:10:00Z">
        <w:r w:rsidRPr="002827A0" w:rsidDel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شمار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کاتولیک</w:t>
      </w:r>
      <w:ins w:id="55" w:author="Windows User" w:date="2019-11-08T07:59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56" w:author="Windows User" w:date="2019-11-08T07:59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های عمل</w:t>
      </w:r>
      <w:ins w:id="57" w:author="Windows User" w:date="2019-11-08T08:00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58" w:author="Windows User" w:date="2019-11-08T08:00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کننده به دستورات این دین روز</w:t>
      </w:r>
      <w:del w:id="59" w:author="Windows User" w:date="2019-11-08T08:00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به</w:t>
      </w:r>
      <w:ins w:id="60" w:author="Windows User" w:date="2019-11-08T08:00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61" w:author="Windows User" w:date="2019-11-08T08:00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روز در حال کاهش است.</w:t>
      </w:r>
      <w:del w:id="62" w:author="Windows User" w:date="2019-11-08T08:00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</w:p>
    <w:p w:rsidR="002827A0" w:rsidRPr="002827A0" w:rsidRDefault="002827A0" w:rsidP="00650CDB">
      <w:pPr>
        <w:spacing w:line="360" w:lineRule="auto"/>
        <w:jc w:val="both"/>
        <w:rPr>
          <w:rFonts w:ascii="Calibri" w:eastAsia="Times New Roman" w:hAnsi="Calibri" w:cs="B Nazanin"/>
          <w:sz w:val="28"/>
          <w:szCs w:val="28"/>
          <w:rtl/>
          <w:lang w:val="fr-FR" w:eastAsia="fr-FR" w:bidi="ar-SA"/>
        </w:rPr>
        <w:pPrChange w:id="63" w:author="Windows User" w:date="2019-11-08T08:11:00Z">
          <w:pPr>
            <w:spacing w:line="360" w:lineRule="auto"/>
            <w:jc w:val="both"/>
          </w:pPr>
        </w:pPrChange>
      </w:pPr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بر</w:t>
      </w:r>
      <w:ins w:id="64" w:author="Windows User" w:date="2019-11-08T08:00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ا</w:t>
        </w:r>
      </w:ins>
      <w:del w:id="65" w:author="Windows User" w:date="2019-11-08T08:00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أ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ساس آمار منتشر</w:t>
      </w:r>
      <w:ins w:id="66" w:author="Windows User" w:date="2019-11-08T08:00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شده</w:t>
        </w:r>
      </w:ins>
      <w:del w:id="67" w:author="Windows User" w:date="2019-11-08T08:10:00Z">
        <w:r w:rsidRPr="002827A0" w:rsidDel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ه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در این مقاله</w:t>
      </w:r>
      <w:ins w:id="68" w:author="Windows User" w:date="2019-11-08T08:10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،</w:t>
        </w:r>
      </w:ins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در سال </w:t>
      </w:r>
      <w:ins w:id="69" w:author="Windows User" w:date="2019-11-08T08:00:00Z">
        <w:r w:rsidR="00857486">
          <w:rPr>
            <w:rFonts w:ascii="Calibri" w:eastAsia="Times New Roman" w:hAnsi="Calibri" w:cs="Calibri"/>
            <w:sz w:val="28"/>
            <w:szCs w:val="28"/>
            <w:rtl/>
            <w:lang w:val="fr-FR" w:eastAsia="fr-FR" w:bidi="ar-SA"/>
          </w:rPr>
          <w:t>۲۰۱</w:t>
        </w:r>
      </w:ins>
      <w:ins w:id="70" w:author="Windows User" w:date="2019-11-08T08:01:00Z">
        <w:r w:rsidR="00857486">
          <w:rPr>
            <w:rFonts w:ascii="Calibri" w:eastAsia="Times New Roman" w:hAnsi="Calibri" w:cs="Calibri"/>
            <w:sz w:val="28"/>
            <w:szCs w:val="28"/>
            <w:rtl/>
            <w:lang w:val="fr-FR" w:eastAsia="fr-FR" w:bidi="ar-SA"/>
          </w:rPr>
          <w:t>۸</w:t>
        </w:r>
      </w:ins>
      <w:del w:id="71" w:author="Windows User" w:date="2019-11-08T08:00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2018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</w:t>
      </w:r>
      <w:ins w:id="72" w:author="Windows User" w:date="2019-11-08T08:01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فقط</w:t>
        </w:r>
      </w:ins>
      <w:del w:id="73" w:author="Windows User" w:date="2019-11-08T08:01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تنها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</w:t>
      </w:r>
      <w:ins w:id="74" w:author="Windows User" w:date="2019-11-08T08:01:00Z">
        <w:r w:rsidR="00857486">
          <w:rPr>
            <w:rFonts w:ascii="Calibri" w:eastAsia="Times New Roman" w:hAnsi="Calibri" w:cs="Calibri"/>
            <w:sz w:val="28"/>
            <w:szCs w:val="28"/>
            <w:rtl/>
            <w:lang w:val="fr-FR" w:eastAsia="fr-FR" w:bidi="ar-SA"/>
          </w:rPr>
          <w:t>۳۲</w:t>
        </w:r>
      </w:ins>
      <w:del w:id="75" w:author="Windows User" w:date="2019-11-08T08:01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32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درصد </w:t>
      </w:r>
      <w:ins w:id="76" w:author="Windows User" w:date="2019-11-08T08:01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از مردم فرانسه دین</w:t>
        </w:r>
      </w:ins>
      <w:del w:id="77" w:author="Windows User" w:date="2019-11-08T08:01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فرانسویان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خود را کاتولیک اعلام کردند </w:t>
      </w:r>
      <w:ins w:id="78" w:author="Windows User" w:date="2019-11-08T08:11:00Z">
        <w:r w:rsid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که</w:t>
        </w:r>
      </w:ins>
      <w:del w:id="79" w:author="Windows User" w:date="2019-11-08T08:11:00Z">
        <w:r w:rsidRPr="002827A0" w:rsidDel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و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از این تعداد </w:t>
      </w:r>
      <w:ins w:id="80" w:author="Windows User" w:date="2019-11-08T08:02:00Z">
        <w:r w:rsidR="00857486">
          <w:rPr>
            <w:rFonts w:ascii="Calibri" w:eastAsia="Times New Roman" w:hAnsi="Calibri" w:cs="Calibri"/>
            <w:sz w:val="28"/>
            <w:szCs w:val="28"/>
            <w:rtl/>
            <w:lang w:val="fr-FR" w:eastAsia="fr-FR" w:bidi="ar-SA"/>
          </w:rPr>
          <w:t>۱۷</w:t>
        </w:r>
      </w:ins>
      <w:del w:id="81" w:author="Windows User" w:date="2019-11-08T08:01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17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درصد نیز گفته</w:t>
      </w:r>
      <w:ins w:id="82" w:author="Windows User" w:date="2019-11-08T08:02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83" w:author="Windows User" w:date="2019-11-08T08:02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اند</w:t>
      </w:r>
      <w:ins w:id="84" w:author="Windows User" w:date="2019-11-08T08:02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 که</w:t>
        </w:r>
      </w:ins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به</w:t>
      </w:r>
      <w:ins w:id="85" w:author="Windows User" w:date="2019-11-08T08:02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86" w:author="Windows User" w:date="2019-11-08T08:02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رغم کاتولیک</w:t>
      </w:r>
      <w:ins w:id="87" w:author="Windows User" w:date="2019-11-08T08:02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88" w:author="Windows User" w:date="2019-11-08T08:02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بودن</w:t>
      </w:r>
      <w:del w:id="89" w:author="Windows User" w:date="2019-11-08T08:02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اما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به دستورات آن عمل نمی</w:t>
      </w:r>
      <w:ins w:id="90" w:author="Windows User" w:date="2019-11-08T08:02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91" w:author="Windows User" w:date="2019-11-08T08:02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کنند. همین بررسی حاکی</w:t>
      </w:r>
      <w:ins w:id="92" w:author="Windows User" w:date="2019-11-08T08:02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 از آن</w:t>
        </w:r>
      </w:ins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است که</w:t>
      </w:r>
      <w:ins w:id="93" w:author="Windows User" w:date="2019-11-08T08:11:00Z">
        <w:r w:rsidR="00650CDB" w:rsidRPr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 </w:t>
        </w:r>
        <w:r w:rsidR="00650CDB" w:rsidRPr="002827A0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کمتر از </w:t>
        </w:r>
        <w:r w:rsidR="00650CDB">
          <w:rPr>
            <w:rFonts w:ascii="Calibri" w:eastAsia="Times New Roman" w:hAnsi="Calibri" w:cs="Calibri"/>
            <w:sz w:val="28"/>
            <w:szCs w:val="28"/>
            <w:rtl/>
            <w:lang w:val="fr-FR" w:eastAsia="fr-FR" w:bidi="ar-SA"/>
          </w:rPr>
          <w:t>۳</w:t>
        </w:r>
        <w:r w:rsidR="00650CDB" w:rsidRPr="002827A0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 درصد</w:t>
        </w:r>
      </w:ins>
      <w:del w:id="94" w:author="Windows User" w:date="2019-11-08T08:11:00Z">
        <w:r w:rsidRPr="002827A0" w:rsidDel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در</w:delText>
        </w:r>
      </w:del>
      <w:del w:id="95" w:author="Windows User" w:date="2019-11-08T08:12:00Z">
        <w:r w:rsidRPr="002827A0" w:rsidDel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del w:id="96" w:author="Windows User" w:date="2019-11-08T08:11:00Z">
        <w:r w:rsidRPr="002827A0" w:rsidDel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بین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افراد </w:t>
      </w:r>
      <w:ins w:id="97" w:author="Windows User" w:date="2019-11-08T08:02:00Z">
        <w:r w:rsidR="00857486">
          <w:rPr>
            <w:rFonts w:ascii="Calibri" w:eastAsia="Times New Roman" w:hAnsi="Calibri" w:cs="Calibri"/>
            <w:sz w:val="28"/>
            <w:szCs w:val="28"/>
            <w:rtl/>
            <w:lang w:val="fr-FR" w:eastAsia="fr-FR" w:bidi="ar-SA"/>
          </w:rPr>
          <w:t>۱۸</w:t>
        </w:r>
      </w:ins>
      <w:del w:id="98" w:author="Windows User" w:date="2019-11-08T08:02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18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تا </w:t>
      </w:r>
      <w:ins w:id="99" w:author="Windows User" w:date="2019-11-08T08:03:00Z">
        <w:r w:rsidR="00857486">
          <w:rPr>
            <w:rFonts w:ascii="Calibri" w:eastAsia="Times New Roman" w:hAnsi="Calibri" w:cs="Calibri"/>
            <w:sz w:val="28"/>
            <w:szCs w:val="28"/>
            <w:rtl/>
            <w:lang w:val="fr-FR" w:eastAsia="fr-FR" w:bidi="ar-SA"/>
          </w:rPr>
          <w:t>۲۹</w:t>
        </w:r>
      </w:ins>
      <w:del w:id="100" w:author="Windows User" w:date="2019-11-08T08:03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29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ساله </w:t>
      </w:r>
      <w:del w:id="101" w:author="Windows User" w:date="2019-11-08T08:11:00Z">
        <w:r w:rsidRPr="002827A0" w:rsidDel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کم</w:delText>
        </w:r>
      </w:del>
      <w:del w:id="102" w:author="Windows User" w:date="2019-11-08T08:03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del w:id="103" w:author="Windows User" w:date="2019-11-08T08:11:00Z">
        <w:r w:rsidRPr="002827A0" w:rsidDel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تر از </w:delText>
        </w:r>
      </w:del>
      <w:del w:id="104" w:author="Windows User" w:date="2019-11-08T08:03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3</w:delText>
        </w:r>
      </w:del>
      <w:del w:id="105" w:author="Windows User" w:date="2019-11-08T08:11:00Z">
        <w:r w:rsidRPr="002827A0" w:rsidDel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درصد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به دستورات آیین کاتولیک عمل می</w:t>
      </w:r>
      <w:ins w:id="106" w:author="Windows User" w:date="2019-11-08T08:03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107" w:author="Windows User" w:date="2019-11-08T08:03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کنند.</w:t>
      </w:r>
      <w:del w:id="108" w:author="Windows User" w:date="2019-11-08T08:03:00Z">
        <w:r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</w:p>
    <w:p w:rsidR="002827A0" w:rsidRPr="002827A0" w:rsidRDefault="00650CDB" w:rsidP="00EA5A62">
      <w:pPr>
        <w:spacing w:line="360" w:lineRule="auto"/>
        <w:jc w:val="both"/>
        <w:rPr>
          <w:rFonts w:ascii="Calibri" w:eastAsia="Times New Roman" w:hAnsi="Calibri" w:cs="B Nazanin"/>
          <w:sz w:val="28"/>
          <w:szCs w:val="28"/>
          <w:rtl/>
          <w:lang w:val="fr-FR" w:eastAsia="fr-FR" w:bidi="ar-SA"/>
        </w:rPr>
        <w:pPrChange w:id="109" w:author="Windows User" w:date="2019-11-08T08:15:00Z">
          <w:pPr>
            <w:spacing w:line="360" w:lineRule="auto"/>
            <w:jc w:val="both"/>
          </w:pPr>
        </w:pPrChange>
      </w:pPr>
      <w:ins w:id="110" w:author="Windows User" w:date="2019-11-08T08:12:00Z">
        <w:r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این</w:t>
        </w:r>
      </w:ins>
      <w:del w:id="111" w:author="Windows User" w:date="2019-11-08T08:12:00Z">
        <w:r w:rsidR="002827A0" w:rsidRPr="002827A0" w:rsidDel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همین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بررسی </w:t>
      </w:r>
      <w:ins w:id="112" w:author="Windows User" w:date="2019-11-08T08:03:00Z">
        <w:r w:rsidR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نشان می‌دهد</w:t>
        </w:r>
      </w:ins>
      <w:del w:id="113" w:author="Windows User" w:date="2019-11-08T08:03:00Z">
        <w:r w:rsidR="002827A0" w:rsidRPr="002827A0" w:rsidDel="00857486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حاکی است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که در بین سایر ادیان در فرانسه</w:t>
      </w:r>
      <w:ins w:id="114" w:author="Windows User" w:date="2019-11-08T08:12:00Z">
        <w:r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،</w:t>
        </w:r>
      </w:ins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اقلیت مسلمانان پایبندترین گروه به دستورات دینی </w:t>
      </w:r>
      <w:ins w:id="115" w:author="Windows User" w:date="2019-11-08T08:04:00Z">
        <w:r w:rsidR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هستند</w:t>
        </w:r>
      </w:ins>
      <w:del w:id="116" w:author="Windows User" w:date="2019-11-08T08:04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می باشند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. در</w:t>
      </w:r>
      <w:ins w:id="117" w:author="Windows User" w:date="2019-11-08T08:04:00Z">
        <w:r w:rsidR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بارۀ</w:t>
        </w:r>
      </w:ins>
      <w:del w:id="118" w:author="Windows User" w:date="2019-11-08T08:04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خصوص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دلایل این افول </w:t>
      </w:r>
      <w:ins w:id="119" w:author="Windows User" w:date="2019-11-08T08:04:00Z">
        <w:r w:rsidR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باید</w:t>
        </w:r>
      </w:ins>
      <w:del w:id="120" w:author="Windows User" w:date="2019-11-08T08:04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می توان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به ظهور لائیسیته مبارز که در سطح جامعه گسترش یافته اشاره کرد. </w:t>
      </w:r>
      <w:del w:id="121" w:author="Windows User" w:date="2019-11-08T08:13:00Z">
        <w:r w:rsidR="002827A0" w:rsidRPr="002827A0" w:rsidDel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اما</w:delText>
        </w:r>
      </w:del>
      <w:ins w:id="122" w:author="Windows User" w:date="2019-11-08T08:05:00Z">
        <w:r w:rsidR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علاوه بر</w:t>
        </w:r>
      </w:ins>
      <w:del w:id="123" w:author="Windows User" w:date="2019-11-08T08:05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سوای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این امر می</w:t>
      </w:r>
      <w:ins w:id="124" w:author="Windows User" w:date="2019-11-08T08:05:00Z">
        <w:r w:rsidR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125" w:author="Windows User" w:date="2019-11-08T08:05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توان به ناکارآمدی کشیش</w:t>
      </w:r>
      <w:ins w:id="126" w:author="Windows User" w:date="2019-11-08T08:05:00Z">
        <w:r w:rsidR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127" w:author="Windows User" w:date="2019-11-08T08:05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ها و انفعال آن</w:t>
      </w:r>
      <w:ins w:id="128" w:author="Windows User" w:date="2019-11-08T08:05:00Z">
        <w:r w:rsidR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129" w:author="Windows User" w:date="2019-11-08T08:05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ها در ترویج اندیشه</w:t>
      </w:r>
      <w:ins w:id="130" w:author="Windows User" w:date="2019-11-08T08:05:00Z">
        <w:r w:rsidR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131" w:author="Windows User" w:date="2019-11-08T08:05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های مسیحی و هم</w:t>
      </w:r>
      <w:ins w:id="132" w:author="Windows User" w:date="2019-11-08T08:05:00Z">
        <w:r w:rsidR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133" w:author="Windows User" w:date="2019-11-08T08:05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رنگ</w:t>
      </w:r>
      <w:ins w:id="134" w:author="Windows User" w:date="2019-11-08T08:05:00Z">
        <w:r w:rsidR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135" w:author="Windows User" w:date="2019-11-08T08:05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شدن با فضای عمومی جامعه نیز اشاره کرد. در پایان این مقاله آمده است که در چنین شرایطی جای تعجب</w:t>
      </w:r>
      <w:del w:id="136" w:author="Windows User" w:date="2019-11-08T08:06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ی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نیست</w:t>
      </w:r>
      <w:ins w:id="137" w:author="Windows User" w:date="2019-11-08T08:15:00Z">
        <w:r w:rsidR="00EA5A62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 که</w:t>
        </w:r>
        <w:r w:rsidR="00EA5A62" w:rsidRPr="00EA5A62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 </w:t>
        </w:r>
        <w:r w:rsidR="00EA5A62" w:rsidRPr="002827A0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اسلام</w:t>
        </w:r>
        <w:r w:rsidR="00EA5A62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 بتواند</w:t>
        </w:r>
        <w:bookmarkStart w:id="138" w:name="_GoBack"/>
        <w:bookmarkEnd w:id="138"/>
        <w:r w:rsidR="00EA5A62" w:rsidRPr="00EA5A62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 xml:space="preserve"> </w:t>
        </w:r>
        <w:r w:rsidR="00EA5A62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با افزایش مهاجرت‌ها</w:t>
        </w:r>
      </w:ins>
      <w:del w:id="139" w:author="Windows User" w:date="2019-11-08T08:15:00Z">
        <w:r w:rsidR="002827A0" w:rsidRPr="002827A0" w:rsidDel="00EA5A62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که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</w:t>
      </w:r>
      <w:del w:id="140" w:author="Windows User" w:date="2019-11-08T08:15:00Z">
        <w:r w:rsidR="002827A0" w:rsidRPr="002827A0" w:rsidDel="00EA5A62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اسلام</w:delText>
        </w:r>
      </w:del>
      <w:del w:id="141" w:author="Windows User" w:date="2019-11-08T08:14:00Z">
        <w:r w:rsidR="002827A0" w:rsidRPr="002827A0" w:rsidDel="00EA5A62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به</w:t>
      </w:r>
      <w:ins w:id="142" w:author="Windows User" w:date="2019-11-08T08:06:00Z">
        <w:r w:rsidR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t>‌</w:t>
        </w:r>
      </w:ins>
      <w:del w:id="143" w:author="Windows User" w:date="2019-11-08T08:06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عنوان دینی فاتح</w:t>
      </w:r>
      <w:del w:id="144" w:author="Windows User" w:date="2019-11-08T08:06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و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 xml:space="preserve"> </w:t>
      </w:r>
      <w:del w:id="145" w:author="Windows User" w:date="2019-11-08T08:14:00Z">
        <w:r w:rsidR="002827A0" w:rsidRPr="002827A0" w:rsidDel="00EA5A62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ب</w:delText>
        </w:r>
      </w:del>
      <w:del w:id="146" w:author="Windows User" w:date="2019-11-08T08:13:00Z">
        <w:r w:rsidR="002827A0" w:rsidRPr="002827A0" w:rsidDel="00650CDB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>ه یمن</w:delText>
        </w:r>
      </w:del>
      <w:del w:id="147" w:author="Windows User" w:date="2019-11-08T08:14:00Z">
        <w:r w:rsidR="002827A0" w:rsidRPr="002827A0" w:rsidDel="00EA5A62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افزایش مهاجرت</w:delText>
        </w:r>
      </w:del>
      <w:del w:id="148" w:author="Windows User" w:date="2019-11-08T08:06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</w:delText>
        </w:r>
      </w:del>
      <w:del w:id="149" w:author="Windows User" w:date="2019-11-08T08:14:00Z">
        <w:r w:rsidR="002827A0" w:rsidRPr="002827A0" w:rsidDel="00EA5A62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ها بتواند </w:delText>
        </w:r>
      </w:del>
      <w:r w:rsidR="002827A0" w:rsidRPr="002827A0">
        <w:rPr>
          <w:rFonts w:ascii="Calibri" w:eastAsia="Times New Roman" w:hAnsi="Calibri" w:cs="B Nazanin" w:hint="cs"/>
          <w:sz w:val="28"/>
          <w:szCs w:val="28"/>
          <w:rtl/>
          <w:lang w:val="fr-FR" w:eastAsia="fr-FR" w:bidi="ar-SA"/>
        </w:rPr>
        <w:t>در فرانسه رشد کند.</w:t>
      </w:r>
      <w:del w:id="150" w:author="Windows User" w:date="2019-11-08T08:06:00Z">
        <w:r w:rsidR="002827A0" w:rsidRPr="002827A0" w:rsidDel="00EA4BDA">
          <w:rPr>
            <w:rFonts w:ascii="Calibri" w:eastAsia="Times New Roman" w:hAnsi="Calibri" w:cs="B Nazanin" w:hint="cs"/>
            <w:sz w:val="28"/>
            <w:szCs w:val="28"/>
            <w:rtl/>
            <w:lang w:val="fr-FR" w:eastAsia="fr-FR" w:bidi="ar-SA"/>
          </w:rPr>
          <w:delText xml:space="preserve">   </w:delText>
        </w:r>
      </w:del>
    </w:p>
    <w:p w:rsidR="00DB6809" w:rsidRPr="002827A0" w:rsidRDefault="002827A0">
      <w:pPr>
        <w:rPr>
          <w:rFonts w:cs="B Zar"/>
          <w:b/>
          <w:bCs/>
          <w:sz w:val="26"/>
          <w:szCs w:val="26"/>
        </w:rPr>
      </w:pPr>
      <w:r w:rsidRPr="002827A0">
        <w:rPr>
          <w:rFonts w:cs="B Zar" w:hint="cs"/>
          <w:b/>
          <w:bCs/>
          <w:sz w:val="26"/>
          <w:szCs w:val="26"/>
          <w:rtl/>
          <w:lang w:bidi="fa-IR"/>
        </w:rPr>
        <w:t>رایزنی فرهنگی ج.ا.ایران در فرانسه</w:t>
      </w:r>
    </w:p>
    <w:sectPr w:rsidR="00DB6809" w:rsidRPr="002827A0" w:rsidSect="002827A0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7A0"/>
    <w:rsid w:val="00050F09"/>
    <w:rsid w:val="002827A0"/>
    <w:rsid w:val="002D2825"/>
    <w:rsid w:val="003807A0"/>
    <w:rsid w:val="003808D3"/>
    <w:rsid w:val="0041445C"/>
    <w:rsid w:val="00650CDB"/>
    <w:rsid w:val="006E5AC1"/>
    <w:rsid w:val="007B54AD"/>
    <w:rsid w:val="00857486"/>
    <w:rsid w:val="00951467"/>
    <w:rsid w:val="00DB6809"/>
    <w:rsid w:val="00EA4BDA"/>
    <w:rsid w:val="00EA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27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7A0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27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7A0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Windows User</cp:lastModifiedBy>
  <cp:revision>7</cp:revision>
  <dcterms:created xsi:type="dcterms:W3CDTF">2019-11-06T14:07:00Z</dcterms:created>
  <dcterms:modified xsi:type="dcterms:W3CDTF">2019-11-08T04:45:00Z</dcterms:modified>
</cp:coreProperties>
</file>