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B39" w:rsidRPr="00B83071" w:rsidRDefault="00753B39" w:rsidP="00B83071">
      <w:pPr>
        <w:bidi/>
        <w:jc w:val="center"/>
        <w:rPr>
          <w:rFonts w:cs="B Nazanin"/>
          <w:b/>
          <w:bCs/>
          <w:sz w:val="28"/>
          <w:szCs w:val="28"/>
          <w:rtl/>
          <w:lang w:bidi="fa-IR"/>
        </w:rPr>
      </w:pPr>
      <w:r w:rsidRPr="00B83071">
        <w:rPr>
          <w:rFonts w:cs="B Nazanin" w:hint="cs"/>
          <w:b/>
          <w:bCs/>
          <w:sz w:val="28"/>
          <w:szCs w:val="28"/>
          <w:rtl/>
          <w:lang w:bidi="fa-IR"/>
        </w:rPr>
        <w:t>سیاست</w:t>
      </w:r>
      <w:ins w:id="0" w:author="Windows User" w:date="2019-11-08T09:06:00Z">
        <w:r w:rsidR="00DE43E9">
          <w:rPr>
            <w:rFonts w:cs="B Nazanin" w:hint="cs"/>
            <w:b/>
            <w:bCs/>
            <w:sz w:val="28"/>
            <w:szCs w:val="28"/>
            <w:rtl/>
            <w:lang w:bidi="fa-IR"/>
          </w:rPr>
          <w:t>‌</w:t>
        </w:r>
      </w:ins>
      <w:r w:rsidRPr="00B83071">
        <w:rPr>
          <w:rFonts w:cs="B Nazanin" w:hint="cs"/>
          <w:b/>
          <w:bCs/>
          <w:sz w:val="28"/>
          <w:szCs w:val="28"/>
          <w:rtl/>
          <w:lang w:bidi="fa-IR"/>
        </w:rPr>
        <w:t>های فرهنگی ملی</w:t>
      </w:r>
      <w:ins w:id="1" w:author="Windows User" w:date="2019-11-08T09:45:00Z">
        <w:r w:rsidR="00B3584D">
          <w:rPr>
            <w:rFonts w:cs="B Nazanin" w:hint="cs"/>
            <w:b/>
            <w:bCs/>
            <w:sz w:val="28"/>
            <w:szCs w:val="28"/>
            <w:rtl/>
            <w:lang w:bidi="fa-IR"/>
          </w:rPr>
          <w:t xml:space="preserve"> در</w:t>
        </w:r>
      </w:ins>
      <w:r w:rsidRPr="00B83071">
        <w:rPr>
          <w:rFonts w:cs="B Nazanin" w:hint="cs"/>
          <w:b/>
          <w:bCs/>
          <w:sz w:val="28"/>
          <w:szCs w:val="28"/>
          <w:rtl/>
          <w:lang w:bidi="fa-IR"/>
        </w:rPr>
        <w:t xml:space="preserve"> مالزی</w:t>
      </w:r>
    </w:p>
    <w:p w:rsidR="00753B39" w:rsidRPr="002A7F59" w:rsidRDefault="00B83071" w:rsidP="00700D4D">
      <w:pPr>
        <w:bidi/>
        <w:rPr>
          <w:rFonts w:cs="B Nazanin"/>
          <w:sz w:val="28"/>
          <w:szCs w:val="28"/>
          <w:rtl/>
          <w:lang w:bidi="fa-IR"/>
        </w:rPr>
      </w:pPr>
      <w:r w:rsidRPr="00DE43E9">
        <w:rPr>
          <w:rFonts w:cs="B Nazanin" w:hint="eastAsia"/>
          <w:b/>
          <w:bCs/>
          <w:sz w:val="28"/>
          <w:szCs w:val="28"/>
          <w:rtl/>
          <w:lang w:bidi="fa-IR"/>
          <w:rPrChange w:id="2" w:author="Windows User" w:date="2019-11-08T09:06:00Z">
            <w:rPr>
              <w:rFonts w:cs="B Nazanin" w:hint="eastAsia"/>
              <w:sz w:val="28"/>
              <w:szCs w:val="28"/>
              <w:rtl/>
              <w:lang w:bidi="fa-IR"/>
            </w:rPr>
          </w:rPrChange>
        </w:rPr>
        <w:t>مقدمه</w:t>
      </w:r>
      <w:del w:id="3" w:author="Windows User" w:date="2019-11-08T09:06:00Z">
        <w:r w:rsidDel="00DE43E9">
          <w:rPr>
            <w:rFonts w:cs="B Nazanin" w:hint="cs"/>
            <w:sz w:val="28"/>
            <w:szCs w:val="28"/>
            <w:rtl/>
            <w:lang w:bidi="fa-IR"/>
          </w:rPr>
          <w:delText xml:space="preserve">: </w:delText>
        </w:r>
      </w:del>
    </w:p>
    <w:p w:rsidR="00753B39" w:rsidRPr="002A7F59" w:rsidRDefault="00753B39" w:rsidP="00753B39">
      <w:pPr>
        <w:bidi/>
        <w:rPr>
          <w:rFonts w:cs="B Nazanin"/>
          <w:sz w:val="28"/>
          <w:szCs w:val="28"/>
          <w:rtl/>
          <w:lang w:bidi="fa-IR"/>
        </w:rPr>
      </w:pPr>
      <w:r w:rsidRPr="002A7F59">
        <w:rPr>
          <w:rFonts w:cs="B Nazanin" w:hint="cs"/>
          <w:sz w:val="28"/>
          <w:szCs w:val="28"/>
          <w:rtl/>
          <w:lang w:bidi="fa-IR"/>
        </w:rPr>
        <w:t>فرهنگ</w:t>
      </w:r>
      <w:r w:rsidRPr="002A7F59">
        <w:rPr>
          <w:rFonts w:cs="B Nazanin"/>
          <w:sz w:val="28"/>
          <w:szCs w:val="28"/>
          <w:rtl/>
          <w:lang w:bidi="fa-IR"/>
        </w:rPr>
        <w:t xml:space="preserve"> </w:t>
      </w:r>
      <w:r w:rsidR="00DE43E9">
        <w:rPr>
          <w:rFonts w:cs="B Nazanin" w:hint="cs"/>
          <w:sz w:val="28"/>
          <w:szCs w:val="28"/>
          <w:rtl/>
          <w:lang w:bidi="fa-IR"/>
        </w:rPr>
        <w:t>شیو</w:t>
      </w:r>
      <w:ins w:id="4" w:author="Windows User" w:date="2019-11-08T09:06:00Z">
        <w:r w:rsidR="00DE43E9">
          <w:rPr>
            <w:rFonts w:cs="B Nazanin" w:hint="cs"/>
            <w:sz w:val="28"/>
            <w:szCs w:val="28"/>
            <w:rtl/>
            <w:lang w:bidi="fa-IR"/>
          </w:rPr>
          <w:t>ۀ</w:t>
        </w:r>
      </w:ins>
      <w:del w:id="5" w:author="Windows User" w:date="2019-11-08T09:06:00Z">
        <w:r w:rsidR="00DE43E9" w:rsidDel="00DE43E9">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زندگی</w:t>
      </w:r>
      <w:r w:rsidRPr="002A7F59">
        <w:rPr>
          <w:rFonts w:cs="B Nazanin"/>
          <w:sz w:val="28"/>
          <w:szCs w:val="28"/>
          <w:rtl/>
          <w:lang w:bidi="fa-IR"/>
        </w:rPr>
        <w:t xml:space="preserve"> </w:t>
      </w:r>
      <w:r w:rsidRPr="002A7F59">
        <w:rPr>
          <w:rFonts w:cs="B Nazanin" w:hint="cs"/>
          <w:sz w:val="28"/>
          <w:szCs w:val="28"/>
          <w:rtl/>
          <w:lang w:bidi="fa-IR"/>
        </w:rPr>
        <w:t>بشر</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نقش</w:t>
      </w:r>
      <w:r w:rsidRPr="002A7F59">
        <w:rPr>
          <w:rFonts w:cs="B Nazanin"/>
          <w:sz w:val="28"/>
          <w:szCs w:val="28"/>
          <w:rtl/>
          <w:lang w:bidi="fa-IR"/>
        </w:rPr>
        <w:t xml:space="preserve"> </w:t>
      </w:r>
      <w:r w:rsidRPr="002A7F59">
        <w:rPr>
          <w:rFonts w:cs="B Nazanin" w:hint="cs"/>
          <w:sz w:val="28"/>
          <w:szCs w:val="28"/>
          <w:rtl/>
          <w:lang w:bidi="fa-IR"/>
        </w:rPr>
        <w:t>مهمی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روند</w:t>
      </w:r>
      <w:r w:rsidRPr="002A7F59">
        <w:rPr>
          <w:rFonts w:cs="B Nazanin"/>
          <w:sz w:val="28"/>
          <w:szCs w:val="28"/>
          <w:rtl/>
          <w:lang w:bidi="fa-IR"/>
        </w:rPr>
        <w:t xml:space="preserve"> </w:t>
      </w:r>
      <w:r w:rsidRPr="002A7F59">
        <w:rPr>
          <w:rFonts w:cs="B Nazanin" w:hint="cs"/>
          <w:sz w:val="28"/>
          <w:szCs w:val="28"/>
          <w:rtl/>
          <w:lang w:bidi="fa-IR"/>
        </w:rPr>
        <w:t>توسع</w:t>
      </w:r>
      <w:ins w:id="6" w:author="Windows User" w:date="2019-11-08T09:06:00Z">
        <w:r w:rsidR="00DE43E9">
          <w:rPr>
            <w:rFonts w:cs="B Nazanin" w:hint="cs"/>
            <w:sz w:val="28"/>
            <w:szCs w:val="28"/>
            <w:rtl/>
            <w:lang w:bidi="fa-IR"/>
          </w:rPr>
          <w:t>ۀ</w:t>
        </w:r>
      </w:ins>
      <w:del w:id="7" w:author="Windows User" w:date="2019-11-08T09:06:00Z">
        <w:r w:rsidRPr="002A7F59" w:rsidDel="00DE43E9">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ملی</w:t>
      </w:r>
      <w:ins w:id="8" w:author="Windows User" w:date="2019-11-08T09:07:00Z">
        <w:r w:rsidR="00DE43E9">
          <w:rPr>
            <w:rFonts w:cs="B Nazanin" w:hint="cs"/>
            <w:sz w:val="28"/>
            <w:szCs w:val="28"/>
            <w:rtl/>
            <w:lang w:bidi="fa-IR"/>
          </w:rPr>
          <w:t xml:space="preserve"> در</w:t>
        </w:r>
      </w:ins>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دارد</w:t>
      </w:r>
      <w:ins w:id="9" w:author="Windows User" w:date="2019-11-08T10:32:00Z">
        <w:r w:rsidR="001B2D0B">
          <w:rPr>
            <w:rFonts w:cs="B Nazanin" w:hint="cs"/>
            <w:sz w:val="28"/>
            <w:szCs w:val="28"/>
            <w:rtl/>
            <w:lang w:bidi="fa-IR"/>
          </w:rPr>
          <w:t>؛</w:t>
        </w:r>
      </w:ins>
      <w:del w:id="10" w:author="Windows User" w:date="2019-11-08T10:32:00Z">
        <w:r w:rsidRPr="002A7F59" w:rsidDel="001B2D0B">
          <w:rPr>
            <w:rFonts w:cs="B Nazanin"/>
            <w:sz w:val="28"/>
            <w:szCs w:val="28"/>
            <w:rtl/>
            <w:lang w:bidi="fa-IR"/>
          </w:rPr>
          <w:delText xml:space="preserve"> </w:delText>
        </w:r>
        <w:r w:rsidRPr="002A7F59" w:rsidDel="001B2D0B">
          <w:rPr>
            <w:rFonts w:cs="B Nazanin" w:hint="cs"/>
            <w:sz w:val="28"/>
            <w:szCs w:val="28"/>
            <w:rtl/>
            <w:lang w:bidi="fa-IR"/>
          </w:rPr>
          <w:delText>که</w:delText>
        </w:r>
      </w:del>
      <w:r w:rsidRPr="002A7F59">
        <w:rPr>
          <w:rFonts w:cs="B Nazanin"/>
          <w:sz w:val="28"/>
          <w:szCs w:val="28"/>
          <w:rtl/>
          <w:lang w:bidi="fa-IR"/>
        </w:rPr>
        <w:t xml:space="preserve"> </w:t>
      </w:r>
      <w:ins w:id="11" w:author="Windows User" w:date="2019-11-08T10:32:00Z">
        <w:r w:rsidR="001B2D0B">
          <w:rPr>
            <w:rFonts w:cs="B Nazanin" w:hint="cs"/>
            <w:sz w:val="28"/>
            <w:szCs w:val="28"/>
            <w:rtl/>
            <w:lang w:bidi="fa-IR"/>
          </w:rPr>
          <w:t xml:space="preserve">مالزی کشوری است که </w:t>
        </w:r>
      </w:ins>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آن</w:t>
      </w:r>
      <w:r w:rsidRPr="002A7F59">
        <w:rPr>
          <w:rFonts w:cs="B Nazanin"/>
          <w:sz w:val="28"/>
          <w:szCs w:val="28"/>
          <w:rtl/>
          <w:lang w:bidi="fa-IR"/>
        </w:rPr>
        <w:t xml:space="preserve"> </w:t>
      </w:r>
      <w:r w:rsidRPr="002A7F59">
        <w:rPr>
          <w:rFonts w:cs="B Nazanin" w:hint="cs"/>
          <w:sz w:val="28"/>
          <w:szCs w:val="28"/>
          <w:rtl/>
          <w:lang w:bidi="fa-IR"/>
        </w:rPr>
        <w:t>هویت</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تلاش</w:t>
      </w:r>
      <w:ins w:id="12" w:author="Windows User" w:date="2019-11-08T10:32:00Z">
        <w:r w:rsidR="001B2D0B">
          <w:rPr>
            <w:rFonts w:cs="B Nazanin" w:hint="cs"/>
            <w:sz w:val="28"/>
            <w:szCs w:val="28"/>
            <w:rtl/>
            <w:lang w:bidi="fa-IR"/>
          </w:rPr>
          <w:t>‌</w:t>
        </w:r>
      </w:ins>
      <w:del w:id="13" w:author="Windows User" w:date="2019-11-08T10:32:00Z">
        <w:r w:rsidRPr="002A7F59" w:rsidDel="001B2D0B">
          <w:rPr>
            <w:rFonts w:cs="B Nazanin"/>
            <w:sz w:val="28"/>
            <w:szCs w:val="28"/>
            <w:rtl/>
            <w:lang w:bidi="fa-IR"/>
          </w:rPr>
          <w:delText xml:space="preserve"> </w:delText>
        </w:r>
      </w:del>
      <w:r w:rsidRPr="002A7F59">
        <w:rPr>
          <w:rFonts w:cs="B Nazanin" w:hint="cs"/>
          <w:sz w:val="28"/>
          <w:szCs w:val="28"/>
          <w:rtl/>
          <w:lang w:bidi="fa-IR"/>
        </w:rPr>
        <w:t>های</w:t>
      </w:r>
      <w:r w:rsidRPr="002A7F59">
        <w:rPr>
          <w:rFonts w:cs="B Nazanin"/>
          <w:sz w:val="28"/>
          <w:szCs w:val="28"/>
          <w:rtl/>
          <w:lang w:bidi="fa-IR"/>
        </w:rPr>
        <w:t xml:space="preserve"> </w:t>
      </w:r>
      <w:r w:rsidRPr="002A7F59">
        <w:rPr>
          <w:rFonts w:cs="B Nazanin" w:hint="cs"/>
          <w:sz w:val="28"/>
          <w:szCs w:val="28"/>
          <w:rtl/>
          <w:lang w:bidi="fa-IR"/>
        </w:rPr>
        <w:t>انجام</w:t>
      </w:r>
      <w:ins w:id="14" w:author="Windows User" w:date="2019-11-08T10:32:00Z">
        <w:r w:rsidR="001B2D0B">
          <w:rPr>
            <w:rFonts w:cs="B Nazanin" w:hint="cs"/>
            <w:sz w:val="28"/>
            <w:szCs w:val="28"/>
            <w:rtl/>
            <w:lang w:bidi="fa-IR"/>
          </w:rPr>
          <w:t>‌</w:t>
        </w:r>
      </w:ins>
      <w:del w:id="15" w:author="Windows User" w:date="2019-11-08T10:32:00Z">
        <w:r w:rsidRPr="002A7F59" w:rsidDel="001B2D0B">
          <w:rPr>
            <w:rFonts w:cs="B Nazanin"/>
            <w:sz w:val="28"/>
            <w:szCs w:val="28"/>
            <w:rtl/>
            <w:lang w:bidi="fa-IR"/>
          </w:rPr>
          <w:delText xml:space="preserve"> </w:delText>
        </w:r>
      </w:del>
      <w:r w:rsidRPr="002A7F59">
        <w:rPr>
          <w:rFonts w:cs="B Nazanin" w:hint="cs"/>
          <w:sz w:val="28"/>
          <w:szCs w:val="28"/>
          <w:rtl/>
          <w:lang w:bidi="fa-IR"/>
        </w:rPr>
        <w:t>شده</w:t>
      </w:r>
      <w:r w:rsidRPr="002A7F59">
        <w:rPr>
          <w:rFonts w:cs="B Nazanin"/>
          <w:sz w:val="28"/>
          <w:szCs w:val="28"/>
          <w:rtl/>
          <w:lang w:bidi="fa-IR"/>
        </w:rPr>
        <w:t xml:space="preserve"> </w:t>
      </w:r>
      <w:r w:rsidRPr="002A7F59">
        <w:rPr>
          <w:rFonts w:cs="B Nazanin" w:hint="cs"/>
          <w:sz w:val="28"/>
          <w:szCs w:val="28"/>
          <w:rtl/>
          <w:lang w:bidi="fa-IR"/>
        </w:rPr>
        <w:t>برای</w:t>
      </w:r>
      <w:r w:rsidRPr="002A7F59">
        <w:rPr>
          <w:rFonts w:cs="B Nazanin"/>
          <w:sz w:val="28"/>
          <w:szCs w:val="28"/>
          <w:rtl/>
          <w:lang w:bidi="fa-IR"/>
        </w:rPr>
        <w:t xml:space="preserve"> </w:t>
      </w:r>
      <w:r w:rsidRPr="002A7F59">
        <w:rPr>
          <w:rFonts w:cs="B Nazanin" w:hint="cs"/>
          <w:sz w:val="28"/>
          <w:szCs w:val="28"/>
          <w:rtl/>
          <w:lang w:bidi="fa-IR"/>
        </w:rPr>
        <w:t>بهبود</w:t>
      </w:r>
      <w:r w:rsidRPr="002A7F59">
        <w:rPr>
          <w:rFonts w:cs="B Nazanin"/>
          <w:sz w:val="28"/>
          <w:szCs w:val="28"/>
          <w:rtl/>
          <w:lang w:bidi="fa-IR"/>
        </w:rPr>
        <w:t xml:space="preserve"> </w:t>
      </w:r>
      <w:r w:rsidRPr="002A7F59">
        <w:rPr>
          <w:rFonts w:cs="B Nazanin" w:hint="cs"/>
          <w:sz w:val="28"/>
          <w:szCs w:val="28"/>
          <w:rtl/>
          <w:lang w:bidi="fa-IR"/>
        </w:rPr>
        <w:t>توسع</w:t>
      </w:r>
      <w:ins w:id="16" w:author="Windows User" w:date="2019-11-08T10:32:00Z">
        <w:r w:rsidR="001B2D0B">
          <w:rPr>
            <w:rFonts w:cs="B Nazanin" w:hint="cs"/>
            <w:sz w:val="28"/>
            <w:szCs w:val="28"/>
            <w:rtl/>
            <w:lang w:bidi="fa-IR"/>
          </w:rPr>
          <w:t>ۀ</w:t>
        </w:r>
      </w:ins>
      <w:del w:id="17" w:author="Windows User" w:date="2019-11-08T10:32:00Z">
        <w:r w:rsidRPr="002A7F59" w:rsidDel="001B2D0B">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اقتصادی</w:t>
      </w:r>
      <w:ins w:id="18" w:author="Windows User" w:date="2019-11-08T10:32:00Z">
        <w:r w:rsidR="001B2D0B">
          <w:rPr>
            <w:rFonts w:cs="B Nazanin" w:hint="cs"/>
            <w:sz w:val="28"/>
            <w:szCs w:val="28"/>
            <w:rtl/>
            <w:lang w:bidi="fa-IR"/>
          </w:rPr>
          <w:t xml:space="preserve"> و</w:t>
        </w:r>
      </w:ins>
      <w:del w:id="19" w:author="Windows User" w:date="2019-11-08T10:32:00Z">
        <w:r w:rsidRPr="002A7F59" w:rsidDel="001B2D0B">
          <w:rPr>
            <w:rFonts w:cs="B Nazanin"/>
            <w:sz w:val="28"/>
            <w:szCs w:val="28"/>
            <w:rtl/>
            <w:lang w:bidi="fa-IR"/>
          </w:rPr>
          <w:delText xml:space="preserve"> -</w:delText>
        </w:r>
      </w:del>
      <w:r w:rsidRPr="002A7F59">
        <w:rPr>
          <w:rFonts w:cs="B Nazanin"/>
          <w:sz w:val="28"/>
          <w:szCs w:val="28"/>
          <w:rtl/>
          <w:lang w:bidi="fa-IR"/>
        </w:rPr>
        <w:t xml:space="preserve"> </w:t>
      </w:r>
      <w:r w:rsidRPr="002A7F59">
        <w:rPr>
          <w:rFonts w:cs="B Nazanin" w:hint="cs"/>
          <w:sz w:val="28"/>
          <w:szCs w:val="28"/>
          <w:rtl/>
          <w:lang w:bidi="fa-IR"/>
        </w:rPr>
        <w:t>اجتماعی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سیاسی</w:t>
      </w:r>
      <w:r w:rsidRPr="002A7F59">
        <w:rPr>
          <w:rFonts w:cs="B Nazanin"/>
          <w:sz w:val="28"/>
          <w:szCs w:val="28"/>
          <w:rtl/>
          <w:lang w:bidi="fa-IR"/>
        </w:rPr>
        <w:t xml:space="preserve"> </w:t>
      </w:r>
      <w:r w:rsidRPr="002A7F59">
        <w:rPr>
          <w:rFonts w:cs="B Nazanin" w:hint="cs"/>
          <w:sz w:val="28"/>
          <w:szCs w:val="28"/>
          <w:rtl/>
          <w:lang w:bidi="fa-IR"/>
        </w:rPr>
        <w:t>مورد</w:t>
      </w:r>
      <w:r w:rsidRPr="002A7F59">
        <w:rPr>
          <w:rFonts w:cs="B Nazanin"/>
          <w:sz w:val="28"/>
          <w:szCs w:val="28"/>
          <w:rtl/>
          <w:lang w:bidi="fa-IR"/>
        </w:rPr>
        <w:t xml:space="preserve"> </w:t>
      </w:r>
      <w:r w:rsidRPr="002A7F59">
        <w:rPr>
          <w:rFonts w:cs="B Nazanin" w:hint="cs"/>
          <w:sz w:val="28"/>
          <w:szCs w:val="28"/>
          <w:rtl/>
          <w:lang w:bidi="fa-IR"/>
        </w:rPr>
        <w:t>حمایت</w:t>
      </w:r>
      <w:r w:rsidRPr="002A7F59">
        <w:rPr>
          <w:rFonts w:cs="B Nazanin"/>
          <w:sz w:val="28"/>
          <w:szCs w:val="28"/>
          <w:rtl/>
          <w:lang w:bidi="fa-IR"/>
        </w:rPr>
        <w:t xml:space="preserve"> </w:t>
      </w:r>
      <w:r w:rsidRPr="002A7F59">
        <w:rPr>
          <w:rFonts w:cs="B Nazanin" w:hint="cs"/>
          <w:sz w:val="28"/>
          <w:szCs w:val="28"/>
          <w:rtl/>
          <w:lang w:bidi="fa-IR"/>
        </w:rPr>
        <w:t>قرار</w:t>
      </w:r>
      <w:r w:rsidRPr="002A7F59">
        <w:rPr>
          <w:rFonts w:cs="B Nazanin"/>
          <w:sz w:val="28"/>
          <w:szCs w:val="28"/>
          <w:rtl/>
          <w:lang w:bidi="fa-IR"/>
        </w:rPr>
        <w:t xml:space="preserve"> </w:t>
      </w:r>
      <w:r w:rsidRPr="002A7F59">
        <w:rPr>
          <w:rFonts w:cs="B Nazanin" w:hint="cs"/>
          <w:sz w:val="28"/>
          <w:szCs w:val="28"/>
          <w:rtl/>
          <w:lang w:bidi="fa-IR"/>
        </w:rPr>
        <w:t>می</w:t>
      </w:r>
      <w:ins w:id="20" w:author="Windows User" w:date="2019-11-08T10:33:00Z">
        <w:r w:rsidR="001B2D0B">
          <w:rPr>
            <w:rFonts w:cs="B Nazanin" w:hint="cs"/>
            <w:sz w:val="28"/>
            <w:szCs w:val="28"/>
            <w:rtl/>
            <w:lang w:bidi="fa-IR"/>
          </w:rPr>
          <w:t>‌</w:t>
        </w:r>
      </w:ins>
      <w:del w:id="21" w:author="Windows User" w:date="2019-11-08T10:33:00Z">
        <w:r w:rsidRPr="002A7F59" w:rsidDel="001B2D0B">
          <w:rPr>
            <w:rFonts w:cs="B Nazanin"/>
            <w:sz w:val="28"/>
            <w:szCs w:val="28"/>
            <w:rtl/>
            <w:lang w:bidi="fa-IR"/>
          </w:rPr>
          <w:delText xml:space="preserve"> </w:delText>
        </w:r>
      </w:del>
      <w:r w:rsidRPr="002A7F59">
        <w:rPr>
          <w:rFonts w:cs="B Nazanin" w:hint="cs"/>
          <w:sz w:val="28"/>
          <w:szCs w:val="28"/>
          <w:rtl/>
          <w:lang w:bidi="fa-IR"/>
        </w:rPr>
        <w:t>گیرد</w:t>
      </w:r>
      <w:r w:rsidRPr="002A7F59">
        <w:rPr>
          <w:rFonts w:cs="B Nazanin"/>
          <w:sz w:val="28"/>
          <w:szCs w:val="28"/>
          <w:rtl/>
          <w:lang w:bidi="fa-IR"/>
        </w:rPr>
        <w:t xml:space="preserve">. </w:t>
      </w:r>
      <w:r>
        <w:rPr>
          <w:rFonts w:cs="B Nazanin" w:hint="cs"/>
          <w:sz w:val="28"/>
          <w:szCs w:val="28"/>
          <w:rtl/>
          <w:lang w:bidi="fa-IR"/>
        </w:rPr>
        <w:t xml:space="preserve">این امر </w:t>
      </w:r>
      <w:r w:rsidRPr="002A7F59">
        <w:rPr>
          <w:rFonts w:cs="B Nazanin" w:hint="cs"/>
          <w:sz w:val="28"/>
          <w:szCs w:val="28"/>
          <w:rtl/>
          <w:lang w:bidi="fa-IR"/>
        </w:rPr>
        <w:t>قطعاً</w:t>
      </w:r>
      <w:r w:rsidRPr="002A7F59">
        <w:rPr>
          <w:rFonts w:cs="B Nazanin"/>
          <w:sz w:val="28"/>
          <w:szCs w:val="28"/>
          <w:rtl/>
          <w:lang w:bidi="fa-IR"/>
        </w:rPr>
        <w:t xml:space="preserve"> </w:t>
      </w:r>
      <w:r w:rsidRPr="002A7F59">
        <w:rPr>
          <w:rFonts w:cs="B Nazanin" w:hint="cs"/>
          <w:sz w:val="28"/>
          <w:szCs w:val="28"/>
          <w:rtl/>
          <w:lang w:bidi="fa-IR"/>
        </w:rPr>
        <w:t>مستلزم</w:t>
      </w:r>
      <w:r w:rsidRPr="002A7F59">
        <w:rPr>
          <w:rFonts w:cs="B Nazanin"/>
          <w:sz w:val="28"/>
          <w:szCs w:val="28"/>
          <w:rtl/>
          <w:lang w:bidi="fa-IR"/>
        </w:rPr>
        <w:t xml:space="preserve"> </w:t>
      </w:r>
      <w:r w:rsidRPr="002A7F59">
        <w:rPr>
          <w:rFonts w:cs="B Nazanin" w:hint="cs"/>
          <w:sz w:val="28"/>
          <w:szCs w:val="28"/>
          <w:rtl/>
          <w:lang w:bidi="fa-IR"/>
        </w:rPr>
        <w:t>بسیج</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مشارکت</w:t>
      </w:r>
      <w:r w:rsidRPr="002A7F59">
        <w:rPr>
          <w:rFonts w:cs="B Nazanin"/>
          <w:sz w:val="28"/>
          <w:szCs w:val="28"/>
          <w:rtl/>
          <w:lang w:bidi="fa-IR"/>
        </w:rPr>
        <w:t xml:space="preserve"> </w:t>
      </w:r>
      <w:r w:rsidRPr="002A7F59">
        <w:rPr>
          <w:rFonts w:cs="B Nazanin" w:hint="cs"/>
          <w:sz w:val="28"/>
          <w:szCs w:val="28"/>
          <w:rtl/>
          <w:lang w:bidi="fa-IR"/>
        </w:rPr>
        <w:t>هم</w:t>
      </w:r>
      <w:ins w:id="22" w:author="Windows User" w:date="2019-11-08T09:07:00Z">
        <w:r w:rsidR="00DE43E9">
          <w:rPr>
            <w:rFonts w:cs="B Nazanin" w:hint="cs"/>
            <w:sz w:val="28"/>
            <w:szCs w:val="28"/>
            <w:rtl/>
            <w:lang w:bidi="fa-IR"/>
          </w:rPr>
          <w:t>ۀ</w:t>
        </w:r>
      </w:ins>
      <w:del w:id="23" w:author="Windows User" w:date="2019-11-08T09:07:00Z">
        <w:r w:rsidRPr="002A7F59" w:rsidDel="00DE43E9">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سطوح</w:t>
      </w:r>
      <w:r w:rsidRPr="002A7F59">
        <w:rPr>
          <w:rFonts w:cs="B Nazanin"/>
          <w:sz w:val="28"/>
          <w:szCs w:val="28"/>
          <w:rtl/>
          <w:lang w:bidi="fa-IR"/>
        </w:rPr>
        <w:t xml:space="preserve"> </w:t>
      </w:r>
      <w:r w:rsidRPr="002A7F59">
        <w:rPr>
          <w:rFonts w:cs="B Nazanin" w:hint="cs"/>
          <w:sz w:val="28"/>
          <w:szCs w:val="28"/>
          <w:rtl/>
          <w:lang w:bidi="fa-IR"/>
        </w:rPr>
        <w:t>جامع</w:t>
      </w:r>
      <w:ins w:id="24" w:author="Windows User" w:date="2019-11-08T10:33:00Z">
        <w:r w:rsidR="001B2D0B">
          <w:rPr>
            <w:rFonts w:cs="B Nazanin" w:hint="cs"/>
            <w:sz w:val="28"/>
            <w:szCs w:val="28"/>
            <w:rtl/>
            <w:lang w:bidi="fa-IR"/>
          </w:rPr>
          <w:t>ه</w:t>
        </w:r>
      </w:ins>
      <w:del w:id="25" w:author="Windows User" w:date="2019-11-08T09:07:00Z">
        <w:r w:rsidRPr="002A7F59" w:rsidDel="00DE43E9">
          <w:rPr>
            <w:rFonts w:cs="B Nazanin" w:hint="cs"/>
            <w:sz w:val="28"/>
            <w:szCs w:val="28"/>
            <w:rtl/>
            <w:lang w:bidi="fa-IR"/>
          </w:rPr>
          <w:delText>ه</w:delText>
        </w:r>
      </w:del>
      <w:del w:id="26" w:author="Windows User" w:date="2019-11-08T10:33:00Z">
        <w:r w:rsidRPr="002A7F59" w:rsidDel="001B2D0B">
          <w:rPr>
            <w:rFonts w:cs="B Nazanin"/>
            <w:sz w:val="28"/>
            <w:szCs w:val="28"/>
            <w:rtl/>
            <w:lang w:bidi="fa-IR"/>
          </w:rPr>
          <w:delText xml:space="preserve"> </w:delText>
        </w:r>
        <w:r w:rsidRPr="002A7F59" w:rsidDel="001B2D0B">
          <w:rPr>
            <w:rFonts w:cs="B Nazanin" w:hint="cs"/>
            <w:sz w:val="28"/>
            <w:szCs w:val="28"/>
            <w:rtl/>
            <w:lang w:bidi="fa-IR"/>
          </w:rPr>
          <w:delText>مالزی</w:delText>
        </w:r>
      </w:del>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روند</w:t>
      </w:r>
      <w:r w:rsidRPr="002A7F59">
        <w:rPr>
          <w:rFonts w:cs="B Nazanin"/>
          <w:sz w:val="28"/>
          <w:szCs w:val="28"/>
          <w:rtl/>
          <w:lang w:bidi="fa-IR"/>
        </w:rPr>
        <w:t xml:space="preserve"> </w:t>
      </w:r>
      <w:r w:rsidRPr="002A7F59">
        <w:rPr>
          <w:rFonts w:cs="B Nazanin" w:hint="cs"/>
          <w:sz w:val="28"/>
          <w:szCs w:val="28"/>
          <w:rtl/>
          <w:lang w:bidi="fa-IR"/>
        </w:rPr>
        <w:t>مداوم</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w:t>
      </w:r>
    </w:p>
    <w:p w:rsidR="00753B39" w:rsidRPr="002A7F59" w:rsidRDefault="00753B39" w:rsidP="00CD4F47">
      <w:pPr>
        <w:bidi/>
        <w:rPr>
          <w:rFonts w:cs="B Nazanin"/>
          <w:sz w:val="28"/>
          <w:szCs w:val="28"/>
          <w:rtl/>
          <w:lang w:bidi="fa-IR"/>
        </w:rPr>
      </w:pPr>
      <w:r w:rsidRPr="002A7F59">
        <w:rPr>
          <w:rFonts w:cs="B Nazanin" w:hint="cs"/>
          <w:sz w:val="28"/>
          <w:szCs w:val="28"/>
          <w:rtl/>
          <w:lang w:bidi="fa-IR"/>
        </w:rPr>
        <w:t>برای</w:t>
      </w:r>
      <w:r w:rsidRPr="002A7F59">
        <w:rPr>
          <w:rFonts w:cs="B Nazanin"/>
          <w:sz w:val="28"/>
          <w:szCs w:val="28"/>
          <w:rtl/>
          <w:lang w:bidi="fa-IR"/>
        </w:rPr>
        <w:t xml:space="preserve"> </w:t>
      </w:r>
      <w:r w:rsidRPr="002A7F59">
        <w:rPr>
          <w:rFonts w:cs="B Nazanin" w:hint="cs"/>
          <w:sz w:val="28"/>
          <w:szCs w:val="28"/>
          <w:rtl/>
          <w:lang w:bidi="fa-IR"/>
        </w:rPr>
        <w:t>کشوری</w:t>
      </w:r>
      <w:ins w:id="27" w:author="Windows User" w:date="2019-11-08T10:33:00Z">
        <w:r w:rsidR="001B2D0B" w:rsidRPr="001B2D0B">
          <w:rPr>
            <w:rFonts w:cs="B Nazanin" w:hint="cs"/>
            <w:sz w:val="28"/>
            <w:szCs w:val="28"/>
            <w:rtl/>
            <w:lang w:bidi="fa-IR"/>
          </w:rPr>
          <w:t xml:space="preserve"> </w:t>
        </w:r>
        <w:r w:rsidR="001B2D0B" w:rsidRPr="002A7F59">
          <w:rPr>
            <w:rFonts w:cs="B Nazanin" w:hint="cs"/>
            <w:sz w:val="28"/>
            <w:szCs w:val="28"/>
            <w:rtl/>
            <w:lang w:bidi="fa-IR"/>
          </w:rPr>
          <w:t>مانند</w:t>
        </w:r>
        <w:r w:rsidR="001B2D0B" w:rsidRPr="002A7F59">
          <w:rPr>
            <w:rFonts w:cs="B Nazanin"/>
            <w:sz w:val="28"/>
            <w:szCs w:val="28"/>
            <w:rtl/>
            <w:lang w:bidi="fa-IR"/>
          </w:rPr>
          <w:t xml:space="preserve"> </w:t>
        </w:r>
        <w:r w:rsidR="001B2D0B" w:rsidRPr="002A7F59">
          <w:rPr>
            <w:rFonts w:cs="B Nazanin" w:hint="cs"/>
            <w:sz w:val="28"/>
            <w:szCs w:val="28"/>
            <w:rtl/>
            <w:lang w:bidi="fa-IR"/>
          </w:rPr>
          <w:t>مالزی</w:t>
        </w:r>
      </w:ins>
      <w:r w:rsidRPr="002A7F59">
        <w:rPr>
          <w:rFonts w:cs="B Nazanin"/>
          <w:sz w:val="28"/>
          <w:szCs w:val="28"/>
          <w:rtl/>
          <w:lang w:bidi="fa-IR"/>
        </w:rPr>
        <w:t xml:space="preserve"> </w:t>
      </w: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جامع</w:t>
      </w:r>
      <w:ins w:id="28" w:author="Windows User" w:date="2019-11-08T09:07:00Z">
        <w:r w:rsidR="00DE43E9">
          <w:rPr>
            <w:rFonts w:cs="B Nazanin" w:hint="cs"/>
            <w:sz w:val="28"/>
            <w:szCs w:val="28"/>
            <w:rtl/>
            <w:lang w:bidi="fa-IR"/>
          </w:rPr>
          <w:t>ۀ</w:t>
        </w:r>
      </w:ins>
      <w:del w:id="29" w:author="Windows User" w:date="2019-11-08T09:07:00Z">
        <w:r w:rsidRPr="002A7F59" w:rsidDel="00DE43E9">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چند</w:t>
      </w:r>
      <w:del w:id="30" w:author="Windows User" w:date="2019-11-08T09:07:00Z">
        <w:r w:rsidRPr="002A7F59" w:rsidDel="00DE43E9">
          <w:rPr>
            <w:rFonts w:cs="B Nazanin"/>
            <w:sz w:val="28"/>
            <w:szCs w:val="28"/>
            <w:rtl/>
            <w:lang w:bidi="fa-IR"/>
          </w:rPr>
          <w:delText xml:space="preserve"> </w:delText>
        </w:r>
      </w:del>
      <w:r w:rsidRPr="002A7F59">
        <w:rPr>
          <w:rFonts w:cs="B Nazanin" w:hint="cs"/>
          <w:sz w:val="28"/>
          <w:szCs w:val="28"/>
          <w:rtl/>
          <w:lang w:bidi="fa-IR"/>
        </w:rPr>
        <w:t>نژادی</w:t>
      </w:r>
      <w:del w:id="31" w:author="Windows User" w:date="2019-11-08T10:33:00Z">
        <w:r w:rsidRPr="002A7F59" w:rsidDel="001B2D0B">
          <w:rPr>
            <w:rFonts w:cs="B Nazanin"/>
            <w:sz w:val="28"/>
            <w:szCs w:val="28"/>
            <w:rtl/>
            <w:lang w:bidi="fa-IR"/>
          </w:rPr>
          <w:delText xml:space="preserve"> </w:delText>
        </w:r>
        <w:r w:rsidRPr="002A7F59" w:rsidDel="001B2D0B">
          <w:rPr>
            <w:rFonts w:cs="B Nazanin" w:hint="cs"/>
            <w:sz w:val="28"/>
            <w:szCs w:val="28"/>
            <w:rtl/>
            <w:lang w:bidi="fa-IR"/>
          </w:rPr>
          <w:delText>مانند</w:delText>
        </w:r>
        <w:r w:rsidRPr="002A7F59" w:rsidDel="001B2D0B">
          <w:rPr>
            <w:rFonts w:cs="B Nazanin"/>
            <w:sz w:val="28"/>
            <w:szCs w:val="28"/>
            <w:rtl/>
            <w:lang w:bidi="fa-IR"/>
          </w:rPr>
          <w:delText xml:space="preserve"> </w:delText>
        </w:r>
        <w:r w:rsidRPr="002A7F59" w:rsidDel="001B2D0B">
          <w:rPr>
            <w:rFonts w:cs="B Nazanin" w:hint="cs"/>
            <w:sz w:val="28"/>
            <w:szCs w:val="28"/>
            <w:rtl/>
            <w:lang w:bidi="fa-IR"/>
          </w:rPr>
          <w:delText>مالزی</w:delText>
        </w:r>
      </w:del>
      <w:del w:id="32" w:author="Windows User" w:date="2019-11-08T09:07:00Z">
        <w:r w:rsidRPr="002A7F59" w:rsidDel="00DE43E9">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روند</w:t>
      </w:r>
      <w:r w:rsidRPr="002A7F59">
        <w:rPr>
          <w:rFonts w:cs="B Nazanin"/>
          <w:sz w:val="28"/>
          <w:szCs w:val="28"/>
          <w:rtl/>
          <w:lang w:bidi="fa-IR"/>
        </w:rPr>
        <w:t xml:space="preserve"> </w:t>
      </w:r>
      <w:r w:rsidRPr="002A7F59">
        <w:rPr>
          <w:rFonts w:cs="B Nazanin" w:hint="cs"/>
          <w:sz w:val="28"/>
          <w:szCs w:val="28"/>
          <w:rtl/>
          <w:lang w:bidi="fa-IR"/>
        </w:rPr>
        <w:t>توسع</w:t>
      </w:r>
      <w:ins w:id="33" w:author="Windows User" w:date="2019-11-08T09:07:00Z">
        <w:r w:rsidR="00DE43E9">
          <w:rPr>
            <w:rFonts w:cs="B Nazanin" w:hint="cs"/>
            <w:sz w:val="28"/>
            <w:szCs w:val="28"/>
            <w:rtl/>
            <w:lang w:bidi="fa-IR"/>
          </w:rPr>
          <w:t>ۀ</w:t>
        </w:r>
      </w:ins>
      <w:del w:id="34" w:author="Windows User" w:date="2019-11-08T09:07:00Z">
        <w:r w:rsidRPr="002A7F59" w:rsidDel="00DE43E9">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نیاز</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برنامه</w:t>
      </w:r>
      <w:ins w:id="35" w:author="Windows User" w:date="2019-11-08T09:07:00Z">
        <w:r w:rsidR="00DE43E9">
          <w:rPr>
            <w:rFonts w:cs="B Nazanin" w:hint="cs"/>
            <w:sz w:val="28"/>
            <w:szCs w:val="28"/>
            <w:rtl/>
            <w:lang w:bidi="fa-IR"/>
          </w:rPr>
          <w:t>‌</w:t>
        </w:r>
      </w:ins>
      <w:del w:id="36" w:author="Windows User" w:date="2019-11-08T09:07:00Z">
        <w:r w:rsidRPr="002A7F59" w:rsidDel="00DE43E9">
          <w:rPr>
            <w:rFonts w:cs="B Nazanin"/>
            <w:sz w:val="28"/>
            <w:szCs w:val="28"/>
            <w:rtl/>
            <w:lang w:bidi="fa-IR"/>
          </w:rPr>
          <w:delText xml:space="preserve"> </w:delText>
        </w:r>
      </w:del>
      <w:r w:rsidRPr="002A7F59">
        <w:rPr>
          <w:rFonts w:cs="B Nazanin" w:hint="cs"/>
          <w:sz w:val="28"/>
          <w:szCs w:val="28"/>
          <w:rtl/>
          <w:lang w:bidi="fa-IR"/>
        </w:rPr>
        <w:t>ریزی</w:t>
      </w:r>
      <w:r w:rsidRPr="002A7F59">
        <w:rPr>
          <w:rFonts w:cs="B Nazanin"/>
          <w:sz w:val="28"/>
          <w:szCs w:val="28"/>
          <w:rtl/>
          <w:lang w:bidi="fa-IR"/>
        </w:rPr>
        <w:t xml:space="preserve"> </w:t>
      </w:r>
      <w:r w:rsidRPr="002A7F59">
        <w:rPr>
          <w:rFonts w:cs="B Nazanin" w:hint="cs"/>
          <w:sz w:val="28"/>
          <w:szCs w:val="28"/>
          <w:rtl/>
          <w:lang w:bidi="fa-IR"/>
        </w:rPr>
        <w:t>دقیق</w:t>
      </w:r>
      <w:r w:rsidRPr="002A7F59">
        <w:rPr>
          <w:rFonts w:cs="B Nazanin"/>
          <w:sz w:val="28"/>
          <w:szCs w:val="28"/>
          <w:rtl/>
          <w:lang w:bidi="fa-IR"/>
        </w:rPr>
        <w:t xml:space="preserve"> </w:t>
      </w:r>
      <w:r>
        <w:rPr>
          <w:rFonts w:cs="B Nazanin" w:hint="cs"/>
          <w:sz w:val="28"/>
          <w:szCs w:val="28"/>
          <w:rtl/>
          <w:lang w:bidi="fa-IR"/>
        </w:rPr>
        <w:t>همراه با جزئیات</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پرورش</w:t>
      </w:r>
      <w:r w:rsidRPr="002A7F59">
        <w:rPr>
          <w:rFonts w:cs="B Nazanin"/>
          <w:sz w:val="28"/>
          <w:szCs w:val="28"/>
          <w:rtl/>
          <w:lang w:bidi="fa-IR"/>
        </w:rPr>
        <w:t xml:space="preserve"> </w:t>
      </w:r>
      <w:r>
        <w:rPr>
          <w:rFonts w:cs="B Nazanin" w:hint="cs"/>
          <w:sz w:val="28"/>
          <w:szCs w:val="28"/>
          <w:rtl/>
          <w:lang w:bidi="fa-IR"/>
        </w:rPr>
        <w:t xml:space="preserve">و ترویج </w:t>
      </w:r>
      <w:r w:rsidRPr="002A7F59">
        <w:rPr>
          <w:rFonts w:cs="B Nazanin" w:hint="cs"/>
          <w:sz w:val="28"/>
          <w:szCs w:val="28"/>
          <w:rtl/>
          <w:lang w:bidi="fa-IR"/>
        </w:rPr>
        <w:t>روش</w:t>
      </w:r>
      <w:r w:rsidRPr="002A7F59">
        <w:rPr>
          <w:rFonts w:cs="B Nazanin"/>
          <w:sz w:val="28"/>
          <w:szCs w:val="28"/>
          <w:rtl/>
          <w:lang w:bidi="fa-IR"/>
        </w:rPr>
        <w:t xml:space="preserve"> </w:t>
      </w:r>
      <w:r w:rsidRPr="002A7F59">
        <w:rPr>
          <w:rFonts w:cs="B Nazanin" w:hint="cs"/>
          <w:sz w:val="28"/>
          <w:szCs w:val="28"/>
          <w:rtl/>
          <w:lang w:bidi="fa-IR"/>
        </w:rPr>
        <w:t>زندگی</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دارد</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برنامه</w:t>
      </w:r>
      <w:ins w:id="37" w:author="Windows User" w:date="2019-11-08T09:08:00Z">
        <w:r w:rsidR="00DE43E9">
          <w:rPr>
            <w:rFonts w:cs="B Nazanin" w:hint="cs"/>
            <w:sz w:val="28"/>
            <w:szCs w:val="28"/>
            <w:rtl/>
            <w:lang w:bidi="fa-IR"/>
          </w:rPr>
          <w:t>‌</w:t>
        </w:r>
      </w:ins>
      <w:del w:id="38" w:author="Windows User" w:date="2019-11-08T09:08:00Z">
        <w:r w:rsidRPr="002A7F59" w:rsidDel="00DE43E9">
          <w:rPr>
            <w:rFonts w:cs="B Nazanin"/>
            <w:sz w:val="28"/>
            <w:szCs w:val="28"/>
            <w:rtl/>
            <w:lang w:bidi="fa-IR"/>
          </w:rPr>
          <w:delText xml:space="preserve"> </w:delText>
        </w:r>
      </w:del>
      <w:r w:rsidRPr="002A7F59">
        <w:rPr>
          <w:rFonts w:cs="B Nazanin" w:hint="cs"/>
          <w:sz w:val="28"/>
          <w:szCs w:val="28"/>
          <w:rtl/>
          <w:lang w:bidi="fa-IR"/>
        </w:rPr>
        <w:t>ریزی</w:t>
      </w:r>
      <w:r w:rsidRPr="002A7F59">
        <w:rPr>
          <w:rFonts w:cs="B Nazanin"/>
          <w:sz w:val="28"/>
          <w:szCs w:val="28"/>
          <w:rtl/>
          <w:lang w:bidi="fa-IR"/>
        </w:rPr>
        <w:t xml:space="preserve"> </w:t>
      </w:r>
      <w:r w:rsidRPr="002A7F59">
        <w:rPr>
          <w:rFonts w:cs="B Nazanin" w:hint="cs"/>
          <w:sz w:val="28"/>
          <w:szCs w:val="28"/>
          <w:rtl/>
          <w:lang w:bidi="fa-IR"/>
        </w:rPr>
        <w:t>فرهنگی</w:t>
      </w:r>
      <w:ins w:id="39" w:author="Windows User" w:date="2019-11-08T10:34:00Z">
        <w:r w:rsidR="001B2D0B">
          <w:rPr>
            <w:rFonts w:cs="B Nazanin" w:hint="cs"/>
            <w:sz w:val="28"/>
            <w:szCs w:val="28"/>
            <w:rtl/>
            <w:lang w:bidi="fa-IR"/>
          </w:rPr>
          <w:t xml:space="preserve"> با</w:t>
        </w:r>
      </w:ins>
      <w:r w:rsidRPr="002A7F59">
        <w:rPr>
          <w:rFonts w:cs="B Nazanin"/>
          <w:sz w:val="28"/>
          <w:szCs w:val="28"/>
          <w:rtl/>
          <w:lang w:bidi="fa-IR"/>
        </w:rPr>
        <w:t xml:space="preserve"> </w:t>
      </w:r>
      <w:r w:rsidRPr="002A7F59">
        <w:rPr>
          <w:rFonts w:cs="B Nazanin" w:hint="cs"/>
          <w:sz w:val="28"/>
          <w:szCs w:val="28"/>
          <w:rtl/>
          <w:lang w:bidi="fa-IR"/>
        </w:rPr>
        <w:t>ارزش</w:t>
      </w:r>
      <w:ins w:id="40" w:author="Windows User" w:date="2019-11-08T09:08:00Z">
        <w:r w:rsidR="00DE43E9">
          <w:rPr>
            <w:rFonts w:cs="B Nazanin" w:hint="cs"/>
            <w:sz w:val="28"/>
            <w:szCs w:val="28"/>
            <w:rtl/>
            <w:lang w:bidi="fa-IR"/>
          </w:rPr>
          <w:t>‌</w:t>
        </w:r>
      </w:ins>
      <w:del w:id="41" w:author="Windows User" w:date="2019-11-08T09:08:00Z">
        <w:r w:rsidRPr="002A7F59" w:rsidDel="00DE43E9">
          <w:rPr>
            <w:rFonts w:cs="B Nazanin"/>
            <w:sz w:val="28"/>
            <w:szCs w:val="28"/>
            <w:rtl/>
            <w:lang w:bidi="fa-IR"/>
          </w:rPr>
          <w:delText xml:space="preserve"> </w:delText>
        </w:r>
      </w:del>
      <w:r w:rsidRPr="002A7F59">
        <w:rPr>
          <w:rFonts w:cs="B Nazanin" w:hint="cs"/>
          <w:sz w:val="28"/>
          <w:szCs w:val="28"/>
          <w:rtl/>
          <w:lang w:bidi="fa-IR"/>
        </w:rPr>
        <w:t>های</w:t>
      </w:r>
      <w:r w:rsidRPr="002A7F59">
        <w:rPr>
          <w:rFonts w:cs="B Nazanin"/>
          <w:sz w:val="28"/>
          <w:szCs w:val="28"/>
          <w:rtl/>
          <w:lang w:bidi="fa-IR"/>
        </w:rPr>
        <w:t xml:space="preserve"> </w:t>
      </w:r>
      <w:r w:rsidRPr="002A7F59">
        <w:rPr>
          <w:rFonts w:cs="B Nazanin" w:hint="cs"/>
          <w:sz w:val="28"/>
          <w:szCs w:val="28"/>
          <w:rtl/>
          <w:lang w:bidi="fa-IR"/>
        </w:rPr>
        <w:t>خوب</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Pr>
          <w:rFonts w:cs="B Nazanin" w:hint="cs"/>
          <w:sz w:val="28"/>
          <w:szCs w:val="28"/>
          <w:rtl/>
          <w:lang w:bidi="fa-IR"/>
        </w:rPr>
        <w:t>اصیل</w:t>
      </w:r>
      <w:ins w:id="42" w:author="Windows User" w:date="2019-11-08T10:34:00Z">
        <w:r w:rsidR="001B2D0B">
          <w:rPr>
            <w:rFonts w:cs="B Nazanin" w:hint="cs"/>
            <w:sz w:val="28"/>
            <w:szCs w:val="28"/>
            <w:rtl/>
            <w:lang w:bidi="fa-IR"/>
          </w:rPr>
          <w:t>،</w:t>
        </w:r>
      </w:ins>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تقویت</w:t>
      </w:r>
      <w:r w:rsidRPr="002A7F59">
        <w:rPr>
          <w:rFonts w:cs="B Nazanin"/>
          <w:sz w:val="28"/>
          <w:szCs w:val="28"/>
          <w:rtl/>
          <w:lang w:bidi="fa-IR"/>
        </w:rPr>
        <w:t xml:space="preserve"> </w:t>
      </w:r>
      <w:r w:rsidRPr="002A7F59">
        <w:rPr>
          <w:rFonts w:cs="B Nazanin" w:hint="cs"/>
          <w:sz w:val="28"/>
          <w:szCs w:val="28"/>
          <w:rtl/>
          <w:lang w:bidi="fa-IR"/>
        </w:rPr>
        <w:t>هویت</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به</w:t>
      </w:r>
      <w:ins w:id="43" w:author="Windows User" w:date="2019-11-08T09:08:00Z">
        <w:r w:rsidR="00DE43E9">
          <w:rPr>
            <w:rFonts w:cs="B Nazanin" w:hint="cs"/>
            <w:sz w:val="28"/>
            <w:szCs w:val="28"/>
            <w:rtl/>
            <w:lang w:bidi="fa-IR"/>
          </w:rPr>
          <w:t>‌</w:t>
        </w:r>
      </w:ins>
      <w:del w:id="44" w:author="Windows User" w:date="2019-11-08T09:08:00Z">
        <w:r w:rsidRPr="002A7F59" w:rsidDel="00DE43E9">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نژاد</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مهم</w:t>
      </w:r>
      <w:r w:rsidRPr="002A7F59">
        <w:rPr>
          <w:rFonts w:cs="B Nazanin"/>
          <w:sz w:val="28"/>
          <w:szCs w:val="28"/>
          <w:rtl/>
          <w:lang w:bidi="fa-IR"/>
        </w:rPr>
        <w:t xml:space="preserve"> </w:t>
      </w:r>
      <w:r>
        <w:rPr>
          <w:rFonts w:cs="B Nazanin" w:hint="cs"/>
          <w:sz w:val="28"/>
          <w:szCs w:val="28"/>
          <w:rtl/>
          <w:lang w:bidi="fa-IR"/>
        </w:rPr>
        <w:t>و حیاتی است</w:t>
      </w:r>
      <w:r w:rsidRPr="002A7F59">
        <w:rPr>
          <w:rFonts w:cs="B Nazanin"/>
          <w:sz w:val="28"/>
          <w:szCs w:val="28"/>
          <w:rtl/>
          <w:lang w:bidi="fa-IR"/>
        </w:rPr>
        <w:t>.</w:t>
      </w:r>
    </w:p>
    <w:p w:rsidR="005E39AB" w:rsidRPr="00272BA1" w:rsidRDefault="005E39AB" w:rsidP="005E39AB">
      <w:pPr>
        <w:bidi/>
        <w:rPr>
          <w:rFonts w:cs="B Nazanin"/>
          <w:b/>
          <w:bCs/>
          <w:sz w:val="28"/>
          <w:szCs w:val="28"/>
          <w:rtl/>
          <w:lang w:bidi="fa-IR"/>
        </w:rPr>
      </w:pPr>
      <w:r w:rsidRPr="00272BA1">
        <w:rPr>
          <w:rFonts w:cs="B Nazanin" w:hint="cs"/>
          <w:b/>
          <w:bCs/>
          <w:sz w:val="28"/>
          <w:szCs w:val="28"/>
          <w:rtl/>
          <w:lang w:bidi="fa-IR"/>
        </w:rPr>
        <w:t>اساس و بنیان</w:t>
      </w:r>
    </w:p>
    <w:p w:rsidR="005E39AB" w:rsidRPr="002A7F59" w:rsidDel="001B2D0B" w:rsidRDefault="005E39AB" w:rsidP="005E39AB">
      <w:pPr>
        <w:bidi/>
        <w:rPr>
          <w:del w:id="45" w:author="Windows User" w:date="2019-11-08T10:35:00Z"/>
          <w:rFonts w:cs="B Nazanin"/>
          <w:sz w:val="28"/>
          <w:szCs w:val="28"/>
          <w:rtl/>
          <w:lang w:bidi="fa-IR"/>
        </w:rPr>
      </w:pPr>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برای</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در</w:t>
      </w:r>
      <w:del w:id="46" w:author="Windows User" w:date="2019-11-08T09:08:00Z">
        <w:r w:rsidRPr="002A7F59" w:rsidDel="00DE43E9">
          <w:rPr>
            <w:rFonts w:cs="B Nazanin"/>
            <w:sz w:val="28"/>
            <w:szCs w:val="28"/>
            <w:rtl/>
            <w:lang w:bidi="fa-IR"/>
          </w:rPr>
          <w:delText xml:space="preserve"> </w:delText>
        </w:r>
      </w:del>
      <w:r w:rsidRPr="002A7F59">
        <w:rPr>
          <w:rFonts w:cs="B Nazanin" w:hint="cs"/>
          <w:sz w:val="28"/>
          <w:szCs w:val="28"/>
          <w:rtl/>
          <w:lang w:bidi="fa-IR"/>
        </w:rPr>
        <w:t>حال</w:t>
      </w:r>
      <w:ins w:id="47" w:author="Windows User" w:date="2019-11-08T09:08:00Z">
        <w:r w:rsidR="00DE43E9">
          <w:rPr>
            <w:rFonts w:cs="B Nazanin" w:hint="cs"/>
            <w:sz w:val="28"/>
            <w:szCs w:val="28"/>
            <w:rtl/>
            <w:lang w:bidi="fa-IR"/>
          </w:rPr>
          <w:t>‌</w:t>
        </w:r>
      </w:ins>
      <w:del w:id="48" w:author="Windows User" w:date="2019-11-08T09:08:00Z">
        <w:r w:rsidRPr="002A7F59" w:rsidDel="00DE43E9">
          <w:rPr>
            <w:rFonts w:cs="B Nazanin"/>
            <w:sz w:val="28"/>
            <w:szCs w:val="28"/>
            <w:rtl/>
            <w:lang w:bidi="fa-IR"/>
          </w:rPr>
          <w:delText xml:space="preserve"> </w:delText>
        </w:r>
      </w:del>
      <w:r w:rsidRPr="002A7F59">
        <w:rPr>
          <w:rFonts w:cs="B Nazanin" w:hint="cs"/>
          <w:sz w:val="28"/>
          <w:szCs w:val="28"/>
          <w:rtl/>
          <w:lang w:bidi="fa-IR"/>
        </w:rPr>
        <w:t>توسعه</w:t>
      </w:r>
      <w:r w:rsidRPr="002A7F59">
        <w:rPr>
          <w:rFonts w:cs="B Nazanin"/>
          <w:sz w:val="28"/>
          <w:szCs w:val="28"/>
          <w:rtl/>
          <w:lang w:bidi="fa-IR"/>
        </w:rPr>
        <w:t xml:space="preserve"> </w:t>
      </w:r>
      <w:ins w:id="49" w:author="Windows User" w:date="2019-11-08T09:09:00Z">
        <w:r w:rsidR="00DE43E9">
          <w:rPr>
            <w:rFonts w:cs="B Nazanin" w:hint="cs"/>
            <w:sz w:val="28"/>
            <w:szCs w:val="28"/>
            <w:rtl/>
            <w:lang w:bidi="fa-IR"/>
          </w:rPr>
          <w:t>مانند مالزی که</w:t>
        </w:r>
      </w:ins>
      <w:del w:id="50" w:author="Windows User" w:date="2019-11-08T09:09:00Z">
        <w:r w:rsidRPr="002A7F59" w:rsidDel="00DE43E9">
          <w:rPr>
            <w:rFonts w:cs="B Nazanin" w:hint="cs"/>
            <w:sz w:val="28"/>
            <w:szCs w:val="28"/>
            <w:rtl/>
            <w:lang w:bidi="fa-IR"/>
          </w:rPr>
          <w:delText>با</w:delText>
        </w:r>
      </w:del>
      <w:r w:rsidRPr="002A7F59">
        <w:rPr>
          <w:rFonts w:cs="B Nazanin"/>
          <w:sz w:val="28"/>
          <w:szCs w:val="28"/>
          <w:rtl/>
          <w:lang w:bidi="fa-IR"/>
        </w:rPr>
        <w:t xml:space="preserve"> </w:t>
      </w:r>
      <w:r w:rsidRPr="002A7F59">
        <w:rPr>
          <w:rFonts w:cs="B Nazanin" w:hint="cs"/>
          <w:sz w:val="28"/>
          <w:szCs w:val="28"/>
          <w:rtl/>
          <w:lang w:bidi="fa-IR"/>
        </w:rPr>
        <w:t>جامع</w:t>
      </w:r>
      <w:ins w:id="51" w:author="Windows User" w:date="2019-11-08T09:08:00Z">
        <w:r w:rsidR="00DE43E9">
          <w:rPr>
            <w:rFonts w:cs="B Nazanin" w:hint="cs"/>
            <w:sz w:val="28"/>
            <w:szCs w:val="28"/>
            <w:rtl/>
            <w:lang w:bidi="fa-IR"/>
          </w:rPr>
          <w:t>ۀ</w:t>
        </w:r>
      </w:ins>
      <w:del w:id="52" w:author="Windows User" w:date="2019-11-08T09:08:00Z">
        <w:r w:rsidRPr="002A7F59" w:rsidDel="00DE43E9">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چند</w:t>
      </w:r>
      <w:r w:rsidRPr="002A7F59">
        <w:rPr>
          <w:rFonts w:cs="B Nazanin"/>
          <w:sz w:val="28"/>
          <w:szCs w:val="28"/>
          <w:rtl/>
          <w:lang w:bidi="fa-IR"/>
        </w:rPr>
        <w:t xml:space="preserve"> </w:t>
      </w:r>
      <w:r w:rsidRPr="002A7F59">
        <w:rPr>
          <w:rFonts w:cs="B Nazanin" w:hint="cs"/>
          <w:sz w:val="28"/>
          <w:szCs w:val="28"/>
          <w:rtl/>
          <w:lang w:bidi="fa-IR"/>
        </w:rPr>
        <w:t>نژادی</w:t>
      </w:r>
      <w:ins w:id="53" w:author="Windows User" w:date="2019-11-08T09:09:00Z">
        <w:r w:rsidR="00DE43E9">
          <w:rPr>
            <w:rFonts w:cs="B Nazanin" w:hint="cs"/>
            <w:sz w:val="28"/>
            <w:szCs w:val="28"/>
            <w:rtl/>
            <w:lang w:bidi="fa-IR"/>
          </w:rPr>
          <w:t xml:space="preserve"> دارد، بسیار</w:t>
        </w:r>
      </w:ins>
      <w:del w:id="54" w:author="Windows User" w:date="2019-11-08T09:09:00Z">
        <w:r w:rsidRPr="002A7F59" w:rsidDel="00DE43E9">
          <w:rPr>
            <w:rFonts w:cs="B Nazanin"/>
            <w:sz w:val="28"/>
            <w:szCs w:val="28"/>
            <w:rtl/>
            <w:lang w:bidi="fa-IR"/>
          </w:rPr>
          <w:delText xml:space="preserve"> </w:delText>
        </w:r>
        <w:r w:rsidRPr="002A7F59" w:rsidDel="00DE43E9">
          <w:rPr>
            <w:rFonts w:cs="B Nazanin" w:hint="cs"/>
            <w:sz w:val="28"/>
            <w:szCs w:val="28"/>
            <w:rtl/>
            <w:lang w:bidi="fa-IR"/>
          </w:rPr>
          <w:delText>مانند</w:delText>
        </w:r>
        <w:r w:rsidRPr="002A7F59" w:rsidDel="00DE43E9">
          <w:rPr>
            <w:rFonts w:cs="B Nazanin"/>
            <w:sz w:val="28"/>
            <w:szCs w:val="28"/>
            <w:rtl/>
            <w:lang w:bidi="fa-IR"/>
          </w:rPr>
          <w:delText xml:space="preserve"> </w:delText>
        </w:r>
        <w:r w:rsidRPr="002A7F59" w:rsidDel="00DE43E9">
          <w:rPr>
            <w:rFonts w:cs="B Nazanin" w:hint="cs"/>
            <w:sz w:val="28"/>
            <w:szCs w:val="28"/>
            <w:rtl/>
            <w:lang w:bidi="fa-IR"/>
          </w:rPr>
          <w:delText>مالزی</w:delText>
        </w:r>
      </w:del>
      <w:r w:rsidRPr="002A7F59">
        <w:rPr>
          <w:rFonts w:cs="B Nazanin"/>
          <w:sz w:val="28"/>
          <w:szCs w:val="28"/>
          <w:rtl/>
          <w:lang w:bidi="fa-IR"/>
        </w:rPr>
        <w:t xml:space="preserve"> </w:t>
      </w:r>
      <w:r w:rsidRPr="002A7F59">
        <w:rPr>
          <w:rFonts w:cs="B Nazanin" w:hint="cs"/>
          <w:sz w:val="28"/>
          <w:szCs w:val="28"/>
          <w:rtl/>
          <w:lang w:bidi="fa-IR"/>
        </w:rPr>
        <w:t>مهم</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به</w:t>
      </w:r>
      <w:ins w:id="55" w:author="Windows User" w:date="2019-11-08T09:09:00Z">
        <w:r w:rsidR="00DE43E9">
          <w:rPr>
            <w:rFonts w:cs="B Nazanin" w:hint="cs"/>
            <w:sz w:val="28"/>
            <w:szCs w:val="28"/>
            <w:rtl/>
            <w:lang w:bidi="fa-IR"/>
          </w:rPr>
          <w:t>‌</w:t>
        </w:r>
      </w:ins>
      <w:del w:id="56" w:author="Windows User" w:date="2019-11-08T09:09:00Z">
        <w:r w:rsidRPr="002A7F59" w:rsidDel="00DE43E9">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راهنمایی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طراحی</w:t>
      </w:r>
      <w:del w:id="57" w:author="Windows User" w:date="2019-11-08T09:09:00Z">
        <w:r w:rsidRPr="002A7F59" w:rsidDel="00DE43E9">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حفظ</w:t>
      </w:r>
      <w:r>
        <w:rPr>
          <w:rFonts w:cs="B Nazanin" w:hint="cs"/>
          <w:sz w:val="28"/>
          <w:szCs w:val="28"/>
          <w:rtl/>
          <w:lang w:bidi="fa-IR"/>
        </w:rPr>
        <w:t xml:space="preserve"> و پایداری</w:t>
      </w:r>
      <w:r w:rsidRPr="002A7F59">
        <w:rPr>
          <w:rFonts w:cs="B Nazanin"/>
          <w:sz w:val="28"/>
          <w:szCs w:val="28"/>
          <w:rtl/>
          <w:lang w:bidi="fa-IR"/>
        </w:rPr>
        <w:t xml:space="preserve"> </w:t>
      </w:r>
      <w:r w:rsidRPr="002A7F59">
        <w:rPr>
          <w:rFonts w:cs="B Nazanin" w:hint="cs"/>
          <w:sz w:val="28"/>
          <w:szCs w:val="28"/>
          <w:rtl/>
          <w:lang w:bidi="fa-IR"/>
        </w:rPr>
        <w:t>هویت</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جهان</w:t>
      </w:r>
      <w:r w:rsidRPr="002A7F59">
        <w:rPr>
          <w:rFonts w:cs="B Nazanin"/>
          <w:sz w:val="28"/>
          <w:szCs w:val="28"/>
          <w:rtl/>
          <w:lang w:bidi="fa-IR"/>
        </w:rPr>
        <w:t xml:space="preserve"> </w:t>
      </w:r>
      <w:r>
        <w:rPr>
          <w:rFonts w:cs="B Nazanin" w:hint="cs"/>
          <w:sz w:val="28"/>
          <w:szCs w:val="28"/>
          <w:rtl/>
          <w:lang w:bidi="fa-IR"/>
        </w:rPr>
        <w:t xml:space="preserve">مورد </w:t>
      </w:r>
      <w:r w:rsidRPr="002A7F59">
        <w:rPr>
          <w:rFonts w:cs="B Nazanin" w:hint="cs"/>
          <w:sz w:val="28"/>
          <w:szCs w:val="28"/>
          <w:rtl/>
          <w:lang w:bidi="fa-IR"/>
        </w:rPr>
        <w:t>استفاده</w:t>
      </w:r>
      <w:r w:rsidRPr="002A7F59">
        <w:rPr>
          <w:rFonts w:cs="B Nazanin"/>
          <w:sz w:val="28"/>
          <w:szCs w:val="28"/>
          <w:rtl/>
          <w:lang w:bidi="fa-IR"/>
        </w:rPr>
        <w:t xml:space="preserve"> </w:t>
      </w:r>
      <w:r>
        <w:rPr>
          <w:rFonts w:cs="B Nazanin" w:hint="cs"/>
          <w:sz w:val="28"/>
          <w:szCs w:val="28"/>
          <w:rtl/>
          <w:lang w:bidi="fa-IR"/>
        </w:rPr>
        <w:t>قرار خواهد گرفت</w:t>
      </w:r>
      <w:r w:rsidRPr="002A7F59">
        <w:rPr>
          <w:rFonts w:cs="B Nazanin"/>
          <w:sz w:val="28"/>
          <w:szCs w:val="28"/>
          <w:rtl/>
          <w:lang w:bidi="fa-IR"/>
        </w:rPr>
        <w:t>.</w:t>
      </w:r>
      <w:ins w:id="58" w:author="Windows User" w:date="2019-11-08T10:35:00Z">
        <w:r w:rsidR="001B2D0B">
          <w:rPr>
            <w:rFonts w:cs="B Nazanin" w:hint="cs"/>
            <w:sz w:val="28"/>
            <w:szCs w:val="28"/>
            <w:rtl/>
            <w:lang w:bidi="fa-IR"/>
          </w:rPr>
          <w:t xml:space="preserve"> </w:t>
        </w:r>
      </w:ins>
    </w:p>
    <w:p w:rsidR="005E39AB" w:rsidRPr="002A7F59" w:rsidRDefault="005E39AB" w:rsidP="00CD4F47">
      <w:pPr>
        <w:bidi/>
        <w:rPr>
          <w:rFonts w:cs="B Nazanin"/>
          <w:sz w:val="28"/>
          <w:szCs w:val="28"/>
          <w:rtl/>
          <w:lang w:bidi="fa-IR"/>
        </w:rPr>
      </w:pP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پس</w:t>
      </w:r>
      <w:r w:rsidRPr="002A7F59">
        <w:rPr>
          <w:rFonts w:cs="B Nazanin"/>
          <w:sz w:val="28"/>
          <w:szCs w:val="28"/>
          <w:rtl/>
          <w:lang w:bidi="fa-IR"/>
        </w:rPr>
        <w:t xml:space="preserve"> </w:t>
      </w:r>
      <w:r w:rsidRPr="002A7F59">
        <w:rPr>
          <w:rFonts w:cs="B Nazanin" w:hint="cs"/>
          <w:sz w:val="28"/>
          <w:szCs w:val="28"/>
          <w:rtl/>
          <w:lang w:bidi="fa-IR"/>
        </w:rPr>
        <w:t>از</w:t>
      </w:r>
      <w:r w:rsidRPr="002A7F59">
        <w:rPr>
          <w:rFonts w:cs="B Nazanin"/>
          <w:sz w:val="28"/>
          <w:szCs w:val="28"/>
          <w:rtl/>
          <w:lang w:bidi="fa-IR"/>
        </w:rPr>
        <w:t xml:space="preserve"> </w:t>
      </w:r>
      <w:r w:rsidRPr="002A7F59">
        <w:rPr>
          <w:rFonts w:cs="B Nazanin" w:hint="cs"/>
          <w:sz w:val="28"/>
          <w:szCs w:val="28"/>
          <w:rtl/>
          <w:lang w:bidi="fa-IR"/>
        </w:rPr>
        <w:t>در</w:t>
      </w:r>
      <w:del w:id="59" w:author="Windows User" w:date="2019-11-08T09:09:00Z">
        <w:r w:rsidRPr="002A7F59" w:rsidDel="00DE43E9">
          <w:rPr>
            <w:rFonts w:cs="B Nazanin"/>
            <w:sz w:val="28"/>
            <w:szCs w:val="28"/>
            <w:rtl/>
            <w:lang w:bidi="fa-IR"/>
          </w:rPr>
          <w:delText xml:space="preserve"> </w:delText>
        </w:r>
      </w:del>
      <w:r w:rsidRPr="002A7F59">
        <w:rPr>
          <w:rFonts w:cs="B Nazanin" w:hint="cs"/>
          <w:sz w:val="28"/>
          <w:szCs w:val="28"/>
          <w:rtl/>
          <w:lang w:bidi="fa-IR"/>
        </w:rPr>
        <w:t>نظر</w:t>
      </w:r>
      <w:del w:id="60" w:author="Windows User" w:date="2019-11-08T09:09:00Z">
        <w:r w:rsidRPr="002A7F59" w:rsidDel="00DE43E9">
          <w:rPr>
            <w:rFonts w:cs="B Nazanin"/>
            <w:sz w:val="28"/>
            <w:szCs w:val="28"/>
            <w:rtl/>
            <w:lang w:bidi="fa-IR"/>
          </w:rPr>
          <w:delText xml:space="preserve"> </w:delText>
        </w:r>
      </w:del>
      <w:r w:rsidRPr="002A7F59">
        <w:rPr>
          <w:rFonts w:cs="B Nazanin" w:hint="cs"/>
          <w:sz w:val="28"/>
          <w:szCs w:val="28"/>
          <w:rtl/>
          <w:lang w:bidi="fa-IR"/>
        </w:rPr>
        <w:t>گرفتن</w:t>
      </w:r>
      <w:r w:rsidRPr="002A7F59">
        <w:rPr>
          <w:rFonts w:cs="B Nazanin"/>
          <w:sz w:val="28"/>
          <w:szCs w:val="28"/>
          <w:rtl/>
          <w:lang w:bidi="fa-IR"/>
        </w:rPr>
        <w:t xml:space="preserve"> </w:t>
      </w:r>
      <w:r w:rsidRPr="002A7F59">
        <w:rPr>
          <w:rFonts w:cs="B Nazanin" w:hint="cs"/>
          <w:sz w:val="28"/>
          <w:szCs w:val="28"/>
          <w:rtl/>
          <w:lang w:bidi="fa-IR"/>
        </w:rPr>
        <w:t>حقایق</w:t>
      </w:r>
      <w:r w:rsidRPr="002A7F59">
        <w:rPr>
          <w:rFonts w:cs="B Nazanin"/>
          <w:sz w:val="28"/>
          <w:szCs w:val="28"/>
          <w:rtl/>
          <w:lang w:bidi="fa-IR"/>
        </w:rPr>
        <w:t xml:space="preserve"> </w:t>
      </w:r>
      <w:r w:rsidRPr="002A7F59">
        <w:rPr>
          <w:rFonts w:cs="B Nazanin" w:hint="cs"/>
          <w:sz w:val="28"/>
          <w:szCs w:val="28"/>
          <w:rtl/>
          <w:lang w:bidi="fa-IR"/>
        </w:rPr>
        <w:t>تاریخی</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منطقه</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همچنین</w:t>
      </w:r>
      <w:r w:rsidRPr="002A7F59">
        <w:rPr>
          <w:rFonts w:cs="B Nazanin"/>
          <w:sz w:val="28"/>
          <w:szCs w:val="28"/>
          <w:rtl/>
          <w:lang w:bidi="fa-IR"/>
        </w:rPr>
        <w:t xml:space="preserve"> </w:t>
      </w:r>
      <w:r w:rsidRPr="002A7F59">
        <w:rPr>
          <w:rFonts w:cs="B Nazanin" w:hint="cs"/>
          <w:sz w:val="28"/>
          <w:szCs w:val="28"/>
          <w:rtl/>
          <w:lang w:bidi="fa-IR"/>
        </w:rPr>
        <w:t>موقعیت</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ins w:id="61" w:author="Windows User" w:date="2019-11-08T10:35:00Z">
        <w:r w:rsidR="001B2D0B">
          <w:rPr>
            <w:rFonts w:cs="B Nazanin" w:hint="cs"/>
            <w:sz w:val="28"/>
            <w:szCs w:val="28"/>
            <w:rtl/>
            <w:lang w:bidi="fa-IR"/>
          </w:rPr>
          <w:t>که</w:t>
        </w:r>
      </w:ins>
      <w:del w:id="62" w:author="Windows User" w:date="2019-11-08T10:35:00Z">
        <w:r w:rsidRPr="002A7F59" w:rsidDel="001B2D0B">
          <w:rPr>
            <w:rFonts w:cs="B Nazanin" w:hint="cs"/>
            <w:sz w:val="28"/>
            <w:szCs w:val="28"/>
            <w:rtl/>
            <w:lang w:bidi="fa-IR"/>
          </w:rPr>
          <w:delText>به</w:delText>
        </w:r>
      </w:del>
      <w:del w:id="63" w:author="Windows User" w:date="2019-11-08T09:10:00Z">
        <w:r w:rsidRPr="002A7F59" w:rsidDel="00DE43E9">
          <w:rPr>
            <w:rFonts w:cs="B Nazanin"/>
            <w:sz w:val="28"/>
            <w:szCs w:val="28"/>
            <w:rtl/>
            <w:lang w:bidi="fa-IR"/>
          </w:rPr>
          <w:delText xml:space="preserve"> </w:delText>
        </w:r>
      </w:del>
      <w:del w:id="64" w:author="Windows User" w:date="2019-11-08T10:35:00Z">
        <w:r w:rsidRPr="002A7F59" w:rsidDel="001B2D0B">
          <w:rPr>
            <w:rFonts w:cs="B Nazanin" w:hint="cs"/>
            <w:sz w:val="28"/>
            <w:szCs w:val="28"/>
            <w:rtl/>
            <w:lang w:bidi="fa-IR"/>
          </w:rPr>
          <w:delText>عنوان</w:delText>
        </w:r>
      </w:del>
      <w:r w:rsidRPr="002A7F59">
        <w:rPr>
          <w:rFonts w:cs="B Nazanin"/>
          <w:sz w:val="28"/>
          <w:szCs w:val="28"/>
          <w:rtl/>
          <w:lang w:bidi="fa-IR"/>
        </w:rPr>
        <w:t xml:space="preserve"> </w:t>
      </w:r>
      <w:r w:rsidRPr="002A7F59">
        <w:rPr>
          <w:rFonts w:cs="B Nazanin" w:hint="cs"/>
          <w:sz w:val="28"/>
          <w:szCs w:val="28"/>
          <w:rtl/>
          <w:lang w:bidi="fa-IR"/>
        </w:rPr>
        <w:t>محل</w:t>
      </w:r>
      <w:r w:rsidRPr="002A7F59">
        <w:rPr>
          <w:rFonts w:cs="B Nazanin"/>
          <w:sz w:val="28"/>
          <w:szCs w:val="28"/>
          <w:rtl/>
          <w:lang w:bidi="fa-IR"/>
        </w:rPr>
        <w:t xml:space="preserve"> </w:t>
      </w:r>
      <w:r>
        <w:rPr>
          <w:rFonts w:cs="B Nazanin" w:hint="cs"/>
          <w:sz w:val="28"/>
          <w:szCs w:val="28"/>
          <w:rtl/>
          <w:lang w:bidi="fa-IR"/>
        </w:rPr>
        <w:t>تلاقی فرهنگ</w:t>
      </w:r>
      <w:ins w:id="65" w:author="Windows User" w:date="2019-11-08T09:10:00Z">
        <w:r w:rsidR="00DE43E9">
          <w:rPr>
            <w:rFonts w:cs="B Nazanin" w:hint="cs"/>
            <w:sz w:val="28"/>
            <w:szCs w:val="28"/>
            <w:rtl/>
            <w:lang w:bidi="fa-IR"/>
          </w:rPr>
          <w:t>‌</w:t>
        </w:r>
      </w:ins>
      <w:r>
        <w:rPr>
          <w:rFonts w:cs="B Nazanin" w:hint="cs"/>
          <w:sz w:val="28"/>
          <w:szCs w:val="28"/>
          <w:rtl/>
          <w:lang w:bidi="fa-IR"/>
        </w:rPr>
        <w:t>ها</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مرکز</w:t>
      </w:r>
      <w:r w:rsidRPr="002A7F59">
        <w:rPr>
          <w:rFonts w:cs="B Nazanin"/>
          <w:sz w:val="28"/>
          <w:szCs w:val="28"/>
          <w:rtl/>
          <w:lang w:bidi="fa-IR"/>
        </w:rPr>
        <w:t xml:space="preserve"> </w:t>
      </w:r>
      <w:r w:rsidRPr="002A7F59">
        <w:rPr>
          <w:rFonts w:cs="B Nazanin" w:hint="cs"/>
          <w:sz w:val="28"/>
          <w:szCs w:val="28"/>
          <w:rtl/>
          <w:lang w:bidi="fa-IR"/>
        </w:rPr>
        <w:t>تجارت</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تمدن</w:t>
      </w:r>
      <w:r w:rsidRPr="002A7F59">
        <w:rPr>
          <w:rFonts w:cs="B Nazanin"/>
          <w:sz w:val="28"/>
          <w:szCs w:val="28"/>
          <w:rtl/>
          <w:lang w:bidi="fa-IR"/>
        </w:rPr>
        <w:t xml:space="preserve"> </w:t>
      </w:r>
      <w:r w:rsidRPr="002A7F59">
        <w:rPr>
          <w:rFonts w:cs="B Nazanin" w:hint="cs"/>
          <w:sz w:val="28"/>
          <w:szCs w:val="28"/>
          <w:rtl/>
          <w:lang w:bidi="fa-IR"/>
        </w:rPr>
        <w:t>حدود</w:t>
      </w:r>
      <w:r w:rsidRPr="002A7F59">
        <w:rPr>
          <w:rFonts w:cs="B Nazanin"/>
          <w:sz w:val="28"/>
          <w:szCs w:val="28"/>
          <w:rtl/>
          <w:lang w:bidi="fa-IR"/>
        </w:rPr>
        <w:t xml:space="preserve"> </w:t>
      </w:r>
      <w:r w:rsidRPr="002A7F59">
        <w:rPr>
          <w:rFonts w:cs="B Nazanin" w:hint="cs"/>
          <w:sz w:val="28"/>
          <w:szCs w:val="28"/>
          <w:rtl/>
          <w:lang w:bidi="fa-IR"/>
        </w:rPr>
        <w:t>دو</w:t>
      </w:r>
      <w:del w:id="66" w:author="Windows User" w:date="2019-11-08T09:10:00Z">
        <w:r w:rsidRPr="002A7F59" w:rsidDel="00DE43E9">
          <w:rPr>
            <w:rFonts w:cs="B Nazanin"/>
            <w:sz w:val="28"/>
            <w:szCs w:val="28"/>
            <w:rtl/>
            <w:lang w:bidi="fa-IR"/>
          </w:rPr>
          <w:delText xml:space="preserve"> </w:delText>
        </w:r>
      </w:del>
      <w:r w:rsidRPr="002A7F59">
        <w:rPr>
          <w:rFonts w:cs="B Nazanin" w:hint="cs"/>
          <w:sz w:val="28"/>
          <w:szCs w:val="28"/>
          <w:rtl/>
          <w:lang w:bidi="fa-IR"/>
        </w:rPr>
        <w:t>هزار</w:t>
      </w:r>
      <w:del w:id="67" w:author="Windows User" w:date="2019-11-08T09:10:00Z">
        <w:r w:rsidRPr="002A7F59" w:rsidDel="00DE43E9">
          <w:rPr>
            <w:rFonts w:cs="B Nazanin"/>
            <w:sz w:val="28"/>
            <w:szCs w:val="28"/>
            <w:rtl/>
            <w:lang w:bidi="fa-IR"/>
          </w:rPr>
          <w:delText xml:space="preserve"> </w:delText>
        </w:r>
      </w:del>
      <w:r w:rsidRPr="002A7F59">
        <w:rPr>
          <w:rFonts w:cs="B Nazanin" w:hint="cs"/>
          <w:sz w:val="28"/>
          <w:szCs w:val="28"/>
          <w:rtl/>
          <w:lang w:bidi="fa-IR"/>
        </w:rPr>
        <w:t>سال</w:t>
      </w:r>
      <w:r>
        <w:rPr>
          <w:rFonts w:cs="B Nazanin" w:hint="cs"/>
          <w:sz w:val="28"/>
          <w:szCs w:val="28"/>
          <w:rtl/>
          <w:lang w:bidi="fa-IR"/>
        </w:rPr>
        <w:t>ه</w:t>
      </w:r>
      <w:ins w:id="68" w:author="Windows User" w:date="2019-11-08T10:36:00Z">
        <w:r w:rsidR="001B2D0B">
          <w:rPr>
            <w:rFonts w:cs="B Nazanin" w:hint="cs"/>
            <w:sz w:val="28"/>
            <w:szCs w:val="28"/>
            <w:rtl/>
            <w:lang w:bidi="fa-IR"/>
          </w:rPr>
          <w:t xml:space="preserve"> بوده</w:t>
        </w:r>
      </w:ins>
      <w:del w:id="69" w:author="Windows User" w:date="2019-11-08T10:36:00Z">
        <w:r w:rsidDel="001B2D0B">
          <w:rPr>
            <w:rFonts w:cs="B Nazanin" w:hint="cs"/>
            <w:sz w:val="28"/>
            <w:szCs w:val="28"/>
            <w:rtl/>
            <w:lang w:bidi="fa-IR"/>
          </w:rPr>
          <w:delText>،</w:delText>
        </w:r>
      </w:del>
      <w:r w:rsidRPr="002A7F59">
        <w:rPr>
          <w:rFonts w:cs="B Nazanin"/>
          <w:sz w:val="28"/>
          <w:szCs w:val="28"/>
          <w:rtl/>
          <w:lang w:bidi="fa-IR"/>
        </w:rPr>
        <w:t xml:space="preserve"> </w:t>
      </w:r>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شده</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sidRPr="002A7F59">
        <w:rPr>
          <w:rFonts w:cs="B Nazanin" w:hint="cs"/>
          <w:sz w:val="28"/>
          <w:szCs w:val="28"/>
          <w:rtl/>
          <w:lang w:bidi="fa-IR"/>
        </w:rPr>
        <w:t>نقش</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به</w:t>
      </w:r>
      <w:ins w:id="70" w:author="Windows User" w:date="2019-11-08T09:10:00Z">
        <w:r w:rsidR="00DE43E9">
          <w:rPr>
            <w:rFonts w:cs="B Nazanin" w:hint="cs"/>
            <w:sz w:val="28"/>
            <w:szCs w:val="28"/>
            <w:rtl/>
            <w:lang w:bidi="fa-IR"/>
          </w:rPr>
          <w:t>‌</w:t>
        </w:r>
      </w:ins>
      <w:del w:id="71" w:author="Windows User" w:date="2019-11-08T09:10:00Z">
        <w:r w:rsidRPr="002A7F59" w:rsidDel="00DE43E9">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محل</w:t>
      </w:r>
      <w:r w:rsidRPr="002A7F59">
        <w:rPr>
          <w:rFonts w:cs="B Nazanin"/>
          <w:sz w:val="28"/>
          <w:szCs w:val="28"/>
          <w:rtl/>
          <w:lang w:bidi="fa-IR"/>
        </w:rPr>
        <w:t xml:space="preserve"> </w:t>
      </w:r>
      <w:r>
        <w:rPr>
          <w:rFonts w:cs="B Nazanin" w:hint="cs"/>
          <w:sz w:val="28"/>
          <w:szCs w:val="28"/>
          <w:rtl/>
          <w:lang w:bidi="fa-IR"/>
        </w:rPr>
        <w:t>تلاقی</w:t>
      </w:r>
      <w:del w:id="72" w:author="Windows User" w:date="2019-11-08T10:36:00Z">
        <w:r w:rsidDel="001B2D0B">
          <w:rPr>
            <w:rFonts w:cs="B Nazanin" w:hint="cs"/>
            <w:sz w:val="28"/>
            <w:szCs w:val="28"/>
            <w:rtl/>
            <w:lang w:bidi="fa-IR"/>
          </w:rPr>
          <w:delText xml:space="preserve"> </w:delText>
        </w:r>
        <w:r w:rsidRPr="002A7F59" w:rsidDel="001B2D0B">
          <w:rPr>
            <w:rFonts w:cs="B Nazanin" w:hint="cs"/>
            <w:sz w:val="28"/>
            <w:szCs w:val="28"/>
            <w:rtl/>
            <w:lang w:bidi="fa-IR"/>
          </w:rPr>
          <w:delText>منجر</w:delText>
        </w:r>
      </w:del>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تعامل</w:t>
      </w:r>
      <w:del w:id="73" w:author="Windows User" w:date="2019-11-08T09:11:00Z">
        <w:r w:rsidRPr="002A7F59" w:rsidDel="00DE43E9">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معرفی</w:t>
      </w:r>
      <w:del w:id="74" w:author="Windows User" w:date="2019-11-08T09:11:00Z">
        <w:r w:rsidRPr="002A7F59" w:rsidDel="00DE43E9">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جذب</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پذیرش</w:t>
      </w:r>
      <w:r w:rsidRPr="002A7F59">
        <w:rPr>
          <w:rFonts w:cs="B Nazanin"/>
          <w:sz w:val="28"/>
          <w:szCs w:val="28"/>
          <w:rtl/>
          <w:lang w:bidi="fa-IR"/>
        </w:rPr>
        <w:t xml:space="preserve"> </w:t>
      </w:r>
      <w:r w:rsidRPr="002A7F59">
        <w:rPr>
          <w:rFonts w:cs="B Nazanin" w:hint="cs"/>
          <w:sz w:val="28"/>
          <w:szCs w:val="28"/>
          <w:rtl/>
          <w:lang w:bidi="fa-IR"/>
        </w:rPr>
        <w:t>عناصر</w:t>
      </w:r>
      <w:r w:rsidRPr="002A7F59">
        <w:rPr>
          <w:rFonts w:cs="B Nazanin"/>
          <w:sz w:val="28"/>
          <w:szCs w:val="28"/>
          <w:rtl/>
          <w:lang w:bidi="fa-IR"/>
        </w:rPr>
        <w:t xml:space="preserve"> </w:t>
      </w:r>
      <w:r w:rsidRPr="002A7F59">
        <w:rPr>
          <w:rFonts w:cs="B Nazanin" w:hint="cs"/>
          <w:sz w:val="28"/>
          <w:szCs w:val="28"/>
          <w:rtl/>
          <w:lang w:bidi="fa-IR"/>
        </w:rPr>
        <w:t>مختلف</w:t>
      </w:r>
      <w:ins w:id="75" w:author="Windows User" w:date="2019-11-08T10:37:00Z">
        <w:r w:rsidR="001B2D0B">
          <w:rPr>
            <w:rFonts w:cs="B Nazanin" w:hint="cs"/>
            <w:sz w:val="28"/>
            <w:szCs w:val="28"/>
            <w:rtl/>
            <w:lang w:bidi="fa-IR"/>
          </w:rPr>
          <w:t xml:space="preserve"> منجر شده که</w:t>
        </w:r>
      </w:ins>
      <w:r>
        <w:rPr>
          <w:rFonts w:cs="B Nazanin" w:hint="cs"/>
          <w:sz w:val="28"/>
          <w:szCs w:val="28"/>
          <w:rtl/>
          <w:lang w:bidi="fa-IR"/>
        </w:rPr>
        <w:t xml:space="preserve"> </w:t>
      </w:r>
      <w:r w:rsidRPr="002A7F59">
        <w:rPr>
          <w:rFonts w:cs="B Nazanin" w:hint="cs"/>
          <w:sz w:val="28"/>
          <w:szCs w:val="28"/>
          <w:rtl/>
          <w:lang w:bidi="fa-IR"/>
        </w:rPr>
        <w:t>به</w:t>
      </w:r>
      <w:ins w:id="76" w:author="Windows User" w:date="2019-11-08T09:11:00Z">
        <w:r w:rsidR="00DE43E9">
          <w:rPr>
            <w:rFonts w:cs="B Nazanin" w:hint="cs"/>
            <w:sz w:val="28"/>
            <w:szCs w:val="28"/>
            <w:rtl/>
            <w:lang w:bidi="fa-IR"/>
          </w:rPr>
          <w:t>‌</w:t>
        </w:r>
      </w:ins>
      <w:del w:id="77" w:author="Windows User" w:date="2019-11-08T09:11:00Z">
        <w:r w:rsidRPr="002A7F59" w:rsidDel="00DE43E9">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اساسی</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منطقه</w:t>
      </w:r>
      <w:r w:rsidRPr="002A7F59">
        <w:rPr>
          <w:rFonts w:cs="B Nazanin"/>
          <w:sz w:val="28"/>
          <w:szCs w:val="28"/>
          <w:rtl/>
          <w:lang w:bidi="fa-IR"/>
        </w:rPr>
        <w:t xml:space="preserve"> </w:t>
      </w:r>
      <w:r w:rsidRPr="002A7F59">
        <w:rPr>
          <w:rFonts w:cs="B Nazanin" w:hint="cs"/>
          <w:sz w:val="28"/>
          <w:szCs w:val="28"/>
          <w:rtl/>
          <w:lang w:bidi="fa-IR"/>
        </w:rPr>
        <w:t>مورد</w:t>
      </w:r>
      <w:r w:rsidRPr="002A7F59">
        <w:rPr>
          <w:rFonts w:cs="B Nazanin"/>
          <w:sz w:val="28"/>
          <w:szCs w:val="28"/>
          <w:rtl/>
          <w:lang w:bidi="fa-IR"/>
        </w:rPr>
        <w:t xml:space="preserve"> </w:t>
      </w:r>
      <w:r w:rsidRPr="002A7F59">
        <w:rPr>
          <w:rFonts w:cs="B Nazanin" w:hint="cs"/>
          <w:sz w:val="28"/>
          <w:szCs w:val="28"/>
          <w:rtl/>
          <w:lang w:bidi="fa-IR"/>
        </w:rPr>
        <w:t>استفاده</w:t>
      </w:r>
      <w:r w:rsidRPr="002A7F59">
        <w:rPr>
          <w:rFonts w:cs="B Nazanin"/>
          <w:sz w:val="28"/>
          <w:szCs w:val="28"/>
          <w:rtl/>
          <w:lang w:bidi="fa-IR"/>
        </w:rPr>
        <w:t xml:space="preserve"> </w:t>
      </w:r>
      <w:r w:rsidRPr="002A7F59">
        <w:rPr>
          <w:rFonts w:cs="B Nazanin" w:hint="cs"/>
          <w:sz w:val="28"/>
          <w:szCs w:val="28"/>
          <w:rtl/>
          <w:lang w:bidi="fa-IR"/>
        </w:rPr>
        <w:t>قرار</w:t>
      </w:r>
      <w:r w:rsidRPr="002A7F59">
        <w:rPr>
          <w:rFonts w:cs="B Nazanin"/>
          <w:sz w:val="28"/>
          <w:szCs w:val="28"/>
          <w:rtl/>
          <w:lang w:bidi="fa-IR"/>
        </w:rPr>
        <w:t xml:space="preserve"> </w:t>
      </w:r>
      <w:r>
        <w:rPr>
          <w:rFonts w:cs="B Nazanin" w:hint="cs"/>
          <w:sz w:val="28"/>
          <w:szCs w:val="28"/>
          <w:rtl/>
          <w:lang w:bidi="fa-IR"/>
        </w:rPr>
        <w:t>گرفته است</w:t>
      </w:r>
      <w:r w:rsidRPr="002A7F59">
        <w:rPr>
          <w:rFonts w:cs="B Nazanin"/>
          <w:sz w:val="28"/>
          <w:szCs w:val="28"/>
          <w:rtl/>
          <w:lang w:bidi="fa-IR"/>
        </w:rPr>
        <w:t>.</w:t>
      </w:r>
    </w:p>
    <w:p w:rsidR="005E39AB" w:rsidRPr="002A7F59" w:rsidRDefault="005E39AB" w:rsidP="005E39AB">
      <w:pPr>
        <w:bidi/>
        <w:rPr>
          <w:rFonts w:cs="B Nazanin"/>
          <w:sz w:val="28"/>
          <w:szCs w:val="28"/>
          <w:rtl/>
          <w:lang w:bidi="fa-IR"/>
        </w:rPr>
      </w:pPr>
      <w:r w:rsidRPr="002A7F59">
        <w:rPr>
          <w:rFonts w:cs="B Nazanin" w:hint="cs"/>
          <w:sz w:val="28"/>
          <w:szCs w:val="28"/>
          <w:rtl/>
          <w:lang w:bidi="fa-IR"/>
        </w:rPr>
        <w:t>بنابراین</w:t>
      </w:r>
      <w:del w:id="78" w:author="Windows User" w:date="2019-11-08T09:11:00Z">
        <w:r w:rsidRPr="002A7F59" w:rsidDel="00DE43E9">
          <w:rPr>
            <w:rFonts w:cs="B Nazanin"/>
            <w:sz w:val="28"/>
            <w:szCs w:val="28"/>
            <w:rtl/>
            <w:lang w:bidi="fa-IR"/>
          </w:rPr>
          <w:delText xml:space="preserve"> </w:delText>
        </w:r>
        <w:r w:rsidRPr="002A7F59" w:rsidDel="00DE43E9">
          <w:rPr>
            <w:rFonts w:cs="B Nazanin" w:hint="cs"/>
            <w:sz w:val="28"/>
            <w:szCs w:val="28"/>
            <w:rtl/>
            <w:lang w:bidi="fa-IR"/>
          </w:rPr>
          <w:delText>،</w:delText>
        </w:r>
      </w:del>
      <w:r w:rsidRPr="002A7F59">
        <w:rPr>
          <w:rFonts w:cs="B Nazanin"/>
          <w:sz w:val="28"/>
          <w:szCs w:val="28"/>
          <w:rtl/>
          <w:lang w:bidi="fa-IR"/>
        </w:rPr>
        <w:t xml:space="preserve"> </w:t>
      </w:r>
      <w:r w:rsidRPr="002A7F59">
        <w:rPr>
          <w:rFonts w:cs="B Nazanin" w:hint="cs"/>
          <w:sz w:val="28"/>
          <w:szCs w:val="28"/>
          <w:rtl/>
          <w:lang w:bidi="fa-IR"/>
        </w:rPr>
        <w:t>به</w:t>
      </w:r>
      <w:ins w:id="79" w:author="Windows User" w:date="2019-11-08T09:44:00Z">
        <w:r w:rsidR="00F324B2">
          <w:rPr>
            <w:rFonts w:cs="B Nazanin" w:hint="cs"/>
            <w:sz w:val="28"/>
            <w:szCs w:val="28"/>
            <w:rtl/>
            <w:lang w:bidi="fa-IR"/>
          </w:rPr>
          <w:t>‌</w:t>
        </w:r>
      </w:ins>
      <w:del w:id="80" w:author="Windows User" w:date="2019-11-08T09:44:00Z">
        <w:r w:rsidRPr="002A7F59" w:rsidDel="00F324B2">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روند</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حال</w:t>
      </w:r>
      <w:r w:rsidRPr="002A7F59">
        <w:rPr>
          <w:rFonts w:cs="B Nazanin"/>
          <w:sz w:val="28"/>
          <w:szCs w:val="28"/>
          <w:rtl/>
          <w:lang w:bidi="fa-IR"/>
        </w:rPr>
        <w:t xml:space="preserve"> </w:t>
      </w:r>
      <w:r w:rsidRPr="002A7F59">
        <w:rPr>
          <w:rFonts w:cs="B Nazanin" w:hint="cs"/>
          <w:sz w:val="28"/>
          <w:szCs w:val="28"/>
          <w:rtl/>
          <w:lang w:bidi="fa-IR"/>
        </w:rPr>
        <w:t>ا</w:t>
      </w:r>
      <w:ins w:id="81" w:author="Windows User" w:date="2019-11-08T10:38:00Z">
        <w:r w:rsidR="006022EB">
          <w:rPr>
            <w:rFonts w:cs="B Nazanin" w:hint="cs"/>
            <w:sz w:val="28"/>
            <w:szCs w:val="28"/>
            <w:rtl/>
            <w:lang w:bidi="fa-IR"/>
          </w:rPr>
          <w:t>جرا</w:t>
        </w:r>
      </w:ins>
      <w:del w:id="82" w:author="Windows User" w:date="2019-11-08T10:38:00Z">
        <w:r w:rsidRPr="002A7F59" w:rsidDel="006022EB">
          <w:rPr>
            <w:rFonts w:cs="B Nazanin" w:hint="cs"/>
            <w:sz w:val="28"/>
            <w:szCs w:val="28"/>
            <w:rtl/>
            <w:lang w:bidi="fa-IR"/>
          </w:rPr>
          <w:delText>نجام</w:delText>
        </w:r>
      </w:del>
      <w:del w:id="83" w:author="Windows User" w:date="2019-11-08T09:44:00Z">
        <w:r w:rsidRPr="002A7F59" w:rsidDel="00F324B2">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ins w:id="84" w:author="Windows User" w:date="2019-11-08T10:38:00Z">
        <w:r w:rsidR="006022EB">
          <w:rPr>
            <w:rFonts w:cs="B Nazanin" w:hint="cs"/>
            <w:sz w:val="28"/>
            <w:szCs w:val="28"/>
            <w:rtl/>
            <w:lang w:bidi="fa-IR"/>
          </w:rPr>
          <w:t xml:space="preserve">دولت </w:t>
        </w:r>
      </w:ins>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بر</w:t>
      </w:r>
      <w:del w:id="85" w:author="Windows User" w:date="2019-11-08T09:44:00Z">
        <w:r w:rsidRPr="002A7F59" w:rsidDel="00F324B2">
          <w:rPr>
            <w:rFonts w:cs="B Nazanin"/>
            <w:sz w:val="28"/>
            <w:szCs w:val="28"/>
            <w:rtl/>
            <w:lang w:bidi="fa-IR"/>
          </w:rPr>
          <w:delText xml:space="preserve"> </w:delText>
        </w:r>
      </w:del>
      <w:r w:rsidRPr="002A7F59">
        <w:rPr>
          <w:rFonts w:cs="B Nazanin" w:hint="cs"/>
          <w:sz w:val="28"/>
          <w:szCs w:val="28"/>
          <w:rtl/>
          <w:lang w:bidi="fa-IR"/>
        </w:rPr>
        <w:t>اساس</w:t>
      </w:r>
      <w:r w:rsidRPr="002A7F59">
        <w:rPr>
          <w:rFonts w:cs="B Nazanin"/>
          <w:sz w:val="28"/>
          <w:szCs w:val="28"/>
          <w:rtl/>
          <w:lang w:bidi="fa-IR"/>
        </w:rPr>
        <w:t xml:space="preserve"> </w:t>
      </w:r>
      <w:r w:rsidRPr="002A7F59">
        <w:rPr>
          <w:rFonts w:cs="B Nazanin" w:hint="cs"/>
          <w:sz w:val="28"/>
          <w:szCs w:val="28"/>
          <w:rtl/>
          <w:lang w:bidi="fa-IR"/>
        </w:rPr>
        <w:t>چندین</w:t>
      </w:r>
      <w:r w:rsidRPr="002A7F59">
        <w:rPr>
          <w:rFonts w:cs="B Nazanin"/>
          <w:sz w:val="28"/>
          <w:szCs w:val="28"/>
          <w:rtl/>
          <w:lang w:bidi="fa-IR"/>
        </w:rPr>
        <w:t xml:space="preserve"> </w:t>
      </w:r>
      <w:r w:rsidRPr="002A7F59">
        <w:rPr>
          <w:rFonts w:cs="B Nazanin" w:hint="cs"/>
          <w:sz w:val="28"/>
          <w:szCs w:val="28"/>
          <w:rtl/>
          <w:lang w:bidi="fa-IR"/>
        </w:rPr>
        <w:t>عنصر</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سه</w:t>
      </w:r>
      <w:r w:rsidRPr="002A7F59">
        <w:rPr>
          <w:rFonts w:cs="B Nazanin"/>
          <w:sz w:val="28"/>
          <w:szCs w:val="28"/>
          <w:rtl/>
          <w:lang w:bidi="fa-IR"/>
        </w:rPr>
        <w:t xml:space="preserve"> </w:t>
      </w:r>
      <w:r w:rsidRPr="002A7F59">
        <w:rPr>
          <w:rFonts w:cs="B Nazanin" w:hint="cs"/>
          <w:sz w:val="28"/>
          <w:szCs w:val="28"/>
          <w:rtl/>
          <w:lang w:bidi="fa-IR"/>
        </w:rPr>
        <w:t>اصل</w:t>
      </w:r>
      <w:r w:rsidRPr="002A7F59">
        <w:rPr>
          <w:rFonts w:cs="B Nazanin"/>
          <w:sz w:val="28"/>
          <w:szCs w:val="28"/>
          <w:rtl/>
          <w:lang w:bidi="fa-IR"/>
        </w:rPr>
        <w:t xml:space="preserve"> </w:t>
      </w:r>
      <w:r>
        <w:rPr>
          <w:rFonts w:cs="B Nazanin" w:hint="cs"/>
          <w:sz w:val="28"/>
          <w:szCs w:val="28"/>
          <w:rtl/>
          <w:lang w:bidi="fa-IR"/>
        </w:rPr>
        <w:t>اساسی</w:t>
      </w:r>
      <w:ins w:id="86" w:author="Windows User" w:date="2019-11-08T10:38:00Z">
        <w:r w:rsidR="006022EB">
          <w:rPr>
            <w:rFonts w:cs="B Nazanin" w:hint="cs"/>
            <w:sz w:val="28"/>
            <w:szCs w:val="28"/>
            <w:rtl/>
            <w:lang w:bidi="fa-IR"/>
          </w:rPr>
          <w:t xml:space="preserve"> را</w:t>
        </w:r>
      </w:ins>
      <w:del w:id="87" w:author="Windows User" w:date="2019-11-08T10:38:00Z">
        <w:r w:rsidDel="006022EB">
          <w:rPr>
            <w:rFonts w:cs="B Nazanin" w:hint="cs"/>
            <w:sz w:val="28"/>
            <w:szCs w:val="28"/>
            <w:rtl/>
            <w:lang w:bidi="fa-IR"/>
          </w:rPr>
          <w:delText xml:space="preserve"> </w:delText>
        </w:r>
        <w:r w:rsidRPr="002A7F59" w:rsidDel="006022EB">
          <w:rPr>
            <w:rFonts w:cs="B Nazanin" w:hint="cs"/>
            <w:sz w:val="28"/>
            <w:szCs w:val="28"/>
            <w:rtl/>
            <w:lang w:bidi="fa-IR"/>
          </w:rPr>
          <w:delText>توسط</w:delText>
        </w:r>
        <w:r w:rsidRPr="002A7F59" w:rsidDel="006022EB">
          <w:rPr>
            <w:rFonts w:cs="B Nazanin"/>
            <w:sz w:val="28"/>
            <w:szCs w:val="28"/>
            <w:rtl/>
            <w:lang w:bidi="fa-IR"/>
          </w:rPr>
          <w:delText xml:space="preserve"> </w:delText>
        </w:r>
        <w:r w:rsidRPr="002A7F59" w:rsidDel="006022EB">
          <w:rPr>
            <w:rFonts w:cs="B Nazanin" w:hint="cs"/>
            <w:sz w:val="28"/>
            <w:szCs w:val="28"/>
            <w:rtl/>
            <w:lang w:bidi="fa-IR"/>
          </w:rPr>
          <w:delText>دولت</w:delText>
        </w:r>
      </w:del>
      <w:r w:rsidRPr="002A7F59">
        <w:rPr>
          <w:rFonts w:cs="B Nazanin"/>
          <w:sz w:val="28"/>
          <w:szCs w:val="28"/>
          <w:rtl/>
          <w:lang w:bidi="fa-IR"/>
        </w:rPr>
        <w:t xml:space="preserve"> </w:t>
      </w:r>
      <w:r w:rsidRPr="002A7F59">
        <w:rPr>
          <w:rFonts w:cs="B Nazanin" w:hint="cs"/>
          <w:sz w:val="28"/>
          <w:szCs w:val="28"/>
          <w:rtl/>
          <w:lang w:bidi="fa-IR"/>
        </w:rPr>
        <w:t>به</w:t>
      </w:r>
      <w:ins w:id="88" w:author="Windows User" w:date="2019-11-08T10:39:00Z">
        <w:r w:rsidR="006022EB">
          <w:rPr>
            <w:rFonts w:cs="B Nazanin" w:hint="cs"/>
            <w:sz w:val="28"/>
            <w:szCs w:val="28"/>
            <w:rtl/>
            <w:lang w:bidi="fa-IR"/>
          </w:rPr>
          <w:t>‌</w:t>
        </w:r>
      </w:ins>
      <w:del w:id="89" w:author="Windows User" w:date="2019-11-08T10:39:00Z">
        <w:r w:rsidRPr="002A7F59" w:rsidDel="006022EB">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شرح</w:t>
      </w:r>
      <w:r w:rsidRPr="002A7F59">
        <w:rPr>
          <w:rFonts w:cs="B Nazanin"/>
          <w:sz w:val="28"/>
          <w:szCs w:val="28"/>
          <w:rtl/>
          <w:lang w:bidi="fa-IR"/>
        </w:rPr>
        <w:t xml:space="preserve"> </w:t>
      </w:r>
      <w:r w:rsidRPr="002A7F59">
        <w:rPr>
          <w:rFonts w:cs="B Nazanin" w:hint="cs"/>
          <w:sz w:val="28"/>
          <w:szCs w:val="28"/>
          <w:rtl/>
          <w:lang w:bidi="fa-IR"/>
        </w:rPr>
        <w:t>زیر</w:t>
      </w:r>
      <w:r w:rsidRPr="002A7F59">
        <w:rPr>
          <w:rFonts w:cs="B Nazanin"/>
          <w:sz w:val="28"/>
          <w:szCs w:val="28"/>
          <w:rtl/>
          <w:lang w:bidi="fa-IR"/>
        </w:rPr>
        <w:t xml:space="preserve"> </w:t>
      </w:r>
      <w:r w:rsidRPr="002A7F59">
        <w:rPr>
          <w:rFonts w:cs="B Nazanin" w:hint="cs"/>
          <w:sz w:val="28"/>
          <w:szCs w:val="28"/>
          <w:rtl/>
          <w:lang w:bidi="fa-IR"/>
        </w:rPr>
        <w:t>تعیین</w:t>
      </w:r>
      <w:r w:rsidRPr="002A7F59">
        <w:rPr>
          <w:rFonts w:cs="B Nazanin"/>
          <w:sz w:val="28"/>
          <w:szCs w:val="28"/>
          <w:rtl/>
          <w:lang w:bidi="fa-IR"/>
        </w:rPr>
        <w:t xml:space="preserve"> </w:t>
      </w:r>
      <w:r w:rsidRPr="002A7F59">
        <w:rPr>
          <w:rFonts w:cs="B Nazanin" w:hint="cs"/>
          <w:sz w:val="28"/>
          <w:szCs w:val="28"/>
          <w:rtl/>
          <w:lang w:bidi="fa-IR"/>
        </w:rPr>
        <w:t>شده</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lang w:bidi="fa-IR"/>
        </w:rPr>
        <w:t>:</w:t>
      </w:r>
    </w:p>
    <w:p w:rsidR="005E39AB" w:rsidRPr="00B83071" w:rsidRDefault="005E39AB" w:rsidP="005E39AB">
      <w:pPr>
        <w:pStyle w:val="ListParagraph"/>
        <w:numPr>
          <w:ilvl w:val="0"/>
          <w:numId w:val="1"/>
        </w:numPr>
        <w:bidi/>
        <w:rPr>
          <w:rFonts w:cs="B Nazanin"/>
          <w:b/>
          <w:bCs/>
          <w:sz w:val="28"/>
          <w:szCs w:val="28"/>
          <w:lang w:bidi="fa-IR"/>
        </w:rPr>
      </w:pPr>
      <w:r w:rsidRPr="00B83071">
        <w:rPr>
          <w:rFonts w:cs="B Nazanin" w:hint="cs"/>
          <w:b/>
          <w:bCs/>
          <w:sz w:val="28"/>
          <w:szCs w:val="28"/>
          <w:rtl/>
          <w:lang w:bidi="fa-IR"/>
        </w:rPr>
        <w:t>فرهنگ</w:t>
      </w:r>
      <w:r w:rsidRPr="00B83071">
        <w:rPr>
          <w:rFonts w:cs="B Nazanin"/>
          <w:b/>
          <w:bCs/>
          <w:sz w:val="28"/>
          <w:szCs w:val="28"/>
          <w:rtl/>
          <w:lang w:bidi="fa-IR"/>
        </w:rPr>
        <w:t xml:space="preserve"> </w:t>
      </w:r>
      <w:r w:rsidRPr="00B83071">
        <w:rPr>
          <w:rFonts w:cs="B Nazanin" w:hint="cs"/>
          <w:b/>
          <w:bCs/>
          <w:sz w:val="28"/>
          <w:szCs w:val="28"/>
          <w:rtl/>
          <w:lang w:bidi="fa-IR"/>
        </w:rPr>
        <w:t>ملی</w:t>
      </w:r>
      <w:r w:rsidRPr="00B83071">
        <w:rPr>
          <w:rFonts w:cs="B Nazanin"/>
          <w:b/>
          <w:bCs/>
          <w:sz w:val="28"/>
          <w:szCs w:val="28"/>
          <w:rtl/>
          <w:lang w:bidi="fa-IR"/>
        </w:rPr>
        <w:t xml:space="preserve"> </w:t>
      </w:r>
      <w:r w:rsidRPr="00B83071">
        <w:rPr>
          <w:rFonts w:cs="B Nazanin" w:hint="cs"/>
          <w:b/>
          <w:bCs/>
          <w:sz w:val="28"/>
          <w:szCs w:val="28"/>
          <w:rtl/>
          <w:lang w:bidi="fa-IR"/>
        </w:rPr>
        <w:t>باید</w:t>
      </w:r>
      <w:r w:rsidRPr="00B83071">
        <w:rPr>
          <w:rFonts w:cs="B Nazanin"/>
          <w:b/>
          <w:bCs/>
          <w:sz w:val="28"/>
          <w:szCs w:val="28"/>
          <w:rtl/>
          <w:lang w:bidi="fa-IR"/>
        </w:rPr>
        <w:t xml:space="preserve"> </w:t>
      </w:r>
      <w:r w:rsidRPr="00B83071">
        <w:rPr>
          <w:rFonts w:cs="B Nazanin" w:hint="cs"/>
          <w:b/>
          <w:bCs/>
          <w:sz w:val="28"/>
          <w:szCs w:val="28"/>
          <w:rtl/>
          <w:lang w:bidi="fa-IR"/>
        </w:rPr>
        <w:t>مبتنی</w:t>
      </w:r>
      <w:r w:rsidRPr="00B83071">
        <w:rPr>
          <w:rFonts w:cs="B Nazanin"/>
          <w:b/>
          <w:bCs/>
          <w:sz w:val="28"/>
          <w:szCs w:val="28"/>
          <w:rtl/>
          <w:lang w:bidi="fa-IR"/>
        </w:rPr>
        <w:t xml:space="preserve"> </w:t>
      </w:r>
      <w:r w:rsidRPr="00B83071">
        <w:rPr>
          <w:rFonts w:cs="B Nazanin" w:hint="cs"/>
          <w:b/>
          <w:bCs/>
          <w:sz w:val="28"/>
          <w:szCs w:val="28"/>
          <w:rtl/>
          <w:lang w:bidi="fa-IR"/>
        </w:rPr>
        <w:t>بر</w:t>
      </w:r>
      <w:r w:rsidRPr="00B83071">
        <w:rPr>
          <w:rFonts w:cs="B Nazanin"/>
          <w:b/>
          <w:bCs/>
          <w:sz w:val="28"/>
          <w:szCs w:val="28"/>
          <w:rtl/>
          <w:lang w:bidi="fa-IR"/>
        </w:rPr>
        <w:t xml:space="preserve"> </w:t>
      </w:r>
      <w:r w:rsidRPr="00B83071">
        <w:rPr>
          <w:rFonts w:cs="B Nazanin" w:hint="cs"/>
          <w:b/>
          <w:bCs/>
          <w:sz w:val="28"/>
          <w:szCs w:val="28"/>
          <w:rtl/>
          <w:lang w:bidi="fa-IR"/>
        </w:rPr>
        <w:t>فرهنگ</w:t>
      </w:r>
      <w:r w:rsidRPr="00B83071">
        <w:rPr>
          <w:rFonts w:cs="B Nazanin"/>
          <w:b/>
          <w:bCs/>
          <w:sz w:val="28"/>
          <w:szCs w:val="28"/>
          <w:rtl/>
          <w:lang w:bidi="fa-IR"/>
        </w:rPr>
        <w:t xml:space="preserve"> </w:t>
      </w:r>
      <w:r w:rsidRPr="00B83071">
        <w:rPr>
          <w:rFonts w:cs="B Nazanin" w:hint="cs"/>
          <w:b/>
          <w:bCs/>
          <w:sz w:val="28"/>
          <w:szCs w:val="28"/>
          <w:rtl/>
          <w:lang w:bidi="fa-IR"/>
        </w:rPr>
        <w:t>بومی</w:t>
      </w:r>
      <w:r w:rsidRPr="00B83071">
        <w:rPr>
          <w:rFonts w:cs="B Nazanin"/>
          <w:b/>
          <w:bCs/>
          <w:sz w:val="28"/>
          <w:szCs w:val="28"/>
          <w:rtl/>
          <w:lang w:bidi="fa-IR"/>
        </w:rPr>
        <w:t xml:space="preserve"> </w:t>
      </w:r>
      <w:r w:rsidRPr="00B83071">
        <w:rPr>
          <w:rFonts w:cs="B Nazanin" w:hint="cs"/>
          <w:b/>
          <w:bCs/>
          <w:sz w:val="28"/>
          <w:szCs w:val="28"/>
          <w:rtl/>
          <w:lang w:bidi="fa-IR"/>
        </w:rPr>
        <w:t>این</w:t>
      </w:r>
      <w:r w:rsidRPr="00B83071">
        <w:rPr>
          <w:rFonts w:cs="B Nazanin"/>
          <w:b/>
          <w:bCs/>
          <w:sz w:val="28"/>
          <w:szCs w:val="28"/>
          <w:rtl/>
          <w:lang w:bidi="fa-IR"/>
        </w:rPr>
        <w:t xml:space="preserve"> </w:t>
      </w:r>
      <w:r w:rsidRPr="00B83071">
        <w:rPr>
          <w:rFonts w:cs="B Nazanin" w:hint="cs"/>
          <w:b/>
          <w:bCs/>
          <w:sz w:val="28"/>
          <w:szCs w:val="28"/>
          <w:rtl/>
          <w:lang w:bidi="fa-IR"/>
        </w:rPr>
        <w:t>منطقه</w:t>
      </w:r>
      <w:r w:rsidRPr="00B83071">
        <w:rPr>
          <w:rFonts w:cs="B Nazanin"/>
          <w:b/>
          <w:bCs/>
          <w:sz w:val="28"/>
          <w:szCs w:val="28"/>
          <w:rtl/>
          <w:lang w:bidi="fa-IR"/>
        </w:rPr>
        <w:t xml:space="preserve"> </w:t>
      </w:r>
      <w:r w:rsidRPr="00B83071">
        <w:rPr>
          <w:rFonts w:cs="B Nazanin" w:hint="cs"/>
          <w:b/>
          <w:bCs/>
          <w:sz w:val="28"/>
          <w:szCs w:val="28"/>
          <w:rtl/>
          <w:lang w:bidi="fa-IR"/>
        </w:rPr>
        <w:t>باشد</w:t>
      </w:r>
      <w:del w:id="90" w:author="Windows User" w:date="2019-11-08T09:11:00Z">
        <w:r w:rsidRPr="00B83071" w:rsidDel="00DE43E9">
          <w:rPr>
            <w:rFonts w:cs="B Nazanin"/>
            <w:b/>
            <w:bCs/>
            <w:sz w:val="28"/>
            <w:szCs w:val="28"/>
            <w:rtl/>
            <w:lang w:bidi="fa-IR"/>
          </w:rPr>
          <w:delText>:</w:delText>
        </w:r>
      </w:del>
    </w:p>
    <w:p w:rsidR="005E39AB" w:rsidRPr="00B83071" w:rsidRDefault="005E39AB" w:rsidP="00272BA1">
      <w:pPr>
        <w:bidi/>
        <w:ind w:left="360"/>
        <w:rPr>
          <w:rFonts w:cs="B Nazanin"/>
          <w:sz w:val="28"/>
          <w:szCs w:val="28"/>
          <w:rtl/>
          <w:lang w:bidi="fa-IR"/>
        </w:rPr>
      </w:pPr>
      <w:r w:rsidRPr="00B83071">
        <w:rPr>
          <w:rFonts w:cs="B Nazanin" w:hint="cs"/>
          <w:sz w:val="28"/>
          <w:szCs w:val="28"/>
          <w:rtl/>
          <w:lang w:bidi="fa-IR"/>
        </w:rPr>
        <w:t>این منطقه</w:t>
      </w:r>
      <w:r w:rsidRPr="00B83071">
        <w:rPr>
          <w:rFonts w:cs="B Nazanin"/>
          <w:sz w:val="28"/>
          <w:szCs w:val="28"/>
          <w:rtl/>
          <w:lang w:bidi="fa-IR"/>
        </w:rPr>
        <w:t xml:space="preserve"> </w:t>
      </w:r>
      <w:r w:rsidRPr="00B83071">
        <w:rPr>
          <w:rFonts w:cs="B Nazanin" w:hint="cs"/>
          <w:sz w:val="28"/>
          <w:szCs w:val="28"/>
          <w:rtl/>
          <w:lang w:bidi="fa-IR"/>
        </w:rPr>
        <w:t>شامل</w:t>
      </w:r>
      <w:r w:rsidRPr="00B83071">
        <w:rPr>
          <w:rFonts w:cs="B Nazanin"/>
          <w:sz w:val="28"/>
          <w:szCs w:val="28"/>
          <w:rtl/>
          <w:lang w:bidi="fa-IR"/>
        </w:rPr>
        <w:t xml:space="preserve"> </w:t>
      </w:r>
      <w:r w:rsidRPr="00B83071">
        <w:rPr>
          <w:rFonts w:cs="B Nazanin" w:hint="cs"/>
          <w:sz w:val="28"/>
          <w:szCs w:val="28"/>
          <w:rtl/>
          <w:lang w:bidi="fa-IR"/>
        </w:rPr>
        <w:t>مالزی</w:t>
      </w:r>
      <w:del w:id="91" w:author="Windows User" w:date="2019-11-08T09:39: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اندونزی</w:t>
      </w:r>
      <w:del w:id="92" w:author="Windows User" w:date="2019-11-08T09:39: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فیلیپین</w:t>
      </w:r>
      <w:del w:id="93" w:author="Windows User" w:date="2019-11-08T09:39: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سنگاپور</w:t>
      </w:r>
      <w:del w:id="94" w:author="Windows User" w:date="2019-11-08T09:39: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برونئی</w:t>
      </w:r>
      <w:del w:id="95" w:author="Windows User" w:date="2019-11-08T09:39: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تایلند</w:t>
      </w:r>
      <w:ins w:id="96" w:author="Windows User" w:date="2019-11-08T10:39:00Z">
        <w:r w:rsidR="006022EB">
          <w:rPr>
            <w:rFonts w:cs="B Nazanin" w:hint="cs"/>
            <w:sz w:val="28"/>
            <w:szCs w:val="28"/>
            <w:rtl/>
            <w:lang w:bidi="fa-IR"/>
          </w:rPr>
          <w:t>،</w:t>
        </w:r>
      </w:ins>
      <w:del w:id="97" w:author="Windows User" w:date="2019-11-08T10:39:00Z">
        <w:r w:rsidRPr="00B83071" w:rsidDel="006022EB">
          <w:rPr>
            <w:rFonts w:cs="B Nazanin"/>
            <w:sz w:val="28"/>
            <w:szCs w:val="28"/>
            <w:rtl/>
            <w:lang w:bidi="fa-IR"/>
          </w:rPr>
          <w:delText xml:space="preserve"> </w:delText>
        </w:r>
        <w:r w:rsidRPr="00B83071" w:rsidDel="006022EB">
          <w:rPr>
            <w:rFonts w:cs="B Nazanin" w:hint="cs"/>
            <w:sz w:val="28"/>
            <w:szCs w:val="28"/>
            <w:rtl/>
            <w:lang w:bidi="fa-IR"/>
          </w:rPr>
          <w:delText>و</w:delText>
        </w:r>
      </w:del>
      <w:r w:rsidRPr="00B83071">
        <w:rPr>
          <w:rFonts w:cs="B Nazanin"/>
          <w:sz w:val="28"/>
          <w:szCs w:val="28"/>
          <w:rtl/>
          <w:lang w:bidi="fa-IR"/>
        </w:rPr>
        <w:t xml:space="preserve"> </w:t>
      </w:r>
      <w:r w:rsidRPr="00B83071">
        <w:rPr>
          <w:rFonts w:cs="B Nazanin" w:hint="cs"/>
          <w:sz w:val="28"/>
          <w:szCs w:val="28"/>
          <w:rtl/>
          <w:lang w:bidi="fa-IR"/>
        </w:rPr>
        <w:t>کامبوج</w:t>
      </w:r>
      <w:ins w:id="98" w:author="Windows User" w:date="2019-11-08T10:39:00Z">
        <w:r w:rsidR="006022EB">
          <w:rPr>
            <w:rFonts w:cs="B Nazanin" w:hint="cs"/>
            <w:sz w:val="28"/>
            <w:szCs w:val="28"/>
            <w:rtl/>
            <w:lang w:bidi="fa-IR"/>
          </w:rPr>
          <w:t>،</w:t>
        </w:r>
      </w:ins>
      <w:del w:id="99" w:author="Windows User" w:date="2019-11-08T10:39:00Z">
        <w:r w:rsidRPr="00B83071" w:rsidDel="006022EB">
          <w:rPr>
            <w:rFonts w:cs="B Nazanin"/>
            <w:sz w:val="28"/>
            <w:szCs w:val="28"/>
            <w:rtl/>
            <w:lang w:bidi="fa-IR"/>
          </w:rPr>
          <w:delText xml:space="preserve"> </w:delText>
        </w:r>
        <w:r w:rsidRPr="00B83071" w:rsidDel="006022EB">
          <w:rPr>
            <w:rFonts w:cs="B Nazanin" w:hint="cs"/>
            <w:sz w:val="28"/>
            <w:szCs w:val="28"/>
            <w:rtl/>
            <w:lang w:bidi="fa-IR"/>
          </w:rPr>
          <w:delText>و</w:delText>
        </w:r>
      </w:del>
      <w:r w:rsidRPr="00B83071">
        <w:rPr>
          <w:rFonts w:cs="B Nazanin"/>
          <w:sz w:val="28"/>
          <w:szCs w:val="28"/>
          <w:rtl/>
          <w:lang w:bidi="fa-IR"/>
        </w:rPr>
        <w:t xml:space="preserve"> </w:t>
      </w:r>
      <w:r w:rsidRPr="00B83071">
        <w:rPr>
          <w:rFonts w:cs="B Nazanin" w:hint="cs"/>
          <w:sz w:val="28"/>
          <w:szCs w:val="28"/>
          <w:rtl/>
          <w:lang w:bidi="fa-IR"/>
        </w:rPr>
        <w:t>همچنین</w:t>
      </w:r>
      <w:r w:rsidRPr="00B83071">
        <w:rPr>
          <w:rFonts w:cs="B Nazanin"/>
          <w:sz w:val="28"/>
          <w:szCs w:val="28"/>
          <w:rtl/>
          <w:lang w:bidi="fa-IR"/>
        </w:rPr>
        <w:t xml:space="preserve"> </w:t>
      </w:r>
      <w:r w:rsidRPr="00B83071">
        <w:rPr>
          <w:rFonts w:cs="B Nazanin" w:hint="cs"/>
          <w:sz w:val="28"/>
          <w:szCs w:val="28"/>
          <w:rtl/>
          <w:lang w:bidi="fa-IR"/>
        </w:rPr>
        <w:t>جزایر</w:t>
      </w:r>
      <w:r w:rsidRPr="00B83071">
        <w:rPr>
          <w:rFonts w:cs="B Nazanin"/>
          <w:sz w:val="28"/>
          <w:szCs w:val="28"/>
          <w:rtl/>
          <w:lang w:bidi="fa-IR"/>
        </w:rPr>
        <w:t xml:space="preserve"> </w:t>
      </w:r>
      <w:r w:rsidRPr="00B83071">
        <w:rPr>
          <w:rFonts w:cs="B Nazanin" w:hint="cs"/>
          <w:sz w:val="28"/>
          <w:szCs w:val="28"/>
          <w:rtl/>
          <w:lang w:bidi="fa-IR"/>
        </w:rPr>
        <w:t>اقیانوس</w:t>
      </w:r>
      <w:r w:rsidRPr="00B83071">
        <w:rPr>
          <w:rFonts w:cs="B Nazanin"/>
          <w:sz w:val="28"/>
          <w:szCs w:val="28"/>
          <w:rtl/>
          <w:lang w:bidi="fa-IR"/>
        </w:rPr>
        <w:t xml:space="preserve"> </w:t>
      </w:r>
      <w:r w:rsidRPr="00B83071">
        <w:rPr>
          <w:rFonts w:cs="B Nazanin" w:hint="cs"/>
          <w:sz w:val="28"/>
          <w:szCs w:val="28"/>
          <w:rtl/>
          <w:lang w:bidi="fa-IR"/>
        </w:rPr>
        <w:t>آرام</w:t>
      </w:r>
      <w:r w:rsidRPr="00B83071">
        <w:rPr>
          <w:rFonts w:cs="B Nazanin"/>
          <w:sz w:val="28"/>
          <w:szCs w:val="28"/>
          <w:rtl/>
          <w:lang w:bidi="fa-IR"/>
        </w:rPr>
        <w:t xml:space="preserve"> </w:t>
      </w:r>
      <w:r w:rsidRPr="00B83071">
        <w:rPr>
          <w:rFonts w:cs="B Nazanin" w:hint="cs"/>
          <w:sz w:val="28"/>
          <w:szCs w:val="28"/>
          <w:rtl/>
          <w:lang w:bidi="fa-IR"/>
        </w:rPr>
        <w:t>جنوبی</w:t>
      </w:r>
      <w:r w:rsidRPr="00B83071">
        <w:rPr>
          <w:rFonts w:cs="B Nazanin"/>
          <w:sz w:val="28"/>
          <w:szCs w:val="28"/>
          <w:rtl/>
          <w:lang w:bidi="fa-IR"/>
        </w:rPr>
        <w:t xml:space="preserve"> (</w:t>
      </w:r>
      <w:r w:rsidRPr="00B83071">
        <w:rPr>
          <w:rFonts w:cs="B Nazanin" w:hint="cs"/>
          <w:sz w:val="28"/>
          <w:szCs w:val="28"/>
          <w:rtl/>
          <w:lang w:bidi="fa-IR"/>
        </w:rPr>
        <w:t>پولینزی</w:t>
      </w:r>
      <w:del w:id="100" w:author="Windows User" w:date="2019-11-08T09:40: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ملان</w:t>
      </w:r>
      <w:r w:rsidRPr="00A55B3F">
        <w:rPr>
          <w:rFonts w:cs="B Nazanin" w:hint="cs"/>
          <w:sz w:val="28"/>
          <w:szCs w:val="28"/>
          <w:highlight w:val="yellow"/>
          <w:rtl/>
          <w:lang w:bidi="fa-IR"/>
          <w:rPrChange w:id="101" w:author="Windows User" w:date="2019-11-08T10:43:00Z">
            <w:rPr>
              <w:rFonts w:cs="B Nazanin" w:hint="cs"/>
              <w:sz w:val="28"/>
              <w:szCs w:val="28"/>
              <w:rtl/>
              <w:lang w:bidi="fa-IR"/>
            </w:rPr>
          </w:rPrChange>
        </w:rPr>
        <w:t>زی</w:t>
      </w:r>
      <w:del w:id="102" w:author="Windows User" w:date="2019-11-08T10:43:00Z">
        <w:r w:rsidRPr="00B83071" w:rsidDel="00A55B3F">
          <w:rPr>
            <w:rFonts w:cs="B Nazanin" w:hint="cs"/>
            <w:sz w:val="28"/>
            <w:szCs w:val="28"/>
            <w:rtl/>
            <w:lang w:bidi="fa-IR"/>
          </w:rPr>
          <w:delText>ا</w:delText>
        </w:r>
      </w:del>
      <w:r w:rsidRPr="00B83071">
        <w:rPr>
          <w:rFonts w:cs="B Nazanin"/>
          <w:sz w:val="28"/>
          <w:szCs w:val="28"/>
          <w:rtl/>
          <w:lang w:bidi="fa-IR"/>
        </w:rPr>
        <w:t xml:space="preserve"> </w:t>
      </w:r>
      <w:r w:rsidRPr="00B83071">
        <w:rPr>
          <w:rFonts w:cs="B Nazanin" w:hint="cs"/>
          <w:sz w:val="28"/>
          <w:szCs w:val="28"/>
          <w:rtl/>
          <w:lang w:bidi="fa-IR"/>
        </w:rPr>
        <w:t>و</w:t>
      </w:r>
      <w:r w:rsidRPr="00B83071">
        <w:rPr>
          <w:rFonts w:cs="B Nazanin"/>
          <w:sz w:val="28"/>
          <w:szCs w:val="28"/>
          <w:rtl/>
          <w:lang w:bidi="fa-IR"/>
        </w:rPr>
        <w:t xml:space="preserve"> </w:t>
      </w:r>
      <w:r w:rsidRPr="00B83071">
        <w:rPr>
          <w:rFonts w:cs="B Nazanin" w:hint="cs"/>
          <w:sz w:val="28"/>
          <w:szCs w:val="28"/>
          <w:rtl/>
          <w:lang w:bidi="fa-IR"/>
        </w:rPr>
        <w:t>اقیانوسیه</w:t>
      </w:r>
      <w:r w:rsidRPr="00B83071">
        <w:rPr>
          <w:rFonts w:cs="B Nazanin"/>
          <w:sz w:val="28"/>
          <w:szCs w:val="28"/>
          <w:rtl/>
          <w:lang w:bidi="fa-IR"/>
        </w:rPr>
        <w:t xml:space="preserve">) </w:t>
      </w:r>
      <w:r w:rsidRPr="00B83071">
        <w:rPr>
          <w:rFonts w:cs="B Nazanin" w:hint="cs"/>
          <w:sz w:val="28"/>
          <w:szCs w:val="28"/>
          <w:rtl/>
          <w:lang w:bidi="fa-IR"/>
        </w:rPr>
        <w:t>و</w:t>
      </w:r>
      <w:r w:rsidRPr="00B83071">
        <w:rPr>
          <w:rFonts w:cs="B Nazanin"/>
          <w:sz w:val="28"/>
          <w:szCs w:val="28"/>
          <w:rtl/>
          <w:lang w:bidi="fa-IR"/>
        </w:rPr>
        <w:t xml:space="preserve"> </w:t>
      </w:r>
      <w:r w:rsidRPr="00B83071">
        <w:rPr>
          <w:rFonts w:cs="B Nazanin" w:hint="cs"/>
          <w:sz w:val="28"/>
          <w:szCs w:val="28"/>
          <w:rtl/>
          <w:lang w:bidi="fa-IR"/>
        </w:rPr>
        <w:t>مالاکا</w:t>
      </w:r>
      <w:del w:id="103" w:author="Windows User" w:date="2019-11-08T09:40:00Z">
        <w:r w:rsidRPr="00B83071" w:rsidDel="00C37370">
          <w:rPr>
            <w:rFonts w:cs="B Nazanin"/>
            <w:sz w:val="28"/>
            <w:szCs w:val="28"/>
            <w:rtl/>
            <w:lang w:bidi="fa-IR"/>
          </w:rPr>
          <w:delText xml:space="preserve"> </w:delText>
        </w:r>
        <w:r w:rsidRPr="00B83071" w:rsidDel="00C37370">
          <w:rPr>
            <w:rFonts w:cs="B Nazanin" w:hint="cs"/>
            <w:sz w:val="28"/>
            <w:szCs w:val="28"/>
            <w:rtl/>
            <w:lang w:bidi="fa-IR"/>
          </w:rPr>
          <w:delText>ا</w:delText>
        </w:r>
      </w:del>
      <w:r w:rsidRPr="00B83071">
        <w:rPr>
          <w:rFonts w:cs="B Nazanin" w:hint="cs"/>
          <w:sz w:val="28"/>
          <w:szCs w:val="28"/>
          <w:rtl/>
          <w:lang w:bidi="fa-IR"/>
        </w:rPr>
        <w:t>ست</w:t>
      </w:r>
      <w:r w:rsidRPr="00B83071">
        <w:rPr>
          <w:rFonts w:cs="B Nazanin"/>
          <w:sz w:val="28"/>
          <w:szCs w:val="28"/>
          <w:rtl/>
          <w:lang w:bidi="fa-IR"/>
        </w:rPr>
        <w:t xml:space="preserve">. </w:t>
      </w:r>
      <w:r w:rsidRPr="00B83071">
        <w:rPr>
          <w:rFonts w:cs="B Nazanin" w:hint="cs"/>
          <w:sz w:val="28"/>
          <w:szCs w:val="28"/>
          <w:rtl/>
          <w:lang w:bidi="fa-IR"/>
        </w:rPr>
        <w:t>کل این</w:t>
      </w:r>
      <w:r w:rsidRPr="00B83071">
        <w:rPr>
          <w:rFonts w:cs="B Nazanin"/>
          <w:sz w:val="28"/>
          <w:szCs w:val="28"/>
          <w:rtl/>
          <w:lang w:bidi="fa-IR"/>
        </w:rPr>
        <w:t xml:space="preserve"> </w:t>
      </w:r>
      <w:r w:rsidRPr="00B83071">
        <w:rPr>
          <w:rFonts w:cs="B Nazanin" w:hint="cs"/>
          <w:sz w:val="28"/>
          <w:szCs w:val="28"/>
          <w:rtl/>
          <w:lang w:bidi="fa-IR"/>
        </w:rPr>
        <w:t>منطقه</w:t>
      </w:r>
      <w:r w:rsidRPr="00B83071">
        <w:rPr>
          <w:rFonts w:cs="B Nazanin"/>
          <w:sz w:val="28"/>
          <w:szCs w:val="28"/>
          <w:rtl/>
          <w:lang w:bidi="fa-IR"/>
        </w:rPr>
        <w:t xml:space="preserve"> </w:t>
      </w:r>
      <w:r w:rsidRPr="00B83071">
        <w:rPr>
          <w:rFonts w:cs="B Nazanin" w:hint="cs"/>
          <w:sz w:val="28"/>
          <w:szCs w:val="28"/>
          <w:rtl/>
          <w:lang w:bidi="fa-IR"/>
        </w:rPr>
        <w:t>بخش</w:t>
      </w:r>
      <w:r w:rsidRPr="00B83071">
        <w:rPr>
          <w:rFonts w:cs="B Nazanin"/>
          <w:sz w:val="28"/>
          <w:szCs w:val="28"/>
          <w:rtl/>
          <w:lang w:bidi="fa-IR"/>
        </w:rPr>
        <w:t xml:space="preserve"> </w:t>
      </w:r>
      <w:r w:rsidRPr="00B83071">
        <w:rPr>
          <w:rFonts w:cs="B Nazanin" w:hint="cs"/>
          <w:sz w:val="28"/>
          <w:szCs w:val="28"/>
          <w:rtl/>
          <w:lang w:bidi="fa-IR"/>
        </w:rPr>
        <w:t>مهمی</w:t>
      </w:r>
      <w:r w:rsidRPr="00B83071">
        <w:rPr>
          <w:rFonts w:cs="B Nazanin"/>
          <w:sz w:val="28"/>
          <w:szCs w:val="28"/>
          <w:rtl/>
          <w:lang w:bidi="fa-IR"/>
        </w:rPr>
        <w:t xml:space="preserve"> </w:t>
      </w:r>
      <w:r w:rsidRPr="00B83071">
        <w:rPr>
          <w:rFonts w:cs="B Nazanin" w:hint="cs"/>
          <w:sz w:val="28"/>
          <w:szCs w:val="28"/>
          <w:rtl/>
          <w:lang w:bidi="fa-IR"/>
        </w:rPr>
        <w:t>از</w:t>
      </w:r>
      <w:r w:rsidRPr="00B83071">
        <w:rPr>
          <w:rFonts w:cs="B Nazanin"/>
          <w:sz w:val="28"/>
          <w:szCs w:val="28"/>
          <w:rtl/>
          <w:lang w:bidi="fa-IR"/>
        </w:rPr>
        <w:t xml:space="preserve"> </w:t>
      </w:r>
      <w:r w:rsidRPr="00B83071">
        <w:rPr>
          <w:rFonts w:cs="B Nazanin" w:hint="cs"/>
          <w:sz w:val="28"/>
          <w:szCs w:val="28"/>
          <w:rtl/>
          <w:lang w:bidi="fa-IR"/>
        </w:rPr>
        <w:t>تمدن</w:t>
      </w:r>
      <w:r w:rsidRPr="00B83071">
        <w:rPr>
          <w:rFonts w:cs="B Nazanin"/>
          <w:sz w:val="28"/>
          <w:szCs w:val="28"/>
          <w:rtl/>
          <w:lang w:bidi="fa-IR"/>
        </w:rPr>
        <w:t xml:space="preserve"> </w:t>
      </w:r>
      <w:r w:rsidRPr="00B83071">
        <w:rPr>
          <w:rFonts w:cs="B Nazanin" w:hint="cs"/>
          <w:sz w:val="28"/>
          <w:szCs w:val="28"/>
          <w:rtl/>
          <w:lang w:bidi="fa-IR"/>
        </w:rPr>
        <w:t>و</w:t>
      </w:r>
      <w:r w:rsidRPr="00B83071">
        <w:rPr>
          <w:rFonts w:cs="B Nazanin"/>
          <w:sz w:val="28"/>
          <w:szCs w:val="28"/>
          <w:rtl/>
          <w:lang w:bidi="fa-IR"/>
        </w:rPr>
        <w:t xml:space="preserve"> </w:t>
      </w:r>
      <w:r w:rsidRPr="00B83071">
        <w:rPr>
          <w:rFonts w:cs="B Nazanin" w:hint="cs"/>
          <w:sz w:val="28"/>
          <w:szCs w:val="28"/>
          <w:rtl/>
          <w:lang w:bidi="fa-IR"/>
        </w:rPr>
        <w:t>فرهنگ</w:t>
      </w:r>
      <w:r w:rsidRPr="00B83071">
        <w:rPr>
          <w:rFonts w:cs="B Nazanin"/>
          <w:sz w:val="28"/>
          <w:szCs w:val="28"/>
          <w:rtl/>
          <w:lang w:bidi="fa-IR"/>
        </w:rPr>
        <w:t xml:space="preserve"> </w:t>
      </w:r>
      <w:r w:rsidRPr="00B83071">
        <w:rPr>
          <w:rFonts w:cs="B Nazanin" w:hint="cs"/>
          <w:sz w:val="28"/>
          <w:szCs w:val="28"/>
          <w:rtl/>
          <w:lang w:bidi="fa-IR"/>
        </w:rPr>
        <w:t>مالایی</w:t>
      </w:r>
      <w:r w:rsidRPr="00B83071">
        <w:rPr>
          <w:rFonts w:cs="B Nazanin"/>
          <w:sz w:val="28"/>
          <w:szCs w:val="28"/>
          <w:rtl/>
          <w:lang w:bidi="fa-IR"/>
        </w:rPr>
        <w:t xml:space="preserve"> </w:t>
      </w:r>
      <w:r w:rsidRPr="00B83071">
        <w:rPr>
          <w:rFonts w:cs="B Nazanin" w:hint="cs"/>
          <w:sz w:val="28"/>
          <w:szCs w:val="28"/>
          <w:rtl/>
          <w:lang w:bidi="fa-IR"/>
        </w:rPr>
        <w:t>است</w:t>
      </w:r>
      <w:r w:rsidRPr="00B83071">
        <w:rPr>
          <w:rFonts w:cs="B Nazanin"/>
          <w:sz w:val="28"/>
          <w:szCs w:val="28"/>
          <w:rtl/>
          <w:lang w:bidi="fa-IR"/>
        </w:rPr>
        <w:t xml:space="preserve">. </w:t>
      </w:r>
      <w:r w:rsidRPr="00B83071">
        <w:rPr>
          <w:rFonts w:cs="B Nazanin" w:hint="cs"/>
          <w:sz w:val="28"/>
          <w:szCs w:val="28"/>
          <w:rtl/>
          <w:lang w:bidi="fa-IR"/>
        </w:rPr>
        <w:t>در</w:t>
      </w:r>
      <w:r w:rsidRPr="00B83071">
        <w:rPr>
          <w:rFonts w:cs="B Nazanin"/>
          <w:sz w:val="28"/>
          <w:szCs w:val="28"/>
          <w:rtl/>
          <w:lang w:bidi="fa-IR"/>
        </w:rPr>
        <w:t xml:space="preserve"> </w:t>
      </w:r>
      <w:r w:rsidRPr="00B83071">
        <w:rPr>
          <w:rFonts w:cs="B Nazanin" w:hint="cs"/>
          <w:sz w:val="28"/>
          <w:szCs w:val="28"/>
          <w:rtl/>
          <w:lang w:bidi="fa-IR"/>
        </w:rPr>
        <w:t>دوران</w:t>
      </w:r>
      <w:r w:rsidRPr="00B83071">
        <w:rPr>
          <w:rFonts w:cs="B Nazanin"/>
          <w:sz w:val="28"/>
          <w:szCs w:val="28"/>
          <w:rtl/>
          <w:lang w:bidi="fa-IR"/>
        </w:rPr>
        <w:t xml:space="preserve"> </w:t>
      </w:r>
      <w:r w:rsidRPr="00B83071">
        <w:rPr>
          <w:rFonts w:cs="B Nazanin" w:hint="cs"/>
          <w:sz w:val="28"/>
          <w:szCs w:val="28"/>
          <w:rtl/>
          <w:lang w:bidi="fa-IR"/>
        </w:rPr>
        <w:t>اوج</w:t>
      </w:r>
      <w:r w:rsidRPr="00B83071">
        <w:rPr>
          <w:rFonts w:cs="B Nazanin"/>
          <w:sz w:val="28"/>
          <w:szCs w:val="28"/>
          <w:rtl/>
          <w:lang w:bidi="fa-IR"/>
        </w:rPr>
        <w:t xml:space="preserve"> </w:t>
      </w:r>
      <w:r w:rsidRPr="00B83071">
        <w:rPr>
          <w:rFonts w:cs="B Nazanin" w:hint="cs"/>
          <w:sz w:val="28"/>
          <w:szCs w:val="28"/>
          <w:rtl/>
          <w:lang w:bidi="fa-IR"/>
        </w:rPr>
        <w:t>تمدن</w:t>
      </w:r>
      <w:r w:rsidRPr="00B83071">
        <w:rPr>
          <w:rFonts w:cs="B Nazanin"/>
          <w:sz w:val="28"/>
          <w:szCs w:val="28"/>
          <w:rtl/>
          <w:lang w:bidi="fa-IR"/>
        </w:rPr>
        <w:t xml:space="preserve"> </w:t>
      </w:r>
      <w:r w:rsidRPr="00B83071">
        <w:rPr>
          <w:rFonts w:cs="B Nazanin" w:hint="cs"/>
          <w:sz w:val="28"/>
          <w:szCs w:val="28"/>
          <w:rtl/>
          <w:lang w:bidi="fa-IR"/>
        </w:rPr>
        <w:t>مالایی</w:t>
      </w:r>
      <w:r w:rsidRPr="00B83071">
        <w:rPr>
          <w:rFonts w:cs="B Nazanin"/>
          <w:sz w:val="28"/>
          <w:szCs w:val="28"/>
          <w:rtl/>
          <w:lang w:bidi="fa-IR"/>
        </w:rPr>
        <w:t xml:space="preserve"> </w:t>
      </w:r>
      <w:r w:rsidRPr="00B83071">
        <w:rPr>
          <w:rFonts w:cs="B Nazanin" w:hint="cs"/>
          <w:sz w:val="28"/>
          <w:szCs w:val="28"/>
          <w:rtl/>
          <w:lang w:bidi="fa-IR"/>
        </w:rPr>
        <w:t>مستقر</w:t>
      </w:r>
      <w:r w:rsidRPr="00B83071">
        <w:rPr>
          <w:rFonts w:cs="B Nazanin"/>
          <w:sz w:val="28"/>
          <w:szCs w:val="28"/>
          <w:rtl/>
          <w:lang w:bidi="fa-IR"/>
        </w:rPr>
        <w:t xml:space="preserve"> </w:t>
      </w:r>
      <w:r w:rsidRPr="00B83071">
        <w:rPr>
          <w:rFonts w:cs="B Nazanin" w:hint="cs"/>
          <w:sz w:val="28"/>
          <w:szCs w:val="28"/>
          <w:rtl/>
          <w:lang w:bidi="fa-IR"/>
        </w:rPr>
        <w:t>در</w:t>
      </w:r>
      <w:r w:rsidRPr="00B83071">
        <w:rPr>
          <w:rFonts w:cs="B Nazanin"/>
          <w:sz w:val="28"/>
          <w:szCs w:val="28"/>
          <w:rtl/>
          <w:lang w:bidi="fa-IR"/>
        </w:rPr>
        <w:t xml:space="preserve"> </w:t>
      </w:r>
      <w:r w:rsidRPr="00B83071">
        <w:rPr>
          <w:rFonts w:cs="B Nazanin" w:hint="cs"/>
          <w:sz w:val="28"/>
          <w:szCs w:val="28"/>
          <w:rtl/>
          <w:lang w:bidi="fa-IR"/>
        </w:rPr>
        <w:t>مالاکا</w:t>
      </w:r>
      <w:del w:id="104" w:author="Windows User" w:date="2019-11-08T09:40:00Z">
        <w:r w:rsidRPr="00B83071" w:rsidDel="00C37370">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از</w:t>
      </w:r>
      <w:r w:rsidRPr="00B83071">
        <w:rPr>
          <w:rFonts w:cs="B Nazanin"/>
          <w:sz w:val="28"/>
          <w:szCs w:val="28"/>
          <w:rtl/>
          <w:lang w:bidi="fa-IR"/>
        </w:rPr>
        <w:t xml:space="preserve"> </w:t>
      </w:r>
      <w:r w:rsidRPr="00B83071">
        <w:rPr>
          <w:rFonts w:cs="B Nazanin" w:hint="cs"/>
          <w:sz w:val="28"/>
          <w:szCs w:val="28"/>
          <w:rtl/>
          <w:lang w:bidi="fa-IR"/>
        </w:rPr>
        <w:t>زبان</w:t>
      </w:r>
      <w:r w:rsidRPr="00B83071">
        <w:rPr>
          <w:rFonts w:cs="B Nazanin"/>
          <w:sz w:val="28"/>
          <w:szCs w:val="28"/>
          <w:rtl/>
          <w:lang w:bidi="fa-IR"/>
        </w:rPr>
        <w:t xml:space="preserve"> </w:t>
      </w:r>
      <w:r w:rsidRPr="00B83071">
        <w:rPr>
          <w:rFonts w:cs="B Nazanin" w:hint="cs"/>
          <w:sz w:val="28"/>
          <w:szCs w:val="28"/>
          <w:rtl/>
          <w:lang w:bidi="fa-IR"/>
        </w:rPr>
        <w:t>مالایی</w:t>
      </w:r>
      <w:r w:rsidRPr="00B83071">
        <w:rPr>
          <w:rFonts w:cs="B Nazanin"/>
          <w:sz w:val="28"/>
          <w:szCs w:val="28"/>
          <w:rtl/>
          <w:lang w:bidi="fa-IR"/>
        </w:rPr>
        <w:t xml:space="preserve"> </w:t>
      </w:r>
      <w:r w:rsidRPr="00B83071">
        <w:rPr>
          <w:rFonts w:cs="B Nazanin" w:hint="cs"/>
          <w:sz w:val="28"/>
          <w:szCs w:val="28"/>
          <w:rtl/>
          <w:lang w:bidi="fa-IR"/>
        </w:rPr>
        <w:t>به</w:t>
      </w:r>
      <w:ins w:id="105" w:author="Windows User" w:date="2019-11-08T09:40:00Z">
        <w:r w:rsidR="00C37370">
          <w:rPr>
            <w:rFonts w:cs="B Nazanin" w:hint="cs"/>
            <w:sz w:val="28"/>
            <w:szCs w:val="28"/>
            <w:rtl/>
            <w:lang w:bidi="fa-IR"/>
          </w:rPr>
          <w:t>‌</w:t>
        </w:r>
      </w:ins>
      <w:del w:id="106" w:author="Windows User" w:date="2019-11-08T09:40:00Z">
        <w:r w:rsidRPr="00B83071" w:rsidDel="00C37370">
          <w:rPr>
            <w:rFonts w:cs="B Nazanin"/>
            <w:sz w:val="28"/>
            <w:szCs w:val="28"/>
            <w:rtl/>
            <w:lang w:bidi="fa-IR"/>
          </w:rPr>
          <w:delText xml:space="preserve"> </w:delText>
        </w:r>
      </w:del>
      <w:r w:rsidRPr="00B83071">
        <w:rPr>
          <w:rFonts w:cs="B Nazanin" w:hint="cs"/>
          <w:sz w:val="28"/>
          <w:szCs w:val="28"/>
          <w:rtl/>
          <w:lang w:bidi="fa-IR"/>
        </w:rPr>
        <w:t>عنوان</w:t>
      </w:r>
      <w:r w:rsidRPr="00B83071">
        <w:rPr>
          <w:rFonts w:cs="B Nazanin"/>
          <w:sz w:val="28"/>
          <w:szCs w:val="28"/>
          <w:rtl/>
          <w:lang w:bidi="fa-IR"/>
        </w:rPr>
        <w:t xml:space="preserve"> </w:t>
      </w:r>
      <w:r w:rsidRPr="00B83071">
        <w:rPr>
          <w:rFonts w:cs="B Nazanin" w:hint="cs"/>
          <w:sz w:val="28"/>
          <w:szCs w:val="28"/>
          <w:rtl/>
          <w:lang w:bidi="fa-IR"/>
        </w:rPr>
        <w:t>یک</w:t>
      </w:r>
      <w:r w:rsidRPr="00B83071">
        <w:rPr>
          <w:rFonts w:cs="B Nazanin"/>
          <w:sz w:val="28"/>
          <w:szCs w:val="28"/>
          <w:rtl/>
          <w:lang w:bidi="fa-IR"/>
        </w:rPr>
        <w:t xml:space="preserve"> </w:t>
      </w:r>
      <w:r w:rsidRPr="00B83071">
        <w:rPr>
          <w:rFonts w:cs="B Nazanin" w:hint="cs"/>
          <w:sz w:val="28"/>
          <w:szCs w:val="28"/>
          <w:rtl/>
          <w:lang w:bidi="fa-IR"/>
        </w:rPr>
        <w:t>زبان</w:t>
      </w:r>
      <w:r w:rsidRPr="00B83071">
        <w:rPr>
          <w:rFonts w:cs="B Nazanin"/>
          <w:sz w:val="28"/>
          <w:szCs w:val="28"/>
          <w:rtl/>
          <w:lang w:bidi="fa-IR"/>
        </w:rPr>
        <w:t xml:space="preserve"> </w:t>
      </w:r>
      <w:r w:rsidRPr="00B83071">
        <w:rPr>
          <w:rFonts w:cs="B Nazanin" w:hint="cs"/>
          <w:sz w:val="28"/>
          <w:szCs w:val="28"/>
          <w:rtl/>
          <w:lang w:bidi="fa-IR"/>
        </w:rPr>
        <w:t>بین</w:t>
      </w:r>
      <w:ins w:id="107" w:author="Windows User" w:date="2019-11-08T10:43:00Z">
        <w:r w:rsidR="00A55B3F">
          <w:rPr>
            <w:rFonts w:cs="B Nazanin" w:hint="cs"/>
            <w:sz w:val="28"/>
            <w:szCs w:val="28"/>
            <w:rtl/>
            <w:lang w:bidi="fa-IR"/>
          </w:rPr>
          <w:t>‌</w:t>
        </w:r>
      </w:ins>
      <w:del w:id="108" w:author="Windows User" w:date="2019-11-08T10:43:00Z">
        <w:r w:rsidRPr="00B83071" w:rsidDel="00A55B3F">
          <w:rPr>
            <w:rFonts w:cs="B Nazanin"/>
            <w:sz w:val="28"/>
            <w:szCs w:val="28"/>
            <w:rtl/>
            <w:lang w:bidi="fa-IR"/>
          </w:rPr>
          <w:delText xml:space="preserve"> </w:delText>
        </w:r>
      </w:del>
      <w:r w:rsidRPr="00B83071">
        <w:rPr>
          <w:rFonts w:cs="B Nazanin" w:hint="cs"/>
          <w:sz w:val="28"/>
          <w:szCs w:val="28"/>
          <w:rtl/>
          <w:lang w:bidi="fa-IR"/>
        </w:rPr>
        <w:t>المللی</w:t>
      </w:r>
      <w:r w:rsidRPr="00B83071">
        <w:rPr>
          <w:rFonts w:cs="B Nazanin"/>
          <w:sz w:val="28"/>
          <w:szCs w:val="28"/>
          <w:rtl/>
          <w:lang w:bidi="fa-IR"/>
        </w:rPr>
        <w:t xml:space="preserve"> </w:t>
      </w:r>
      <w:r w:rsidRPr="00B83071">
        <w:rPr>
          <w:rFonts w:cs="B Nazanin" w:hint="cs"/>
          <w:sz w:val="28"/>
          <w:szCs w:val="28"/>
          <w:rtl/>
          <w:lang w:bidi="fa-IR"/>
        </w:rPr>
        <w:t>در</w:t>
      </w:r>
      <w:r w:rsidRPr="00B83071">
        <w:rPr>
          <w:rFonts w:cs="B Nazanin"/>
          <w:sz w:val="28"/>
          <w:szCs w:val="28"/>
          <w:rtl/>
          <w:lang w:bidi="fa-IR"/>
        </w:rPr>
        <w:t xml:space="preserve"> </w:t>
      </w:r>
      <w:r w:rsidRPr="00B83071">
        <w:rPr>
          <w:rFonts w:cs="B Nazanin" w:hint="cs"/>
          <w:sz w:val="28"/>
          <w:szCs w:val="28"/>
          <w:rtl/>
          <w:lang w:bidi="fa-IR"/>
        </w:rPr>
        <w:t>روابط</w:t>
      </w:r>
      <w:r w:rsidRPr="00B83071">
        <w:rPr>
          <w:rFonts w:cs="B Nazanin"/>
          <w:sz w:val="28"/>
          <w:szCs w:val="28"/>
          <w:rtl/>
          <w:lang w:bidi="fa-IR"/>
        </w:rPr>
        <w:t xml:space="preserve"> </w:t>
      </w:r>
      <w:r w:rsidRPr="00B83071">
        <w:rPr>
          <w:rFonts w:cs="B Nazanin" w:hint="cs"/>
          <w:sz w:val="28"/>
          <w:szCs w:val="28"/>
          <w:rtl/>
          <w:lang w:bidi="fa-IR"/>
        </w:rPr>
        <w:t>تجاری</w:t>
      </w:r>
      <w:r w:rsidRPr="00B83071">
        <w:rPr>
          <w:rFonts w:cs="B Nazanin"/>
          <w:sz w:val="28"/>
          <w:szCs w:val="28"/>
          <w:rtl/>
          <w:lang w:bidi="fa-IR"/>
        </w:rPr>
        <w:t xml:space="preserve"> (</w:t>
      </w:r>
      <w:r w:rsidRPr="00B83071">
        <w:rPr>
          <w:rFonts w:cs="B Nazanin"/>
          <w:sz w:val="28"/>
          <w:szCs w:val="28"/>
          <w:lang w:bidi="fa-IR"/>
        </w:rPr>
        <w:t>lingua franca</w:t>
      </w:r>
      <w:r w:rsidRPr="00B83071">
        <w:rPr>
          <w:rFonts w:cs="B Nazanin"/>
          <w:sz w:val="28"/>
          <w:szCs w:val="28"/>
          <w:rtl/>
          <w:lang w:bidi="fa-IR"/>
        </w:rPr>
        <w:t xml:space="preserve">) </w:t>
      </w:r>
      <w:r w:rsidRPr="00B83071">
        <w:rPr>
          <w:rFonts w:cs="B Nazanin" w:hint="cs"/>
          <w:sz w:val="28"/>
          <w:szCs w:val="28"/>
          <w:rtl/>
          <w:lang w:bidi="fa-IR"/>
        </w:rPr>
        <w:t>استفاده</w:t>
      </w:r>
      <w:r w:rsidRPr="00B83071">
        <w:rPr>
          <w:rFonts w:cs="B Nazanin"/>
          <w:sz w:val="28"/>
          <w:szCs w:val="28"/>
          <w:rtl/>
          <w:lang w:bidi="fa-IR"/>
        </w:rPr>
        <w:t xml:space="preserve"> </w:t>
      </w:r>
      <w:r w:rsidR="00EE2930" w:rsidRPr="00B83071">
        <w:rPr>
          <w:rFonts w:cs="B Nazanin" w:hint="cs"/>
          <w:sz w:val="28"/>
          <w:szCs w:val="28"/>
          <w:rtl/>
          <w:lang w:bidi="fa-IR"/>
        </w:rPr>
        <w:t>می</w:t>
      </w:r>
      <w:ins w:id="109" w:author="Windows User" w:date="2019-11-08T09:40:00Z">
        <w:r w:rsidR="00C37370">
          <w:rPr>
            <w:rFonts w:cs="B Nazanin" w:hint="cs"/>
            <w:sz w:val="28"/>
            <w:szCs w:val="28"/>
            <w:rtl/>
            <w:lang w:bidi="fa-IR"/>
          </w:rPr>
          <w:t>‌</w:t>
        </w:r>
      </w:ins>
      <w:del w:id="110" w:author="Windows User" w:date="2019-11-08T09:40:00Z">
        <w:r w:rsidR="00EE2930" w:rsidRPr="00B83071" w:rsidDel="00C37370">
          <w:rPr>
            <w:rFonts w:cs="B Nazanin" w:hint="cs"/>
            <w:sz w:val="28"/>
            <w:szCs w:val="28"/>
            <w:rtl/>
            <w:lang w:bidi="fa-IR"/>
          </w:rPr>
          <w:delText xml:space="preserve"> </w:delText>
        </w:r>
      </w:del>
      <w:r w:rsidRPr="00B83071">
        <w:rPr>
          <w:rFonts w:cs="B Nazanin" w:hint="cs"/>
          <w:sz w:val="28"/>
          <w:szCs w:val="28"/>
          <w:rtl/>
          <w:lang w:bidi="fa-IR"/>
        </w:rPr>
        <w:t>شده</w:t>
      </w:r>
      <w:r w:rsidRPr="00B83071">
        <w:rPr>
          <w:rFonts w:cs="B Nazanin"/>
          <w:sz w:val="28"/>
          <w:szCs w:val="28"/>
          <w:rtl/>
          <w:lang w:bidi="fa-IR"/>
        </w:rPr>
        <w:t xml:space="preserve"> </w:t>
      </w:r>
      <w:r w:rsidRPr="00B83071">
        <w:rPr>
          <w:rFonts w:cs="B Nazanin" w:hint="cs"/>
          <w:sz w:val="28"/>
          <w:szCs w:val="28"/>
          <w:rtl/>
          <w:lang w:bidi="fa-IR"/>
        </w:rPr>
        <w:t>است</w:t>
      </w:r>
      <w:r w:rsidRPr="00B83071">
        <w:rPr>
          <w:rFonts w:cs="B Nazanin"/>
          <w:sz w:val="28"/>
          <w:szCs w:val="28"/>
          <w:rtl/>
          <w:lang w:bidi="fa-IR"/>
        </w:rPr>
        <w:t xml:space="preserve">. </w:t>
      </w:r>
      <w:r w:rsidRPr="00B83071">
        <w:rPr>
          <w:rFonts w:cs="B Nazanin" w:hint="cs"/>
          <w:sz w:val="28"/>
          <w:szCs w:val="28"/>
          <w:rtl/>
          <w:lang w:bidi="fa-IR"/>
        </w:rPr>
        <w:t>فرهنگ</w:t>
      </w:r>
      <w:r w:rsidRPr="00B83071">
        <w:rPr>
          <w:rFonts w:cs="B Nazanin"/>
          <w:sz w:val="28"/>
          <w:szCs w:val="28"/>
          <w:rtl/>
          <w:lang w:bidi="fa-IR"/>
        </w:rPr>
        <w:t xml:space="preserve"> </w:t>
      </w:r>
      <w:r w:rsidRPr="00B83071">
        <w:rPr>
          <w:rFonts w:cs="B Nazanin" w:hint="cs"/>
          <w:sz w:val="28"/>
          <w:szCs w:val="28"/>
          <w:rtl/>
          <w:lang w:bidi="fa-IR"/>
        </w:rPr>
        <w:t>این</w:t>
      </w:r>
      <w:r w:rsidRPr="00B83071">
        <w:rPr>
          <w:rFonts w:cs="B Nazanin"/>
          <w:sz w:val="28"/>
          <w:szCs w:val="28"/>
          <w:rtl/>
          <w:lang w:bidi="fa-IR"/>
        </w:rPr>
        <w:t xml:space="preserve"> </w:t>
      </w:r>
      <w:r w:rsidRPr="00B83071">
        <w:rPr>
          <w:rFonts w:cs="B Nazanin" w:hint="cs"/>
          <w:sz w:val="28"/>
          <w:szCs w:val="28"/>
          <w:rtl/>
          <w:lang w:bidi="fa-IR"/>
        </w:rPr>
        <w:t>من</w:t>
      </w:r>
      <w:ins w:id="111" w:author="Windows User" w:date="2019-11-08T10:44:00Z">
        <w:r w:rsidR="00A55B3F">
          <w:rPr>
            <w:rFonts w:cs="B Nazanin" w:hint="cs"/>
            <w:sz w:val="28"/>
            <w:szCs w:val="28"/>
            <w:rtl/>
            <w:lang w:bidi="fa-IR"/>
          </w:rPr>
          <w:t>اطق</w:t>
        </w:r>
      </w:ins>
      <w:del w:id="112" w:author="Windows User" w:date="2019-11-08T10:44:00Z">
        <w:r w:rsidRPr="00B83071" w:rsidDel="00A55B3F">
          <w:rPr>
            <w:rFonts w:cs="B Nazanin" w:hint="cs"/>
            <w:sz w:val="28"/>
            <w:szCs w:val="28"/>
            <w:rtl/>
            <w:lang w:bidi="fa-IR"/>
          </w:rPr>
          <w:delText>طقه</w:delText>
        </w:r>
      </w:del>
      <w:r w:rsidRPr="00B83071">
        <w:rPr>
          <w:rFonts w:cs="B Nazanin"/>
          <w:sz w:val="28"/>
          <w:szCs w:val="28"/>
          <w:rtl/>
          <w:lang w:bidi="fa-IR"/>
        </w:rPr>
        <w:t xml:space="preserve"> </w:t>
      </w:r>
      <w:r w:rsidRPr="00B83071">
        <w:rPr>
          <w:rFonts w:cs="B Nazanin" w:hint="cs"/>
          <w:sz w:val="28"/>
          <w:szCs w:val="28"/>
          <w:rtl/>
          <w:lang w:bidi="fa-IR"/>
        </w:rPr>
        <w:t>شباهت</w:t>
      </w:r>
      <w:ins w:id="113" w:author="Windows User" w:date="2019-11-08T09:40:00Z">
        <w:r w:rsidR="00C37370">
          <w:rPr>
            <w:rFonts w:cs="B Nazanin" w:hint="cs"/>
            <w:sz w:val="28"/>
            <w:szCs w:val="28"/>
            <w:rtl/>
            <w:lang w:bidi="fa-IR"/>
          </w:rPr>
          <w:t>‌</w:t>
        </w:r>
      </w:ins>
      <w:r w:rsidRPr="00B83071">
        <w:rPr>
          <w:rFonts w:cs="B Nazanin" w:hint="cs"/>
          <w:sz w:val="28"/>
          <w:szCs w:val="28"/>
          <w:rtl/>
          <w:lang w:bidi="fa-IR"/>
        </w:rPr>
        <w:t>های</w:t>
      </w:r>
      <w:r w:rsidRPr="00B83071">
        <w:rPr>
          <w:rFonts w:cs="B Nazanin"/>
          <w:sz w:val="28"/>
          <w:szCs w:val="28"/>
          <w:rtl/>
          <w:lang w:bidi="fa-IR"/>
        </w:rPr>
        <w:t xml:space="preserve"> </w:t>
      </w:r>
      <w:r w:rsidRPr="00B83071">
        <w:rPr>
          <w:rFonts w:cs="B Nazanin" w:hint="cs"/>
          <w:sz w:val="28"/>
          <w:szCs w:val="28"/>
          <w:rtl/>
          <w:lang w:bidi="fa-IR"/>
        </w:rPr>
        <w:t>بسیار</w:t>
      </w:r>
      <w:ins w:id="114" w:author="Windows User" w:date="2019-11-08T09:40:00Z">
        <w:r w:rsidR="00C37370">
          <w:rPr>
            <w:rFonts w:cs="B Nazanin" w:hint="cs"/>
            <w:sz w:val="28"/>
            <w:szCs w:val="28"/>
            <w:rtl/>
            <w:lang w:bidi="fa-IR"/>
          </w:rPr>
          <w:t>ی</w:t>
        </w:r>
      </w:ins>
      <w:ins w:id="115" w:author="Windows User" w:date="2019-11-08T09:41:00Z">
        <w:r w:rsidR="00C37370">
          <w:rPr>
            <w:rFonts w:cs="B Nazanin" w:hint="cs"/>
            <w:sz w:val="28"/>
            <w:szCs w:val="28"/>
            <w:rtl/>
            <w:lang w:bidi="fa-IR"/>
          </w:rPr>
          <w:t xml:space="preserve"> </w:t>
        </w:r>
      </w:ins>
      <w:del w:id="116" w:author="Windows User" w:date="2019-11-08T09:40:00Z">
        <w:r w:rsidRPr="00B83071" w:rsidDel="00C37370">
          <w:rPr>
            <w:rFonts w:cs="B Nazanin" w:hint="cs"/>
            <w:sz w:val="28"/>
            <w:szCs w:val="28"/>
            <w:rtl/>
            <w:lang w:bidi="fa-IR"/>
          </w:rPr>
          <w:delText>ی</w:delText>
        </w:r>
        <w:r w:rsidRPr="00B83071" w:rsidDel="00C37370">
          <w:rPr>
            <w:rFonts w:cs="B Nazanin"/>
            <w:sz w:val="28"/>
            <w:szCs w:val="28"/>
            <w:rtl/>
            <w:lang w:bidi="fa-IR"/>
          </w:rPr>
          <w:delText xml:space="preserve"> </w:delText>
        </w:r>
        <w:r w:rsidRPr="00B83071" w:rsidDel="00C37370">
          <w:rPr>
            <w:rFonts w:cs="B Nazanin" w:hint="cs"/>
            <w:sz w:val="28"/>
            <w:szCs w:val="28"/>
            <w:rtl/>
            <w:lang w:bidi="fa-IR"/>
          </w:rPr>
          <w:delText>را</w:delText>
        </w:r>
        <w:r w:rsidRPr="00B83071" w:rsidDel="00C37370">
          <w:rPr>
            <w:rFonts w:cs="B Nazanin"/>
            <w:sz w:val="28"/>
            <w:szCs w:val="28"/>
            <w:rtl/>
            <w:lang w:bidi="fa-IR"/>
          </w:rPr>
          <w:delText xml:space="preserve"> </w:delText>
        </w:r>
        <w:r w:rsidR="00EE2930" w:rsidRPr="00B83071" w:rsidDel="00C37370">
          <w:rPr>
            <w:rFonts w:cs="B Nazanin" w:hint="cs"/>
            <w:sz w:val="28"/>
            <w:szCs w:val="28"/>
            <w:rtl/>
            <w:lang w:bidi="fa-IR"/>
          </w:rPr>
          <w:delText>نسبت به هم</w:delText>
        </w:r>
      </w:del>
      <w:ins w:id="117" w:author="Windows User" w:date="2019-11-08T09:41:00Z">
        <w:r w:rsidR="00C37370">
          <w:rPr>
            <w:rFonts w:cs="B Nazanin" w:hint="cs"/>
            <w:sz w:val="28"/>
            <w:szCs w:val="28"/>
            <w:rtl/>
            <w:lang w:bidi="fa-IR"/>
          </w:rPr>
          <w:t>با هم دارند.</w:t>
        </w:r>
      </w:ins>
      <w:del w:id="118" w:author="Windows User" w:date="2019-11-08T09:40:00Z">
        <w:r w:rsidR="00EE2930" w:rsidRPr="00B83071" w:rsidDel="00C37370">
          <w:rPr>
            <w:rFonts w:cs="B Nazanin" w:hint="cs"/>
            <w:sz w:val="28"/>
            <w:szCs w:val="28"/>
            <w:rtl/>
            <w:lang w:bidi="fa-IR"/>
          </w:rPr>
          <w:delText xml:space="preserve"> </w:delText>
        </w:r>
      </w:del>
      <w:del w:id="119" w:author="Windows User" w:date="2019-11-08T09:41:00Z">
        <w:r w:rsidRPr="00B83071" w:rsidDel="00C37370">
          <w:rPr>
            <w:rFonts w:cs="B Nazanin" w:hint="cs"/>
            <w:sz w:val="28"/>
            <w:szCs w:val="28"/>
            <w:rtl/>
            <w:lang w:bidi="fa-IR"/>
          </w:rPr>
          <w:delText>نشان</w:delText>
        </w:r>
        <w:r w:rsidRPr="00B83071" w:rsidDel="00C37370">
          <w:rPr>
            <w:rFonts w:cs="B Nazanin"/>
            <w:sz w:val="28"/>
            <w:szCs w:val="28"/>
            <w:rtl/>
            <w:lang w:bidi="fa-IR"/>
          </w:rPr>
          <w:delText xml:space="preserve"> </w:delText>
        </w:r>
        <w:r w:rsidR="00EE2930" w:rsidRPr="00B83071" w:rsidDel="00C37370">
          <w:rPr>
            <w:rFonts w:cs="B Nazanin" w:hint="cs"/>
            <w:sz w:val="28"/>
            <w:szCs w:val="28"/>
            <w:rtl/>
            <w:lang w:bidi="fa-IR"/>
          </w:rPr>
          <w:delText>می دهد</w:delText>
        </w:r>
        <w:r w:rsidRPr="00B83071" w:rsidDel="00C37370">
          <w:rPr>
            <w:rFonts w:cs="B Nazanin" w:hint="cs"/>
            <w:sz w:val="28"/>
            <w:szCs w:val="28"/>
            <w:rtl/>
            <w:lang w:bidi="fa-IR"/>
          </w:rPr>
          <w:delText>،</w:delText>
        </w:r>
      </w:del>
      <w:del w:id="120" w:author="Windows User" w:date="2019-11-08T10:44:00Z">
        <w:r w:rsidRPr="00B83071" w:rsidDel="00A55B3F">
          <w:rPr>
            <w:rFonts w:cs="B Nazanin"/>
            <w:sz w:val="28"/>
            <w:szCs w:val="28"/>
            <w:rtl/>
            <w:lang w:bidi="fa-IR"/>
          </w:rPr>
          <w:delText xml:space="preserve"> </w:delText>
        </w:r>
        <w:r w:rsidRPr="00B83071" w:rsidDel="00A55B3F">
          <w:rPr>
            <w:rFonts w:cs="B Nazanin" w:hint="cs"/>
            <w:sz w:val="28"/>
            <w:szCs w:val="28"/>
            <w:rtl/>
            <w:lang w:bidi="fa-IR"/>
          </w:rPr>
          <w:delText>در</w:delText>
        </w:r>
      </w:del>
      <w:r w:rsidRPr="00B83071">
        <w:rPr>
          <w:rFonts w:cs="B Nazanin"/>
          <w:sz w:val="28"/>
          <w:szCs w:val="28"/>
          <w:rtl/>
          <w:lang w:bidi="fa-IR"/>
        </w:rPr>
        <w:t xml:space="preserve"> </w:t>
      </w:r>
      <w:r w:rsidRPr="00B83071">
        <w:rPr>
          <w:rFonts w:cs="B Nazanin" w:hint="cs"/>
          <w:sz w:val="28"/>
          <w:szCs w:val="28"/>
          <w:rtl/>
          <w:lang w:bidi="fa-IR"/>
        </w:rPr>
        <w:t>زبان</w:t>
      </w:r>
      <w:r w:rsidRPr="00B83071">
        <w:rPr>
          <w:rFonts w:cs="B Nazanin"/>
          <w:sz w:val="28"/>
          <w:szCs w:val="28"/>
          <w:rtl/>
          <w:lang w:bidi="fa-IR"/>
        </w:rPr>
        <w:t xml:space="preserve"> </w:t>
      </w:r>
      <w:r w:rsidRPr="00A55B3F">
        <w:rPr>
          <w:rFonts w:cs="B Nazanin" w:hint="cs"/>
          <w:sz w:val="28"/>
          <w:szCs w:val="28"/>
          <w:highlight w:val="yellow"/>
          <w:rtl/>
          <w:lang w:bidi="fa-IR"/>
          <w:rPrChange w:id="121" w:author="Windows User" w:date="2019-11-08T10:45:00Z">
            <w:rPr>
              <w:rFonts w:cs="B Nazanin" w:hint="cs"/>
              <w:sz w:val="28"/>
              <w:szCs w:val="28"/>
              <w:rtl/>
              <w:lang w:bidi="fa-IR"/>
            </w:rPr>
          </w:rPrChange>
        </w:rPr>
        <w:t>مورد</w:t>
      </w:r>
      <w:r w:rsidRPr="00A55B3F">
        <w:rPr>
          <w:rFonts w:cs="B Nazanin"/>
          <w:sz w:val="28"/>
          <w:szCs w:val="28"/>
          <w:highlight w:val="yellow"/>
          <w:rtl/>
          <w:lang w:bidi="fa-IR"/>
          <w:rPrChange w:id="122"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23" w:author="Windows User" w:date="2019-11-08T10:45:00Z">
            <w:rPr>
              <w:rFonts w:cs="B Nazanin" w:hint="cs"/>
              <w:sz w:val="28"/>
              <w:szCs w:val="28"/>
              <w:rtl/>
              <w:lang w:bidi="fa-IR"/>
            </w:rPr>
          </w:rPrChange>
        </w:rPr>
        <w:t>استفاده</w:t>
      </w:r>
      <w:del w:id="124" w:author="Windows User" w:date="2019-11-08T09:41:00Z">
        <w:r w:rsidRPr="00A55B3F" w:rsidDel="00C37370">
          <w:rPr>
            <w:rFonts w:cs="B Nazanin"/>
            <w:sz w:val="28"/>
            <w:szCs w:val="28"/>
            <w:highlight w:val="yellow"/>
            <w:rtl/>
            <w:lang w:bidi="fa-IR"/>
            <w:rPrChange w:id="125" w:author="Windows User" w:date="2019-11-08T10:45:00Z">
              <w:rPr>
                <w:rFonts w:cs="B Nazanin"/>
                <w:sz w:val="28"/>
                <w:szCs w:val="28"/>
                <w:rtl/>
                <w:lang w:bidi="fa-IR"/>
              </w:rPr>
            </w:rPrChange>
          </w:rPr>
          <w:delText xml:space="preserve"> </w:delText>
        </w:r>
      </w:del>
      <w:del w:id="126" w:author="Windows User" w:date="2019-11-08T09:42:00Z">
        <w:r w:rsidRPr="00A55B3F" w:rsidDel="00F324B2">
          <w:rPr>
            <w:rFonts w:cs="B Nazanin" w:hint="cs"/>
            <w:sz w:val="28"/>
            <w:szCs w:val="28"/>
            <w:highlight w:val="yellow"/>
            <w:rtl/>
            <w:lang w:bidi="fa-IR"/>
            <w:rPrChange w:id="127" w:author="Windows User" w:date="2019-11-08T10:45:00Z">
              <w:rPr>
                <w:rFonts w:cs="B Nazanin" w:hint="cs"/>
                <w:sz w:val="28"/>
                <w:szCs w:val="28"/>
                <w:rtl/>
                <w:lang w:bidi="fa-IR"/>
              </w:rPr>
            </w:rPrChange>
          </w:rPr>
          <w:delText>،</w:delText>
        </w:r>
      </w:del>
      <w:r w:rsidRPr="00A55B3F">
        <w:rPr>
          <w:rFonts w:cs="B Nazanin"/>
          <w:sz w:val="28"/>
          <w:szCs w:val="28"/>
          <w:highlight w:val="yellow"/>
          <w:rtl/>
          <w:lang w:bidi="fa-IR"/>
          <w:rPrChange w:id="128" w:author="Windows User" w:date="2019-11-08T10:45:00Z">
            <w:rPr>
              <w:rFonts w:cs="B Nazanin"/>
              <w:sz w:val="28"/>
              <w:szCs w:val="28"/>
              <w:rtl/>
              <w:lang w:bidi="fa-IR"/>
            </w:rPr>
          </w:rPrChange>
        </w:rPr>
        <w:t xml:space="preserve"> </w:t>
      </w:r>
      <w:ins w:id="129" w:author="Windows User" w:date="2019-11-08T10:44:00Z">
        <w:r w:rsidR="00A55B3F" w:rsidRPr="00A55B3F">
          <w:rPr>
            <w:rFonts w:cs="B Nazanin" w:hint="cs"/>
            <w:sz w:val="28"/>
            <w:szCs w:val="28"/>
            <w:highlight w:val="yellow"/>
            <w:rtl/>
            <w:lang w:bidi="fa-IR"/>
            <w:rPrChange w:id="130" w:author="Windows User" w:date="2019-11-08T10:45:00Z">
              <w:rPr>
                <w:rFonts w:cs="B Nazanin" w:hint="cs"/>
                <w:sz w:val="28"/>
                <w:szCs w:val="28"/>
                <w:rtl/>
                <w:lang w:bidi="fa-IR"/>
              </w:rPr>
            </w:rPrChange>
          </w:rPr>
          <w:t xml:space="preserve">در این مناطق </w:t>
        </w:r>
      </w:ins>
      <w:r w:rsidRPr="00A55B3F">
        <w:rPr>
          <w:rFonts w:cs="B Nazanin" w:hint="cs"/>
          <w:sz w:val="28"/>
          <w:szCs w:val="28"/>
          <w:highlight w:val="yellow"/>
          <w:rtl/>
          <w:lang w:bidi="fa-IR"/>
          <w:rPrChange w:id="131" w:author="Windows User" w:date="2019-11-08T10:45:00Z">
            <w:rPr>
              <w:rFonts w:cs="B Nazanin" w:hint="cs"/>
              <w:sz w:val="28"/>
              <w:szCs w:val="28"/>
              <w:rtl/>
              <w:lang w:bidi="fa-IR"/>
            </w:rPr>
          </w:rPrChange>
        </w:rPr>
        <w:t>که</w:t>
      </w:r>
      <w:r w:rsidRPr="00A55B3F">
        <w:rPr>
          <w:rFonts w:cs="B Nazanin"/>
          <w:sz w:val="28"/>
          <w:szCs w:val="28"/>
          <w:highlight w:val="yellow"/>
          <w:rtl/>
          <w:lang w:bidi="fa-IR"/>
          <w:rPrChange w:id="132"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33" w:author="Windows User" w:date="2019-11-08T10:45:00Z">
            <w:rPr>
              <w:rFonts w:cs="B Nazanin" w:hint="cs"/>
              <w:sz w:val="28"/>
              <w:szCs w:val="28"/>
              <w:rtl/>
              <w:lang w:bidi="fa-IR"/>
            </w:rPr>
          </w:rPrChange>
        </w:rPr>
        <w:t>اساساً</w:t>
      </w:r>
      <w:r w:rsidRPr="00A55B3F">
        <w:rPr>
          <w:rFonts w:cs="B Nazanin"/>
          <w:sz w:val="28"/>
          <w:szCs w:val="28"/>
          <w:highlight w:val="yellow"/>
          <w:rtl/>
          <w:lang w:bidi="fa-IR"/>
          <w:rPrChange w:id="134"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35" w:author="Windows User" w:date="2019-11-08T10:45:00Z">
            <w:rPr>
              <w:rFonts w:cs="B Nazanin" w:hint="cs"/>
              <w:sz w:val="28"/>
              <w:szCs w:val="28"/>
              <w:rtl/>
              <w:lang w:bidi="fa-IR"/>
            </w:rPr>
          </w:rPrChange>
        </w:rPr>
        <w:t>زبان</w:t>
      </w:r>
      <w:r w:rsidRPr="00A55B3F">
        <w:rPr>
          <w:rFonts w:cs="B Nazanin"/>
          <w:sz w:val="28"/>
          <w:szCs w:val="28"/>
          <w:highlight w:val="yellow"/>
          <w:rtl/>
          <w:lang w:bidi="fa-IR"/>
          <w:rPrChange w:id="136"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37" w:author="Windows User" w:date="2019-11-08T10:45:00Z">
            <w:rPr>
              <w:rFonts w:cs="B Nazanin" w:hint="cs"/>
              <w:sz w:val="28"/>
              <w:szCs w:val="28"/>
              <w:rtl/>
              <w:lang w:bidi="fa-IR"/>
            </w:rPr>
          </w:rPrChange>
        </w:rPr>
        <w:t>مالایی</w:t>
      </w:r>
      <w:del w:id="138" w:author="Windows User" w:date="2019-11-08T10:46:00Z">
        <w:r w:rsidRPr="00A55B3F" w:rsidDel="00126E6C">
          <w:rPr>
            <w:rFonts w:cs="B Nazanin"/>
            <w:sz w:val="28"/>
            <w:szCs w:val="28"/>
            <w:highlight w:val="yellow"/>
            <w:rtl/>
            <w:lang w:bidi="fa-IR"/>
            <w:rPrChange w:id="139" w:author="Windows User" w:date="2019-11-08T10:45:00Z">
              <w:rPr>
                <w:rFonts w:cs="B Nazanin"/>
                <w:sz w:val="28"/>
                <w:szCs w:val="28"/>
                <w:rtl/>
                <w:lang w:bidi="fa-IR"/>
              </w:rPr>
            </w:rPrChange>
          </w:rPr>
          <w:delText xml:space="preserve"> </w:delText>
        </w:r>
        <w:r w:rsidR="00EE2930" w:rsidRPr="00A55B3F" w:rsidDel="00126E6C">
          <w:rPr>
            <w:rFonts w:cs="B Nazanin" w:hint="cs"/>
            <w:sz w:val="28"/>
            <w:szCs w:val="28"/>
            <w:highlight w:val="yellow"/>
            <w:rtl/>
            <w:lang w:bidi="fa-IR"/>
            <w:rPrChange w:id="140" w:author="Windows User" w:date="2019-11-08T10:45:00Z">
              <w:rPr>
                <w:rFonts w:cs="B Nazanin" w:hint="cs"/>
                <w:sz w:val="28"/>
                <w:szCs w:val="28"/>
                <w:rtl/>
                <w:lang w:bidi="fa-IR"/>
              </w:rPr>
            </w:rPrChange>
          </w:rPr>
          <w:delText>است</w:delText>
        </w:r>
      </w:del>
      <w:r w:rsidRPr="00A55B3F">
        <w:rPr>
          <w:rFonts w:cs="B Nazanin"/>
          <w:sz w:val="28"/>
          <w:szCs w:val="28"/>
          <w:highlight w:val="yellow"/>
          <w:rtl/>
          <w:lang w:bidi="fa-IR"/>
          <w:rPrChange w:id="141" w:author="Windows User" w:date="2019-11-08T10:45:00Z">
            <w:rPr>
              <w:rFonts w:cs="B Nazanin"/>
              <w:sz w:val="28"/>
              <w:szCs w:val="28"/>
              <w:rtl/>
              <w:lang w:bidi="fa-IR"/>
            </w:rPr>
          </w:rPrChange>
        </w:rPr>
        <w:t xml:space="preserve"> </w:t>
      </w:r>
      <w:r w:rsidR="00EE2930" w:rsidRPr="00A55B3F">
        <w:rPr>
          <w:rFonts w:ascii="Times New Roman" w:hAnsi="Times New Roman" w:cs="Times New Roman" w:hint="cs"/>
          <w:sz w:val="28"/>
          <w:szCs w:val="28"/>
          <w:highlight w:val="yellow"/>
          <w:rtl/>
          <w:lang w:bidi="fa-IR"/>
          <w:rPrChange w:id="142" w:author="Windows User" w:date="2019-11-08T10:45:00Z">
            <w:rPr>
              <w:rFonts w:ascii="Times New Roman" w:hAnsi="Times New Roman" w:cs="Times New Roman" w:hint="cs"/>
              <w:sz w:val="28"/>
              <w:szCs w:val="28"/>
              <w:rtl/>
              <w:lang w:bidi="fa-IR"/>
            </w:rPr>
          </w:rPrChange>
        </w:rPr>
        <w:t>–</w:t>
      </w:r>
      <w:r w:rsidRPr="00A55B3F">
        <w:rPr>
          <w:rFonts w:cs="B Nazanin"/>
          <w:sz w:val="28"/>
          <w:szCs w:val="28"/>
          <w:highlight w:val="yellow"/>
          <w:rtl/>
          <w:lang w:bidi="fa-IR"/>
          <w:rPrChange w:id="143"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44" w:author="Windows User" w:date="2019-11-08T10:45:00Z">
            <w:rPr>
              <w:rFonts w:cs="B Nazanin" w:hint="cs"/>
              <w:sz w:val="28"/>
              <w:szCs w:val="28"/>
              <w:rtl/>
              <w:lang w:bidi="fa-IR"/>
            </w:rPr>
          </w:rPrChange>
        </w:rPr>
        <w:t>ا</w:t>
      </w:r>
      <w:r w:rsidR="00EE2930" w:rsidRPr="00A55B3F">
        <w:rPr>
          <w:rFonts w:cs="B Nazanin" w:hint="cs"/>
          <w:sz w:val="28"/>
          <w:szCs w:val="28"/>
          <w:highlight w:val="yellow"/>
          <w:rtl/>
          <w:lang w:bidi="fa-IR"/>
          <w:rPrChange w:id="145" w:author="Windows User" w:date="2019-11-08T10:45:00Z">
            <w:rPr>
              <w:rFonts w:cs="B Nazanin" w:hint="cs"/>
              <w:sz w:val="28"/>
              <w:szCs w:val="28"/>
              <w:rtl/>
              <w:lang w:bidi="fa-IR"/>
            </w:rPr>
          </w:rPrChange>
        </w:rPr>
        <w:t>ستونیای</w:t>
      </w:r>
      <w:ins w:id="146" w:author="Windows User" w:date="2019-11-08T10:46:00Z">
        <w:r w:rsidR="00126E6C">
          <w:rPr>
            <w:rFonts w:cs="B Nazanin" w:hint="cs"/>
            <w:sz w:val="28"/>
            <w:szCs w:val="28"/>
            <w:highlight w:val="yellow"/>
            <w:rtl/>
            <w:lang w:bidi="fa-IR"/>
          </w:rPr>
          <w:t>ی</w:t>
        </w:r>
      </w:ins>
      <w:r w:rsidR="00EE2930" w:rsidRPr="00A55B3F">
        <w:rPr>
          <w:rFonts w:cs="B Nazanin" w:hint="cs"/>
          <w:sz w:val="28"/>
          <w:szCs w:val="28"/>
          <w:highlight w:val="yellow"/>
          <w:rtl/>
          <w:lang w:bidi="fa-IR"/>
          <w:rPrChange w:id="147" w:author="Windows User" w:date="2019-11-08T10:45:00Z">
            <w:rPr>
              <w:rFonts w:cs="B Nazanin" w:hint="cs"/>
              <w:sz w:val="28"/>
              <w:szCs w:val="28"/>
              <w:rtl/>
              <w:lang w:bidi="fa-IR"/>
            </w:rPr>
          </w:rPrChange>
        </w:rPr>
        <w:t xml:space="preserve"> (</w:t>
      </w:r>
      <w:r w:rsidR="00EE2930" w:rsidRPr="00A55B3F">
        <w:rPr>
          <w:rFonts w:cs="B Nazanin"/>
          <w:sz w:val="28"/>
          <w:szCs w:val="28"/>
          <w:highlight w:val="yellow"/>
          <w:lang w:bidi="fa-IR"/>
          <w:rPrChange w:id="148" w:author="Windows User" w:date="2019-11-08T10:45:00Z">
            <w:rPr>
              <w:rFonts w:cs="B Nazanin"/>
              <w:sz w:val="28"/>
              <w:szCs w:val="28"/>
              <w:lang w:bidi="fa-IR"/>
            </w:rPr>
          </w:rPrChange>
        </w:rPr>
        <w:t>Austronesia</w:t>
      </w:r>
      <w:ins w:id="149" w:author="Windows User" w:date="2019-11-08T11:02:00Z">
        <w:r w:rsidR="00277BF6" w:rsidRPr="00277BF6">
          <w:rPr>
            <w:rFonts w:cs="B Nazanin"/>
            <w:sz w:val="28"/>
            <w:szCs w:val="28"/>
            <w:highlight w:val="cyan"/>
            <w:lang w:bidi="fa-IR"/>
            <w:rPrChange w:id="150" w:author="Windows User" w:date="2019-11-08T11:02:00Z">
              <w:rPr>
                <w:rFonts w:cs="B Nazanin"/>
                <w:sz w:val="28"/>
                <w:szCs w:val="28"/>
                <w:highlight w:val="yellow"/>
                <w:lang w:bidi="fa-IR"/>
              </w:rPr>
            </w:rPrChange>
          </w:rPr>
          <w:t>n</w:t>
        </w:r>
      </w:ins>
      <w:bookmarkStart w:id="151" w:name="_GoBack"/>
      <w:bookmarkEnd w:id="151"/>
      <w:r w:rsidR="00EE2930" w:rsidRPr="00A55B3F">
        <w:rPr>
          <w:rFonts w:cs="B Nazanin" w:hint="cs"/>
          <w:sz w:val="28"/>
          <w:szCs w:val="28"/>
          <w:highlight w:val="yellow"/>
          <w:rtl/>
          <w:lang w:bidi="fa-IR"/>
          <w:rPrChange w:id="152" w:author="Windows User" w:date="2019-11-08T10:45:00Z">
            <w:rPr>
              <w:rFonts w:cs="B Nazanin" w:hint="cs"/>
              <w:sz w:val="28"/>
              <w:szCs w:val="28"/>
              <w:rtl/>
              <w:lang w:bidi="fa-IR"/>
            </w:rPr>
          </w:rPrChange>
        </w:rPr>
        <w:t xml:space="preserve"> )</w:t>
      </w:r>
      <w:ins w:id="153" w:author="Windows User" w:date="2019-11-08T10:46:00Z">
        <w:r w:rsidR="00126E6C">
          <w:rPr>
            <w:rFonts w:cs="B Nazanin" w:hint="cs"/>
            <w:sz w:val="28"/>
            <w:szCs w:val="28"/>
            <w:highlight w:val="yellow"/>
            <w:rtl/>
            <w:lang w:bidi="fa-IR"/>
          </w:rPr>
          <w:t xml:space="preserve"> است.</w:t>
        </w:r>
      </w:ins>
      <w:del w:id="154" w:author="Windows User" w:date="2019-11-08T10:46:00Z">
        <w:r w:rsidRPr="00A55B3F" w:rsidDel="00126E6C">
          <w:rPr>
            <w:rFonts w:cs="B Nazanin" w:hint="cs"/>
            <w:sz w:val="28"/>
            <w:szCs w:val="28"/>
            <w:highlight w:val="yellow"/>
            <w:rtl/>
            <w:lang w:bidi="fa-IR"/>
            <w:rPrChange w:id="155" w:author="Windows User" w:date="2019-11-08T10:45:00Z">
              <w:rPr>
                <w:rFonts w:cs="B Nazanin" w:hint="cs"/>
                <w:sz w:val="28"/>
                <w:szCs w:val="28"/>
                <w:rtl/>
                <w:lang w:bidi="fa-IR"/>
              </w:rPr>
            </w:rPrChange>
          </w:rPr>
          <w:delText>،</w:delText>
        </w:r>
      </w:del>
      <w:r w:rsidRPr="00A55B3F">
        <w:rPr>
          <w:rFonts w:cs="B Nazanin"/>
          <w:sz w:val="28"/>
          <w:szCs w:val="28"/>
          <w:highlight w:val="yellow"/>
          <w:rtl/>
          <w:lang w:bidi="fa-IR"/>
          <w:rPrChange w:id="156"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57" w:author="Windows User" w:date="2019-11-08T10:45:00Z">
            <w:rPr>
              <w:rFonts w:cs="B Nazanin" w:hint="cs"/>
              <w:sz w:val="28"/>
              <w:szCs w:val="28"/>
              <w:rtl/>
              <w:lang w:bidi="fa-IR"/>
            </w:rPr>
          </w:rPrChange>
        </w:rPr>
        <w:t>موقعیت</w:t>
      </w:r>
      <w:r w:rsidRPr="00A55B3F">
        <w:rPr>
          <w:rFonts w:cs="B Nazanin"/>
          <w:sz w:val="28"/>
          <w:szCs w:val="28"/>
          <w:highlight w:val="yellow"/>
          <w:rtl/>
          <w:lang w:bidi="fa-IR"/>
          <w:rPrChange w:id="158"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59" w:author="Windows User" w:date="2019-11-08T10:45:00Z">
            <w:rPr>
              <w:rFonts w:cs="B Nazanin" w:hint="cs"/>
              <w:sz w:val="28"/>
              <w:szCs w:val="28"/>
              <w:rtl/>
              <w:lang w:bidi="fa-IR"/>
            </w:rPr>
          </w:rPrChange>
        </w:rPr>
        <w:lastRenderedPageBreak/>
        <w:t>جغرافیایی</w:t>
      </w:r>
      <w:del w:id="160" w:author="Windows User" w:date="2019-11-08T09:42:00Z">
        <w:r w:rsidRPr="00A55B3F" w:rsidDel="00F324B2">
          <w:rPr>
            <w:rFonts w:cs="B Nazanin"/>
            <w:sz w:val="28"/>
            <w:szCs w:val="28"/>
            <w:highlight w:val="yellow"/>
            <w:rtl/>
            <w:lang w:bidi="fa-IR"/>
            <w:rPrChange w:id="161" w:author="Windows User" w:date="2019-11-08T10:45:00Z">
              <w:rPr>
                <w:rFonts w:cs="B Nazanin"/>
                <w:sz w:val="28"/>
                <w:szCs w:val="28"/>
                <w:rtl/>
                <w:lang w:bidi="fa-IR"/>
              </w:rPr>
            </w:rPrChange>
          </w:rPr>
          <w:delText xml:space="preserve"> </w:delText>
        </w:r>
      </w:del>
      <w:r w:rsidRPr="00A55B3F">
        <w:rPr>
          <w:rFonts w:cs="B Nazanin" w:hint="cs"/>
          <w:sz w:val="28"/>
          <w:szCs w:val="28"/>
          <w:highlight w:val="yellow"/>
          <w:rtl/>
          <w:lang w:bidi="fa-IR"/>
          <w:rPrChange w:id="162" w:author="Windows User" w:date="2019-11-08T10:45:00Z">
            <w:rPr>
              <w:rFonts w:cs="B Nazanin" w:hint="cs"/>
              <w:sz w:val="28"/>
              <w:szCs w:val="28"/>
              <w:rtl/>
              <w:lang w:bidi="fa-IR"/>
            </w:rPr>
          </w:rPrChange>
        </w:rPr>
        <w:t>،</w:t>
      </w:r>
      <w:r w:rsidRPr="00A55B3F">
        <w:rPr>
          <w:rFonts w:cs="B Nazanin"/>
          <w:sz w:val="28"/>
          <w:szCs w:val="28"/>
          <w:highlight w:val="yellow"/>
          <w:rtl/>
          <w:lang w:bidi="fa-IR"/>
          <w:rPrChange w:id="163"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64" w:author="Windows User" w:date="2019-11-08T10:45:00Z">
            <w:rPr>
              <w:rFonts w:cs="B Nazanin" w:hint="cs"/>
              <w:sz w:val="28"/>
              <w:szCs w:val="28"/>
              <w:rtl/>
              <w:lang w:bidi="fa-IR"/>
            </w:rPr>
          </w:rPrChange>
        </w:rPr>
        <w:t>تجرب</w:t>
      </w:r>
      <w:ins w:id="165" w:author="Windows User" w:date="2019-11-08T09:42:00Z">
        <w:r w:rsidR="00F324B2" w:rsidRPr="00A55B3F">
          <w:rPr>
            <w:rFonts w:cs="B Nazanin" w:hint="cs"/>
            <w:sz w:val="28"/>
            <w:szCs w:val="28"/>
            <w:highlight w:val="yellow"/>
            <w:rtl/>
            <w:lang w:bidi="fa-IR"/>
            <w:rPrChange w:id="166" w:author="Windows User" w:date="2019-11-08T10:45:00Z">
              <w:rPr>
                <w:rFonts w:cs="B Nazanin" w:hint="cs"/>
                <w:sz w:val="28"/>
                <w:szCs w:val="28"/>
                <w:rtl/>
                <w:lang w:bidi="fa-IR"/>
              </w:rPr>
            </w:rPrChange>
          </w:rPr>
          <w:t>ۀ</w:t>
        </w:r>
      </w:ins>
      <w:del w:id="167" w:author="Windows User" w:date="2019-11-08T09:42:00Z">
        <w:r w:rsidRPr="00A55B3F" w:rsidDel="00F324B2">
          <w:rPr>
            <w:rFonts w:cs="B Nazanin" w:hint="cs"/>
            <w:sz w:val="28"/>
            <w:szCs w:val="28"/>
            <w:highlight w:val="yellow"/>
            <w:rtl/>
            <w:lang w:bidi="fa-IR"/>
            <w:rPrChange w:id="168" w:author="Windows User" w:date="2019-11-08T10:45:00Z">
              <w:rPr>
                <w:rFonts w:cs="B Nazanin" w:hint="cs"/>
                <w:sz w:val="28"/>
                <w:szCs w:val="28"/>
                <w:rtl/>
                <w:lang w:bidi="fa-IR"/>
              </w:rPr>
            </w:rPrChange>
          </w:rPr>
          <w:delText>ه</w:delText>
        </w:r>
      </w:del>
      <w:r w:rsidRPr="00A55B3F">
        <w:rPr>
          <w:rFonts w:cs="B Nazanin"/>
          <w:sz w:val="28"/>
          <w:szCs w:val="28"/>
          <w:highlight w:val="yellow"/>
          <w:rtl/>
          <w:lang w:bidi="fa-IR"/>
          <w:rPrChange w:id="169"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70" w:author="Windows User" w:date="2019-11-08T10:45:00Z">
            <w:rPr>
              <w:rFonts w:cs="B Nazanin" w:hint="cs"/>
              <w:sz w:val="28"/>
              <w:szCs w:val="28"/>
              <w:rtl/>
              <w:lang w:bidi="fa-IR"/>
            </w:rPr>
          </w:rPrChange>
        </w:rPr>
        <w:t>تاریخی</w:t>
      </w:r>
      <w:del w:id="171" w:author="Windows User" w:date="2019-11-08T09:42:00Z">
        <w:r w:rsidRPr="00A55B3F" w:rsidDel="00F324B2">
          <w:rPr>
            <w:rFonts w:cs="B Nazanin"/>
            <w:sz w:val="28"/>
            <w:szCs w:val="28"/>
            <w:highlight w:val="yellow"/>
            <w:rtl/>
            <w:lang w:bidi="fa-IR"/>
            <w:rPrChange w:id="172" w:author="Windows User" w:date="2019-11-08T10:45:00Z">
              <w:rPr>
                <w:rFonts w:cs="B Nazanin"/>
                <w:sz w:val="28"/>
                <w:szCs w:val="28"/>
                <w:rtl/>
                <w:lang w:bidi="fa-IR"/>
              </w:rPr>
            </w:rPrChange>
          </w:rPr>
          <w:delText xml:space="preserve"> </w:delText>
        </w:r>
      </w:del>
      <w:r w:rsidRPr="00A55B3F">
        <w:rPr>
          <w:rFonts w:cs="B Nazanin" w:hint="cs"/>
          <w:sz w:val="28"/>
          <w:szCs w:val="28"/>
          <w:highlight w:val="yellow"/>
          <w:rtl/>
          <w:lang w:bidi="fa-IR"/>
          <w:rPrChange w:id="173" w:author="Windows User" w:date="2019-11-08T10:45:00Z">
            <w:rPr>
              <w:rFonts w:cs="B Nazanin" w:hint="cs"/>
              <w:sz w:val="28"/>
              <w:szCs w:val="28"/>
              <w:rtl/>
              <w:lang w:bidi="fa-IR"/>
            </w:rPr>
          </w:rPrChange>
        </w:rPr>
        <w:t>،</w:t>
      </w:r>
      <w:r w:rsidRPr="00A55B3F">
        <w:rPr>
          <w:rFonts w:cs="B Nazanin"/>
          <w:sz w:val="28"/>
          <w:szCs w:val="28"/>
          <w:highlight w:val="yellow"/>
          <w:rtl/>
          <w:lang w:bidi="fa-IR"/>
          <w:rPrChange w:id="174"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75" w:author="Windows User" w:date="2019-11-08T10:45:00Z">
            <w:rPr>
              <w:rFonts w:cs="B Nazanin" w:hint="cs"/>
              <w:sz w:val="28"/>
              <w:szCs w:val="28"/>
              <w:rtl/>
              <w:lang w:bidi="fa-IR"/>
            </w:rPr>
          </w:rPrChange>
        </w:rPr>
        <w:t>منابع</w:t>
      </w:r>
      <w:r w:rsidRPr="00A55B3F">
        <w:rPr>
          <w:rFonts w:cs="B Nazanin"/>
          <w:sz w:val="28"/>
          <w:szCs w:val="28"/>
          <w:highlight w:val="yellow"/>
          <w:rtl/>
          <w:lang w:bidi="fa-IR"/>
          <w:rPrChange w:id="176"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77" w:author="Windows User" w:date="2019-11-08T10:45:00Z">
            <w:rPr>
              <w:rFonts w:cs="B Nazanin" w:hint="cs"/>
              <w:sz w:val="28"/>
              <w:szCs w:val="28"/>
              <w:rtl/>
              <w:lang w:bidi="fa-IR"/>
            </w:rPr>
          </w:rPrChange>
        </w:rPr>
        <w:t>طبیعی</w:t>
      </w:r>
      <w:del w:id="178" w:author="Windows User" w:date="2019-11-08T09:42:00Z">
        <w:r w:rsidRPr="00A55B3F" w:rsidDel="00F324B2">
          <w:rPr>
            <w:rFonts w:cs="B Nazanin"/>
            <w:sz w:val="28"/>
            <w:szCs w:val="28"/>
            <w:highlight w:val="yellow"/>
            <w:rtl/>
            <w:lang w:bidi="fa-IR"/>
            <w:rPrChange w:id="179" w:author="Windows User" w:date="2019-11-08T10:45:00Z">
              <w:rPr>
                <w:rFonts w:cs="B Nazanin"/>
                <w:sz w:val="28"/>
                <w:szCs w:val="28"/>
                <w:rtl/>
                <w:lang w:bidi="fa-IR"/>
              </w:rPr>
            </w:rPrChange>
          </w:rPr>
          <w:delText xml:space="preserve"> </w:delText>
        </w:r>
      </w:del>
      <w:r w:rsidRPr="00A55B3F">
        <w:rPr>
          <w:rFonts w:cs="B Nazanin" w:hint="cs"/>
          <w:sz w:val="28"/>
          <w:szCs w:val="28"/>
          <w:highlight w:val="yellow"/>
          <w:rtl/>
          <w:lang w:bidi="fa-IR"/>
          <w:rPrChange w:id="180" w:author="Windows User" w:date="2019-11-08T10:45:00Z">
            <w:rPr>
              <w:rFonts w:cs="B Nazanin" w:hint="cs"/>
              <w:sz w:val="28"/>
              <w:szCs w:val="28"/>
              <w:rtl/>
              <w:lang w:bidi="fa-IR"/>
            </w:rPr>
          </w:rPrChange>
        </w:rPr>
        <w:t>،</w:t>
      </w:r>
      <w:r w:rsidRPr="00A55B3F">
        <w:rPr>
          <w:rFonts w:cs="B Nazanin"/>
          <w:sz w:val="28"/>
          <w:szCs w:val="28"/>
          <w:highlight w:val="yellow"/>
          <w:rtl/>
          <w:lang w:bidi="fa-IR"/>
          <w:rPrChange w:id="181"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82" w:author="Windows User" w:date="2019-11-08T10:45:00Z">
            <w:rPr>
              <w:rFonts w:cs="B Nazanin" w:hint="cs"/>
              <w:sz w:val="28"/>
              <w:szCs w:val="28"/>
              <w:rtl/>
              <w:lang w:bidi="fa-IR"/>
            </w:rPr>
          </w:rPrChange>
        </w:rPr>
        <w:t>هنرها</w:t>
      </w:r>
      <w:r w:rsidRPr="00A55B3F">
        <w:rPr>
          <w:rFonts w:cs="B Nazanin"/>
          <w:sz w:val="28"/>
          <w:szCs w:val="28"/>
          <w:highlight w:val="yellow"/>
          <w:rtl/>
          <w:lang w:bidi="fa-IR"/>
          <w:rPrChange w:id="183"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84" w:author="Windows User" w:date="2019-11-08T10:45:00Z">
            <w:rPr>
              <w:rFonts w:cs="B Nazanin" w:hint="cs"/>
              <w:sz w:val="28"/>
              <w:szCs w:val="28"/>
              <w:rtl/>
              <w:lang w:bidi="fa-IR"/>
            </w:rPr>
          </w:rPrChange>
        </w:rPr>
        <w:t>و</w:t>
      </w:r>
      <w:r w:rsidRPr="00A55B3F">
        <w:rPr>
          <w:rFonts w:cs="B Nazanin"/>
          <w:sz w:val="28"/>
          <w:szCs w:val="28"/>
          <w:highlight w:val="yellow"/>
          <w:rtl/>
          <w:lang w:bidi="fa-IR"/>
          <w:rPrChange w:id="185"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86" w:author="Windows User" w:date="2019-11-08T10:45:00Z">
            <w:rPr>
              <w:rFonts w:cs="B Nazanin" w:hint="cs"/>
              <w:sz w:val="28"/>
              <w:szCs w:val="28"/>
              <w:rtl/>
              <w:lang w:bidi="fa-IR"/>
            </w:rPr>
          </w:rPrChange>
        </w:rPr>
        <w:t>ارزش</w:t>
      </w:r>
      <w:ins w:id="187" w:author="Windows User" w:date="2019-11-08T09:42:00Z">
        <w:r w:rsidR="00F324B2" w:rsidRPr="00A55B3F">
          <w:rPr>
            <w:rFonts w:cs="B Nazanin" w:hint="cs"/>
            <w:sz w:val="28"/>
            <w:szCs w:val="28"/>
            <w:highlight w:val="yellow"/>
            <w:rtl/>
            <w:lang w:bidi="fa-IR"/>
            <w:rPrChange w:id="188" w:author="Windows User" w:date="2019-11-08T10:45:00Z">
              <w:rPr>
                <w:rFonts w:cs="B Nazanin" w:hint="cs"/>
                <w:sz w:val="28"/>
                <w:szCs w:val="28"/>
                <w:rtl/>
                <w:lang w:bidi="fa-IR"/>
              </w:rPr>
            </w:rPrChange>
          </w:rPr>
          <w:t>‌</w:t>
        </w:r>
      </w:ins>
      <w:r w:rsidRPr="00A55B3F">
        <w:rPr>
          <w:rFonts w:cs="B Nazanin" w:hint="cs"/>
          <w:sz w:val="28"/>
          <w:szCs w:val="28"/>
          <w:highlight w:val="yellow"/>
          <w:rtl/>
          <w:lang w:bidi="fa-IR"/>
          <w:rPrChange w:id="189" w:author="Windows User" w:date="2019-11-08T10:45:00Z">
            <w:rPr>
              <w:rFonts w:cs="B Nazanin" w:hint="cs"/>
              <w:sz w:val="28"/>
              <w:szCs w:val="28"/>
              <w:rtl/>
              <w:lang w:bidi="fa-IR"/>
            </w:rPr>
          </w:rPrChange>
        </w:rPr>
        <w:t>های</w:t>
      </w:r>
      <w:r w:rsidRPr="00A55B3F">
        <w:rPr>
          <w:rFonts w:cs="B Nazanin"/>
          <w:sz w:val="28"/>
          <w:szCs w:val="28"/>
          <w:highlight w:val="yellow"/>
          <w:rtl/>
          <w:lang w:bidi="fa-IR"/>
          <w:rPrChange w:id="190" w:author="Windows User" w:date="2019-11-08T10:45:00Z">
            <w:rPr>
              <w:rFonts w:cs="B Nazanin"/>
              <w:sz w:val="28"/>
              <w:szCs w:val="28"/>
              <w:rtl/>
              <w:lang w:bidi="fa-IR"/>
            </w:rPr>
          </w:rPrChange>
        </w:rPr>
        <w:t xml:space="preserve"> </w:t>
      </w:r>
      <w:r w:rsidRPr="00A55B3F">
        <w:rPr>
          <w:rFonts w:cs="B Nazanin" w:hint="cs"/>
          <w:sz w:val="28"/>
          <w:szCs w:val="28"/>
          <w:highlight w:val="yellow"/>
          <w:rtl/>
          <w:lang w:bidi="fa-IR"/>
          <w:rPrChange w:id="191" w:author="Windows User" w:date="2019-11-08T10:45:00Z">
            <w:rPr>
              <w:rFonts w:cs="B Nazanin" w:hint="cs"/>
              <w:sz w:val="28"/>
              <w:szCs w:val="28"/>
              <w:rtl/>
              <w:lang w:bidi="fa-IR"/>
            </w:rPr>
          </w:rPrChange>
        </w:rPr>
        <w:t>اخلاقی</w:t>
      </w:r>
      <w:ins w:id="192" w:author="Windows User" w:date="2019-11-08T10:45:00Z">
        <w:r w:rsidR="00A55B3F" w:rsidRPr="00A55B3F">
          <w:rPr>
            <w:rFonts w:cs="B Nazanin" w:hint="cs"/>
            <w:sz w:val="28"/>
            <w:szCs w:val="28"/>
            <w:highlight w:val="yellow"/>
            <w:rtl/>
            <w:lang w:bidi="fa-IR"/>
            <w:rPrChange w:id="193" w:author="Windows User" w:date="2019-11-08T10:45:00Z">
              <w:rPr>
                <w:rFonts w:cs="B Nazanin" w:hint="cs"/>
                <w:sz w:val="28"/>
                <w:szCs w:val="28"/>
                <w:rtl/>
                <w:lang w:bidi="fa-IR"/>
              </w:rPr>
            </w:rPrChange>
          </w:rPr>
          <w:t xml:space="preserve"> نیز در این مناطق به هم شبیه هستند</w:t>
        </w:r>
      </w:ins>
      <w:r w:rsidRPr="00B83071">
        <w:rPr>
          <w:rFonts w:cs="B Nazanin"/>
          <w:sz w:val="28"/>
          <w:szCs w:val="28"/>
          <w:rtl/>
          <w:lang w:bidi="fa-IR"/>
        </w:rPr>
        <w:t xml:space="preserve">. </w:t>
      </w:r>
      <w:r w:rsidRPr="00B83071">
        <w:rPr>
          <w:rFonts w:cs="B Nazanin" w:hint="cs"/>
          <w:sz w:val="28"/>
          <w:szCs w:val="28"/>
          <w:rtl/>
          <w:lang w:bidi="fa-IR"/>
        </w:rPr>
        <w:t>فرهنگ</w:t>
      </w:r>
      <w:r w:rsidRPr="00B83071">
        <w:rPr>
          <w:rFonts w:cs="B Nazanin"/>
          <w:sz w:val="28"/>
          <w:szCs w:val="28"/>
          <w:rtl/>
          <w:lang w:bidi="fa-IR"/>
        </w:rPr>
        <w:t xml:space="preserve"> </w:t>
      </w:r>
      <w:r w:rsidRPr="00B83071">
        <w:rPr>
          <w:rFonts w:cs="B Nazanin" w:hint="cs"/>
          <w:sz w:val="28"/>
          <w:szCs w:val="28"/>
          <w:rtl/>
          <w:lang w:bidi="fa-IR"/>
        </w:rPr>
        <w:t>مالایی</w:t>
      </w:r>
      <w:r w:rsidRPr="00B83071">
        <w:rPr>
          <w:rFonts w:cs="B Nazanin"/>
          <w:sz w:val="28"/>
          <w:szCs w:val="28"/>
          <w:rtl/>
          <w:lang w:bidi="fa-IR"/>
        </w:rPr>
        <w:t xml:space="preserve"> </w:t>
      </w:r>
      <w:r w:rsidRPr="00B83071">
        <w:rPr>
          <w:rFonts w:cs="B Nazanin" w:hint="cs"/>
          <w:sz w:val="28"/>
          <w:szCs w:val="28"/>
          <w:rtl/>
          <w:lang w:bidi="fa-IR"/>
        </w:rPr>
        <w:t>امروزه</w:t>
      </w:r>
      <w:r w:rsidRPr="00B83071">
        <w:rPr>
          <w:rFonts w:cs="B Nazanin"/>
          <w:sz w:val="28"/>
          <w:szCs w:val="28"/>
          <w:rtl/>
          <w:lang w:bidi="fa-IR"/>
        </w:rPr>
        <w:t xml:space="preserve"> </w:t>
      </w:r>
      <w:r w:rsidRPr="00B83071">
        <w:rPr>
          <w:rFonts w:cs="B Nazanin" w:hint="cs"/>
          <w:sz w:val="28"/>
          <w:szCs w:val="28"/>
          <w:rtl/>
          <w:lang w:bidi="fa-IR"/>
        </w:rPr>
        <w:t>روشی</w:t>
      </w:r>
      <w:r w:rsidRPr="00B83071">
        <w:rPr>
          <w:rFonts w:cs="B Nazanin"/>
          <w:sz w:val="28"/>
          <w:szCs w:val="28"/>
          <w:rtl/>
          <w:lang w:bidi="fa-IR"/>
        </w:rPr>
        <w:t xml:space="preserve"> </w:t>
      </w:r>
      <w:r w:rsidRPr="00B83071">
        <w:rPr>
          <w:rFonts w:cs="B Nazanin" w:hint="cs"/>
          <w:sz w:val="28"/>
          <w:szCs w:val="28"/>
          <w:rtl/>
          <w:lang w:bidi="fa-IR"/>
        </w:rPr>
        <w:t>از</w:t>
      </w:r>
      <w:r w:rsidRPr="00B83071">
        <w:rPr>
          <w:rFonts w:cs="B Nazanin"/>
          <w:sz w:val="28"/>
          <w:szCs w:val="28"/>
          <w:rtl/>
          <w:lang w:bidi="fa-IR"/>
        </w:rPr>
        <w:t xml:space="preserve"> </w:t>
      </w:r>
      <w:r w:rsidRPr="00B83071">
        <w:rPr>
          <w:rFonts w:cs="B Nazanin" w:hint="cs"/>
          <w:sz w:val="28"/>
          <w:szCs w:val="28"/>
          <w:rtl/>
          <w:lang w:bidi="fa-IR"/>
        </w:rPr>
        <w:t>زندگی</w:t>
      </w:r>
      <w:r w:rsidRPr="00B83071">
        <w:rPr>
          <w:rFonts w:cs="B Nazanin"/>
          <w:sz w:val="28"/>
          <w:szCs w:val="28"/>
          <w:rtl/>
          <w:lang w:bidi="fa-IR"/>
        </w:rPr>
        <w:t xml:space="preserve"> </w:t>
      </w:r>
      <w:r w:rsidRPr="00B83071">
        <w:rPr>
          <w:rFonts w:cs="B Nazanin" w:hint="cs"/>
          <w:sz w:val="28"/>
          <w:szCs w:val="28"/>
          <w:rtl/>
          <w:lang w:bidi="fa-IR"/>
        </w:rPr>
        <w:t>و</w:t>
      </w:r>
      <w:r w:rsidRPr="00B83071">
        <w:rPr>
          <w:rFonts w:cs="B Nazanin"/>
          <w:sz w:val="28"/>
          <w:szCs w:val="28"/>
          <w:rtl/>
          <w:lang w:bidi="fa-IR"/>
        </w:rPr>
        <w:t xml:space="preserve"> </w:t>
      </w:r>
      <w:r w:rsidRPr="00B83071">
        <w:rPr>
          <w:rFonts w:cs="B Nazanin" w:hint="cs"/>
          <w:sz w:val="28"/>
          <w:szCs w:val="28"/>
          <w:rtl/>
          <w:lang w:bidi="fa-IR"/>
        </w:rPr>
        <w:t>نماد</w:t>
      </w:r>
      <w:r w:rsidRPr="00B83071">
        <w:rPr>
          <w:rFonts w:cs="B Nazanin"/>
          <w:sz w:val="28"/>
          <w:szCs w:val="28"/>
          <w:rtl/>
          <w:lang w:bidi="fa-IR"/>
        </w:rPr>
        <w:t xml:space="preserve"> </w:t>
      </w:r>
      <w:r w:rsidRPr="00B83071">
        <w:rPr>
          <w:rFonts w:cs="B Nazanin" w:hint="cs"/>
          <w:sz w:val="28"/>
          <w:szCs w:val="28"/>
          <w:rtl/>
          <w:lang w:bidi="fa-IR"/>
        </w:rPr>
        <w:t>هویت</w:t>
      </w:r>
      <w:r w:rsidRPr="00B83071">
        <w:rPr>
          <w:rFonts w:cs="B Nazanin"/>
          <w:sz w:val="28"/>
          <w:szCs w:val="28"/>
          <w:rtl/>
          <w:lang w:bidi="fa-IR"/>
        </w:rPr>
        <w:t xml:space="preserve"> </w:t>
      </w:r>
      <w:r w:rsidRPr="00B83071">
        <w:rPr>
          <w:rFonts w:cs="B Nazanin" w:hint="cs"/>
          <w:sz w:val="28"/>
          <w:szCs w:val="28"/>
          <w:rtl/>
          <w:lang w:bidi="fa-IR"/>
        </w:rPr>
        <w:t>بیش</w:t>
      </w:r>
      <w:r w:rsidRPr="00B83071">
        <w:rPr>
          <w:rFonts w:cs="B Nazanin"/>
          <w:sz w:val="28"/>
          <w:szCs w:val="28"/>
          <w:rtl/>
          <w:lang w:bidi="fa-IR"/>
        </w:rPr>
        <w:t xml:space="preserve"> </w:t>
      </w:r>
      <w:r w:rsidRPr="00B83071">
        <w:rPr>
          <w:rFonts w:cs="B Nazanin" w:hint="cs"/>
          <w:sz w:val="28"/>
          <w:szCs w:val="28"/>
          <w:rtl/>
          <w:lang w:bidi="fa-IR"/>
        </w:rPr>
        <w:t>از</w:t>
      </w:r>
      <w:r w:rsidRPr="00B83071">
        <w:rPr>
          <w:rFonts w:cs="B Nazanin"/>
          <w:sz w:val="28"/>
          <w:szCs w:val="28"/>
          <w:rtl/>
          <w:lang w:bidi="fa-IR"/>
        </w:rPr>
        <w:t xml:space="preserve"> </w:t>
      </w:r>
      <w:ins w:id="194" w:author="Windows User" w:date="2019-11-08T09:43:00Z">
        <w:r w:rsidR="00F324B2">
          <w:rPr>
            <w:rFonts w:ascii="Calibri" w:hAnsi="Calibri" w:cs="Calibri"/>
            <w:sz w:val="28"/>
            <w:szCs w:val="28"/>
            <w:rtl/>
            <w:lang w:bidi="fa-IR"/>
          </w:rPr>
          <w:t>۲۰۰</w:t>
        </w:r>
      </w:ins>
      <w:del w:id="195" w:author="Windows User" w:date="2019-11-08T09:42:00Z">
        <w:r w:rsidRPr="00B83071" w:rsidDel="00F324B2">
          <w:rPr>
            <w:rFonts w:cs="B Nazanin"/>
            <w:sz w:val="28"/>
            <w:szCs w:val="28"/>
            <w:rtl/>
            <w:lang w:bidi="fa-IR"/>
          </w:rPr>
          <w:delText>200</w:delText>
        </w:r>
      </w:del>
      <w:r w:rsidRPr="00B83071">
        <w:rPr>
          <w:rFonts w:cs="B Nazanin"/>
          <w:sz w:val="28"/>
          <w:szCs w:val="28"/>
          <w:rtl/>
          <w:lang w:bidi="fa-IR"/>
        </w:rPr>
        <w:t xml:space="preserve"> </w:t>
      </w:r>
      <w:r w:rsidRPr="00B83071">
        <w:rPr>
          <w:rFonts w:cs="B Nazanin" w:hint="cs"/>
          <w:sz w:val="28"/>
          <w:szCs w:val="28"/>
          <w:rtl/>
          <w:lang w:bidi="fa-IR"/>
        </w:rPr>
        <w:t>میلیون</w:t>
      </w:r>
      <w:r w:rsidRPr="00B83071">
        <w:rPr>
          <w:rFonts w:cs="B Nazanin"/>
          <w:sz w:val="28"/>
          <w:szCs w:val="28"/>
          <w:rtl/>
          <w:lang w:bidi="fa-IR"/>
        </w:rPr>
        <w:t xml:space="preserve"> </w:t>
      </w:r>
      <w:r w:rsidRPr="00B83071">
        <w:rPr>
          <w:rFonts w:cs="B Nazanin" w:hint="cs"/>
          <w:sz w:val="28"/>
          <w:szCs w:val="28"/>
          <w:rtl/>
          <w:lang w:bidi="fa-IR"/>
        </w:rPr>
        <w:t>نفر</w:t>
      </w:r>
      <w:r w:rsidRPr="00B83071">
        <w:rPr>
          <w:rFonts w:cs="B Nazanin"/>
          <w:sz w:val="28"/>
          <w:szCs w:val="28"/>
          <w:rtl/>
          <w:lang w:bidi="fa-IR"/>
        </w:rPr>
        <w:t xml:space="preserve"> </w:t>
      </w:r>
      <w:r w:rsidRPr="00B83071">
        <w:rPr>
          <w:rFonts w:cs="B Nazanin" w:hint="cs"/>
          <w:sz w:val="28"/>
          <w:szCs w:val="28"/>
          <w:rtl/>
          <w:lang w:bidi="fa-IR"/>
        </w:rPr>
        <w:t>است</w:t>
      </w:r>
      <w:r w:rsidRPr="00B83071">
        <w:rPr>
          <w:rFonts w:cs="B Nazanin"/>
          <w:sz w:val="28"/>
          <w:szCs w:val="28"/>
          <w:rtl/>
          <w:lang w:bidi="fa-IR"/>
        </w:rPr>
        <w:t xml:space="preserve"> </w:t>
      </w:r>
      <w:r w:rsidRPr="00B83071">
        <w:rPr>
          <w:rFonts w:cs="B Nazanin" w:hint="cs"/>
          <w:sz w:val="28"/>
          <w:szCs w:val="28"/>
          <w:rtl/>
          <w:lang w:bidi="fa-IR"/>
        </w:rPr>
        <w:t>که</w:t>
      </w:r>
      <w:r w:rsidRPr="00B83071">
        <w:rPr>
          <w:rFonts w:cs="B Nazanin"/>
          <w:sz w:val="28"/>
          <w:szCs w:val="28"/>
          <w:rtl/>
          <w:lang w:bidi="fa-IR"/>
        </w:rPr>
        <w:t xml:space="preserve"> </w:t>
      </w:r>
      <w:r w:rsidRPr="00B83071">
        <w:rPr>
          <w:rFonts w:cs="B Nazanin" w:hint="cs"/>
          <w:sz w:val="28"/>
          <w:szCs w:val="28"/>
          <w:rtl/>
          <w:lang w:bidi="fa-IR"/>
        </w:rPr>
        <w:t>به</w:t>
      </w:r>
      <w:r w:rsidRPr="00B83071">
        <w:rPr>
          <w:rFonts w:cs="B Nazanin"/>
          <w:sz w:val="28"/>
          <w:szCs w:val="28"/>
          <w:rtl/>
          <w:lang w:bidi="fa-IR"/>
        </w:rPr>
        <w:t xml:space="preserve"> </w:t>
      </w:r>
      <w:r w:rsidRPr="00B83071">
        <w:rPr>
          <w:rFonts w:cs="B Nazanin" w:hint="cs"/>
          <w:sz w:val="28"/>
          <w:szCs w:val="28"/>
          <w:rtl/>
          <w:lang w:bidi="fa-IR"/>
        </w:rPr>
        <w:t>همین</w:t>
      </w:r>
      <w:r w:rsidRPr="00B83071">
        <w:rPr>
          <w:rFonts w:cs="B Nazanin"/>
          <w:sz w:val="28"/>
          <w:szCs w:val="28"/>
          <w:rtl/>
          <w:lang w:bidi="fa-IR"/>
        </w:rPr>
        <w:t xml:space="preserve"> </w:t>
      </w:r>
      <w:r w:rsidRPr="00B83071">
        <w:rPr>
          <w:rFonts w:cs="B Nazanin" w:hint="cs"/>
          <w:sz w:val="28"/>
          <w:szCs w:val="28"/>
          <w:rtl/>
          <w:lang w:bidi="fa-IR"/>
        </w:rPr>
        <w:t>زبان</w:t>
      </w:r>
      <w:r w:rsidRPr="00B83071">
        <w:rPr>
          <w:rFonts w:cs="B Nazanin"/>
          <w:sz w:val="28"/>
          <w:szCs w:val="28"/>
          <w:rtl/>
          <w:lang w:bidi="fa-IR"/>
        </w:rPr>
        <w:t xml:space="preserve"> </w:t>
      </w:r>
      <w:r w:rsidRPr="00B83071">
        <w:rPr>
          <w:rFonts w:cs="B Nazanin" w:hint="cs"/>
          <w:sz w:val="28"/>
          <w:szCs w:val="28"/>
          <w:rtl/>
          <w:lang w:bidi="fa-IR"/>
        </w:rPr>
        <w:t>صحبت</w:t>
      </w:r>
      <w:r w:rsidRPr="00B83071">
        <w:rPr>
          <w:rFonts w:cs="B Nazanin"/>
          <w:sz w:val="28"/>
          <w:szCs w:val="28"/>
          <w:rtl/>
          <w:lang w:bidi="fa-IR"/>
        </w:rPr>
        <w:t xml:space="preserve"> </w:t>
      </w:r>
      <w:r w:rsidRPr="00B83071">
        <w:rPr>
          <w:rFonts w:cs="B Nazanin" w:hint="cs"/>
          <w:sz w:val="28"/>
          <w:szCs w:val="28"/>
          <w:rtl/>
          <w:lang w:bidi="fa-IR"/>
        </w:rPr>
        <w:t>می</w:t>
      </w:r>
      <w:ins w:id="196" w:author="Windows User" w:date="2019-11-08T09:43:00Z">
        <w:r w:rsidR="00F324B2">
          <w:rPr>
            <w:rFonts w:cs="B Nazanin" w:hint="cs"/>
            <w:sz w:val="28"/>
            <w:szCs w:val="28"/>
            <w:rtl/>
            <w:lang w:bidi="fa-IR"/>
          </w:rPr>
          <w:t>‌</w:t>
        </w:r>
      </w:ins>
      <w:del w:id="197" w:author="Windows User" w:date="2019-11-08T09:43:00Z">
        <w:r w:rsidRPr="00B83071" w:rsidDel="00F324B2">
          <w:rPr>
            <w:rFonts w:cs="B Nazanin"/>
            <w:sz w:val="28"/>
            <w:szCs w:val="28"/>
            <w:rtl/>
            <w:lang w:bidi="fa-IR"/>
          </w:rPr>
          <w:delText xml:space="preserve"> </w:delText>
        </w:r>
      </w:del>
      <w:r w:rsidRPr="00B83071">
        <w:rPr>
          <w:rFonts w:cs="B Nazanin" w:hint="cs"/>
          <w:sz w:val="28"/>
          <w:szCs w:val="28"/>
          <w:rtl/>
          <w:lang w:bidi="fa-IR"/>
        </w:rPr>
        <w:t>کنند</w:t>
      </w:r>
      <w:r w:rsidRPr="00B83071">
        <w:rPr>
          <w:rFonts w:cs="B Nazanin"/>
          <w:sz w:val="28"/>
          <w:szCs w:val="28"/>
          <w:rtl/>
          <w:lang w:bidi="fa-IR"/>
        </w:rPr>
        <w:t xml:space="preserve">. </w:t>
      </w:r>
      <w:r w:rsidRPr="00B83071">
        <w:rPr>
          <w:rFonts w:cs="B Nazanin" w:hint="cs"/>
          <w:sz w:val="28"/>
          <w:szCs w:val="28"/>
          <w:rtl/>
          <w:lang w:bidi="fa-IR"/>
        </w:rPr>
        <w:t>به</w:t>
      </w:r>
      <w:r w:rsidRPr="00B83071">
        <w:rPr>
          <w:rFonts w:cs="B Nazanin"/>
          <w:sz w:val="28"/>
          <w:szCs w:val="28"/>
          <w:rtl/>
          <w:lang w:bidi="fa-IR"/>
        </w:rPr>
        <w:t xml:space="preserve"> </w:t>
      </w:r>
      <w:r w:rsidRPr="00B83071">
        <w:rPr>
          <w:rFonts w:cs="B Nazanin" w:hint="cs"/>
          <w:sz w:val="28"/>
          <w:szCs w:val="28"/>
          <w:rtl/>
          <w:lang w:bidi="fa-IR"/>
        </w:rPr>
        <w:t>این</w:t>
      </w:r>
      <w:r w:rsidRPr="00B83071">
        <w:rPr>
          <w:rFonts w:cs="B Nazanin"/>
          <w:sz w:val="28"/>
          <w:szCs w:val="28"/>
          <w:rtl/>
          <w:lang w:bidi="fa-IR"/>
        </w:rPr>
        <w:t xml:space="preserve"> </w:t>
      </w:r>
      <w:r w:rsidRPr="00B83071">
        <w:rPr>
          <w:rFonts w:cs="B Nazanin" w:hint="cs"/>
          <w:sz w:val="28"/>
          <w:szCs w:val="28"/>
          <w:rtl/>
          <w:lang w:bidi="fa-IR"/>
        </w:rPr>
        <w:t>ترتیب</w:t>
      </w:r>
      <w:del w:id="198" w:author="Windows User" w:date="2019-11-08T09:43:00Z">
        <w:r w:rsidRPr="00B83071" w:rsidDel="00F324B2">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فرهنگ</w:t>
      </w:r>
      <w:r w:rsidRPr="00B83071">
        <w:rPr>
          <w:rFonts w:cs="B Nazanin"/>
          <w:sz w:val="28"/>
          <w:szCs w:val="28"/>
          <w:rtl/>
          <w:lang w:bidi="fa-IR"/>
        </w:rPr>
        <w:t xml:space="preserve"> </w:t>
      </w:r>
      <w:r w:rsidRPr="00B83071">
        <w:rPr>
          <w:rFonts w:cs="B Nazanin" w:hint="cs"/>
          <w:sz w:val="28"/>
          <w:szCs w:val="28"/>
          <w:rtl/>
          <w:lang w:bidi="fa-IR"/>
        </w:rPr>
        <w:t>بومیان</w:t>
      </w:r>
      <w:r w:rsidRPr="00B83071">
        <w:rPr>
          <w:rFonts w:cs="B Nazanin"/>
          <w:sz w:val="28"/>
          <w:szCs w:val="28"/>
          <w:rtl/>
          <w:lang w:bidi="fa-IR"/>
        </w:rPr>
        <w:t xml:space="preserve"> </w:t>
      </w:r>
      <w:r w:rsidRPr="00B83071">
        <w:rPr>
          <w:rFonts w:cs="B Nazanin" w:hint="cs"/>
          <w:sz w:val="28"/>
          <w:szCs w:val="28"/>
          <w:rtl/>
          <w:lang w:bidi="fa-IR"/>
        </w:rPr>
        <w:t>این</w:t>
      </w:r>
      <w:r w:rsidRPr="00B83071">
        <w:rPr>
          <w:rFonts w:cs="B Nazanin"/>
          <w:sz w:val="28"/>
          <w:szCs w:val="28"/>
          <w:rtl/>
          <w:lang w:bidi="fa-IR"/>
        </w:rPr>
        <w:t xml:space="preserve"> </w:t>
      </w:r>
      <w:r w:rsidRPr="00B83071">
        <w:rPr>
          <w:rFonts w:cs="B Nazanin" w:hint="cs"/>
          <w:sz w:val="28"/>
          <w:szCs w:val="28"/>
          <w:rtl/>
          <w:lang w:bidi="fa-IR"/>
        </w:rPr>
        <w:t>منطقه</w:t>
      </w:r>
      <w:r w:rsidRPr="00B83071">
        <w:rPr>
          <w:rFonts w:cs="B Nazanin"/>
          <w:sz w:val="28"/>
          <w:szCs w:val="28"/>
          <w:rtl/>
          <w:lang w:bidi="fa-IR"/>
        </w:rPr>
        <w:t xml:space="preserve"> </w:t>
      </w:r>
      <w:r w:rsidRPr="00B83071">
        <w:rPr>
          <w:rFonts w:cs="B Nazanin" w:hint="cs"/>
          <w:sz w:val="28"/>
          <w:szCs w:val="28"/>
          <w:rtl/>
          <w:lang w:bidi="fa-IR"/>
        </w:rPr>
        <w:t>که</w:t>
      </w:r>
      <w:r w:rsidRPr="00B83071">
        <w:rPr>
          <w:rFonts w:cs="B Nazanin"/>
          <w:sz w:val="28"/>
          <w:szCs w:val="28"/>
          <w:rtl/>
          <w:lang w:bidi="fa-IR"/>
        </w:rPr>
        <w:t xml:space="preserve"> </w:t>
      </w:r>
      <w:r w:rsidRPr="00B83071">
        <w:rPr>
          <w:rFonts w:cs="B Nazanin" w:hint="cs"/>
          <w:sz w:val="28"/>
          <w:szCs w:val="28"/>
          <w:rtl/>
          <w:lang w:bidi="fa-IR"/>
        </w:rPr>
        <w:t>به</w:t>
      </w:r>
      <w:ins w:id="199" w:author="Windows User" w:date="2019-11-08T10:47:00Z">
        <w:r w:rsidR="00126E6C">
          <w:rPr>
            <w:rFonts w:cs="B Nazanin" w:hint="cs"/>
            <w:sz w:val="28"/>
            <w:szCs w:val="28"/>
            <w:rtl/>
            <w:lang w:bidi="fa-IR"/>
          </w:rPr>
          <w:t>‌</w:t>
        </w:r>
      </w:ins>
      <w:del w:id="200" w:author="Windows User" w:date="2019-11-08T10:47:00Z">
        <w:r w:rsidRPr="00B83071" w:rsidDel="00126E6C">
          <w:rPr>
            <w:rFonts w:cs="B Nazanin"/>
            <w:sz w:val="28"/>
            <w:szCs w:val="28"/>
            <w:rtl/>
            <w:lang w:bidi="fa-IR"/>
          </w:rPr>
          <w:delText xml:space="preserve"> </w:delText>
        </w:r>
      </w:del>
      <w:r w:rsidRPr="00B83071">
        <w:rPr>
          <w:rFonts w:cs="B Nazanin" w:hint="cs"/>
          <w:sz w:val="28"/>
          <w:szCs w:val="28"/>
          <w:rtl/>
          <w:lang w:bidi="fa-IR"/>
        </w:rPr>
        <w:t>معنای</w:t>
      </w:r>
      <w:r w:rsidRPr="00B83071">
        <w:rPr>
          <w:rFonts w:cs="B Nazanin"/>
          <w:sz w:val="28"/>
          <w:szCs w:val="28"/>
          <w:rtl/>
          <w:lang w:bidi="fa-IR"/>
        </w:rPr>
        <w:t xml:space="preserve"> </w:t>
      </w:r>
      <w:r w:rsidRPr="00B83071">
        <w:rPr>
          <w:rFonts w:cs="B Nazanin" w:hint="cs"/>
          <w:sz w:val="28"/>
          <w:szCs w:val="28"/>
          <w:rtl/>
          <w:lang w:bidi="fa-IR"/>
        </w:rPr>
        <w:t>وسیع</w:t>
      </w:r>
      <w:ins w:id="201" w:author="Windows User" w:date="2019-11-08T09:43:00Z">
        <w:r w:rsidR="00F324B2">
          <w:rPr>
            <w:rFonts w:cs="B Nazanin" w:hint="cs"/>
            <w:sz w:val="28"/>
            <w:szCs w:val="28"/>
            <w:rtl/>
            <w:lang w:bidi="fa-IR"/>
          </w:rPr>
          <w:t>‌</w:t>
        </w:r>
      </w:ins>
      <w:del w:id="202" w:author="Windows User" w:date="2019-11-08T09:43:00Z">
        <w:r w:rsidRPr="00B83071" w:rsidDel="00F324B2">
          <w:rPr>
            <w:rFonts w:cs="B Nazanin"/>
            <w:sz w:val="28"/>
            <w:szCs w:val="28"/>
            <w:rtl/>
            <w:lang w:bidi="fa-IR"/>
          </w:rPr>
          <w:delText xml:space="preserve"> </w:delText>
        </w:r>
      </w:del>
      <w:r w:rsidRPr="00B83071">
        <w:rPr>
          <w:rFonts w:cs="B Nazanin" w:hint="cs"/>
          <w:sz w:val="28"/>
          <w:szCs w:val="28"/>
          <w:rtl/>
          <w:lang w:bidi="fa-IR"/>
        </w:rPr>
        <w:t>تر</w:t>
      </w:r>
      <w:del w:id="203" w:author="Windows User" w:date="2019-11-08T09:43:00Z">
        <w:r w:rsidRPr="00B83071" w:rsidDel="00F324B2">
          <w:rPr>
            <w:rFonts w:cs="B Nazanin"/>
            <w:sz w:val="28"/>
            <w:szCs w:val="28"/>
            <w:rtl/>
            <w:lang w:bidi="fa-IR"/>
          </w:rPr>
          <w:delText xml:space="preserve"> </w:delText>
        </w:r>
        <w:r w:rsidRPr="00B83071" w:rsidDel="00F324B2">
          <w:rPr>
            <w:rFonts w:cs="B Nazanin" w:hint="cs"/>
            <w:sz w:val="28"/>
            <w:szCs w:val="28"/>
            <w:rtl/>
            <w:lang w:bidi="fa-IR"/>
          </w:rPr>
          <w:delText>یا</w:delText>
        </w:r>
        <w:r w:rsidRPr="00B83071" w:rsidDel="00F324B2">
          <w:rPr>
            <w:rFonts w:cs="B Nazanin"/>
            <w:sz w:val="28"/>
            <w:szCs w:val="28"/>
            <w:rtl/>
            <w:lang w:bidi="fa-IR"/>
          </w:rPr>
          <w:delText xml:space="preserve"> </w:delText>
        </w:r>
        <w:r w:rsidR="00EE2930" w:rsidRPr="00B83071" w:rsidDel="00F324B2">
          <w:rPr>
            <w:rFonts w:cs="B Nazanin" w:hint="cs"/>
            <w:sz w:val="28"/>
            <w:szCs w:val="28"/>
            <w:rtl/>
            <w:lang w:bidi="fa-IR"/>
          </w:rPr>
          <w:delText>مشخص</w:delText>
        </w:r>
        <w:r w:rsidRPr="00B83071" w:rsidDel="00F324B2">
          <w:rPr>
            <w:rFonts w:cs="B Nazanin"/>
            <w:sz w:val="28"/>
            <w:szCs w:val="28"/>
            <w:rtl/>
            <w:lang w:bidi="fa-IR"/>
          </w:rPr>
          <w:delText xml:space="preserve"> </w:delText>
        </w:r>
        <w:r w:rsidRPr="00B83071" w:rsidDel="00F324B2">
          <w:rPr>
            <w:rFonts w:cs="B Nazanin" w:hint="cs"/>
            <w:sz w:val="28"/>
            <w:szCs w:val="28"/>
            <w:rtl/>
            <w:lang w:bidi="fa-IR"/>
          </w:rPr>
          <w:delText>تر</w:delText>
        </w:r>
      </w:del>
      <w:r w:rsidRPr="00B83071">
        <w:rPr>
          <w:rFonts w:cs="B Nazanin"/>
          <w:sz w:val="28"/>
          <w:szCs w:val="28"/>
          <w:rtl/>
          <w:lang w:bidi="fa-IR"/>
        </w:rPr>
        <w:t xml:space="preserve"> </w:t>
      </w:r>
      <w:r w:rsidRPr="00B83071">
        <w:rPr>
          <w:rFonts w:cs="B Nazanin" w:hint="cs"/>
          <w:sz w:val="28"/>
          <w:szCs w:val="28"/>
          <w:rtl/>
          <w:lang w:bidi="fa-IR"/>
        </w:rPr>
        <w:t>به</w:t>
      </w:r>
      <w:r w:rsidRPr="00B83071">
        <w:rPr>
          <w:rFonts w:cs="B Nazanin"/>
          <w:sz w:val="28"/>
          <w:szCs w:val="28"/>
          <w:rtl/>
          <w:lang w:bidi="fa-IR"/>
        </w:rPr>
        <w:t xml:space="preserve"> </w:t>
      </w:r>
      <w:r w:rsidRPr="00B83071">
        <w:rPr>
          <w:rFonts w:cs="B Nazanin" w:hint="cs"/>
          <w:sz w:val="28"/>
          <w:szCs w:val="28"/>
          <w:rtl/>
          <w:lang w:bidi="fa-IR"/>
        </w:rPr>
        <w:t>فرهنگ</w:t>
      </w:r>
      <w:r w:rsidRPr="00B83071">
        <w:rPr>
          <w:rFonts w:cs="B Nazanin"/>
          <w:sz w:val="28"/>
          <w:szCs w:val="28"/>
          <w:rtl/>
          <w:lang w:bidi="fa-IR"/>
        </w:rPr>
        <w:t xml:space="preserve"> </w:t>
      </w:r>
      <w:r w:rsidRPr="00B83071">
        <w:rPr>
          <w:rFonts w:cs="B Nazanin" w:hint="cs"/>
          <w:sz w:val="28"/>
          <w:szCs w:val="28"/>
          <w:rtl/>
          <w:lang w:bidi="fa-IR"/>
        </w:rPr>
        <w:t>مالایی</w:t>
      </w:r>
      <w:r w:rsidRPr="00B83071">
        <w:rPr>
          <w:rFonts w:cs="B Nazanin"/>
          <w:sz w:val="28"/>
          <w:szCs w:val="28"/>
          <w:rtl/>
          <w:lang w:bidi="fa-IR"/>
        </w:rPr>
        <w:t xml:space="preserve"> </w:t>
      </w:r>
      <w:r w:rsidRPr="00B83071">
        <w:rPr>
          <w:rFonts w:cs="B Nazanin" w:hint="cs"/>
          <w:sz w:val="28"/>
          <w:szCs w:val="28"/>
          <w:rtl/>
          <w:lang w:bidi="fa-IR"/>
        </w:rPr>
        <w:t>اشاره</w:t>
      </w:r>
      <w:r w:rsidRPr="00B83071">
        <w:rPr>
          <w:rFonts w:cs="B Nazanin"/>
          <w:sz w:val="28"/>
          <w:szCs w:val="28"/>
          <w:rtl/>
          <w:lang w:bidi="fa-IR"/>
        </w:rPr>
        <w:t xml:space="preserve"> </w:t>
      </w:r>
      <w:r w:rsidRPr="00B83071">
        <w:rPr>
          <w:rFonts w:cs="B Nazanin" w:hint="cs"/>
          <w:sz w:val="28"/>
          <w:szCs w:val="28"/>
          <w:rtl/>
          <w:lang w:bidi="fa-IR"/>
        </w:rPr>
        <w:t>دارد</w:t>
      </w:r>
      <w:del w:id="204" w:author="Windows User" w:date="2019-11-08T09:43:00Z">
        <w:r w:rsidRPr="00B83071" w:rsidDel="00F324B2">
          <w:rPr>
            <w:rFonts w:cs="B Nazanin"/>
            <w:sz w:val="28"/>
            <w:szCs w:val="28"/>
            <w:rtl/>
            <w:lang w:bidi="fa-IR"/>
          </w:rPr>
          <w:delText xml:space="preserve"> </w:delText>
        </w:r>
      </w:del>
      <w:r w:rsidRPr="00B83071">
        <w:rPr>
          <w:rFonts w:cs="B Nazanin" w:hint="cs"/>
          <w:sz w:val="28"/>
          <w:szCs w:val="28"/>
          <w:rtl/>
          <w:lang w:bidi="fa-IR"/>
        </w:rPr>
        <w:t>،</w:t>
      </w:r>
      <w:r w:rsidRPr="00B83071">
        <w:rPr>
          <w:rFonts w:cs="B Nazanin"/>
          <w:sz w:val="28"/>
          <w:szCs w:val="28"/>
          <w:rtl/>
          <w:lang w:bidi="fa-IR"/>
        </w:rPr>
        <w:t xml:space="preserve"> </w:t>
      </w:r>
      <w:r w:rsidRPr="00B83071">
        <w:rPr>
          <w:rFonts w:cs="B Nazanin" w:hint="cs"/>
          <w:sz w:val="28"/>
          <w:szCs w:val="28"/>
          <w:rtl/>
          <w:lang w:bidi="fa-IR"/>
        </w:rPr>
        <w:t>اساس</w:t>
      </w:r>
      <w:r w:rsidRPr="00B83071">
        <w:rPr>
          <w:rFonts w:cs="B Nazanin"/>
          <w:sz w:val="28"/>
          <w:szCs w:val="28"/>
          <w:rtl/>
          <w:lang w:bidi="fa-IR"/>
        </w:rPr>
        <w:t xml:space="preserve"> </w:t>
      </w:r>
      <w:r w:rsidRPr="00B83071">
        <w:rPr>
          <w:rFonts w:cs="B Nazanin" w:hint="cs"/>
          <w:sz w:val="28"/>
          <w:szCs w:val="28"/>
          <w:rtl/>
          <w:lang w:bidi="fa-IR"/>
        </w:rPr>
        <w:t>سیاست</w:t>
      </w:r>
      <w:r w:rsidRPr="00B83071">
        <w:rPr>
          <w:rFonts w:cs="B Nazanin"/>
          <w:sz w:val="28"/>
          <w:szCs w:val="28"/>
          <w:rtl/>
          <w:lang w:bidi="fa-IR"/>
        </w:rPr>
        <w:t xml:space="preserve"> </w:t>
      </w:r>
      <w:r w:rsidRPr="00B83071">
        <w:rPr>
          <w:rFonts w:cs="B Nazanin" w:hint="cs"/>
          <w:sz w:val="28"/>
          <w:szCs w:val="28"/>
          <w:rtl/>
          <w:lang w:bidi="fa-IR"/>
        </w:rPr>
        <w:t>ملی</w:t>
      </w:r>
      <w:r w:rsidRPr="00B83071">
        <w:rPr>
          <w:rFonts w:cs="B Nazanin"/>
          <w:sz w:val="28"/>
          <w:szCs w:val="28"/>
          <w:rtl/>
          <w:lang w:bidi="fa-IR"/>
        </w:rPr>
        <w:t xml:space="preserve"> </w:t>
      </w:r>
      <w:r w:rsidRPr="00B83071">
        <w:rPr>
          <w:rFonts w:cs="B Nazanin" w:hint="cs"/>
          <w:sz w:val="28"/>
          <w:szCs w:val="28"/>
          <w:rtl/>
          <w:lang w:bidi="fa-IR"/>
        </w:rPr>
        <w:t>فرهنگ</w:t>
      </w:r>
      <w:r w:rsidRPr="00B83071">
        <w:rPr>
          <w:rFonts w:cs="B Nazanin"/>
          <w:sz w:val="28"/>
          <w:szCs w:val="28"/>
          <w:rtl/>
          <w:lang w:bidi="fa-IR"/>
        </w:rPr>
        <w:t xml:space="preserve"> </w:t>
      </w:r>
      <w:r w:rsidRPr="00B83071">
        <w:rPr>
          <w:rFonts w:cs="B Nazanin" w:hint="cs"/>
          <w:sz w:val="28"/>
          <w:szCs w:val="28"/>
          <w:rtl/>
          <w:lang w:bidi="fa-IR"/>
        </w:rPr>
        <w:t>ملی</w:t>
      </w:r>
      <w:r w:rsidRPr="00B83071">
        <w:rPr>
          <w:rFonts w:cs="B Nazanin"/>
          <w:sz w:val="28"/>
          <w:szCs w:val="28"/>
          <w:rtl/>
          <w:lang w:bidi="fa-IR"/>
        </w:rPr>
        <w:t xml:space="preserve"> </w:t>
      </w:r>
      <w:r w:rsidR="00EE2930" w:rsidRPr="00B83071">
        <w:rPr>
          <w:rFonts w:cs="B Nazanin" w:hint="cs"/>
          <w:sz w:val="28"/>
          <w:szCs w:val="28"/>
          <w:rtl/>
          <w:lang w:bidi="fa-IR"/>
        </w:rPr>
        <w:t xml:space="preserve">مالزی </w:t>
      </w:r>
      <w:r w:rsidRPr="00B83071">
        <w:rPr>
          <w:rFonts w:cs="B Nazanin" w:hint="cs"/>
          <w:sz w:val="28"/>
          <w:szCs w:val="28"/>
          <w:rtl/>
          <w:lang w:bidi="fa-IR"/>
        </w:rPr>
        <w:t>را</w:t>
      </w:r>
      <w:r w:rsidRPr="00B83071">
        <w:rPr>
          <w:rFonts w:cs="B Nazanin"/>
          <w:sz w:val="28"/>
          <w:szCs w:val="28"/>
          <w:rtl/>
          <w:lang w:bidi="fa-IR"/>
        </w:rPr>
        <w:t xml:space="preserve"> </w:t>
      </w:r>
      <w:r w:rsidRPr="00B83071">
        <w:rPr>
          <w:rFonts w:cs="B Nazanin" w:hint="cs"/>
          <w:sz w:val="28"/>
          <w:szCs w:val="28"/>
          <w:rtl/>
          <w:lang w:bidi="fa-IR"/>
        </w:rPr>
        <w:t>تشکیل</w:t>
      </w:r>
      <w:r w:rsidRPr="00B83071">
        <w:rPr>
          <w:rFonts w:cs="B Nazanin"/>
          <w:sz w:val="28"/>
          <w:szCs w:val="28"/>
          <w:rtl/>
          <w:lang w:bidi="fa-IR"/>
        </w:rPr>
        <w:t xml:space="preserve"> </w:t>
      </w:r>
      <w:r w:rsidRPr="00B83071">
        <w:rPr>
          <w:rFonts w:cs="B Nazanin" w:hint="cs"/>
          <w:sz w:val="28"/>
          <w:szCs w:val="28"/>
          <w:rtl/>
          <w:lang w:bidi="fa-IR"/>
        </w:rPr>
        <w:t>می</w:t>
      </w:r>
      <w:ins w:id="205" w:author="Windows User" w:date="2019-11-08T09:43:00Z">
        <w:r w:rsidR="00F324B2">
          <w:rPr>
            <w:rFonts w:cs="B Nazanin" w:hint="cs"/>
            <w:sz w:val="28"/>
            <w:szCs w:val="28"/>
            <w:rtl/>
            <w:lang w:bidi="fa-IR"/>
          </w:rPr>
          <w:t>‌</w:t>
        </w:r>
      </w:ins>
      <w:del w:id="206" w:author="Windows User" w:date="2019-11-08T09:43:00Z">
        <w:r w:rsidRPr="00B83071" w:rsidDel="00F324B2">
          <w:rPr>
            <w:rFonts w:cs="B Nazanin"/>
            <w:sz w:val="28"/>
            <w:szCs w:val="28"/>
            <w:rtl/>
            <w:lang w:bidi="fa-IR"/>
          </w:rPr>
          <w:delText xml:space="preserve"> </w:delText>
        </w:r>
      </w:del>
      <w:r w:rsidRPr="00B83071">
        <w:rPr>
          <w:rFonts w:cs="B Nazanin" w:hint="cs"/>
          <w:sz w:val="28"/>
          <w:szCs w:val="28"/>
          <w:rtl/>
          <w:lang w:bidi="fa-IR"/>
        </w:rPr>
        <w:t>دهد</w:t>
      </w:r>
      <w:r w:rsidRPr="00B83071">
        <w:rPr>
          <w:rFonts w:cs="B Nazanin"/>
          <w:sz w:val="28"/>
          <w:szCs w:val="28"/>
          <w:rtl/>
          <w:lang w:bidi="fa-IR"/>
        </w:rPr>
        <w:t>.</w:t>
      </w:r>
    </w:p>
    <w:p w:rsidR="00EE2930" w:rsidRPr="002A7F59" w:rsidRDefault="00B83071" w:rsidP="00EE2930">
      <w:pPr>
        <w:bidi/>
        <w:ind w:left="360"/>
        <w:rPr>
          <w:rFonts w:cs="B Nazanin"/>
          <w:sz w:val="28"/>
          <w:szCs w:val="28"/>
          <w:rtl/>
          <w:lang w:bidi="fa-IR"/>
        </w:rPr>
      </w:pPr>
      <w:r w:rsidRPr="00B83071">
        <w:rPr>
          <w:rFonts w:cs="B Nazanin" w:hint="cs"/>
          <w:b/>
          <w:bCs/>
          <w:sz w:val="28"/>
          <w:szCs w:val="28"/>
          <w:rtl/>
          <w:lang w:bidi="fa-IR"/>
        </w:rPr>
        <w:t>2)</w:t>
      </w:r>
      <w:r w:rsidR="00EE2930" w:rsidRPr="00B83071">
        <w:rPr>
          <w:rFonts w:cs="B Nazanin"/>
          <w:b/>
          <w:bCs/>
          <w:sz w:val="28"/>
          <w:szCs w:val="28"/>
          <w:lang w:bidi="fa-IR"/>
        </w:rPr>
        <w:t xml:space="preserve"> </w:t>
      </w:r>
      <w:r w:rsidR="00EE2930" w:rsidRPr="00B83071">
        <w:rPr>
          <w:rFonts w:cs="B Nazanin" w:hint="cs"/>
          <w:b/>
          <w:bCs/>
          <w:sz w:val="28"/>
          <w:szCs w:val="28"/>
          <w:rtl/>
          <w:lang w:bidi="fa-IR"/>
        </w:rPr>
        <w:t>عناصر</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مناسب</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از</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فرهنگ</w:t>
      </w:r>
      <w:ins w:id="207" w:author="Windows User" w:date="2019-11-08T09:37:00Z">
        <w:r w:rsidR="00FB7A47">
          <w:rPr>
            <w:rFonts w:cs="B Nazanin" w:hint="cs"/>
            <w:b/>
            <w:bCs/>
            <w:sz w:val="28"/>
            <w:szCs w:val="28"/>
            <w:rtl/>
            <w:lang w:bidi="fa-IR"/>
          </w:rPr>
          <w:t>‌</w:t>
        </w:r>
      </w:ins>
      <w:del w:id="208" w:author="Windows User" w:date="2019-11-08T09:37:00Z">
        <w:r w:rsidR="00EE2930" w:rsidRPr="00B83071" w:rsidDel="00FB7A47">
          <w:rPr>
            <w:rFonts w:cs="B Nazanin"/>
            <w:b/>
            <w:bCs/>
            <w:sz w:val="28"/>
            <w:szCs w:val="28"/>
            <w:rtl/>
            <w:lang w:bidi="fa-IR"/>
          </w:rPr>
          <w:delText xml:space="preserve"> </w:delText>
        </w:r>
      </w:del>
      <w:r w:rsidR="00EE2930" w:rsidRPr="00B83071">
        <w:rPr>
          <w:rFonts w:cs="B Nazanin" w:hint="cs"/>
          <w:b/>
          <w:bCs/>
          <w:sz w:val="28"/>
          <w:szCs w:val="28"/>
          <w:rtl/>
          <w:lang w:bidi="fa-IR"/>
        </w:rPr>
        <w:t>های دیگر،</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ممکن</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است</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به</w:t>
      </w:r>
      <w:ins w:id="209" w:author="Windows User" w:date="2019-11-08T09:37:00Z">
        <w:r w:rsidR="00FB7A47">
          <w:rPr>
            <w:rFonts w:cs="B Nazanin" w:hint="cs"/>
            <w:b/>
            <w:bCs/>
            <w:sz w:val="28"/>
            <w:szCs w:val="28"/>
            <w:rtl/>
            <w:lang w:bidi="fa-IR"/>
          </w:rPr>
          <w:t>‌</w:t>
        </w:r>
      </w:ins>
      <w:del w:id="210" w:author="Windows User" w:date="2019-11-08T09:37:00Z">
        <w:r w:rsidR="00EE2930" w:rsidRPr="00B83071" w:rsidDel="00FB7A47">
          <w:rPr>
            <w:rFonts w:cs="B Nazanin"/>
            <w:b/>
            <w:bCs/>
            <w:sz w:val="28"/>
            <w:szCs w:val="28"/>
            <w:rtl/>
            <w:lang w:bidi="fa-IR"/>
          </w:rPr>
          <w:delText xml:space="preserve"> </w:delText>
        </w:r>
      </w:del>
      <w:r w:rsidR="00EE2930" w:rsidRPr="00B83071">
        <w:rPr>
          <w:rFonts w:cs="B Nazanin" w:hint="cs"/>
          <w:b/>
          <w:bCs/>
          <w:sz w:val="28"/>
          <w:szCs w:val="28"/>
          <w:rtl/>
          <w:lang w:bidi="fa-IR"/>
        </w:rPr>
        <w:t>عنوان</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بخشی</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از</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فرهنگ</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ملی</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پذیرفته</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شو</w:t>
      </w:r>
      <w:ins w:id="211" w:author="Windows User" w:date="2019-11-08T10:48:00Z">
        <w:r w:rsidR="00126E6C">
          <w:rPr>
            <w:rFonts w:cs="B Nazanin" w:hint="cs"/>
            <w:b/>
            <w:bCs/>
            <w:sz w:val="28"/>
            <w:szCs w:val="28"/>
            <w:rtl/>
            <w:lang w:bidi="fa-IR"/>
          </w:rPr>
          <w:t>د</w:t>
        </w:r>
      </w:ins>
      <w:del w:id="212" w:author="Windows User" w:date="2019-11-08T09:37:00Z">
        <w:r w:rsidR="00EE2930" w:rsidRPr="00B83071" w:rsidDel="00FB7A47">
          <w:rPr>
            <w:rFonts w:cs="B Nazanin" w:hint="cs"/>
            <w:b/>
            <w:bCs/>
            <w:sz w:val="28"/>
            <w:szCs w:val="28"/>
            <w:rtl/>
            <w:lang w:bidi="fa-IR"/>
          </w:rPr>
          <w:delText>د</w:delText>
        </w:r>
      </w:del>
      <w:del w:id="213" w:author="Windows User" w:date="2019-11-08T10:48:00Z">
        <w:r w:rsidR="00EE2930" w:rsidRPr="00B83071" w:rsidDel="00126E6C">
          <w:rPr>
            <w:rFonts w:cs="B Nazanin"/>
            <w:b/>
            <w:bCs/>
            <w:sz w:val="28"/>
            <w:szCs w:val="28"/>
            <w:lang w:bidi="fa-IR"/>
          </w:rPr>
          <w:delText>:</w:delText>
        </w:r>
      </w:del>
    </w:p>
    <w:p w:rsidR="00EE2930" w:rsidRPr="002A7F59" w:rsidRDefault="00EE2930" w:rsidP="00EE2930">
      <w:pPr>
        <w:bidi/>
        <w:ind w:left="360"/>
        <w:rPr>
          <w:rFonts w:cs="B Nazanin"/>
          <w:sz w:val="28"/>
          <w:szCs w:val="28"/>
          <w:rtl/>
          <w:lang w:bidi="fa-IR"/>
        </w:rPr>
      </w:pP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پدیده</w:t>
      </w:r>
      <w:ins w:id="214" w:author="Windows User" w:date="2019-11-08T09:37:00Z">
        <w:r w:rsidR="00FB7A47">
          <w:rPr>
            <w:rFonts w:cs="B Nazanin" w:hint="cs"/>
            <w:sz w:val="28"/>
            <w:szCs w:val="28"/>
            <w:rtl/>
            <w:lang w:bidi="fa-IR"/>
          </w:rPr>
          <w:t>‌</w:t>
        </w:r>
      </w:ins>
      <w:del w:id="215" w:author="Windows User" w:date="2019-11-08T09:37:00Z">
        <w:r w:rsidRPr="002A7F59" w:rsidDel="00FB7A47">
          <w:rPr>
            <w:rFonts w:cs="B Nazanin"/>
            <w:sz w:val="28"/>
            <w:szCs w:val="28"/>
            <w:rtl/>
            <w:lang w:bidi="fa-IR"/>
          </w:rPr>
          <w:delText xml:space="preserve"> </w:delText>
        </w:r>
      </w:del>
      <w:r w:rsidRPr="002A7F59">
        <w:rPr>
          <w:rFonts w:cs="B Nazanin" w:hint="cs"/>
          <w:sz w:val="28"/>
          <w:szCs w:val="28"/>
          <w:rtl/>
          <w:lang w:bidi="fa-IR"/>
        </w:rPr>
        <w:t>ای</w:t>
      </w:r>
      <w:r w:rsidRPr="002A7F59">
        <w:rPr>
          <w:rFonts w:cs="B Nazanin"/>
          <w:sz w:val="28"/>
          <w:szCs w:val="28"/>
          <w:rtl/>
          <w:lang w:bidi="fa-IR"/>
        </w:rPr>
        <w:t xml:space="preserve"> </w:t>
      </w:r>
      <w:r w:rsidRPr="002A7F59">
        <w:rPr>
          <w:rFonts w:cs="B Nazanin" w:hint="cs"/>
          <w:sz w:val="28"/>
          <w:szCs w:val="28"/>
          <w:rtl/>
          <w:lang w:bidi="fa-IR"/>
        </w:rPr>
        <w:t>پویا</w:t>
      </w:r>
      <w:del w:id="216" w:author="Windows User" w:date="2019-11-08T09:37:00Z">
        <w:r w:rsidRPr="002A7F59" w:rsidDel="00FB7A47">
          <w:rPr>
            <w:rFonts w:cs="B Nazanin"/>
            <w:sz w:val="28"/>
            <w:szCs w:val="28"/>
            <w:rtl/>
            <w:lang w:bidi="fa-IR"/>
          </w:rPr>
          <w:delText xml:space="preserve"> </w:delText>
        </w:r>
        <w:r w:rsidRPr="002A7F59" w:rsidDel="00FB7A47">
          <w:rPr>
            <w:rFonts w:cs="B Nazanin" w:hint="cs"/>
            <w:sz w:val="28"/>
            <w:szCs w:val="28"/>
            <w:rtl/>
            <w:lang w:bidi="fa-IR"/>
          </w:rPr>
          <w:delText>ا</w:delText>
        </w:r>
      </w:del>
      <w:r w:rsidRPr="002A7F59">
        <w:rPr>
          <w:rFonts w:cs="B Nazanin" w:hint="cs"/>
          <w:sz w:val="28"/>
          <w:szCs w:val="28"/>
          <w:rtl/>
          <w:lang w:bidi="fa-IR"/>
        </w:rPr>
        <w:t>ست</w:t>
      </w:r>
      <w:r w:rsidRPr="002A7F59">
        <w:rPr>
          <w:rFonts w:cs="B Nazanin"/>
          <w:sz w:val="28"/>
          <w:szCs w:val="28"/>
          <w:rtl/>
          <w:lang w:bidi="fa-IR"/>
        </w:rPr>
        <w:t xml:space="preserve"> </w:t>
      </w:r>
      <w:r w:rsidRPr="002A7F59">
        <w:rPr>
          <w:rFonts w:cs="B Nazanin" w:hint="cs"/>
          <w:sz w:val="28"/>
          <w:szCs w:val="28"/>
          <w:rtl/>
          <w:lang w:bidi="fa-IR"/>
        </w:rPr>
        <w:t>که</w:t>
      </w:r>
      <w:r w:rsidRPr="002A7F59">
        <w:rPr>
          <w:rFonts w:cs="B Nazanin"/>
          <w:sz w:val="28"/>
          <w:szCs w:val="28"/>
          <w:rtl/>
          <w:lang w:bidi="fa-IR"/>
        </w:rPr>
        <w:t xml:space="preserve"> </w:t>
      </w:r>
      <w:r w:rsidRPr="002A7F59">
        <w:rPr>
          <w:rFonts w:cs="B Nazanin" w:hint="cs"/>
          <w:sz w:val="28"/>
          <w:szCs w:val="28"/>
          <w:rtl/>
          <w:lang w:bidi="fa-IR"/>
        </w:rPr>
        <w:t>همواره</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جریان</w:t>
      </w:r>
      <w:del w:id="217" w:author="Windows User" w:date="2019-11-08T10:48:00Z">
        <w:r w:rsidRPr="002A7F59" w:rsidDel="00126E6C">
          <w:rPr>
            <w:rFonts w:cs="B Nazanin"/>
            <w:sz w:val="28"/>
            <w:szCs w:val="28"/>
            <w:rtl/>
            <w:lang w:bidi="fa-IR"/>
          </w:rPr>
          <w:delText xml:space="preserve"> </w:delText>
        </w:r>
        <w:r w:rsidRPr="002A7F59" w:rsidDel="00126E6C">
          <w:rPr>
            <w:rFonts w:cs="B Nazanin" w:hint="cs"/>
            <w:sz w:val="28"/>
            <w:szCs w:val="28"/>
            <w:rtl/>
            <w:lang w:bidi="fa-IR"/>
          </w:rPr>
          <w:delText>روند</w:delText>
        </w:r>
      </w:del>
      <w:r w:rsidRPr="002A7F59">
        <w:rPr>
          <w:rFonts w:cs="B Nazanin"/>
          <w:sz w:val="28"/>
          <w:szCs w:val="28"/>
          <w:rtl/>
          <w:lang w:bidi="fa-IR"/>
        </w:rPr>
        <w:t xml:space="preserve"> </w:t>
      </w:r>
      <w:r w:rsidRPr="002A7F59">
        <w:rPr>
          <w:rFonts w:cs="B Nazanin" w:hint="cs"/>
          <w:sz w:val="28"/>
          <w:szCs w:val="28"/>
          <w:rtl/>
          <w:lang w:bidi="fa-IR"/>
        </w:rPr>
        <w:t>سازگاری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جذب</w:t>
      </w:r>
      <w:r w:rsidRPr="002A7F59">
        <w:rPr>
          <w:rFonts w:cs="B Nazanin"/>
          <w:sz w:val="28"/>
          <w:szCs w:val="28"/>
          <w:rtl/>
          <w:lang w:bidi="fa-IR"/>
        </w:rPr>
        <w:t xml:space="preserve"> </w:t>
      </w:r>
      <w:r w:rsidRPr="002A7F59">
        <w:rPr>
          <w:rFonts w:cs="B Nazanin" w:hint="cs"/>
          <w:sz w:val="28"/>
          <w:szCs w:val="28"/>
          <w:rtl/>
          <w:lang w:bidi="fa-IR"/>
        </w:rPr>
        <w:t>قرار</w:t>
      </w:r>
      <w:r w:rsidRPr="002A7F59">
        <w:rPr>
          <w:rFonts w:cs="B Nazanin"/>
          <w:sz w:val="28"/>
          <w:szCs w:val="28"/>
          <w:rtl/>
          <w:lang w:bidi="fa-IR"/>
        </w:rPr>
        <w:t xml:space="preserve"> </w:t>
      </w:r>
      <w:r w:rsidRPr="002A7F59">
        <w:rPr>
          <w:rFonts w:cs="B Nazanin" w:hint="cs"/>
          <w:sz w:val="28"/>
          <w:szCs w:val="28"/>
          <w:rtl/>
          <w:lang w:bidi="fa-IR"/>
        </w:rPr>
        <w:t>می</w:t>
      </w:r>
      <w:ins w:id="218" w:author="Windows User" w:date="2019-11-08T09:37:00Z">
        <w:r w:rsidR="00FB7A47">
          <w:rPr>
            <w:rFonts w:cs="B Nazanin" w:hint="cs"/>
            <w:sz w:val="28"/>
            <w:szCs w:val="28"/>
            <w:rtl/>
            <w:lang w:bidi="fa-IR"/>
          </w:rPr>
          <w:t>‌</w:t>
        </w:r>
      </w:ins>
      <w:del w:id="219" w:author="Windows User" w:date="2019-11-08T09:37:00Z">
        <w:r w:rsidRPr="002A7F59" w:rsidDel="00FB7A47">
          <w:rPr>
            <w:rFonts w:cs="B Nazanin"/>
            <w:sz w:val="28"/>
            <w:szCs w:val="28"/>
            <w:rtl/>
            <w:lang w:bidi="fa-IR"/>
          </w:rPr>
          <w:delText xml:space="preserve"> </w:delText>
        </w:r>
      </w:del>
      <w:r w:rsidRPr="002A7F59">
        <w:rPr>
          <w:rFonts w:cs="B Nazanin" w:hint="cs"/>
          <w:sz w:val="28"/>
          <w:szCs w:val="28"/>
          <w:rtl/>
          <w:lang w:bidi="fa-IR"/>
        </w:rPr>
        <w:t>گیرد</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اصل</w:t>
      </w:r>
      <w:r w:rsidRPr="002A7F59">
        <w:rPr>
          <w:rFonts w:cs="B Nazanin"/>
          <w:sz w:val="28"/>
          <w:szCs w:val="28"/>
          <w:rtl/>
          <w:lang w:bidi="fa-IR"/>
        </w:rPr>
        <w:t xml:space="preserve"> </w:t>
      </w:r>
      <w:r w:rsidRPr="002A7F59">
        <w:rPr>
          <w:rFonts w:cs="B Nazanin" w:hint="cs"/>
          <w:sz w:val="28"/>
          <w:szCs w:val="28"/>
          <w:rtl/>
          <w:lang w:bidi="fa-IR"/>
        </w:rPr>
        <w:t>جنبه</w:t>
      </w:r>
      <w:ins w:id="220" w:author="Windows User" w:date="2019-11-08T09:37:00Z">
        <w:r w:rsidR="00FB7A47">
          <w:rPr>
            <w:rFonts w:cs="B Nazanin" w:hint="cs"/>
            <w:sz w:val="28"/>
            <w:szCs w:val="28"/>
            <w:rtl/>
            <w:lang w:bidi="fa-IR"/>
          </w:rPr>
          <w:t>‌</w:t>
        </w:r>
      </w:ins>
      <w:del w:id="221" w:author="Windows User" w:date="2019-11-08T09:37:00Z">
        <w:r w:rsidRPr="002A7F59" w:rsidDel="00FB7A47">
          <w:rPr>
            <w:rFonts w:cs="B Nazanin"/>
            <w:sz w:val="28"/>
            <w:szCs w:val="28"/>
            <w:rtl/>
            <w:lang w:bidi="fa-IR"/>
          </w:rPr>
          <w:delText xml:space="preserve"> </w:delText>
        </w:r>
      </w:del>
      <w:r w:rsidRPr="002A7F59">
        <w:rPr>
          <w:rFonts w:cs="B Nazanin" w:hint="cs"/>
          <w:sz w:val="28"/>
          <w:szCs w:val="28"/>
          <w:rtl/>
          <w:lang w:bidi="fa-IR"/>
        </w:rPr>
        <w:t>های</w:t>
      </w:r>
      <w:r w:rsidRPr="002A7F59">
        <w:rPr>
          <w:rFonts w:cs="B Nazanin"/>
          <w:sz w:val="28"/>
          <w:szCs w:val="28"/>
          <w:rtl/>
          <w:lang w:bidi="fa-IR"/>
        </w:rPr>
        <w:t xml:space="preserve"> </w:t>
      </w:r>
      <w:r w:rsidRPr="002A7F59">
        <w:rPr>
          <w:rFonts w:cs="B Nazanin" w:hint="cs"/>
          <w:sz w:val="28"/>
          <w:szCs w:val="28"/>
          <w:rtl/>
          <w:lang w:bidi="fa-IR"/>
        </w:rPr>
        <w:t>چند</w:t>
      </w:r>
      <w:del w:id="222" w:author="Windows User" w:date="2019-11-08T09:37:00Z">
        <w:r w:rsidRPr="002A7F59" w:rsidDel="00FB7A47">
          <w:rPr>
            <w:rFonts w:cs="B Nazanin"/>
            <w:sz w:val="28"/>
            <w:szCs w:val="28"/>
            <w:rtl/>
            <w:lang w:bidi="fa-IR"/>
          </w:rPr>
          <w:delText xml:space="preserve"> </w:delText>
        </w:r>
      </w:del>
      <w:r w:rsidRPr="002A7F59">
        <w:rPr>
          <w:rFonts w:cs="B Nazanin" w:hint="cs"/>
          <w:sz w:val="28"/>
          <w:szCs w:val="28"/>
          <w:rtl/>
          <w:lang w:bidi="fa-IR"/>
        </w:rPr>
        <w:t>فرهنگی</w:t>
      </w:r>
      <w:r w:rsidRPr="002A7F59">
        <w:rPr>
          <w:rFonts w:cs="B Nazanin"/>
          <w:sz w:val="28"/>
          <w:szCs w:val="28"/>
          <w:rtl/>
          <w:lang w:bidi="fa-IR"/>
        </w:rPr>
        <w:t xml:space="preserve"> </w:t>
      </w:r>
      <w:r w:rsidRPr="002A7F59">
        <w:rPr>
          <w:rFonts w:cs="B Nazanin" w:hint="cs"/>
          <w:sz w:val="28"/>
          <w:szCs w:val="28"/>
          <w:rtl/>
          <w:lang w:bidi="fa-IR"/>
        </w:rPr>
        <w:t>را</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جامعه</w:t>
      </w:r>
      <w:r w:rsidRPr="002A7F59">
        <w:rPr>
          <w:rFonts w:cs="B Nazanin"/>
          <w:sz w:val="28"/>
          <w:szCs w:val="28"/>
          <w:rtl/>
          <w:lang w:bidi="fa-IR"/>
        </w:rPr>
        <w:t xml:space="preserve"> </w:t>
      </w:r>
      <w:r w:rsidRPr="002A7F59">
        <w:rPr>
          <w:rFonts w:cs="B Nazanin" w:hint="cs"/>
          <w:sz w:val="28"/>
          <w:szCs w:val="28"/>
          <w:rtl/>
          <w:lang w:bidi="fa-IR"/>
        </w:rPr>
        <w:t>چند</w:t>
      </w:r>
      <w:del w:id="223"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نژادی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نظر</w:t>
      </w:r>
      <w:r w:rsidRPr="002A7F59">
        <w:rPr>
          <w:rFonts w:cs="B Nazanin"/>
          <w:sz w:val="28"/>
          <w:szCs w:val="28"/>
          <w:rtl/>
          <w:lang w:bidi="fa-IR"/>
        </w:rPr>
        <w:t xml:space="preserve"> </w:t>
      </w:r>
      <w:r w:rsidRPr="002A7F59">
        <w:rPr>
          <w:rFonts w:cs="B Nazanin" w:hint="cs"/>
          <w:sz w:val="28"/>
          <w:szCs w:val="28"/>
          <w:rtl/>
          <w:lang w:bidi="fa-IR"/>
        </w:rPr>
        <w:t>می</w:t>
      </w:r>
      <w:ins w:id="224" w:author="Windows User" w:date="2019-11-08T09:38:00Z">
        <w:r w:rsidR="00FB7A47">
          <w:rPr>
            <w:rFonts w:cs="B Nazanin" w:hint="cs"/>
            <w:sz w:val="28"/>
            <w:szCs w:val="28"/>
            <w:rtl/>
            <w:lang w:bidi="fa-IR"/>
          </w:rPr>
          <w:t>‌</w:t>
        </w:r>
      </w:ins>
      <w:del w:id="225"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گیرد</w:t>
      </w:r>
      <w:r w:rsidRPr="002A7F59">
        <w:rPr>
          <w:rFonts w:cs="B Nazanin"/>
          <w:sz w:val="28"/>
          <w:szCs w:val="28"/>
          <w:rtl/>
          <w:lang w:bidi="fa-IR"/>
        </w:rPr>
        <w:t xml:space="preserve">. </w:t>
      </w:r>
      <w:r w:rsidRPr="002A7F59">
        <w:rPr>
          <w:rFonts w:cs="B Nazanin" w:hint="cs"/>
          <w:sz w:val="28"/>
          <w:szCs w:val="28"/>
          <w:rtl/>
          <w:lang w:bidi="fa-IR"/>
        </w:rPr>
        <w:t>از</w:t>
      </w:r>
      <w:del w:id="226" w:author="Windows User" w:date="2019-11-08T10:49:00Z">
        <w:r w:rsidRPr="002A7F59" w:rsidDel="00126E6C">
          <w:rPr>
            <w:rFonts w:cs="B Nazanin"/>
            <w:sz w:val="28"/>
            <w:szCs w:val="28"/>
            <w:rtl/>
            <w:lang w:bidi="fa-IR"/>
          </w:rPr>
          <w:delText xml:space="preserve"> </w:delText>
        </w:r>
      </w:del>
      <w:r w:rsidRPr="002A7F59">
        <w:rPr>
          <w:rFonts w:cs="B Nazanin" w:hint="cs"/>
          <w:sz w:val="28"/>
          <w:szCs w:val="28"/>
          <w:rtl/>
          <w:lang w:bidi="fa-IR"/>
        </w:rPr>
        <w:t>این</w:t>
      </w:r>
      <w:ins w:id="227" w:author="Windows User" w:date="2019-11-08T10:48:00Z">
        <w:r w:rsidR="00126E6C">
          <w:rPr>
            <w:rFonts w:cs="B Nazanin" w:hint="cs"/>
            <w:sz w:val="28"/>
            <w:szCs w:val="28"/>
            <w:rtl/>
            <w:lang w:bidi="fa-IR"/>
          </w:rPr>
          <w:t>‌</w:t>
        </w:r>
      </w:ins>
      <w:del w:id="228" w:author="Windows User" w:date="2019-11-08T10:48:00Z">
        <w:r w:rsidRPr="002A7F59" w:rsidDel="00126E6C">
          <w:rPr>
            <w:rFonts w:cs="B Nazanin"/>
            <w:sz w:val="28"/>
            <w:szCs w:val="28"/>
            <w:rtl/>
            <w:lang w:bidi="fa-IR"/>
          </w:rPr>
          <w:delText xml:space="preserve"> </w:delText>
        </w:r>
      </w:del>
      <w:r w:rsidRPr="002A7F59">
        <w:rPr>
          <w:rFonts w:cs="B Nazanin" w:hint="cs"/>
          <w:sz w:val="28"/>
          <w:szCs w:val="28"/>
          <w:rtl/>
          <w:lang w:bidi="fa-IR"/>
        </w:rPr>
        <w:t>رو</w:t>
      </w:r>
      <w:del w:id="229"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عناصر</w:t>
      </w:r>
      <w:r w:rsidRPr="002A7F59">
        <w:rPr>
          <w:rFonts w:cs="B Nazanin"/>
          <w:sz w:val="28"/>
          <w:szCs w:val="28"/>
          <w:rtl/>
          <w:lang w:bidi="fa-IR"/>
        </w:rPr>
        <w:t xml:space="preserve"> </w:t>
      </w:r>
      <w:r>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چینی</w:t>
      </w:r>
      <w:ins w:id="230" w:author="Windows User" w:date="2019-11-08T09:38:00Z">
        <w:r w:rsidR="00FB7A47">
          <w:rPr>
            <w:rFonts w:cs="B Nazanin" w:hint="cs"/>
            <w:sz w:val="28"/>
            <w:szCs w:val="28"/>
            <w:rtl/>
            <w:lang w:bidi="fa-IR"/>
          </w:rPr>
          <w:t>‌</w:t>
        </w:r>
      </w:ins>
      <w:del w:id="231"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ها</w:t>
      </w:r>
      <w:del w:id="232"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هندی</w:t>
      </w:r>
      <w:ins w:id="233" w:author="Windows User" w:date="2019-11-08T09:38:00Z">
        <w:r w:rsidR="00FB7A47">
          <w:rPr>
            <w:rFonts w:cs="B Nazanin" w:hint="cs"/>
            <w:sz w:val="28"/>
            <w:szCs w:val="28"/>
            <w:rtl/>
            <w:lang w:bidi="fa-IR"/>
          </w:rPr>
          <w:t>‌</w:t>
        </w:r>
      </w:ins>
      <w:del w:id="234"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ها</w:t>
      </w:r>
      <w:del w:id="235" w:author="Windows User" w:date="2019-11-08T10:49:00Z">
        <w:r w:rsidRPr="002A7F59" w:rsidDel="00126E6C">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عرب</w:t>
      </w:r>
      <w:ins w:id="236" w:author="Windows User" w:date="2019-11-08T09:38:00Z">
        <w:r w:rsidR="00FB7A47">
          <w:rPr>
            <w:rFonts w:cs="B Nazanin" w:hint="cs"/>
            <w:sz w:val="28"/>
            <w:szCs w:val="28"/>
            <w:rtl/>
            <w:lang w:bidi="fa-IR"/>
          </w:rPr>
          <w:t>‌</w:t>
        </w:r>
      </w:ins>
      <w:del w:id="237"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ها</w:t>
      </w:r>
      <w:del w:id="238"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غربی</w:t>
      </w:r>
      <w:ins w:id="239" w:author="Windows User" w:date="2019-11-08T09:38:00Z">
        <w:r w:rsidR="00FB7A47">
          <w:rPr>
            <w:rFonts w:cs="B Nazanin" w:hint="cs"/>
            <w:sz w:val="28"/>
            <w:szCs w:val="28"/>
            <w:rtl/>
            <w:lang w:bidi="fa-IR"/>
          </w:rPr>
          <w:t>‌</w:t>
        </w:r>
      </w:ins>
      <w:del w:id="240"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ها</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دیگران</w:t>
      </w:r>
      <w:r w:rsidRPr="002A7F59">
        <w:rPr>
          <w:rFonts w:cs="B Nazanin"/>
          <w:sz w:val="28"/>
          <w:szCs w:val="28"/>
          <w:rtl/>
          <w:lang w:bidi="fa-IR"/>
        </w:rPr>
        <w:t xml:space="preserve"> </w:t>
      </w:r>
      <w:r w:rsidRPr="002A7F59">
        <w:rPr>
          <w:rFonts w:cs="B Nazanin" w:hint="cs"/>
          <w:sz w:val="28"/>
          <w:szCs w:val="28"/>
          <w:rtl/>
          <w:lang w:bidi="fa-IR"/>
        </w:rPr>
        <w:t>که</w:t>
      </w:r>
      <w:r w:rsidRPr="002A7F59">
        <w:rPr>
          <w:rFonts w:cs="B Nazanin"/>
          <w:sz w:val="28"/>
          <w:szCs w:val="28"/>
          <w:rtl/>
          <w:lang w:bidi="fa-IR"/>
        </w:rPr>
        <w:t xml:space="preserve"> </w:t>
      </w:r>
      <w:r w:rsidRPr="002A7F59">
        <w:rPr>
          <w:rFonts w:cs="B Nazanin" w:hint="cs"/>
          <w:sz w:val="28"/>
          <w:szCs w:val="28"/>
          <w:rtl/>
          <w:lang w:bidi="fa-IR"/>
        </w:rPr>
        <w:t>مناسب</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قابل</w:t>
      </w:r>
      <w:ins w:id="241" w:author="Windows User" w:date="2019-11-08T09:38:00Z">
        <w:r w:rsidR="00FB7A47">
          <w:rPr>
            <w:rFonts w:cs="B Nazanin" w:hint="cs"/>
            <w:sz w:val="28"/>
            <w:szCs w:val="28"/>
            <w:rtl/>
            <w:lang w:bidi="fa-IR"/>
          </w:rPr>
          <w:t>‌</w:t>
        </w:r>
      </w:ins>
      <w:del w:id="242"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قبول</w:t>
      </w:r>
      <w:r w:rsidRPr="002A7F59">
        <w:rPr>
          <w:rFonts w:cs="B Nazanin"/>
          <w:sz w:val="28"/>
          <w:szCs w:val="28"/>
          <w:rtl/>
          <w:lang w:bidi="fa-IR"/>
        </w:rPr>
        <w:t xml:space="preserve"> </w:t>
      </w:r>
      <w:r w:rsidRPr="002A7F59">
        <w:rPr>
          <w:rFonts w:cs="B Nazanin" w:hint="cs"/>
          <w:sz w:val="28"/>
          <w:szCs w:val="28"/>
          <w:rtl/>
          <w:lang w:bidi="fa-IR"/>
        </w:rPr>
        <w:t>تلقی</w:t>
      </w:r>
      <w:r w:rsidRPr="002A7F59">
        <w:rPr>
          <w:rFonts w:cs="B Nazanin"/>
          <w:sz w:val="28"/>
          <w:szCs w:val="28"/>
          <w:rtl/>
          <w:lang w:bidi="fa-IR"/>
        </w:rPr>
        <w:t xml:space="preserve"> </w:t>
      </w:r>
      <w:r w:rsidRPr="002A7F59">
        <w:rPr>
          <w:rFonts w:cs="B Nazanin" w:hint="cs"/>
          <w:sz w:val="28"/>
          <w:szCs w:val="28"/>
          <w:rtl/>
          <w:lang w:bidi="fa-IR"/>
        </w:rPr>
        <w:t>می</w:t>
      </w:r>
      <w:ins w:id="243" w:author="Windows User" w:date="2019-11-08T09:38:00Z">
        <w:r w:rsidR="00FB7A47">
          <w:rPr>
            <w:rFonts w:cs="B Nazanin" w:hint="cs"/>
            <w:sz w:val="28"/>
            <w:szCs w:val="28"/>
            <w:rtl/>
            <w:lang w:bidi="fa-IR"/>
          </w:rPr>
          <w:t>‌</w:t>
        </w:r>
      </w:ins>
      <w:del w:id="244"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شو</w:t>
      </w:r>
      <w:del w:id="245" w:author="Windows User" w:date="2019-11-08T10:49:00Z">
        <w:r w:rsidRPr="002A7F59" w:rsidDel="00126E6C">
          <w:rPr>
            <w:rFonts w:cs="B Nazanin" w:hint="cs"/>
            <w:sz w:val="28"/>
            <w:szCs w:val="28"/>
            <w:rtl/>
            <w:lang w:bidi="fa-IR"/>
          </w:rPr>
          <w:delText>ن</w:delText>
        </w:r>
      </w:del>
      <w:r w:rsidRPr="002A7F59">
        <w:rPr>
          <w:rFonts w:cs="B Nazanin" w:hint="cs"/>
          <w:sz w:val="28"/>
          <w:szCs w:val="28"/>
          <w:rtl/>
          <w:lang w:bidi="fa-IR"/>
        </w:rPr>
        <w:t>د</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گنجانده</w:t>
      </w:r>
      <w:r w:rsidRPr="002A7F59">
        <w:rPr>
          <w:rFonts w:cs="B Nazanin"/>
          <w:sz w:val="28"/>
          <w:szCs w:val="28"/>
          <w:rtl/>
          <w:lang w:bidi="fa-IR"/>
        </w:rPr>
        <w:t xml:space="preserve"> </w:t>
      </w:r>
      <w:r w:rsidRPr="002A7F59">
        <w:rPr>
          <w:rFonts w:cs="B Nazanin" w:hint="cs"/>
          <w:sz w:val="28"/>
          <w:szCs w:val="28"/>
          <w:rtl/>
          <w:lang w:bidi="fa-IR"/>
        </w:rPr>
        <w:t>شده</w:t>
      </w:r>
      <w:ins w:id="246" w:author="Windows User" w:date="2019-11-08T09:38:00Z">
        <w:r w:rsidR="00FB7A47">
          <w:rPr>
            <w:rFonts w:cs="B Nazanin" w:hint="cs"/>
            <w:sz w:val="28"/>
            <w:szCs w:val="28"/>
            <w:rtl/>
            <w:lang w:bidi="fa-IR"/>
          </w:rPr>
          <w:t>‌</w:t>
        </w:r>
      </w:ins>
      <w:del w:id="247" w:author="Windows User" w:date="2019-11-08T09:38:00Z">
        <w:r w:rsidRPr="002A7F59" w:rsidDel="00FB7A47">
          <w:rPr>
            <w:rFonts w:cs="B Nazanin"/>
            <w:sz w:val="28"/>
            <w:szCs w:val="28"/>
            <w:rtl/>
            <w:lang w:bidi="fa-IR"/>
          </w:rPr>
          <w:delText xml:space="preserve"> </w:delText>
        </w:r>
      </w:del>
      <w:r w:rsidRPr="002A7F59">
        <w:rPr>
          <w:rFonts w:cs="B Nazanin" w:hint="cs"/>
          <w:sz w:val="28"/>
          <w:szCs w:val="28"/>
          <w:rtl/>
          <w:lang w:bidi="fa-IR"/>
        </w:rPr>
        <w:t>اند</w:t>
      </w:r>
      <w:r w:rsidRPr="002A7F59">
        <w:rPr>
          <w:rFonts w:cs="B Nazanin"/>
          <w:sz w:val="28"/>
          <w:szCs w:val="28"/>
          <w:rtl/>
          <w:lang w:bidi="fa-IR"/>
        </w:rPr>
        <w:t xml:space="preserve">. </w:t>
      </w:r>
      <w:r w:rsidRPr="002A7F59">
        <w:rPr>
          <w:rFonts w:cs="B Nazanin" w:hint="cs"/>
          <w:sz w:val="28"/>
          <w:szCs w:val="28"/>
          <w:rtl/>
          <w:lang w:bidi="fa-IR"/>
        </w:rPr>
        <w:t>چنین</w:t>
      </w:r>
      <w:r w:rsidRPr="002A7F59">
        <w:rPr>
          <w:rFonts w:cs="B Nazanin"/>
          <w:sz w:val="28"/>
          <w:szCs w:val="28"/>
          <w:rtl/>
          <w:lang w:bidi="fa-IR"/>
        </w:rPr>
        <w:t xml:space="preserve"> </w:t>
      </w:r>
      <w:r w:rsidRPr="002A7F59">
        <w:rPr>
          <w:rFonts w:cs="B Nazanin" w:hint="cs"/>
          <w:sz w:val="28"/>
          <w:szCs w:val="28"/>
          <w:rtl/>
          <w:lang w:bidi="fa-IR"/>
        </w:rPr>
        <w:t>پذیرش</w:t>
      </w:r>
      <w:ins w:id="248" w:author="Windows User" w:date="2019-11-08T09:38:00Z">
        <w:r w:rsidR="00FB7A47">
          <w:rPr>
            <w:rFonts w:cs="B Nazanin" w:hint="cs"/>
            <w:sz w:val="28"/>
            <w:szCs w:val="28"/>
            <w:rtl/>
            <w:lang w:bidi="fa-IR"/>
          </w:rPr>
          <w:t>ی</w:t>
        </w:r>
      </w:ins>
      <w:r w:rsidRPr="002A7F59">
        <w:rPr>
          <w:rFonts w:cs="B Nazanin"/>
          <w:sz w:val="28"/>
          <w:szCs w:val="28"/>
          <w:rtl/>
          <w:lang w:bidi="fa-IR"/>
        </w:rPr>
        <w:t xml:space="preserve"> </w:t>
      </w:r>
      <w:r w:rsidRPr="002A7F59">
        <w:rPr>
          <w:rFonts w:cs="B Nazanin" w:hint="cs"/>
          <w:sz w:val="28"/>
          <w:szCs w:val="28"/>
          <w:rtl/>
          <w:lang w:bidi="fa-IR"/>
        </w:rPr>
        <w:t>باید</w:t>
      </w:r>
      <w:r w:rsidRPr="002A7F59">
        <w:rPr>
          <w:rFonts w:cs="B Nazanin"/>
          <w:sz w:val="28"/>
          <w:szCs w:val="28"/>
          <w:rtl/>
          <w:lang w:bidi="fa-IR"/>
        </w:rPr>
        <w:t xml:space="preserve"> </w:t>
      </w:r>
      <w:r w:rsidRPr="002A7F59">
        <w:rPr>
          <w:rFonts w:cs="B Nazanin" w:hint="cs"/>
          <w:sz w:val="28"/>
          <w:szCs w:val="28"/>
          <w:rtl/>
          <w:lang w:bidi="fa-IR"/>
        </w:rPr>
        <w:t>مطابق</w:t>
      </w:r>
      <w:r w:rsidRPr="002A7F59">
        <w:rPr>
          <w:rFonts w:cs="B Nazanin"/>
          <w:sz w:val="28"/>
          <w:szCs w:val="28"/>
          <w:rtl/>
          <w:lang w:bidi="fa-IR"/>
        </w:rPr>
        <w:t xml:space="preserve"> </w:t>
      </w: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مفاد</w:t>
      </w:r>
      <w:r w:rsidRPr="002A7F59">
        <w:rPr>
          <w:rFonts w:cs="B Nazanin"/>
          <w:sz w:val="28"/>
          <w:szCs w:val="28"/>
          <w:rtl/>
          <w:lang w:bidi="fa-IR"/>
        </w:rPr>
        <w:t xml:space="preserve"> </w:t>
      </w:r>
      <w:r w:rsidRPr="002A7F59">
        <w:rPr>
          <w:rFonts w:cs="B Nazanin" w:hint="cs"/>
          <w:sz w:val="28"/>
          <w:szCs w:val="28"/>
          <w:rtl/>
          <w:lang w:bidi="fa-IR"/>
        </w:rPr>
        <w:t>قانون</w:t>
      </w:r>
      <w:r w:rsidRPr="002A7F59">
        <w:rPr>
          <w:rFonts w:cs="B Nazanin"/>
          <w:sz w:val="28"/>
          <w:szCs w:val="28"/>
          <w:rtl/>
          <w:lang w:bidi="fa-IR"/>
        </w:rPr>
        <w:t xml:space="preserve"> </w:t>
      </w:r>
      <w:r w:rsidRPr="002A7F59">
        <w:rPr>
          <w:rFonts w:cs="B Nazanin" w:hint="cs"/>
          <w:sz w:val="28"/>
          <w:szCs w:val="28"/>
          <w:rtl/>
          <w:lang w:bidi="fa-IR"/>
        </w:rPr>
        <w:t>اساسی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اصول</w:t>
      </w:r>
      <w:r w:rsidRPr="002A7F59">
        <w:rPr>
          <w:rFonts w:cs="B Nazanin"/>
          <w:sz w:val="28"/>
          <w:szCs w:val="28"/>
          <w:rtl/>
          <w:lang w:bidi="fa-IR"/>
        </w:rPr>
        <w:t xml:space="preserve"> </w:t>
      </w:r>
      <w:r w:rsidRPr="00FB7A47">
        <w:rPr>
          <w:rFonts w:cs="B Nazanin" w:hint="eastAsia"/>
          <w:sz w:val="28"/>
          <w:szCs w:val="28"/>
          <w:highlight w:val="yellow"/>
          <w:rtl/>
          <w:lang w:bidi="fa-IR"/>
          <w:rPrChange w:id="249" w:author="Windows User" w:date="2019-11-08T09:39:00Z">
            <w:rPr>
              <w:rFonts w:cs="B Nazanin" w:hint="eastAsia"/>
              <w:sz w:val="28"/>
              <w:szCs w:val="28"/>
              <w:rtl/>
              <w:lang w:bidi="fa-IR"/>
            </w:rPr>
          </w:rPrChange>
        </w:rPr>
        <w:t>رکن</w:t>
      </w:r>
      <w:r w:rsidRPr="00FB7A47">
        <w:rPr>
          <w:rFonts w:cs="B Nazanin"/>
          <w:sz w:val="28"/>
          <w:szCs w:val="28"/>
          <w:highlight w:val="yellow"/>
          <w:rtl/>
          <w:lang w:bidi="fa-IR"/>
          <w:rPrChange w:id="250" w:author="Windows User" w:date="2019-11-08T09:39:00Z">
            <w:rPr>
              <w:rFonts w:cs="B Nazanin"/>
              <w:sz w:val="28"/>
              <w:szCs w:val="28"/>
              <w:rtl/>
              <w:lang w:bidi="fa-IR"/>
            </w:rPr>
          </w:rPrChange>
        </w:rPr>
        <w:t xml:space="preserve"> </w:t>
      </w:r>
      <w:r w:rsidRPr="00FB7A47">
        <w:rPr>
          <w:rFonts w:cs="B Nazanin" w:hint="eastAsia"/>
          <w:sz w:val="28"/>
          <w:szCs w:val="28"/>
          <w:highlight w:val="yellow"/>
          <w:rtl/>
          <w:lang w:bidi="fa-IR"/>
          <w:rPrChange w:id="251" w:author="Windows User" w:date="2019-11-08T09:39:00Z">
            <w:rPr>
              <w:rFonts w:cs="B Nazanin" w:hint="eastAsia"/>
              <w:sz w:val="28"/>
              <w:szCs w:val="28"/>
              <w:rtl/>
              <w:lang w:bidi="fa-IR"/>
            </w:rPr>
          </w:rPrChange>
        </w:rPr>
        <w:t>نگارا</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همچنین</w:t>
      </w:r>
      <w:r w:rsidRPr="002A7F59">
        <w:rPr>
          <w:rFonts w:cs="B Nazanin"/>
          <w:sz w:val="28"/>
          <w:szCs w:val="28"/>
          <w:rtl/>
          <w:lang w:bidi="fa-IR"/>
        </w:rPr>
        <w:t xml:space="preserve"> </w:t>
      </w:r>
      <w:r w:rsidRPr="002A7F59">
        <w:rPr>
          <w:rFonts w:cs="B Nazanin" w:hint="cs"/>
          <w:sz w:val="28"/>
          <w:szCs w:val="28"/>
          <w:rtl/>
          <w:lang w:bidi="fa-IR"/>
        </w:rPr>
        <w:t>منافع</w:t>
      </w:r>
      <w:r w:rsidRPr="002A7F59">
        <w:rPr>
          <w:rFonts w:cs="B Nazanin"/>
          <w:sz w:val="28"/>
          <w:szCs w:val="28"/>
          <w:rtl/>
          <w:lang w:bidi="fa-IR"/>
        </w:rPr>
        <w:t xml:space="preserve"> </w:t>
      </w:r>
      <w:r w:rsidRPr="002A7F59">
        <w:rPr>
          <w:rFonts w:cs="B Nazanin" w:hint="cs"/>
          <w:sz w:val="28"/>
          <w:szCs w:val="28"/>
          <w:rtl/>
          <w:lang w:bidi="fa-IR"/>
        </w:rPr>
        <w:t>ملی</w:t>
      </w:r>
      <w:del w:id="252" w:author="Windows User" w:date="2019-11-08T09:39:00Z">
        <w:r w:rsidRPr="002A7F59" w:rsidDel="00FB7A47">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ارزش</w:t>
      </w:r>
      <w:ins w:id="253" w:author="Windows User" w:date="2019-11-08T09:39:00Z">
        <w:r w:rsidR="00FB7A47">
          <w:rPr>
            <w:rFonts w:cs="B Nazanin" w:hint="cs"/>
            <w:sz w:val="28"/>
            <w:szCs w:val="28"/>
            <w:rtl/>
            <w:lang w:bidi="fa-IR"/>
          </w:rPr>
          <w:t>‌</w:t>
        </w:r>
      </w:ins>
      <w:r w:rsidRPr="002A7F59">
        <w:rPr>
          <w:rFonts w:cs="B Nazanin" w:hint="cs"/>
          <w:sz w:val="28"/>
          <w:szCs w:val="28"/>
          <w:rtl/>
          <w:lang w:bidi="fa-IR"/>
        </w:rPr>
        <w:t>های</w:t>
      </w:r>
      <w:r w:rsidRPr="002A7F59">
        <w:rPr>
          <w:rFonts w:cs="B Nazanin"/>
          <w:sz w:val="28"/>
          <w:szCs w:val="28"/>
          <w:rtl/>
          <w:lang w:bidi="fa-IR"/>
        </w:rPr>
        <w:t xml:space="preserve"> </w:t>
      </w:r>
      <w:r w:rsidRPr="002A7F59">
        <w:rPr>
          <w:rFonts w:cs="B Nazanin" w:hint="cs"/>
          <w:sz w:val="28"/>
          <w:szCs w:val="28"/>
          <w:rtl/>
          <w:lang w:bidi="fa-IR"/>
        </w:rPr>
        <w:t>اخلاقی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جایگاه</w:t>
      </w:r>
      <w:r w:rsidRPr="002A7F59">
        <w:rPr>
          <w:rFonts w:cs="B Nazanin"/>
          <w:sz w:val="28"/>
          <w:szCs w:val="28"/>
          <w:rtl/>
          <w:lang w:bidi="fa-IR"/>
        </w:rPr>
        <w:t xml:space="preserve"> </w:t>
      </w:r>
      <w:r w:rsidRPr="002A7F59">
        <w:rPr>
          <w:rFonts w:cs="B Nazanin" w:hint="cs"/>
          <w:sz w:val="28"/>
          <w:szCs w:val="28"/>
          <w:rtl/>
          <w:lang w:bidi="fa-IR"/>
        </w:rPr>
        <w:t>اسلام</w:t>
      </w:r>
      <w:r w:rsidRPr="002A7F59">
        <w:rPr>
          <w:rFonts w:cs="B Nazanin"/>
          <w:sz w:val="28"/>
          <w:szCs w:val="28"/>
          <w:rtl/>
          <w:lang w:bidi="fa-IR"/>
        </w:rPr>
        <w:t xml:space="preserve"> </w:t>
      </w:r>
      <w:r w:rsidRPr="002A7F59">
        <w:rPr>
          <w:rFonts w:cs="B Nazanin" w:hint="cs"/>
          <w:sz w:val="28"/>
          <w:szCs w:val="28"/>
          <w:rtl/>
          <w:lang w:bidi="fa-IR"/>
        </w:rPr>
        <w:t>به</w:t>
      </w:r>
      <w:ins w:id="254" w:author="Windows User" w:date="2019-11-08T09:39:00Z">
        <w:r w:rsidR="00FB7A47">
          <w:rPr>
            <w:rFonts w:cs="B Nazanin" w:hint="cs"/>
            <w:sz w:val="28"/>
            <w:szCs w:val="28"/>
            <w:rtl/>
            <w:lang w:bidi="fa-IR"/>
          </w:rPr>
          <w:t>‌</w:t>
        </w:r>
      </w:ins>
      <w:del w:id="255" w:author="Windows User" w:date="2019-11-08T09:39:00Z">
        <w:r w:rsidRPr="002A7F59" w:rsidDel="00FB7A47">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دین</w:t>
      </w:r>
      <w:r w:rsidRPr="002A7F59">
        <w:rPr>
          <w:rFonts w:cs="B Nazanin"/>
          <w:sz w:val="28"/>
          <w:szCs w:val="28"/>
          <w:rtl/>
          <w:lang w:bidi="fa-IR"/>
        </w:rPr>
        <w:t xml:space="preserve"> </w:t>
      </w:r>
      <w:r w:rsidRPr="002A7F59">
        <w:rPr>
          <w:rFonts w:cs="B Nazanin" w:hint="cs"/>
          <w:sz w:val="28"/>
          <w:szCs w:val="28"/>
          <w:rtl/>
          <w:lang w:bidi="fa-IR"/>
        </w:rPr>
        <w:t>رسمی</w:t>
      </w:r>
      <w:r w:rsidRPr="002A7F59">
        <w:rPr>
          <w:rFonts w:cs="B Nazanin"/>
          <w:sz w:val="28"/>
          <w:szCs w:val="28"/>
          <w:rtl/>
          <w:lang w:bidi="fa-IR"/>
        </w:rPr>
        <w:t xml:space="preserve"> </w:t>
      </w:r>
      <w:r w:rsidRPr="002A7F59">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باشد</w:t>
      </w:r>
      <w:r w:rsidRPr="002A7F59">
        <w:rPr>
          <w:rFonts w:cs="B Nazanin"/>
          <w:sz w:val="28"/>
          <w:szCs w:val="28"/>
          <w:rtl/>
          <w:lang w:bidi="fa-IR"/>
        </w:rPr>
        <w:t>.</w:t>
      </w:r>
    </w:p>
    <w:p w:rsidR="00EE2930" w:rsidRPr="00B83071" w:rsidRDefault="00B83071" w:rsidP="00EE2930">
      <w:pPr>
        <w:bidi/>
        <w:ind w:left="360"/>
        <w:rPr>
          <w:rFonts w:cs="B Nazanin"/>
          <w:b/>
          <w:bCs/>
          <w:sz w:val="28"/>
          <w:szCs w:val="28"/>
          <w:rtl/>
          <w:lang w:bidi="fa-IR"/>
        </w:rPr>
      </w:pPr>
      <w:r w:rsidRPr="00B83071">
        <w:rPr>
          <w:rFonts w:cs="B Nazanin" w:hint="cs"/>
          <w:b/>
          <w:bCs/>
          <w:sz w:val="28"/>
          <w:szCs w:val="28"/>
          <w:rtl/>
          <w:lang w:bidi="fa-IR"/>
        </w:rPr>
        <w:t>3)</w:t>
      </w:r>
      <w:r w:rsidR="00EE2930" w:rsidRPr="00B83071">
        <w:rPr>
          <w:rFonts w:cs="B Nazanin"/>
          <w:b/>
          <w:bCs/>
          <w:sz w:val="28"/>
          <w:szCs w:val="28"/>
          <w:lang w:bidi="fa-IR"/>
        </w:rPr>
        <w:t xml:space="preserve"> </w:t>
      </w:r>
      <w:r w:rsidR="00EE2930" w:rsidRPr="00B83071">
        <w:rPr>
          <w:rFonts w:cs="B Nazanin" w:hint="cs"/>
          <w:b/>
          <w:bCs/>
          <w:sz w:val="28"/>
          <w:szCs w:val="28"/>
          <w:rtl/>
          <w:lang w:bidi="fa-IR"/>
        </w:rPr>
        <w:t>اسلام</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مؤلفه</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مهمی</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در</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تدوین</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فرهنگ</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ملی</w:t>
      </w:r>
      <w:r w:rsidR="00EE2930" w:rsidRPr="00B83071">
        <w:rPr>
          <w:rFonts w:cs="B Nazanin"/>
          <w:b/>
          <w:bCs/>
          <w:sz w:val="28"/>
          <w:szCs w:val="28"/>
          <w:rtl/>
          <w:lang w:bidi="fa-IR"/>
        </w:rPr>
        <w:t xml:space="preserve"> </w:t>
      </w:r>
      <w:r w:rsidR="00EE2930" w:rsidRPr="00B83071">
        <w:rPr>
          <w:rFonts w:cs="B Nazanin" w:hint="cs"/>
          <w:b/>
          <w:bCs/>
          <w:sz w:val="28"/>
          <w:szCs w:val="28"/>
          <w:rtl/>
          <w:lang w:bidi="fa-IR"/>
        </w:rPr>
        <w:t>است</w:t>
      </w:r>
      <w:del w:id="256" w:author="Windows User" w:date="2019-11-08T10:50:00Z">
        <w:r w:rsidR="00EE2930" w:rsidRPr="00B83071" w:rsidDel="00126E6C">
          <w:rPr>
            <w:rFonts w:cs="B Nazanin"/>
            <w:b/>
            <w:bCs/>
            <w:sz w:val="28"/>
            <w:szCs w:val="28"/>
            <w:lang w:bidi="fa-IR"/>
          </w:rPr>
          <w:delText>:</w:delText>
        </w:r>
      </w:del>
    </w:p>
    <w:p w:rsidR="00EE2930" w:rsidRPr="002A7F59" w:rsidDel="00126E6C" w:rsidRDefault="00EE2930" w:rsidP="00EE2930">
      <w:pPr>
        <w:bidi/>
        <w:ind w:left="360"/>
        <w:rPr>
          <w:del w:id="257" w:author="Windows User" w:date="2019-11-08T10:51:00Z"/>
          <w:rFonts w:cs="B Nazanin"/>
          <w:sz w:val="28"/>
          <w:szCs w:val="28"/>
          <w:rtl/>
          <w:lang w:bidi="fa-IR"/>
        </w:rPr>
      </w:pPr>
      <w:r w:rsidRPr="002A7F59">
        <w:rPr>
          <w:rFonts w:cs="B Nazanin" w:hint="cs"/>
          <w:sz w:val="28"/>
          <w:szCs w:val="28"/>
          <w:rtl/>
          <w:lang w:bidi="fa-IR"/>
        </w:rPr>
        <w:t>دین</w:t>
      </w:r>
      <w:r w:rsidRPr="002A7F59">
        <w:rPr>
          <w:rFonts w:cs="B Nazanin"/>
          <w:sz w:val="28"/>
          <w:szCs w:val="28"/>
          <w:rtl/>
          <w:lang w:bidi="fa-IR"/>
        </w:rPr>
        <w:t xml:space="preserve"> </w:t>
      </w:r>
      <w:r w:rsidRPr="002A7F59">
        <w:rPr>
          <w:rFonts w:cs="B Nazanin" w:hint="cs"/>
          <w:sz w:val="28"/>
          <w:szCs w:val="28"/>
          <w:rtl/>
          <w:lang w:bidi="fa-IR"/>
        </w:rPr>
        <w:t>یا</w:t>
      </w:r>
      <w:r w:rsidRPr="002A7F59">
        <w:rPr>
          <w:rFonts w:cs="B Nazanin"/>
          <w:sz w:val="28"/>
          <w:szCs w:val="28"/>
          <w:rtl/>
          <w:lang w:bidi="fa-IR"/>
        </w:rPr>
        <w:t xml:space="preserve"> </w:t>
      </w:r>
      <w:r w:rsidRPr="002A7F59">
        <w:rPr>
          <w:rFonts w:cs="B Nazanin" w:hint="cs"/>
          <w:sz w:val="28"/>
          <w:szCs w:val="28"/>
          <w:rtl/>
          <w:lang w:bidi="fa-IR"/>
        </w:rPr>
        <w:t>اعتقاد</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خدا</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روند</w:t>
      </w:r>
      <w:r w:rsidRPr="002A7F59">
        <w:rPr>
          <w:rFonts w:cs="B Nazanin"/>
          <w:sz w:val="28"/>
          <w:szCs w:val="28"/>
          <w:rtl/>
          <w:lang w:bidi="fa-IR"/>
        </w:rPr>
        <w:t xml:space="preserve"> </w:t>
      </w:r>
      <w:r w:rsidRPr="002A7F59">
        <w:rPr>
          <w:rFonts w:cs="B Nazanin" w:hint="cs"/>
          <w:sz w:val="28"/>
          <w:szCs w:val="28"/>
          <w:rtl/>
          <w:lang w:bidi="fa-IR"/>
        </w:rPr>
        <w:t>توسع</w:t>
      </w:r>
      <w:ins w:id="258" w:author="Windows User" w:date="2019-11-08T09:34:00Z">
        <w:r w:rsidR="00130CE6">
          <w:rPr>
            <w:rFonts w:cs="B Nazanin" w:hint="cs"/>
            <w:sz w:val="28"/>
            <w:szCs w:val="28"/>
            <w:rtl/>
            <w:lang w:bidi="fa-IR"/>
          </w:rPr>
          <w:t>ۀ</w:t>
        </w:r>
      </w:ins>
      <w:del w:id="259" w:author="Windows User" w:date="2019-11-08T09:34:00Z">
        <w:r w:rsidRPr="002A7F59" w:rsidDel="00130CE6">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همچنین</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پیشرفت</w:t>
      </w:r>
      <w:r w:rsidRPr="002A7F59">
        <w:rPr>
          <w:rFonts w:cs="B Nazanin"/>
          <w:sz w:val="28"/>
          <w:szCs w:val="28"/>
          <w:rtl/>
          <w:lang w:bidi="fa-IR"/>
        </w:rPr>
        <w:t xml:space="preserve"> </w:t>
      </w:r>
      <w:r w:rsidRPr="002A7F59">
        <w:rPr>
          <w:rFonts w:cs="B Nazanin" w:hint="cs"/>
          <w:sz w:val="28"/>
          <w:szCs w:val="28"/>
          <w:rtl/>
          <w:lang w:bidi="fa-IR"/>
        </w:rPr>
        <w:t>افراد</w:t>
      </w:r>
      <w:r w:rsidRPr="002A7F59">
        <w:rPr>
          <w:rFonts w:cs="B Nazanin"/>
          <w:sz w:val="28"/>
          <w:szCs w:val="28"/>
          <w:rtl/>
          <w:lang w:bidi="fa-IR"/>
        </w:rPr>
        <w:t xml:space="preserve"> </w:t>
      </w:r>
      <w:r>
        <w:rPr>
          <w:rFonts w:cs="B Nazanin" w:hint="cs"/>
          <w:sz w:val="28"/>
          <w:szCs w:val="28"/>
          <w:rtl/>
          <w:lang w:bidi="fa-IR"/>
        </w:rPr>
        <w:t>جامعه</w:t>
      </w:r>
      <w:r w:rsidRPr="002A7F59">
        <w:rPr>
          <w:rFonts w:cs="B Nazanin"/>
          <w:sz w:val="28"/>
          <w:szCs w:val="28"/>
          <w:rtl/>
          <w:lang w:bidi="fa-IR"/>
        </w:rPr>
        <w:t xml:space="preserve"> </w:t>
      </w:r>
      <w:r w:rsidRPr="002A7F59">
        <w:rPr>
          <w:rFonts w:cs="B Nazanin" w:hint="cs"/>
          <w:sz w:val="28"/>
          <w:szCs w:val="28"/>
          <w:rtl/>
          <w:lang w:bidi="fa-IR"/>
        </w:rPr>
        <w:t>دارای</w:t>
      </w:r>
      <w:r w:rsidRPr="002A7F59">
        <w:rPr>
          <w:rFonts w:cs="B Nazanin"/>
          <w:sz w:val="28"/>
          <w:szCs w:val="28"/>
          <w:rtl/>
          <w:lang w:bidi="fa-IR"/>
        </w:rPr>
        <w:t xml:space="preserve"> </w:t>
      </w:r>
      <w:r w:rsidRPr="002A7F59">
        <w:rPr>
          <w:rFonts w:cs="B Nazanin" w:hint="cs"/>
          <w:sz w:val="28"/>
          <w:szCs w:val="28"/>
          <w:rtl/>
          <w:lang w:bidi="fa-IR"/>
        </w:rPr>
        <w:t>اهمیت</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sidRPr="002A7F59">
        <w:rPr>
          <w:rFonts w:cs="B Nazanin" w:hint="cs"/>
          <w:sz w:val="28"/>
          <w:szCs w:val="28"/>
          <w:rtl/>
          <w:lang w:bidi="fa-IR"/>
        </w:rPr>
        <w:t>اسلام</w:t>
      </w:r>
      <w:ins w:id="260" w:author="Windows User" w:date="2019-11-08T10:50:00Z">
        <w:r w:rsidR="00126E6C">
          <w:rPr>
            <w:rFonts w:cs="B Nazanin" w:hint="cs"/>
            <w:sz w:val="28"/>
            <w:szCs w:val="28"/>
            <w:rtl/>
            <w:lang w:bidi="fa-IR"/>
          </w:rPr>
          <w:t>،</w:t>
        </w:r>
      </w:ins>
      <w:r w:rsidRPr="002A7F59">
        <w:rPr>
          <w:rFonts w:cs="B Nazanin"/>
          <w:sz w:val="28"/>
          <w:szCs w:val="28"/>
          <w:rtl/>
          <w:lang w:bidi="fa-IR"/>
        </w:rPr>
        <w:t xml:space="preserve"> </w:t>
      </w:r>
      <w:ins w:id="261" w:author="Windows User" w:date="2019-11-08T09:35:00Z">
        <w:r w:rsidR="00130CE6">
          <w:rPr>
            <w:rFonts w:cs="B Nazanin" w:hint="cs"/>
            <w:sz w:val="28"/>
            <w:szCs w:val="28"/>
            <w:rtl/>
            <w:lang w:bidi="fa-IR"/>
          </w:rPr>
          <w:t>بشر را راهنمایی</w:t>
        </w:r>
      </w:ins>
      <w:del w:id="262" w:author="Windows User" w:date="2019-11-08T09:35:00Z">
        <w:r w:rsidRPr="002A7F59" w:rsidDel="00130CE6">
          <w:rPr>
            <w:rFonts w:cs="B Nazanin" w:hint="cs"/>
            <w:sz w:val="28"/>
            <w:szCs w:val="28"/>
            <w:rtl/>
            <w:lang w:bidi="fa-IR"/>
          </w:rPr>
          <w:delText>راهنمایی</w:delText>
        </w:r>
      </w:del>
      <w:del w:id="263" w:author="Windows User" w:date="2019-11-08T09:34:00Z">
        <w:r w:rsidRPr="002A7F59" w:rsidDel="00130CE6">
          <w:rPr>
            <w:rFonts w:cs="B Nazanin"/>
            <w:sz w:val="28"/>
            <w:szCs w:val="28"/>
            <w:rtl/>
            <w:lang w:bidi="fa-IR"/>
          </w:rPr>
          <w:delText xml:space="preserve"> </w:delText>
        </w:r>
      </w:del>
      <w:del w:id="264" w:author="Windows User" w:date="2019-11-08T09:35:00Z">
        <w:r w:rsidRPr="002A7F59" w:rsidDel="00130CE6">
          <w:rPr>
            <w:rFonts w:cs="B Nazanin" w:hint="cs"/>
            <w:sz w:val="28"/>
            <w:szCs w:val="28"/>
            <w:rtl/>
            <w:lang w:bidi="fa-IR"/>
          </w:rPr>
          <w:delText>هایی</w:delText>
        </w:r>
        <w:r w:rsidRPr="002A7F59" w:rsidDel="00130CE6">
          <w:rPr>
            <w:rFonts w:cs="B Nazanin"/>
            <w:sz w:val="28"/>
            <w:szCs w:val="28"/>
            <w:rtl/>
            <w:lang w:bidi="fa-IR"/>
          </w:rPr>
          <w:delText xml:space="preserve"> </w:delText>
        </w:r>
        <w:r w:rsidRPr="002A7F59" w:rsidDel="00130CE6">
          <w:rPr>
            <w:rFonts w:cs="B Nazanin" w:hint="cs"/>
            <w:sz w:val="28"/>
            <w:szCs w:val="28"/>
            <w:rtl/>
            <w:lang w:bidi="fa-IR"/>
          </w:rPr>
          <w:delText>را</w:delText>
        </w:r>
        <w:r w:rsidRPr="002A7F59" w:rsidDel="00130CE6">
          <w:rPr>
            <w:rFonts w:cs="B Nazanin"/>
            <w:sz w:val="28"/>
            <w:szCs w:val="28"/>
            <w:rtl/>
            <w:lang w:bidi="fa-IR"/>
          </w:rPr>
          <w:delText xml:space="preserve"> </w:delText>
        </w:r>
        <w:r w:rsidRPr="002A7F59" w:rsidDel="00130CE6">
          <w:rPr>
            <w:rFonts w:cs="B Nazanin" w:hint="cs"/>
            <w:sz w:val="28"/>
            <w:szCs w:val="28"/>
            <w:rtl/>
            <w:lang w:bidi="fa-IR"/>
          </w:rPr>
          <w:delText>برای</w:delText>
        </w:r>
        <w:r w:rsidRPr="002A7F59" w:rsidDel="00130CE6">
          <w:rPr>
            <w:rFonts w:cs="B Nazanin"/>
            <w:sz w:val="28"/>
            <w:szCs w:val="28"/>
            <w:rtl/>
            <w:lang w:bidi="fa-IR"/>
          </w:rPr>
          <w:delText xml:space="preserve"> </w:delText>
        </w:r>
        <w:r w:rsidRPr="002A7F59" w:rsidDel="00130CE6">
          <w:rPr>
            <w:rFonts w:cs="B Nazanin" w:hint="cs"/>
            <w:sz w:val="28"/>
            <w:szCs w:val="28"/>
            <w:rtl/>
            <w:lang w:bidi="fa-IR"/>
          </w:rPr>
          <w:delText>بشر</w:delText>
        </w:r>
        <w:r w:rsidRPr="002A7F59" w:rsidDel="00130CE6">
          <w:rPr>
            <w:rFonts w:cs="B Nazanin"/>
            <w:sz w:val="28"/>
            <w:szCs w:val="28"/>
            <w:rtl/>
            <w:lang w:bidi="fa-IR"/>
          </w:rPr>
          <w:delText xml:space="preserve"> </w:delText>
        </w:r>
        <w:r w:rsidRPr="002A7F59" w:rsidDel="00130CE6">
          <w:rPr>
            <w:rFonts w:cs="B Nazanin" w:hint="cs"/>
            <w:sz w:val="28"/>
            <w:szCs w:val="28"/>
            <w:rtl/>
            <w:lang w:bidi="fa-IR"/>
          </w:rPr>
          <w:delText>فراهم</w:delText>
        </w:r>
        <w:r w:rsidRPr="002A7F59" w:rsidDel="00130CE6">
          <w:rPr>
            <w:rFonts w:cs="B Nazanin"/>
            <w:sz w:val="28"/>
            <w:szCs w:val="28"/>
            <w:rtl/>
            <w:lang w:bidi="fa-IR"/>
          </w:rPr>
          <w:delText xml:space="preserve"> </w:delText>
        </w:r>
        <w:r w:rsidRPr="002A7F59" w:rsidDel="00130CE6">
          <w:rPr>
            <w:rFonts w:cs="B Nazanin" w:hint="cs"/>
            <w:sz w:val="28"/>
            <w:szCs w:val="28"/>
            <w:rtl/>
            <w:lang w:bidi="fa-IR"/>
          </w:rPr>
          <w:delText>می</w:delText>
        </w:r>
        <w:r w:rsidRPr="002A7F59" w:rsidDel="00130CE6">
          <w:rPr>
            <w:rFonts w:cs="B Nazanin"/>
            <w:sz w:val="28"/>
            <w:szCs w:val="28"/>
            <w:rtl/>
            <w:lang w:bidi="fa-IR"/>
          </w:rPr>
          <w:delText xml:space="preserve"> </w:delText>
        </w:r>
        <w:r w:rsidRPr="002A7F59" w:rsidDel="00130CE6">
          <w:rPr>
            <w:rFonts w:cs="B Nazanin" w:hint="cs"/>
            <w:sz w:val="28"/>
            <w:szCs w:val="28"/>
            <w:rtl/>
            <w:lang w:bidi="fa-IR"/>
          </w:rPr>
          <w:delText>کند</w:delText>
        </w:r>
      </w:del>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نیازهای</w:t>
      </w:r>
      <w:r w:rsidRPr="002A7F59">
        <w:rPr>
          <w:rFonts w:cs="B Nazanin"/>
          <w:sz w:val="28"/>
          <w:szCs w:val="28"/>
          <w:rtl/>
          <w:lang w:bidi="fa-IR"/>
        </w:rPr>
        <w:t xml:space="preserve"> </w:t>
      </w:r>
      <w:r w:rsidRPr="002A7F59">
        <w:rPr>
          <w:rFonts w:cs="B Nazanin" w:hint="cs"/>
          <w:sz w:val="28"/>
          <w:szCs w:val="28"/>
          <w:rtl/>
          <w:lang w:bidi="fa-IR"/>
        </w:rPr>
        <w:t>جسمی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عاطفی</w:t>
      </w:r>
      <w:r>
        <w:rPr>
          <w:rFonts w:cs="B Nazanin" w:hint="cs"/>
          <w:sz w:val="28"/>
          <w:szCs w:val="28"/>
          <w:rtl/>
          <w:lang w:bidi="fa-IR"/>
        </w:rPr>
        <w:t xml:space="preserve"> </w:t>
      </w:r>
      <w:ins w:id="265" w:author="Windows User" w:date="2019-11-08T09:35:00Z">
        <w:r w:rsidR="00FB7A47">
          <w:rPr>
            <w:rFonts w:cs="B Nazanin" w:hint="cs"/>
            <w:sz w:val="28"/>
            <w:szCs w:val="28"/>
            <w:rtl/>
            <w:lang w:bidi="fa-IR"/>
          </w:rPr>
          <w:t>انسان</w:t>
        </w:r>
      </w:ins>
      <w:del w:id="266" w:author="Windows User" w:date="2019-11-08T09:35:00Z">
        <w:r w:rsidDel="00FB7A47">
          <w:rPr>
            <w:rFonts w:cs="B Nazanin" w:hint="cs"/>
            <w:sz w:val="28"/>
            <w:szCs w:val="28"/>
            <w:rtl/>
            <w:lang w:bidi="fa-IR"/>
          </w:rPr>
          <w:delText>آنها</w:delText>
        </w:r>
      </w:del>
      <w:r w:rsidRPr="002A7F59">
        <w:rPr>
          <w:rFonts w:cs="B Nazanin"/>
          <w:sz w:val="28"/>
          <w:szCs w:val="28"/>
          <w:rtl/>
          <w:lang w:bidi="fa-IR"/>
        </w:rPr>
        <w:t xml:space="preserve"> </w:t>
      </w:r>
      <w:r w:rsidRPr="002A7F59">
        <w:rPr>
          <w:rFonts w:cs="B Nazanin" w:hint="cs"/>
          <w:sz w:val="28"/>
          <w:szCs w:val="28"/>
          <w:rtl/>
          <w:lang w:bidi="fa-IR"/>
        </w:rPr>
        <w:t>را</w:t>
      </w:r>
      <w:r w:rsidRPr="002A7F59">
        <w:rPr>
          <w:rFonts w:cs="B Nazanin"/>
          <w:sz w:val="28"/>
          <w:szCs w:val="28"/>
          <w:rtl/>
          <w:lang w:bidi="fa-IR"/>
        </w:rPr>
        <w:t xml:space="preserve"> </w:t>
      </w:r>
      <w:r w:rsidRPr="002A7F59">
        <w:rPr>
          <w:rFonts w:cs="B Nazanin" w:hint="cs"/>
          <w:sz w:val="28"/>
          <w:szCs w:val="28"/>
          <w:rtl/>
          <w:lang w:bidi="fa-IR"/>
        </w:rPr>
        <w:t>برآورده</w:t>
      </w:r>
      <w:r w:rsidRPr="002A7F59">
        <w:rPr>
          <w:rFonts w:cs="B Nazanin"/>
          <w:sz w:val="28"/>
          <w:szCs w:val="28"/>
          <w:rtl/>
          <w:lang w:bidi="fa-IR"/>
        </w:rPr>
        <w:t xml:space="preserve"> </w:t>
      </w:r>
      <w:r w:rsidRPr="002A7F59">
        <w:rPr>
          <w:rFonts w:cs="B Nazanin" w:hint="cs"/>
          <w:sz w:val="28"/>
          <w:szCs w:val="28"/>
          <w:rtl/>
          <w:lang w:bidi="fa-IR"/>
        </w:rPr>
        <w:t>می</w:t>
      </w:r>
      <w:ins w:id="267" w:author="Windows User" w:date="2019-11-08T09:35:00Z">
        <w:r w:rsidR="00FB7A47">
          <w:rPr>
            <w:rFonts w:cs="B Nazanin" w:hint="cs"/>
            <w:sz w:val="28"/>
            <w:szCs w:val="28"/>
            <w:rtl/>
            <w:lang w:bidi="fa-IR"/>
          </w:rPr>
          <w:t>‌</w:t>
        </w:r>
      </w:ins>
      <w:del w:id="268" w:author="Windows User" w:date="2019-11-08T09:35:00Z">
        <w:r w:rsidRPr="002A7F59" w:rsidDel="00FB7A47">
          <w:rPr>
            <w:rFonts w:cs="B Nazanin"/>
            <w:sz w:val="28"/>
            <w:szCs w:val="28"/>
            <w:rtl/>
            <w:lang w:bidi="fa-IR"/>
          </w:rPr>
          <w:delText xml:space="preserve"> </w:delText>
        </w:r>
      </w:del>
      <w:r w:rsidRPr="002A7F59">
        <w:rPr>
          <w:rFonts w:cs="B Nazanin" w:hint="cs"/>
          <w:sz w:val="28"/>
          <w:szCs w:val="28"/>
          <w:rtl/>
          <w:lang w:bidi="fa-IR"/>
        </w:rPr>
        <w:t>کند</w:t>
      </w:r>
      <w:r w:rsidRPr="002A7F59">
        <w:rPr>
          <w:rFonts w:cs="B Nazanin"/>
          <w:sz w:val="28"/>
          <w:szCs w:val="28"/>
          <w:rtl/>
          <w:lang w:bidi="fa-IR"/>
        </w:rPr>
        <w:t xml:space="preserve">. </w:t>
      </w:r>
      <w:r w:rsidRPr="002A7F59">
        <w:rPr>
          <w:rFonts w:cs="B Nazanin" w:hint="cs"/>
          <w:sz w:val="28"/>
          <w:szCs w:val="28"/>
          <w:rtl/>
          <w:lang w:bidi="fa-IR"/>
        </w:rPr>
        <w:t>از</w:t>
      </w:r>
      <w:del w:id="269" w:author="Windows User" w:date="2019-11-08T10:50:00Z">
        <w:r w:rsidRPr="002A7F59" w:rsidDel="00126E6C">
          <w:rPr>
            <w:rFonts w:cs="B Nazanin"/>
            <w:sz w:val="28"/>
            <w:szCs w:val="28"/>
            <w:rtl/>
            <w:lang w:bidi="fa-IR"/>
          </w:rPr>
          <w:delText xml:space="preserve"> </w:delText>
        </w:r>
      </w:del>
      <w:r w:rsidRPr="002A7F59">
        <w:rPr>
          <w:rFonts w:cs="B Nazanin" w:hint="cs"/>
          <w:sz w:val="28"/>
          <w:szCs w:val="28"/>
          <w:rtl/>
          <w:lang w:bidi="fa-IR"/>
        </w:rPr>
        <w:t>این</w:t>
      </w:r>
      <w:ins w:id="270" w:author="Windows User" w:date="2019-11-08T10:50:00Z">
        <w:r w:rsidR="00126E6C">
          <w:rPr>
            <w:rFonts w:cs="B Nazanin" w:hint="cs"/>
            <w:sz w:val="28"/>
            <w:szCs w:val="28"/>
            <w:rtl/>
            <w:lang w:bidi="fa-IR"/>
          </w:rPr>
          <w:t>‌</w:t>
        </w:r>
      </w:ins>
      <w:del w:id="271" w:author="Windows User" w:date="2019-11-08T10:50:00Z">
        <w:r w:rsidRPr="002A7F59" w:rsidDel="00126E6C">
          <w:rPr>
            <w:rFonts w:cs="B Nazanin"/>
            <w:sz w:val="28"/>
            <w:szCs w:val="28"/>
            <w:rtl/>
            <w:lang w:bidi="fa-IR"/>
          </w:rPr>
          <w:delText xml:space="preserve"> </w:delText>
        </w:r>
      </w:del>
      <w:r w:rsidRPr="002A7F59">
        <w:rPr>
          <w:rFonts w:cs="B Nazanin" w:hint="cs"/>
          <w:sz w:val="28"/>
          <w:szCs w:val="28"/>
          <w:rtl/>
          <w:lang w:bidi="fa-IR"/>
        </w:rPr>
        <w:t>رو</w:t>
      </w:r>
      <w:r w:rsidRPr="002A7F59">
        <w:rPr>
          <w:rFonts w:cs="B Nazanin"/>
          <w:sz w:val="28"/>
          <w:szCs w:val="28"/>
          <w:rtl/>
          <w:lang w:bidi="fa-IR"/>
        </w:rPr>
        <w:t xml:space="preserve"> </w:t>
      </w:r>
      <w:ins w:id="272" w:author="Windows User" w:date="2019-11-08T09:36:00Z">
        <w:r w:rsidR="00FB7A47">
          <w:rPr>
            <w:rFonts w:cs="B Nazanin" w:hint="cs"/>
            <w:sz w:val="28"/>
            <w:szCs w:val="28"/>
            <w:rtl/>
            <w:lang w:bidi="fa-IR"/>
          </w:rPr>
          <w:t xml:space="preserve">دین </w:t>
        </w:r>
      </w:ins>
      <w:r w:rsidRPr="002A7F59">
        <w:rPr>
          <w:rFonts w:cs="B Nazanin" w:hint="cs"/>
          <w:sz w:val="28"/>
          <w:szCs w:val="28"/>
          <w:rtl/>
          <w:lang w:bidi="fa-IR"/>
        </w:rPr>
        <w:t>اسلام</w:t>
      </w:r>
      <w:r w:rsidRPr="002A7F59">
        <w:rPr>
          <w:rFonts w:cs="B Nazanin"/>
          <w:sz w:val="28"/>
          <w:szCs w:val="28"/>
          <w:rtl/>
          <w:lang w:bidi="fa-IR"/>
        </w:rPr>
        <w:t xml:space="preserve"> </w:t>
      </w:r>
      <w:r w:rsidRPr="002A7F59">
        <w:rPr>
          <w:rFonts w:cs="B Nazanin" w:hint="cs"/>
          <w:sz w:val="28"/>
          <w:szCs w:val="28"/>
          <w:rtl/>
          <w:lang w:bidi="fa-IR"/>
        </w:rPr>
        <w:t>باید</w:t>
      </w:r>
      <w:del w:id="273" w:author="Windows User" w:date="2019-11-08T10:51:00Z">
        <w:r w:rsidRPr="002A7F59" w:rsidDel="00126E6C">
          <w:rPr>
            <w:rFonts w:cs="B Nazanin"/>
            <w:sz w:val="28"/>
            <w:szCs w:val="28"/>
            <w:rtl/>
            <w:lang w:bidi="fa-IR"/>
          </w:rPr>
          <w:delText xml:space="preserve"> </w:delText>
        </w:r>
        <w:r w:rsidRPr="002A7F59" w:rsidDel="00126E6C">
          <w:rPr>
            <w:rFonts w:cs="B Nazanin" w:hint="cs"/>
            <w:sz w:val="28"/>
            <w:szCs w:val="28"/>
            <w:rtl/>
            <w:lang w:bidi="fa-IR"/>
          </w:rPr>
          <w:delText>یک</w:delText>
        </w:r>
      </w:del>
      <w:r w:rsidRPr="002A7F59">
        <w:rPr>
          <w:rFonts w:cs="B Nazanin"/>
          <w:sz w:val="28"/>
          <w:szCs w:val="28"/>
          <w:rtl/>
          <w:lang w:bidi="fa-IR"/>
        </w:rPr>
        <w:t xml:space="preserve"> </w:t>
      </w:r>
      <w:r w:rsidRPr="002A7F59">
        <w:rPr>
          <w:rFonts w:cs="B Nazanin" w:hint="cs"/>
          <w:sz w:val="28"/>
          <w:szCs w:val="28"/>
          <w:rtl/>
          <w:lang w:bidi="fa-IR"/>
        </w:rPr>
        <w:t>عنصر</w:t>
      </w:r>
      <w:ins w:id="274" w:author="Windows User" w:date="2019-11-08T10:51:00Z">
        <w:r w:rsidR="00126E6C">
          <w:rPr>
            <w:rFonts w:cs="B Nazanin" w:hint="cs"/>
            <w:sz w:val="28"/>
            <w:szCs w:val="28"/>
            <w:rtl/>
            <w:lang w:bidi="fa-IR"/>
          </w:rPr>
          <w:t>ی</w:t>
        </w:r>
      </w:ins>
      <w:r w:rsidRPr="002A7F59">
        <w:rPr>
          <w:rFonts w:cs="B Nazanin"/>
          <w:sz w:val="28"/>
          <w:szCs w:val="28"/>
          <w:rtl/>
          <w:lang w:bidi="fa-IR"/>
        </w:rPr>
        <w:t xml:space="preserve"> </w:t>
      </w:r>
      <w:r w:rsidRPr="002A7F59">
        <w:rPr>
          <w:rFonts w:cs="B Nazanin" w:hint="cs"/>
          <w:sz w:val="28"/>
          <w:szCs w:val="28"/>
          <w:rtl/>
          <w:lang w:bidi="fa-IR"/>
        </w:rPr>
        <w:t>مهم</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del w:id="275" w:author="Windows User" w:date="2019-11-08T09:37:00Z">
        <w:r w:rsidRPr="002A7F59" w:rsidDel="00FB7A47">
          <w:rPr>
            <w:rFonts w:cs="B Nazanin" w:hint="cs"/>
            <w:sz w:val="28"/>
            <w:szCs w:val="28"/>
            <w:rtl/>
            <w:lang w:bidi="fa-IR"/>
          </w:rPr>
          <w:delText>مبتنی</w:delText>
        </w:r>
        <w:r w:rsidRPr="002A7F59" w:rsidDel="00FB7A47">
          <w:rPr>
            <w:rFonts w:cs="B Nazanin"/>
            <w:sz w:val="28"/>
            <w:szCs w:val="28"/>
            <w:rtl/>
            <w:lang w:bidi="fa-IR"/>
          </w:rPr>
          <w:delText xml:space="preserve"> </w:delText>
        </w:r>
        <w:r w:rsidRPr="002A7F59" w:rsidDel="00FB7A47">
          <w:rPr>
            <w:rFonts w:cs="B Nazanin" w:hint="cs"/>
            <w:sz w:val="28"/>
            <w:szCs w:val="28"/>
            <w:rtl/>
            <w:lang w:bidi="fa-IR"/>
          </w:rPr>
          <w:delText>بر</w:delText>
        </w:r>
        <w:r w:rsidRPr="002A7F59" w:rsidDel="00FB7A47">
          <w:rPr>
            <w:rFonts w:cs="B Nazanin"/>
            <w:sz w:val="28"/>
            <w:szCs w:val="28"/>
            <w:rtl/>
            <w:lang w:bidi="fa-IR"/>
          </w:rPr>
          <w:delText xml:space="preserve"> </w:delText>
        </w:r>
        <w:r w:rsidRPr="002A7F59" w:rsidDel="00FB7A47">
          <w:rPr>
            <w:rFonts w:cs="B Nazanin" w:hint="cs"/>
            <w:sz w:val="28"/>
            <w:szCs w:val="28"/>
            <w:rtl/>
            <w:lang w:bidi="fa-IR"/>
          </w:rPr>
          <w:delText>جایگاه</w:delText>
        </w:r>
        <w:r w:rsidRPr="002A7F59" w:rsidDel="00FB7A47">
          <w:rPr>
            <w:rFonts w:cs="B Nazanin"/>
            <w:sz w:val="28"/>
            <w:szCs w:val="28"/>
            <w:rtl/>
            <w:lang w:bidi="fa-IR"/>
          </w:rPr>
          <w:delText xml:space="preserve"> </w:delText>
        </w:r>
        <w:r w:rsidDel="00FB7A47">
          <w:rPr>
            <w:rFonts w:cs="B Nazanin" w:hint="cs"/>
            <w:sz w:val="28"/>
            <w:szCs w:val="28"/>
            <w:rtl/>
            <w:lang w:bidi="fa-IR"/>
          </w:rPr>
          <w:delText>آن</w:delText>
        </w:r>
        <w:r w:rsidRPr="002A7F59" w:rsidDel="00FB7A47">
          <w:rPr>
            <w:rFonts w:cs="B Nazanin"/>
            <w:sz w:val="28"/>
            <w:szCs w:val="28"/>
            <w:rtl/>
            <w:lang w:bidi="fa-IR"/>
          </w:rPr>
          <w:delText xml:space="preserve"> </w:delText>
        </w:r>
      </w:del>
      <w:r w:rsidRPr="002A7F59">
        <w:rPr>
          <w:rFonts w:cs="B Nazanin" w:hint="cs"/>
          <w:sz w:val="28"/>
          <w:szCs w:val="28"/>
          <w:rtl/>
          <w:lang w:bidi="fa-IR"/>
        </w:rPr>
        <w:t>به</w:t>
      </w:r>
      <w:ins w:id="276" w:author="Windows User" w:date="2019-11-08T09:37:00Z">
        <w:r w:rsidR="00FB7A47">
          <w:rPr>
            <w:rFonts w:cs="B Nazanin" w:hint="cs"/>
            <w:sz w:val="28"/>
            <w:szCs w:val="28"/>
            <w:rtl/>
            <w:lang w:bidi="fa-IR"/>
          </w:rPr>
          <w:t>‌</w:t>
        </w:r>
      </w:ins>
      <w:del w:id="277" w:author="Windows User" w:date="2019-11-08T09:37:00Z">
        <w:r w:rsidRPr="002A7F59" w:rsidDel="00FB7A47">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دین</w:t>
      </w:r>
      <w:r w:rsidRPr="002A7F59">
        <w:rPr>
          <w:rFonts w:cs="B Nazanin"/>
          <w:sz w:val="28"/>
          <w:szCs w:val="28"/>
          <w:rtl/>
          <w:lang w:bidi="fa-IR"/>
        </w:rPr>
        <w:t xml:space="preserve"> </w:t>
      </w:r>
      <w:r w:rsidRPr="002A7F59">
        <w:rPr>
          <w:rFonts w:cs="B Nazanin" w:hint="cs"/>
          <w:sz w:val="28"/>
          <w:szCs w:val="28"/>
          <w:rtl/>
          <w:lang w:bidi="fa-IR"/>
        </w:rPr>
        <w:t>رسمی</w:t>
      </w:r>
      <w:r w:rsidRPr="002A7F59">
        <w:rPr>
          <w:rFonts w:cs="B Nazanin"/>
          <w:sz w:val="28"/>
          <w:szCs w:val="28"/>
          <w:rtl/>
          <w:lang w:bidi="fa-IR"/>
        </w:rPr>
        <w:t xml:space="preserve"> </w:t>
      </w:r>
      <w:r w:rsidRPr="002A7F59">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باشد</w:t>
      </w:r>
      <w:r w:rsidRPr="002A7F59">
        <w:rPr>
          <w:rFonts w:cs="B Nazanin"/>
          <w:sz w:val="28"/>
          <w:szCs w:val="28"/>
          <w:lang w:bidi="fa-IR"/>
        </w:rPr>
        <w:t>.</w:t>
      </w:r>
    </w:p>
    <w:p w:rsidR="00EE2930" w:rsidRPr="002A7F59" w:rsidRDefault="003546BA" w:rsidP="00CD4F47">
      <w:pPr>
        <w:bidi/>
        <w:ind w:left="360"/>
        <w:rPr>
          <w:rFonts w:cs="B Nazanin"/>
          <w:sz w:val="28"/>
          <w:szCs w:val="28"/>
          <w:rtl/>
          <w:lang w:bidi="fa-IR"/>
        </w:rPr>
      </w:pPr>
      <w:ins w:id="278" w:author="Windows User" w:date="2019-11-08T10:51:00Z">
        <w:r>
          <w:rPr>
            <w:rFonts w:cs="B Nazanin" w:hint="cs"/>
            <w:sz w:val="28"/>
            <w:szCs w:val="28"/>
            <w:rtl/>
            <w:lang w:bidi="fa-IR"/>
          </w:rPr>
          <w:t xml:space="preserve"> این </w:t>
        </w:r>
      </w:ins>
      <w:del w:id="279" w:author="Windows User" w:date="2019-11-08T10:51:00Z">
        <w:r w:rsidR="00EE2930" w:rsidRPr="002A7F59" w:rsidDel="003546BA">
          <w:rPr>
            <w:rFonts w:cs="B Nazanin" w:hint="cs"/>
            <w:sz w:val="28"/>
            <w:szCs w:val="28"/>
            <w:rtl/>
            <w:lang w:bidi="fa-IR"/>
          </w:rPr>
          <w:delText>این</w:delText>
        </w:r>
        <w:r w:rsidR="00EE2930" w:rsidRPr="002A7F59" w:rsidDel="003546BA">
          <w:rPr>
            <w:rFonts w:cs="B Nazanin"/>
            <w:sz w:val="28"/>
            <w:szCs w:val="28"/>
            <w:rtl/>
            <w:lang w:bidi="fa-IR"/>
          </w:rPr>
          <w:delText xml:space="preserve"> </w:delText>
        </w:r>
      </w:del>
      <w:r w:rsidR="00EE2930" w:rsidRPr="002A7F59">
        <w:rPr>
          <w:rFonts w:cs="B Nazanin" w:hint="cs"/>
          <w:sz w:val="28"/>
          <w:szCs w:val="28"/>
          <w:rtl/>
          <w:lang w:bidi="fa-IR"/>
        </w:rPr>
        <w:t>سه</w:t>
      </w:r>
      <w:r w:rsidR="00EE2930" w:rsidRPr="002A7F59">
        <w:rPr>
          <w:rFonts w:cs="B Nazanin"/>
          <w:sz w:val="28"/>
          <w:szCs w:val="28"/>
          <w:rtl/>
          <w:lang w:bidi="fa-IR"/>
        </w:rPr>
        <w:t xml:space="preserve"> </w:t>
      </w:r>
      <w:r w:rsidR="00EE2930" w:rsidRPr="002A7F59">
        <w:rPr>
          <w:rFonts w:cs="B Nazanin" w:hint="cs"/>
          <w:sz w:val="28"/>
          <w:szCs w:val="28"/>
          <w:rtl/>
          <w:lang w:bidi="fa-IR"/>
        </w:rPr>
        <w:t>اصل</w:t>
      </w:r>
      <w:r w:rsidR="00EE2930" w:rsidRPr="002A7F59">
        <w:rPr>
          <w:rFonts w:cs="B Nazanin"/>
          <w:sz w:val="28"/>
          <w:szCs w:val="28"/>
          <w:rtl/>
          <w:lang w:bidi="fa-IR"/>
        </w:rPr>
        <w:t xml:space="preserve"> </w:t>
      </w:r>
      <w:r w:rsidR="00EE2930" w:rsidRPr="002A7F59">
        <w:rPr>
          <w:rFonts w:cs="B Nazanin" w:hint="cs"/>
          <w:sz w:val="28"/>
          <w:szCs w:val="28"/>
          <w:rtl/>
          <w:lang w:bidi="fa-IR"/>
        </w:rPr>
        <w:t>در</w:t>
      </w:r>
      <w:r w:rsidR="00EE2930" w:rsidRPr="002A7F59">
        <w:rPr>
          <w:rFonts w:cs="B Nazanin"/>
          <w:sz w:val="28"/>
          <w:szCs w:val="28"/>
          <w:rtl/>
          <w:lang w:bidi="fa-IR"/>
        </w:rPr>
        <w:t xml:space="preserve"> </w:t>
      </w:r>
      <w:r w:rsidR="00EE2930" w:rsidRPr="002A7F59">
        <w:rPr>
          <w:rFonts w:cs="B Nazanin" w:hint="cs"/>
          <w:sz w:val="28"/>
          <w:szCs w:val="28"/>
          <w:rtl/>
          <w:lang w:bidi="fa-IR"/>
        </w:rPr>
        <w:t>کنگر</w:t>
      </w:r>
      <w:ins w:id="280" w:author="Windows User" w:date="2019-11-08T09:36:00Z">
        <w:r w:rsidR="00FB7A47">
          <w:rPr>
            <w:rFonts w:cs="B Nazanin" w:hint="cs"/>
            <w:sz w:val="28"/>
            <w:szCs w:val="28"/>
            <w:rtl/>
            <w:lang w:bidi="fa-IR"/>
          </w:rPr>
          <w:t>ۀ</w:t>
        </w:r>
      </w:ins>
      <w:del w:id="281" w:author="Windows User" w:date="2019-11-08T09:36:00Z">
        <w:r w:rsidR="00EE2930" w:rsidRPr="002A7F59" w:rsidDel="00FB7A47">
          <w:rPr>
            <w:rFonts w:cs="B Nazanin" w:hint="cs"/>
            <w:sz w:val="28"/>
            <w:szCs w:val="28"/>
            <w:rtl/>
            <w:lang w:bidi="fa-IR"/>
          </w:rPr>
          <w:delText>ه</w:delText>
        </w:r>
      </w:del>
      <w:r w:rsidR="00EE2930" w:rsidRPr="002A7F59">
        <w:rPr>
          <w:rFonts w:cs="B Nazanin"/>
          <w:sz w:val="28"/>
          <w:szCs w:val="28"/>
          <w:rtl/>
          <w:lang w:bidi="fa-IR"/>
        </w:rPr>
        <w:t xml:space="preserve"> </w:t>
      </w:r>
      <w:r w:rsidR="00EE2930" w:rsidRPr="002A7F59">
        <w:rPr>
          <w:rFonts w:cs="B Nazanin" w:hint="cs"/>
          <w:sz w:val="28"/>
          <w:szCs w:val="28"/>
          <w:rtl/>
          <w:lang w:bidi="fa-IR"/>
        </w:rPr>
        <w:t>ملی</w:t>
      </w:r>
      <w:r w:rsidR="00EE2930" w:rsidRPr="002A7F59">
        <w:rPr>
          <w:rFonts w:cs="B Nazanin"/>
          <w:sz w:val="28"/>
          <w:szCs w:val="28"/>
          <w:rtl/>
          <w:lang w:bidi="fa-IR"/>
        </w:rPr>
        <w:t xml:space="preserve"> </w:t>
      </w:r>
      <w:r w:rsidR="00EE2930" w:rsidRPr="002A7F59">
        <w:rPr>
          <w:rFonts w:cs="B Nazanin" w:hint="cs"/>
          <w:sz w:val="28"/>
          <w:szCs w:val="28"/>
          <w:rtl/>
          <w:lang w:bidi="fa-IR"/>
        </w:rPr>
        <w:t>فرهنگ</w:t>
      </w:r>
      <w:r w:rsidR="00EE2930" w:rsidRPr="002A7F59">
        <w:rPr>
          <w:rFonts w:cs="B Nazanin"/>
          <w:sz w:val="28"/>
          <w:szCs w:val="28"/>
          <w:rtl/>
          <w:lang w:bidi="fa-IR"/>
        </w:rPr>
        <w:t xml:space="preserve"> </w:t>
      </w:r>
      <w:r w:rsidR="00EE2930" w:rsidRPr="002A7F59">
        <w:rPr>
          <w:rFonts w:cs="B Nazanin" w:hint="cs"/>
          <w:sz w:val="28"/>
          <w:szCs w:val="28"/>
          <w:rtl/>
          <w:lang w:bidi="fa-IR"/>
        </w:rPr>
        <w:t>در</w:t>
      </w:r>
      <w:r w:rsidR="00EE2930" w:rsidRPr="002A7F59">
        <w:rPr>
          <w:rFonts w:cs="B Nazanin"/>
          <w:sz w:val="28"/>
          <w:szCs w:val="28"/>
          <w:rtl/>
          <w:lang w:bidi="fa-IR"/>
        </w:rPr>
        <w:t xml:space="preserve"> </w:t>
      </w:r>
      <w:r w:rsidR="00EE2930" w:rsidRPr="002A7F59">
        <w:rPr>
          <w:rFonts w:cs="B Nazanin" w:hint="cs"/>
          <w:sz w:val="28"/>
          <w:szCs w:val="28"/>
          <w:rtl/>
          <w:lang w:bidi="fa-IR"/>
        </w:rPr>
        <w:t>سال</w:t>
      </w:r>
      <w:r w:rsidR="00EE2930" w:rsidRPr="002A7F59">
        <w:rPr>
          <w:rFonts w:cs="B Nazanin"/>
          <w:sz w:val="28"/>
          <w:szCs w:val="28"/>
          <w:rtl/>
          <w:lang w:bidi="fa-IR"/>
        </w:rPr>
        <w:t xml:space="preserve"> </w:t>
      </w:r>
      <w:del w:id="282" w:author="Windows User" w:date="2019-11-08T09:36:00Z">
        <w:r w:rsidR="00EE2930" w:rsidRPr="002A7F59" w:rsidDel="00FB7A47">
          <w:rPr>
            <w:rFonts w:cs="B Nazanin"/>
            <w:sz w:val="28"/>
            <w:szCs w:val="28"/>
            <w:rtl/>
            <w:lang w:bidi="fa-IR"/>
          </w:rPr>
          <w:delText>197</w:delText>
        </w:r>
      </w:del>
      <w:ins w:id="283" w:author="Windows User" w:date="2019-11-08T09:36:00Z">
        <w:r w:rsidR="00FB7A47">
          <w:rPr>
            <w:rFonts w:ascii="Calibri" w:hAnsi="Calibri" w:cs="Calibri"/>
            <w:sz w:val="28"/>
            <w:szCs w:val="28"/>
            <w:rtl/>
            <w:lang w:bidi="fa-IR"/>
          </w:rPr>
          <w:t>۱۹۷۱</w:t>
        </w:r>
      </w:ins>
      <w:del w:id="284" w:author="Windows User" w:date="2019-11-08T09:36:00Z">
        <w:r w:rsidR="00EE2930" w:rsidRPr="002A7F59" w:rsidDel="00FB7A47">
          <w:rPr>
            <w:rFonts w:cs="B Nazanin"/>
            <w:sz w:val="28"/>
            <w:szCs w:val="28"/>
            <w:rtl/>
            <w:lang w:bidi="fa-IR"/>
          </w:rPr>
          <w:delText>1</w:delText>
        </w:r>
      </w:del>
      <w:r w:rsidR="00EE2930" w:rsidRPr="002A7F59">
        <w:rPr>
          <w:rFonts w:cs="B Nazanin"/>
          <w:sz w:val="28"/>
          <w:szCs w:val="28"/>
          <w:rtl/>
          <w:lang w:bidi="fa-IR"/>
        </w:rPr>
        <w:t xml:space="preserve"> </w:t>
      </w:r>
      <w:r w:rsidR="00EE2930" w:rsidRPr="002A7F59">
        <w:rPr>
          <w:rFonts w:cs="B Nazanin" w:hint="cs"/>
          <w:sz w:val="28"/>
          <w:szCs w:val="28"/>
          <w:rtl/>
          <w:lang w:bidi="fa-IR"/>
        </w:rPr>
        <w:t>پذیرفته</w:t>
      </w:r>
      <w:r w:rsidR="00EE2930" w:rsidRPr="002A7F59">
        <w:rPr>
          <w:rFonts w:cs="B Nazanin"/>
          <w:sz w:val="28"/>
          <w:szCs w:val="28"/>
          <w:rtl/>
          <w:lang w:bidi="fa-IR"/>
        </w:rPr>
        <w:t xml:space="preserve"> </w:t>
      </w:r>
      <w:r w:rsidR="00EE2930" w:rsidRPr="002A7F59">
        <w:rPr>
          <w:rFonts w:cs="B Nazanin" w:hint="cs"/>
          <w:sz w:val="28"/>
          <w:szCs w:val="28"/>
          <w:rtl/>
          <w:lang w:bidi="fa-IR"/>
        </w:rPr>
        <w:t>شده</w:t>
      </w:r>
      <w:r w:rsidR="00EE2930" w:rsidRPr="002A7F59">
        <w:rPr>
          <w:rFonts w:cs="B Nazanin"/>
          <w:sz w:val="28"/>
          <w:szCs w:val="28"/>
          <w:rtl/>
          <w:lang w:bidi="fa-IR"/>
        </w:rPr>
        <w:t xml:space="preserve"> </w:t>
      </w:r>
      <w:r w:rsidR="00EE2930" w:rsidRPr="002A7F59">
        <w:rPr>
          <w:rFonts w:cs="B Nazanin" w:hint="cs"/>
          <w:sz w:val="28"/>
          <w:szCs w:val="28"/>
          <w:rtl/>
          <w:lang w:bidi="fa-IR"/>
        </w:rPr>
        <w:t>است</w:t>
      </w:r>
      <w:r w:rsidR="00EE2930" w:rsidRPr="002A7F59">
        <w:rPr>
          <w:rFonts w:cs="B Nazanin"/>
          <w:sz w:val="28"/>
          <w:szCs w:val="28"/>
          <w:rtl/>
          <w:lang w:bidi="fa-IR"/>
        </w:rPr>
        <w:t>.</w:t>
      </w:r>
    </w:p>
    <w:p w:rsidR="00555EC2" w:rsidRPr="00B83071" w:rsidRDefault="00555EC2" w:rsidP="00555EC2">
      <w:pPr>
        <w:bidi/>
        <w:ind w:left="360"/>
        <w:rPr>
          <w:rFonts w:cs="B Nazanin"/>
          <w:b/>
          <w:bCs/>
          <w:sz w:val="28"/>
          <w:szCs w:val="28"/>
          <w:rtl/>
          <w:lang w:bidi="fa-IR"/>
        </w:rPr>
      </w:pPr>
      <w:r w:rsidRPr="00B83071">
        <w:rPr>
          <w:rFonts w:cs="B Nazanin" w:hint="cs"/>
          <w:b/>
          <w:bCs/>
          <w:sz w:val="28"/>
          <w:szCs w:val="28"/>
          <w:rtl/>
          <w:lang w:bidi="fa-IR"/>
        </w:rPr>
        <w:t>اهداف</w:t>
      </w:r>
      <w:del w:id="285" w:author="Windows User" w:date="2019-11-08T09:31:00Z">
        <w:r w:rsidR="00B83071" w:rsidDel="007E076B">
          <w:rPr>
            <w:rFonts w:cs="B Nazanin" w:hint="cs"/>
            <w:b/>
            <w:bCs/>
            <w:sz w:val="28"/>
            <w:szCs w:val="28"/>
            <w:rtl/>
            <w:lang w:bidi="fa-IR"/>
          </w:rPr>
          <w:delText>:</w:delText>
        </w:r>
      </w:del>
    </w:p>
    <w:p w:rsidR="00555EC2" w:rsidRPr="002A7F59" w:rsidRDefault="00555EC2" w:rsidP="00F4697A">
      <w:pPr>
        <w:bidi/>
        <w:ind w:left="360"/>
        <w:rPr>
          <w:rFonts w:cs="B Nazanin"/>
          <w:sz w:val="28"/>
          <w:szCs w:val="28"/>
          <w:rtl/>
          <w:lang w:bidi="fa-IR"/>
        </w:rPr>
      </w:pPr>
      <w:r w:rsidRPr="002A7F59">
        <w:rPr>
          <w:rFonts w:cs="B Nazanin" w:hint="cs"/>
          <w:sz w:val="28"/>
          <w:szCs w:val="28"/>
          <w:rtl/>
          <w:lang w:bidi="fa-IR"/>
        </w:rPr>
        <w:t>توسع</w:t>
      </w:r>
      <w:ins w:id="286" w:author="Windows User" w:date="2019-11-08T09:31:00Z">
        <w:r w:rsidR="007E076B">
          <w:rPr>
            <w:rFonts w:cs="B Nazanin" w:hint="cs"/>
            <w:sz w:val="28"/>
            <w:szCs w:val="28"/>
            <w:rtl/>
            <w:lang w:bidi="fa-IR"/>
          </w:rPr>
          <w:t>ۀ</w:t>
        </w:r>
      </w:ins>
      <w:del w:id="287" w:author="Windows User" w:date="2019-11-08T09:31:00Z">
        <w:r w:rsidRPr="002A7F59" w:rsidDel="007E076B">
          <w:rPr>
            <w:rFonts w:cs="B Nazanin" w:hint="cs"/>
            <w:sz w:val="28"/>
            <w:szCs w:val="28"/>
            <w:rtl/>
            <w:lang w:bidi="fa-IR"/>
          </w:rPr>
          <w:delText>ه</w:delText>
        </w:r>
      </w:del>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برای</w:t>
      </w:r>
      <w:r w:rsidRPr="002A7F59">
        <w:rPr>
          <w:rFonts w:cs="B Nazanin"/>
          <w:sz w:val="28"/>
          <w:szCs w:val="28"/>
          <w:rtl/>
          <w:lang w:bidi="fa-IR"/>
        </w:rPr>
        <w:t xml:space="preserve"> </w:t>
      </w:r>
      <w:r w:rsidR="00F4697A">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تازه</w:t>
      </w:r>
      <w:ins w:id="288" w:author="Windows User" w:date="2019-11-08T09:31:00Z">
        <w:r w:rsidR="007E076B">
          <w:rPr>
            <w:rFonts w:cs="B Nazanin" w:hint="cs"/>
            <w:sz w:val="28"/>
            <w:szCs w:val="28"/>
            <w:rtl/>
            <w:lang w:bidi="fa-IR"/>
          </w:rPr>
          <w:t>‌</w:t>
        </w:r>
      </w:ins>
      <w:del w:id="289" w:author="Windows User" w:date="2019-11-08T09:31:00Z">
        <w:r w:rsidRPr="002A7F59" w:rsidDel="007E076B">
          <w:rPr>
            <w:rFonts w:cs="B Nazanin"/>
            <w:sz w:val="28"/>
            <w:szCs w:val="28"/>
            <w:rtl/>
            <w:lang w:bidi="fa-IR"/>
          </w:rPr>
          <w:delText xml:space="preserve"> </w:delText>
        </w:r>
      </w:del>
      <w:r w:rsidRPr="002A7F59">
        <w:rPr>
          <w:rFonts w:cs="B Nazanin" w:hint="cs"/>
          <w:sz w:val="28"/>
          <w:szCs w:val="28"/>
          <w:rtl/>
          <w:lang w:bidi="fa-IR"/>
        </w:rPr>
        <w:t>استقلال</w:t>
      </w:r>
      <w:ins w:id="290" w:author="Windows User" w:date="2019-11-08T09:31:00Z">
        <w:r w:rsidR="007E076B">
          <w:rPr>
            <w:rFonts w:cs="B Nazanin" w:hint="cs"/>
            <w:sz w:val="28"/>
            <w:szCs w:val="28"/>
            <w:rtl/>
            <w:lang w:bidi="fa-IR"/>
          </w:rPr>
          <w:t>‌</w:t>
        </w:r>
      </w:ins>
      <w:del w:id="291" w:author="Windows User" w:date="2019-11-08T09:31:00Z">
        <w:r w:rsidRPr="002A7F59" w:rsidDel="007E076B">
          <w:rPr>
            <w:rFonts w:cs="B Nazanin"/>
            <w:sz w:val="28"/>
            <w:szCs w:val="28"/>
            <w:rtl/>
            <w:lang w:bidi="fa-IR"/>
          </w:rPr>
          <w:delText xml:space="preserve"> </w:delText>
        </w:r>
      </w:del>
      <w:r w:rsidRPr="002A7F59">
        <w:rPr>
          <w:rFonts w:cs="B Nazanin" w:hint="cs"/>
          <w:sz w:val="28"/>
          <w:szCs w:val="28"/>
          <w:rtl/>
          <w:lang w:bidi="fa-IR"/>
        </w:rPr>
        <w:t>یافته</w:t>
      </w:r>
      <w:r w:rsidRPr="002A7F59">
        <w:rPr>
          <w:rFonts w:cs="B Nazanin"/>
          <w:sz w:val="28"/>
          <w:szCs w:val="28"/>
          <w:rtl/>
          <w:lang w:bidi="fa-IR"/>
        </w:rPr>
        <w:t xml:space="preserve"> </w:t>
      </w:r>
      <w:r w:rsidRPr="002A7F59">
        <w:rPr>
          <w:rFonts w:cs="B Nazanin" w:hint="cs"/>
          <w:sz w:val="28"/>
          <w:szCs w:val="28"/>
          <w:rtl/>
          <w:lang w:bidi="fa-IR"/>
        </w:rPr>
        <w:t>ب</w:t>
      </w:r>
      <w:r>
        <w:rPr>
          <w:rFonts w:cs="B Nazanin" w:hint="cs"/>
          <w:sz w:val="28"/>
          <w:szCs w:val="28"/>
          <w:rtl/>
          <w:lang w:bidi="fa-IR"/>
        </w:rPr>
        <w:t>ه</w:t>
      </w:r>
      <w:ins w:id="292" w:author="Windows User" w:date="2019-11-08T09:32:00Z">
        <w:r w:rsidR="007E076B">
          <w:rPr>
            <w:rFonts w:cs="B Nazanin" w:hint="cs"/>
            <w:sz w:val="28"/>
            <w:szCs w:val="28"/>
            <w:rtl/>
            <w:lang w:bidi="fa-IR"/>
          </w:rPr>
          <w:t>‌</w:t>
        </w:r>
      </w:ins>
      <w:del w:id="293" w:author="Windows User" w:date="2019-11-08T09:32:00Z">
        <w:r w:rsidDel="007E076B">
          <w:rPr>
            <w:rFonts w:cs="B Nazanin" w:hint="cs"/>
            <w:sz w:val="28"/>
            <w:szCs w:val="28"/>
            <w:rtl/>
            <w:lang w:bidi="fa-IR"/>
          </w:rPr>
          <w:delText xml:space="preserve"> </w:delText>
        </w:r>
      </w:del>
      <w:r>
        <w:rPr>
          <w:rFonts w:cs="B Nazanin" w:hint="cs"/>
          <w:sz w:val="28"/>
          <w:szCs w:val="28"/>
          <w:rtl/>
          <w:lang w:bidi="fa-IR"/>
        </w:rPr>
        <w:t>منظور</w:t>
      </w:r>
      <w:r w:rsidRPr="002A7F59">
        <w:rPr>
          <w:rFonts w:cs="B Nazanin"/>
          <w:sz w:val="28"/>
          <w:szCs w:val="28"/>
          <w:rtl/>
          <w:lang w:bidi="fa-IR"/>
        </w:rPr>
        <w:t xml:space="preserve"> </w:t>
      </w:r>
      <w:r w:rsidRPr="002A7F59">
        <w:rPr>
          <w:rFonts w:cs="B Nazanin" w:hint="cs"/>
          <w:sz w:val="28"/>
          <w:szCs w:val="28"/>
          <w:rtl/>
          <w:lang w:bidi="fa-IR"/>
        </w:rPr>
        <w:t>ایجاد</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پایدار</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متحد</w:t>
      </w:r>
      <w:del w:id="294" w:author="Windows User" w:date="2019-11-08T09:32:00Z">
        <w:r w:rsidRPr="002A7F59" w:rsidDel="007E076B">
          <w:rPr>
            <w:rFonts w:cs="B Nazanin"/>
            <w:sz w:val="28"/>
            <w:szCs w:val="28"/>
            <w:rtl/>
            <w:lang w:bidi="fa-IR"/>
          </w:rPr>
          <w:delText xml:space="preserve"> </w:delText>
        </w:r>
        <w:r w:rsidRPr="002A7F59" w:rsidDel="007E076B">
          <w:rPr>
            <w:rFonts w:cs="B Nazanin" w:hint="cs"/>
            <w:sz w:val="28"/>
            <w:szCs w:val="28"/>
            <w:rtl/>
            <w:lang w:bidi="fa-IR"/>
          </w:rPr>
          <w:delText>از</w:delText>
        </w:r>
      </w:del>
      <w:r w:rsidRPr="002A7F59">
        <w:rPr>
          <w:rFonts w:cs="B Nazanin"/>
          <w:sz w:val="28"/>
          <w:szCs w:val="28"/>
          <w:rtl/>
          <w:lang w:bidi="fa-IR"/>
        </w:rPr>
        <w:t xml:space="preserve"> </w:t>
      </w:r>
      <w:r w:rsidRPr="002A7F59">
        <w:rPr>
          <w:rFonts w:cs="B Nazanin" w:hint="cs"/>
          <w:sz w:val="28"/>
          <w:szCs w:val="28"/>
          <w:rtl/>
          <w:lang w:bidi="fa-IR"/>
        </w:rPr>
        <w:t>اهمیت</w:t>
      </w:r>
      <w:r w:rsidRPr="002A7F59">
        <w:rPr>
          <w:rFonts w:cs="B Nazanin"/>
          <w:sz w:val="28"/>
          <w:szCs w:val="28"/>
          <w:rtl/>
          <w:lang w:bidi="fa-IR"/>
        </w:rPr>
        <w:t xml:space="preserve"> </w:t>
      </w:r>
      <w:r w:rsidRPr="002A7F59">
        <w:rPr>
          <w:rFonts w:cs="B Nazanin" w:hint="cs"/>
          <w:sz w:val="28"/>
          <w:szCs w:val="28"/>
          <w:rtl/>
          <w:lang w:bidi="fa-IR"/>
        </w:rPr>
        <w:t>ویژه</w:t>
      </w:r>
      <w:ins w:id="295" w:author="Windows User" w:date="2019-11-08T09:32:00Z">
        <w:r w:rsidR="007E076B">
          <w:rPr>
            <w:rFonts w:cs="B Nazanin" w:hint="cs"/>
            <w:sz w:val="28"/>
            <w:szCs w:val="28"/>
            <w:rtl/>
            <w:lang w:bidi="fa-IR"/>
          </w:rPr>
          <w:t>‌</w:t>
        </w:r>
      </w:ins>
      <w:del w:id="296" w:author="Windows User" w:date="2019-11-08T09:32:00Z">
        <w:r w:rsidRPr="002A7F59" w:rsidDel="007E076B">
          <w:rPr>
            <w:rFonts w:cs="B Nazanin"/>
            <w:sz w:val="28"/>
            <w:szCs w:val="28"/>
            <w:rtl/>
            <w:lang w:bidi="fa-IR"/>
          </w:rPr>
          <w:delText xml:space="preserve"> </w:delText>
        </w:r>
      </w:del>
      <w:r w:rsidRPr="002A7F59">
        <w:rPr>
          <w:rFonts w:cs="B Nazanin" w:hint="cs"/>
          <w:sz w:val="28"/>
          <w:szCs w:val="28"/>
          <w:rtl/>
          <w:lang w:bidi="fa-IR"/>
        </w:rPr>
        <w:t>ای</w:t>
      </w:r>
      <w:r w:rsidRPr="002A7F59">
        <w:rPr>
          <w:rFonts w:cs="B Nazanin"/>
          <w:sz w:val="28"/>
          <w:szCs w:val="28"/>
          <w:rtl/>
          <w:lang w:bidi="fa-IR"/>
        </w:rPr>
        <w:t xml:space="preserve"> </w:t>
      </w:r>
      <w:ins w:id="297" w:author="Windows User" w:date="2019-11-08T09:32:00Z">
        <w:r w:rsidR="007E076B">
          <w:rPr>
            <w:rFonts w:cs="B Nazanin" w:hint="cs"/>
            <w:sz w:val="28"/>
            <w:szCs w:val="28"/>
            <w:rtl/>
            <w:lang w:bidi="fa-IR"/>
          </w:rPr>
          <w:t>دارد</w:t>
        </w:r>
      </w:ins>
      <w:del w:id="298" w:author="Windows User" w:date="2019-11-08T09:32:00Z">
        <w:r w:rsidRPr="002A7F59" w:rsidDel="007E076B">
          <w:rPr>
            <w:rFonts w:cs="B Nazanin" w:hint="cs"/>
            <w:sz w:val="28"/>
            <w:szCs w:val="28"/>
            <w:rtl/>
            <w:lang w:bidi="fa-IR"/>
          </w:rPr>
          <w:delText>برخوردار</w:delText>
        </w:r>
        <w:r w:rsidRPr="002A7F59" w:rsidDel="007E076B">
          <w:rPr>
            <w:rFonts w:cs="B Nazanin"/>
            <w:sz w:val="28"/>
            <w:szCs w:val="28"/>
            <w:rtl/>
            <w:lang w:bidi="fa-IR"/>
          </w:rPr>
          <w:delText xml:space="preserve"> </w:delText>
        </w:r>
        <w:r w:rsidRPr="002A7F59" w:rsidDel="007E076B">
          <w:rPr>
            <w:rFonts w:cs="B Nazanin" w:hint="cs"/>
            <w:sz w:val="28"/>
            <w:szCs w:val="28"/>
            <w:rtl/>
            <w:lang w:bidi="fa-IR"/>
          </w:rPr>
          <w:delText>است</w:delText>
        </w:r>
      </w:del>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ترتیب</w:t>
      </w:r>
      <w:del w:id="299" w:author="Windows User" w:date="2019-11-08T09:32:00Z">
        <w:r w:rsidRPr="002A7F59" w:rsidDel="007E076B">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تلاش</w:t>
      </w:r>
      <w:ins w:id="300" w:author="Windows User" w:date="2019-11-08T09:32:00Z">
        <w:r w:rsidR="007E076B">
          <w:rPr>
            <w:rFonts w:cs="B Nazanin" w:hint="cs"/>
            <w:sz w:val="28"/>
            <w:szCs w:val="28"/>
            <w:rtl/>
            <w:lang w:bidi="fa-IR"/>
          </w:rPr>
          <w:t>‌</w:t>
        </w:r>
      </w:ins>
      <w:r w:rsidRPr="002A7F59">
        <w:rPr>
          <w:rFonts w:cs="B Nazanin" w:hint="cs"/>
          <w:sz w:val="28"/>
          <w:szCs w:val="28"/>
          <w:rtl/>
          <w:lang w:bidi="fa-IR"/>
        </w:rPr>
        <w:t>هایی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جهت</w:t>
      </w:r>
      <w:r w:rsidRPr="002A7F59">
        <w:rPr>
          <w:rFonts w:cs="B Nazanin"/>
          <w:sz w:val="28"/>
          <w:szCs w:val="28"/>
          <w:rtl/>
          <w:lang w:bidi="fa-IR"/>
        </w:rPr>
        <w:t xml:space="preserve"> </w:t>
      </w:r>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برای</w:t>
      </w:r>
      <w:r w:rsidRPr="002A7F59">
        <w:rPr>
          <w:rFonts w:cs="B Nazanin"/>
          <w:sz w:val="28"/>
          <w:szCs w:val="28"/>
          <w:rtl/>
          <w:lang w:bidi="fa-IR"/>
        </w:rPr>
        <w:t xml:space="preserve"> </w:t>
      </w:r>
      <w:r w:rsidRPr="002A7F59">
        <w:rPr>
          <w:rFonts w:cs="B Nazanin" w:hint="cs"/>
          <w:sz w:val="28"/>
          <w:szCs w:val="28"/>
          <w:rtl/>
          <w:lang w:bidi="fa-IR"/>
        </w:rPr>
        <w:t>دستیابی</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اهداف</w:t>
      </w:r>
      <w:r w:rsidRPr="002A7F59">
        <w:rPr>
          <w:rFonts w:cs="B Nazanin"/>
          <w:sz w:val="28"/>
          <w:szCs w:val="28"/>
          <w:rtl/>
          <w:lang w:bidi="fa-IR"/>
        </w:rPr>
        <w:t xml:space="preserve"> </w:t>
      </w:r>
      <w:r w:rsidRPr="002A7F59">
        <w:rPr>
          <w:rFonts w:cs="B Nazanin" w:hint="cs"/>
          <w:sz w:val="28"/>
          <w:szCs w:val="28"/>
          <w:rtl/>
          <w:lang w:bidi="fa-IR"/>
        </w:rPr>
        <w:t>زیر</w:t>
      </w:r>
      <w:r w:rsidRPr="002A7F59">
        <w:rPr>
          <w:rFonts w:cs="B Nazanin"/>
          <w:sz w:val="28"/>
          <w:szCs w:val="28"/>
          <w:rtl/>
          <w:lang w:bidi="fa-IR"/>
        </w:rPr>
        <w:t xml:space="preserve"> </w:t>
      </w:r>
      <w:r w:rsidRPr="002A7F59">
        <w:rPr>
          <w:rFonts w:cs="B Nazanin" w:hint="cs"/>
          <w:sz w:val="28"/>
          <w:szCs w:val="28"/>
          <w:rtl/>
          <w:lang w:bidi="fa-IR"/>
        </w:rPr>
        <w:t>انجام</w:t>
      </w:r>
      <w:r w:rsidRPr="002A7F59">
        <w:rPr>
          <w:rFonts w:cs="B Nazanin"/>
          <w:sz w:val="28"/>
          <w:szCs w:val="28"/>
          <w:rtl/>
          <w:lang w:bidi="fa-IR"/>
        </w:rPr>
        <w:t xml:space="preserve"> </w:t>
      </w:r>
      <w:r w:rsidRPr="002A7F59">
        <w:rPr>
          <w:rFonts w:cs="B Nazanin" w:hint="cs"/>
          <w:sz w:val="28"/>
          <w:szCs w:val="28"/>
          <w:rtl/>
          <w:lang w:bidi="fa-IR"/>
        </w:rPr>
        <w:t>می</w:t>
      </w:r>
      <w:ins w:id="301" w:author="Windows User" w:date="2019-11-08T09:32:00Z">
        <w:r w:rsidR="007E076B">
          <w:rPr>
            <w:rFonts w:cs="B Nazanin" w:hint="cs"/>
            <w:sz w:val="28"/>
            <w:szCs w:val="28"/>
            <w:rtl/>
            <w:lang w:bidi="fa-IR"/>
          </w:rPr>
          <w:t>‌</w:t>
        </w:r>
      </w:ins>
      <w:del w:id="302" w:author="Windows User" w:date="2019-11-08T09:32:00Z">
        <w:r w:rsidRPr="002A7F59" w:rsidDel="007E076B">
          <w:rPr>
            <w:rFonts w:cs="B Nazanin"/>
            <w:sz w:val="28"/>
            <w:szCs w:val="28"/>
            <w:rtl/>
            <w:lang w:bidi="fa-IR"/>
          </w:rPr>
          <w:delText xml:space="preserve"> </w:delText>
        </w:r>
      </w:del>
      <w:r w:rsidRPr="002A7F59">
        <w:rPr>
          <w:rFonts w:cs="B Nazanin" w:hint="cs"/>
          <w:sz w:val="28"/>
          <w:szCs w:val="28"/>
          <w:rtl/>
          <w:lang w:bidi="fa-IR"/>
        </w:rPr>
        <w:t>شود</w:t>
      </w:r>
      <w:ins w:id="303" w:author="Windows User" w:date="2019-11-08T10:51:00Z">
        <w:r w:rsidR="003546BA">
          <w:rPr>
            <w:rFonts w:cs="B Nazanin" w:hint="cs"/>
            <w:sz w:val="28"/>
            <w:szCs w:val="28"/>
            <w:rtl/>
            <w:lang w:bidi="fa-IR"/>
          </w:rPr>
          <w:t>.</w:t>
        </w:r>
      </w:ins>
      <w:del w:id="304" w:author="Windows User" w:date="2019-11-08T10:51:00Z">
        <w:r w:rsidRPr="002A7F59" w:rsidDel="003546BA">
          <w:rPr>
            <w:rFonts w:cs="B Nazanin"/>
            <w:sz w:val="28"/>
            <w:szCs w:val="28"/>
            <w:rtl/>
            <w:lang w:bidi="fa-IR"/>
          </w:rPr>
          <w:delText>:</w:delText>
        </w:r>
      </w:del>
    </w:p>
    <w:p w:rsidR="00EE2930" w:rsidRPr="00172C92" w:rsidRDefault="00EE2930" w:rsidP="00172C92">
      <w:pPr>
        <w:spacing w:before="100" w:beforeAutospacing="1" w:after="100" w:afterAutospacing="1" w:line="240" w:lineRule="auto"/>
        <w:rPr>
          <w:rFonts w:ascii="Arial" w:eastAsia="Times New Roman" w:hAnsi="Arial" w:cs="Arial"/>
          <w:color w:val="333333"/>
          <w:sz w:val="20"/>
          <w:szCs w:val="20"/>
        </w:rPr>
      </w:pPr>
    </w:p>
    <w:p w:rsidR="00F4697A" w:rsidRPr="002A7F59" w:rsidRDefault="00B83071">
      <w:pPr>
        <w:bidi/>
        <w:rPr>
          <w:rFonts w:cs="B Nazanin"/>
          <w:sz w:val="28"/>
          <w:szCs w:val="28"/>
          <w:rtl/>
          <w:lang w:bidi="fa-IR"/>
        </w:rPr>
        <w:pPrChange w:id="305" w:author="Windows User" w:date="2019-11-08T09:33:00Z">
          <w:pPr>
            <w:bidi/>
            <w:ind w:left="360"/>
          </w:pPr>
        </w:pPrChange>
      </w:pPr>
      <w:del w:id="306" w:author="Windows User" w:date="2019-11-08T09:33:00Z">
        <w:r w:rsidRPr="002A7F59" w:rsidDel="007E076B">
          <w:rPr>
            <w:rFonts w:cs="B Nazanin"/>
            <w:sz w:val="28"/>
            <w:szCs w:val="28"/>
            <w:lang w:bidi="fa-IR"/>
          </w:rPr>
          <w:delText xml:space="preserve"> </w:delText>
        </w:r>
      </w:del>
      <w:ins w:id="307" w:author="Windows User" w:date="2019-11-08T09:32:00Z">
        <w:r w:rsidR="007E076B">
          <w:rPr>
            <w:rFonts w:cs="B Nazanin" w:hint="cs"/>
            <w:sz w:val="28"/>
            <w:szCs w:val="28"/>
            <w:rtl/>
            <w:lang w:bidi="fa-IR"/>
          </w:rPr>
          <w:t>الف</w:t>
        </w:r>
      </w:ins>
      <w:ins w:id="308" w:author="Windows User" w:date="2019-11-08T09:33:00Z">
        <w:r w:rsidR="007E076B">
          <w:rPr>
            <w:rFonts w:cs="B Nazanin" w:hint="cs"/>
            <w:sz w:val="28"/>
            <w:szCs w:val="28"/>
            <w:rtl/>
            <w:lang w:bidi="fa-IR"/>
          </w:rPr>
          <w:t xml:space="preserve">: </w:t>
        </w:r>
      </w:ins>
      <w:del w:id="309" w:author="Windows User" w:date="2019-11-08T09:32:00Z">
        <w:r w:rsidDel="007E076B">
          <w:rPr>
            <w:rFonts w:cs="B Nazanin" w:hint="cs"/>
            <w:sz w:val="28"/>
            <w:szCs w:val="28"/>
            <w:rtl/>
            <w:lang w:bidi="fa-IR"/>
          </w:rPr>
          <w:delText>(الف)</w:delText>
        </w:r>
      </w:del>
      <w:r w:rsidR="00F4697A" w:rsidRPr="002A7F59">
        <w:rPr>
          <w:rFonts w:cs="B Nazanin" w:hint="cs"/>
          <w:sz w:val="28"/>
          <w:szCs w:val="28"/>
          <w:rtl/>
          <w:lang w:bidi="fa-IR"/>
        </w:rPr>
        <w:t>تقویت</w:t>
      </w:r>
      <w:r w:rsidR="00F4697A" w:rsidRPr="002A7F59">
        <w:rPr>
          <w:rFonts w:cs="B Nazanin"/>
          <w:sz w:val="28"/>
          <w:szCs w:val="28"/>
          <w:rtl/>
          <w:lang w:bidi="fa-IR"/>
        </w:rPr>
        <w:t xml:space="preserve"> </w:t>
      </w:r>
      <w:r w:rsidR="00F4697A" w:rsidRPr="002A7F59">
        <w:rPr>
          <w:rFonts w:cs="B Nazanin" w:hint="cs"/>
          <w:sz w:val="28"/>
          <w:szCs w:val="28"/>
          <w:rtl/>
          <w:lang w:bidi="fa-IR"/>
        </w:rPr>
        <w:t>وحدت</w:t>
      </w:r>
      <w:r w:rsidR="00F4697A" w:rsidRPr="002A7F59">
        <w:rPr>
          <w:rFonts w:cs="B Nazanin"/>
          <w:sz w:val="28"/>
          <w:szCs w:val="28"/>
          <w:rtl/>
          <w:lang w:bidi="fa-IR"/>
        </w:rPr>
        <w:t xml:space="preserve"> </w:t>
      </w:r>
      <w:r w:rsidR="00F4697A" w:rsidRPr="002A7F59">
        <w:rPr>
          <w:rFonts w:cs="B Nazanin" w:hint="cs"/>
          <w:sz w:val="28"/>
          <w:szCs w:val="28"/>
          <w:rtl/>
          <w:lang w:bidi="fa-IR"/>
        </w:rPr>
        <w:t>ملی</w:t>
      </w:r>
      <w:r w:rsidR="00F4697A" w:rsidRPr="002A7F59">
        <w:rPr>
          <w:rFonts w:cs="B Nazanin"/>
          <w:sz w:val="28"/>
          <w:szCs w:val="28"/>
          <w:rtl/>
          <w:lang w:bidi="fa-IR"/>
        </w:rPr>
        <w:t xml:space="preserve"> </w:t>
      </w:r>
      <w:r w:rsidR="00F4697A" w:rsidRPr="002A7F59">
        <w:rPr>
          <w:rFonts w:cs="B Nazanin" w:hint="cs"/>
          <w:sz w:val="28"/>
          <w:szCs w:val="28"/>
          <w:rtl/>
          <w:lang w:bidi="fa-IR"/>
        </w:rPr>
        <w:t>از</w:t>
      </w:r>
      <w:r w:rsidR="00F4697A" w:rsidRPr="002A7F59">
        <w:rPr>
          <w:rFonts w:cs="B Nazanin"/>
          <w:sz w:val="28"/>
          <w:szCs w:val="28"/>
          <w:rtl/>
          <w:lang w:bidi="fa-IR"/>
        </w:rPr>
        <w:t xml:space="preserve"> </w:t>
      </w:r>
      <w:r w:rsidR="00F4697A" w:rsidRPr="002A7F59">
        <w:rPr>
          <w:rFonts w:cs="B Nazanin" w:hint="cs"/>
          <w:sz w:val="28"/>
          <w:szCs w:val="28"/>
          <w:rtl/>
          <w:lang w:bidi="fa-IR"/>
        </w:rPr>
        <w:t>طریق</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lang w:bidi="fa-IR"/>
        </w:rPr>
        <w:t>.</w:t>
      </w:r>
    </w:p>
    <w:p w:rsidR="00F4697A" w:rsidRPr="002A7F59" w:rsidRDefault="007E076B">
      <w:pPr>
        <w:bidi/>
        <w:rPr>
          <w:rFonts w:cs="B Nazanin"/>
          <w:sz w:val="28"/>
          <w:szCs w:val="28"/>
          <w:rtl/>
          <w:lang w:bidi="fa-IR"/>
        </w:rPr>
        <w:pPrChange w:id="310" w:author="Windows User" w:date="2019-11-08T09:33:00Z">
          <w:pPr>
            <w:bidi/>
            <w:ind w:left="360"/>
          </w:pPr>
        </w:pPrChange>
      </w:pPr>
      <w:ins w:id="311" w:author="Windows User" w:date="2019-11-08T09:33:00Z">
        <w:r>
          <w:rPr>
            <w:rFonts w:cs="B Nazanin" w:hint="cs"/>
            <w:sz w:val="28"/>
            <w:szCs w:val="28"/>
            <w:rtl/>
            <w:lang w:bidi="fa-IR"/>
          </w:rPr>
          <w:t xml:space="preserve">ب: </w:t>
        </w:r>
      </w:ins>
      <w:del w:id="312" w:author="Windows User" w:date="2019-11-08T09:33:00Z">
        <w:r w:rsidR="00B83071" w:rsidDel="007E076B">
          <w:rPr>
            <w:rFonts w:cs="B Nazanin" w:hint="cs"/>
            <w:sz w:val="28"/>
            <w:szCs w:val="28"/>
            <w:rtl/>
            <w:lang w:bidi="fa-IR"/>
          </w:rPr>
          <w:delText>(ب)</w:delText>
        </w:r>
      </w:del>
      <w:r w:rsidR="00F4697A" w:rsidRPr="002A7F59">
        <w:rPr>
          <w:rFonts w:cs="B Nazanin"/>
          <w:sz w:val="28"/>
          <w:szCs w:val="28"/>
          <w:lang w:bidi="fa-IR"/>
        </w:rPr>
        <w:t xml:space="preserve"> </w:t>
      </w:r>
      <w:r w:rsidR="00F4697A" w:rsidRPr="002A7F59">
        <w:rPr>
          <w:rFonts w:cs="B Nazanin" w:hint="cs"/>
          <w:sz w:val="28"/>
          <w:szCs w:val="28"/>
          <w:rtl/>
          <w:lang w:bidi="fa-IR"/>
        </w:rPr>
        <w:t>پرورش</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حفظ</w:t>
      </w:r>
      <w:r w:rsidR="00F4697A" w:rsidRPr="002A7F59">
        <w:rPr>
          <w:rFonts w:cs="B Nazanin"/>
          <w:sz w:val="28"/>
          <w:szCs w:val="28"/>
          <w:rtl/>
          <w:lang w:bidi="fa-IR"/>
        </w:rPr>
        <w:t xml:space="preserve"> </w:t>
      </w:r>
      <w:r w:rsidR="00F4697A" w:rsidRPr="002A7F59">
        <w:rPr>
          <w:rFonts w:cs="B Nazanin" w:hint="cs"/>
          <w:sz w:val="28"/>
          <w:szCs w:val="28"/>
          <w:rtl/>
          <w:lang w:bidi="fa-IR"/>
        </w:rPr>
        <w:t>هویت</w:t>
      </w:r>
      <w:r w:rsidR="00F4697A" w:rsidRPr="002A7F59">
        <w:rPr>
          <w:rFonts w:cs="B Nazanin"/>
          <w:sz w:val="28"/>
          <w:szCs w:val="28"/>
          <w:rtl/>
          <w:lang w:bidi="fa-IR"/>
        </w:rPr>
        <w:t xml:space="preserve"> </w:t>
      </w:r>
      <w:r w:rsidR="00F4697A" w:rsidRPr="002A7F59">
        <w:rPr>
          <w:rFonts w:cs="B Nazanin" w:hint="cs"/>
          <w:sz w:val="28"/>
          <w:szCs w:val="28"/>
          <w:rtl/>
          <w:lang w:bidi="fa-IR"/>
        </w:rPr>
        <w:t>ملی</w:t>
      </w:r>
      <w:r w:rsidR="00F4697A" w:rsidRPr="002A7F59">
        <w:rPr>
          <w:rFonts w:cs="B Nazanin"/>
          <w:sz w:val="28"/>
          <w:szCs w:val="28"/>
          <w:rtl/>
          <w:lang w:bidi="fa-IR"/>
        </w:rPr>
        <w:t xml:space="preserve"> </w:t>
      </w:r>
      <w:r w:rsidR="00F4697A" w:rsidRPr="002A7F59">
        <w:rPr>
          <w:rFonts w:cs="B Nazanin" w:hint="cs"/>
          <w:sz w:val="28"/>
          <w:szCs w:val="28"/>
          <w:rtl/>
          <w:lang w:bidi="fa-IR"/>
        </w:rPr>
        <w:t>ایجاد</w:t>
      </w:r>
      <w:del w:id="313" w:author="Windows User" w:date="2019-11-08T09:34: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شده</w:t>
      </w:r>
      <w:r w:rsidR="00F4697A" w:rsidRPr="002A7F59">
        <w:rPr>
          <w:rFonts w:cs="B Nazanin"/>
          <w:sz w:val="28"/>
          <w:szCs w:val="28"/>
          <w:rtl/>
          <w:lang w:bidi="fa-IR"/>
        </w:rPr>
        <w:t xml:space="preserve"> </w:t>
      </w:r>
      <w:r w:rsidR="00F4697A" w:rsidRPr="002A7F59">
        <w:rPr>
          <w:rFonts w:cs="B Nazanin" w:hint="cs"/>
          <w:sz w:val="28"/>
          <w:szCs w:val="28"/>
          <w:rtl/>
          <w:lang w:bidi="fa-IR"/>
        </w:rPr>
        <w:t>از</w:t>
      </w:r>
      <w:r w:rsidR="00F4697A" w:rsidRPr="002A7F59">
        <w:rPr>
          <w:rFonts w:cs="B Nazanin"/>
          <w:sz w:val="28"/>
          <w:szCs w:val="28"/>
          <w:rtl/>
          <w:lang w:bidi="fa-IR"/>
        </w:rPr>
        <w:t xml:space="preserve"> </w:t>
      </w:r>
      <w:r w:rsidR="00F4697A" w:rsidRPr="002A7F59">
        <w:rPr>
          <w:rFonts w:cs="B Nazanin" w:hint="cs"/>
          <w:sz w:val="28"/>
          <w:szCs w:val="28"/>
          <w:rtl/>
          <w:lang w:bidi="fa-IR"/>
        </w:rPr>
        <w:t>طریق</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rtl/>
          <w:lang w:bidi="fa-IR"/>
        </w:rPr>
        <w:t xml:space="preserve"> </w:t>
      </w:r>
      <w:r w:rsidR="00F4697A" w:rsidRPr="002A7F59">
        <w:rPr>
          <w:rFonts w:cs="B Nazanin" w:hint="cs"/>
          <w:sz w:val="28"/>
          <w:szCs w:val="28"/>
          <w:rtl/>
          <w:lang w:bidi="fa-IR"/>
        </w:rPr>
        <w:t>ملی</w:t>
      </w:r>
      <w:r w:rsidR="00F4697A" w:rsidRPr="002A7F59">
        <w:rPr>
          <w:rFonts w:cs="B Nazanin"/>
          <w:sz w:val="28"/>
          <w:szCs w:val="28"/>
          <w:lang w:bidi="fa-IR"/>
        </w:rPr>
        <w:t>.</w:t>
      </w:r>
    </w:p>
    <w:p w:rsidR="00F4697A" w:rsidRPr="002A7F59" w:rsidRDefault="00B83071">
      <w:pPr>
        <w:bidi/>
        <w:rPr>
          <w:rFonts w:cs="B Nazanin"/>
          <w:sz w:val="28"/>
          <w:szCs w:val="28"/>
          <w:rtl/>
          <w:lang w:bidi="fa-IR"/>
        </w:rPr>
        <w:pPrChange w:id="314" w:author="Windows User" w:date="2019-11-08T09:33:00Z">
          <w:pPr>
            <w:bidi/>
            <w:ind w:left="360"/>
          </w:pPr>
        </w:pPrChange>
      </w:pPr>
      <w:del w:id="315" w:author="Windows User" w:date="2019-11-08T09:33:00Z">
        <w:r w:rsidDel="007E076B">
          <w:rPr>
            <w:rFonts w:cs="B Nazanin" w:hint="cs"/>
            <w:sz w:val="28"/>
            <w:szCs w:val="28"/>
            <w:rtl/>
            <w:lang w:bidi="fa-IR"/>
          </w:rPr>
          <w:delText>(ج</w:delText>
        </w:r>
      </w:del>
      <w:ins w:id="316" w:author="Windows User" w:date="2019-11-08T09:33:00Z">
        <w:r w:rsidR="007E076B">
          <w:rPr>
            <w:rFonts w:cs="B Nazanin" w:hint="cs"/>
            <w:sz w:val="28"/>
            <w:szCs w:val="28"/>
            <w:rtl/>
            <w:lang w:bidi="fa-IR"/>
          </w:rPr>
          <w:t xml:space="preserve">ج: </w:t>
        </w:r>
      </w:ins>
      <w:del w:id="317" w:author="Windows User" w:date="2019-11-08T09:33:00Z">
        <w:r w:rsidDel="007E076B">
          <w:rPr>
            <w:rFonts w:cs="B Nazanin" w:hint="cs"/>
            <w:sz w:val="28"/>
            <w:szCs w:val="28"/>
            <w:rtl/>
            <w:lang w:bidi="fa-IR"/>
          </w:rPr>
          <w:delText>)</w:delText>
        </w:r>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غنی</w:t>
      </w:r>
      <w:ins w:id="318" w:author="Windows User" w:date="2019-11-08T09:34:00Z">
        <w:r w:rsidR="007E076B">
          <w:rPr>
            <w:rFonts w:cs="B Nazanin" w:hint="cs"/>
            <w:sz w:val="28"/>
            <w:szCs w:val="28"/>
            <w:rtl/>
            <w:lang w:bidi="fa-IR"/>
          </w:rPr>
          <w:t>‌</w:t>
        </w:r>
      </w:ins>
      <w:del w:id="319" w:author="Windows User" w:date="2019-11-08T09:34: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سازی</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ارتقا</w:t>
      </w:r>
      <w:ins w:id="320" w:author="Windows User" w:date="2019-11-08T09:34:00Z">
        <w:r w:rsidR="007E076B">
          <w:rPr>
            <w:rFonts w:cs="B Nazanin" w:hint="cs"/>
            <w:sz w:val="28"/>
            <w:szCs w:val="28"/>
            <w:rtl/>
            <w:lang w:bidi="fa-IR"/>
          </w:rPr>
          <w:t>ء</w:t>
        </w:r>
      </w:ins>
      <w:del w:id="321" w:author="Windows User" w:date="2019-11-08T09:34:00Z">
        <w:r w:rsidR="00F4697A" w:rsidRPr="002A7F59" w:rsidDel="007E076B">
          <w:rPr>
            <w:rFonts w:cs="B Nazanin" w:hint="cs"/>
            <w:sz w:val="28"/>
            <w:szCs w:val="28"/>
            <w:rtl/>
            <w:lang w:bidi="fa-IR"/>
          </w:rPr>
          <w:delText>ء</w:delText>
        </w:r>
      </w:del>
      <w:r w:rsidR="00F4697A" w:rsidRPr="002A7F59">
        <w:rPr>
          <w:rFonts w:cs="B Nazanin"/>
          <w:sz w:val="28"/>
          <w:szCs w:val="28"/>
          <w:rtl/>
          <w:lang w:bidi="fa-IR"/>
        </w:rPr>
        <w:t xml:space="preserve"> </w:t>
      </w:r>
      <w:r w:rsidR="00F4697A" w:rsidRPr="002A7F59">
        <w:rPr>
          <w:rFonts w:cs="B Nazanin" w:hint="cs"/>
          <w:sz w:val="28"/>
          <w:szCs w:val="28"/>
          <w:rtl/>
          <w:lang w:bidi="fa-IR"/>
        </w:rPr>
        <w:t>کیفیت</w:t>
      </w:r>
      <w:r w:rsidR="00F4697A" w:rsidRPr="002A7F59">
        <w:rPr>
          <w:rFonts w:cs="B Nazanin"/>
          <w:sz w:val="28"/>
          <w:szCs w:val="28"/>
          <w:rtl/>
          <w:lang w:bidi="fa-IR"/>
        </w:rPr>
        <w:t xml:space="preserve"> </w:t>
      </w:r>
      <w:r w:rsidR="00F4697A" w:rsidRPr="002A7F59">
        <w:rPr>
          <w:rFonts w:cs="B Nazanin" w:hint="cs"/>
          <w:sz w:val="28"/>
          <w:szCs w:val="28"/>
          <w:rtl/>
          <w:lang w:bidi="fa-IR"/>
        </w:rPr>
        <w:t>زندگی</w:t>
      </w:r>
      <w:r w:rsidR="00F4697A" w:rsidRPr="002A7F59">
        <w:rPr>
          <w:rFonts w:cs="B Nazanin"/>
          <w:sz w:val="28"/>
          <w:szCs w:val="28"/>
          <w:rtl/>
          <w:lang w:bidi="fa-IR"/>
        </w:rPr>
        <w:t xml:space="preserve"> </w:t>
      </w:r>
      <w:r w:rsidR="00F4697A" w:rsidRPr="002A7F59">
        <w:rPr>
          <w:rFonts w:cs="B Nazanin" w:hint="cs"/>
          <w:sz w:val="28"/>
          <w:szCs w:val="28"/>
          <w:rtl/>
          <w:lang w:bidi="fa-IR"/>
        </w:rPr>
        <w:t>بشر</w:t>
      </w:r>
      <w:r w:rsidR="00F4697A" w:rsidRPr="002A7F59">
        <w:rPr>
          <w:rFonts w:cs="B Nazanin"/>
          <w:sz w:val="28"/>
          <w:szCs w:val="28"/>
          <w:rtl/>
          <w:lang w:bidi="fa-IR"/>
        </w:rPr>
        <w:t xml:space="preserve"> </w:t>
      </w:r>
      <w:r w:rsidR="00F4697A" w:rsidRPr="002A7F59">
        <w:rPr>
          <w:rFonts w:cs="B Nazanin" w:hint="cs"/>
          <w:sz w:val="28"/>
          <w:szCs w:val="28"/>
          <w:rtl/>
          <w:lang w:bidi="fa-IR"/>
        </w:rPr>
        <w:t>در</w:t>
      </w:r>
      <w:r w:rsidR="00F4697A" w:rsidRPr="002A7F59">
        <w:rPr>
          <w:rFonts w:cs="B Nazanin"/>
          <w:sz w:val="28"/>
          <w:szCs w:val="28"/>
          <w:rtl/>
          <w:lang w:bidi="fa-IR"/>
        </w:rPr>
        <w:t xml:space="preserve"> </w:t>
      </w:r>
      <w:r w:rsidR="00F4697A" w:rsidRPr="002A7F59">
        <w:rPr>
          <w:rFonts w:cs="B Nazanin" w:hint="cs"/>
          <w:sz w:val="28"/>
          <w:szCs w:val="28"/>
          <w:rtl/>
          <w:lang w:bidi="fa-IR"/>
        </w:rPr>
        <w:t>تعادل</w:t>
      </w:r>
      <w:r w:rsidR="00F4697A" w:rsidRPr="002A7F59">
        <w:rPr>
          <w:rFonts w:cs="B Nazanin"/>
          <w:sz w:val="28"/>
          <w:szCs w:val="28"/>
          <w:rtl/>
          <w:lang w:bidi="fa-IR"/>
        </w:rPr>
        <w:t xml:space="preserve"> </w:t>
      </w:r>
      <w:r w:rsidR="00F4697A" w:rsidRPr="002A7F59">
        <w:rPr>
          <w:rFonts w:cs="B Nazanin" w:hint="cs"/>
          <w:sz w:val="28"/>
          <w:szCs w:val="28"/>
          <w:rtl/>
          <w:lang w:bidi="fa-IR"/>
        </w:rPr>
        <w:t>با</w:t>
      </w:r>
      <w:r w:rsidR="00F4697A" w:rsidRPr="002A7F59">
        <w:rPr>
          <w:rFonts w:cs="B Nazanin"/>
          <w:sz w:val="28"/>
          <w:szCs w:val="28"/>
          <w:rtl/>
          <w:lang w:bidi="fa-IR"/>
        </w:rPr>
        <w:t xml:space="preserve"> </w:t>
      </w:r>
      <w:r w:rsidR="00F4697A" w:rsidRPr="002A7F59">
        <w:rPr>
          <w:rFonts w:cs="B Nazanin" w:hint="cs"/>
          <w:sz w:val="28"/>
          <w:szCs w:val="28"/>
          <w:rtl/>
          <w:lang w:bidi="fa-IR"/>
        </w:rPr>
        <w:t>توسع</w:t>
      </w:r>
      <w:ins w:id="322" w:author="Windows User" w:date="2019-11-08T09:34:00Z">
        <w:r w:rsidR="007E076B">
          <w:rPr>
            <w:rFonts w:cs="B Nazanin" w:hint="cs"/>
            <w:sz w:val="28"/>
            <w:szCs w:val="28"/>
            <w:rtl/>
            <w:lang w:bidi="fa-IR"/>
          </w:rPr>
          <w:t>ۀ</w:t>
        </w:r>
      </w:ins>
      <w:del w:id="323" w:author="Windows User" w:date="2019-11-08T09:34:00Z">
        <w:r w:rsidR="00F4697A" w:rsidRPr="002A7F59" w:rsidDel="007E076B">
          <w:rPr>
            <w:rFonts w:cs="B Nazanin" w:hint="cs"/>
            <w:sz w:val="28"/>
            <w:szCs w:val="28"/>
            <w:rtl/>
            <w:lang w:bidi="fa-IR"/>
          </w:rPr>
          <w:delText>ه</w:delText>
        </w:r>
      </w:del>
      <w:r w:rsidR="00F4697A" w:rsidRPr="002A7F59">
        <w:rPr>
          <w:rFonts w:cs="B Nazanin"/>
          <w:sz w:val="28"/>
          <w:szCs w:val="28"/>
          <w:rtl/>
          <w:lang w:bidi="fa-IR"/>
        </w:rPr>
        <w:t xml:space="preserve"> </w:t>
      </w:r>
      <w:r w:rsidR="00F4697A" w:rsidRPr="002A7F59">
        <w:rPr>
          <w:rFonts w:cs="B Nazanin" w:hint="cs"/>
          <w:sz w:val="28"/>
          <w:szCs w:val="28"/>
          <w:rtl/>
          <w:lang w:bidi="fa-IR"/>
        </w:rPr>
        <w:t>اقتصادی</w:t>
      </w:r>
      <w:r w:rsidR="00F4697A" w:rsidRPr="002A7F59">
        <w:rPr>
          <w:rFonts w:cs="B Nazanin"/>
          <w:sz w:val="28"/>
          <w:szCs w:val="28"/>
          <w:rtl/>
          <w:lang w:bidi="fa-IR"/>
        </w:rPr>
        <w:t xml:space="preserve"> </w:t>
      </w:r>
      <w:r>
        <w:rPr>
          <w:rFonts w:ascii="Times New Roman" w:hAnsi="Times New Roman" w:cs="Times New Roma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اجتماعی</w:t>
      </w:r>
      <w:r w:rsidR="00F4697A" w:rsidRPr="002A7F59">
        <w:rPr>
          <w:rFonts w:cs="B Nazanin"/>
          <w:sz w:val="28"/>
          <w:szCs w:val="28"/>
          <w:rtl/>
          <w:lang w:bidi="fa-IR"/>
        </w:rPr>
        <w:t>.</w:t>
      </w:r>
    </w:p>
    <w:p w:rsidR="00F4697A" w:rsidRPr="00B83071" w:rsidRDefault="00F4697A" w:rsidP="00F4697A">
      <w:pPr>
        <w:bidi/>
        <w:ind w:left="360"/>
        <w:rPr>
          <w:rFonts w:cs="B Nazanin"/>
          <w:b/>
          <w:bCs/>
          <w:sz w:val="28"/>
          <w:szCs w:val="28"/>
          <w:rtl/>
          <w:lang w:bidi="fa-IR"/>
        </w:rPr>
      </w:pPr>
      <w:r w:rsidRPr="00B83071">
        <w:rPr>
          <w:rFonts w:cs="B Nazanin" w:hint="cs"/>
          <w:b/>
          <w:bCs/>
          <w:sz w:val="28"/>
          <w:szCs w:val="28"/>
          <w:rtl/>
          <w:lang w:bidi="fa-IR"/>
        </w:rPr>
        <w:lastRenderedPageBreak/>
        <w:t>استراتژی</w:t>
      </w:r>
      <w:r w:rsidRPr="00B83071">
        <w:rPr>
          <w:rFonts w:cs="B Nazanin"/>
          <w:b/>
          <w:bCs/>
          <w:sz w:val="28"/>
          <w:szCs w:val="28"/>
          <w:rtl/>
          <w:lang w:bidi="fa-IR"/>
        </w:rPr>
        <w:t xml:space="preserve"> </w:t>
      </w:r>
      <w:r w:rsidRPr="00B83071">
        <w:rPr>
          <w:rFonts w:cs="B Nazanin" w:hint="cs"/>
          <w:b/>
          <w:bCs/>
          <w:sz w:val="28"/>
          <w:szCs w:val="28"/>
          <w:rtl/>
          <w:lang w:bidi="fa-IR"/>
        </w:rPr>
        <w:t>و</w:t>
      </w:r>
      <w:r w:rsidRPr="00B83071">
        <w:rPr>
          <w:rFonts w:cs="B Nazanin"/>
          <w:b/>
          <w:bCs/>
          <w:sz w:val="28"/>
          <w:szCs w:val="28"/>
          <w:rtl/>
          <w:lang w:bidi="fa-IR"/>
        </w:rPr>
        <w:t xml:space="preserve"> </w:t>
      </w:r>
      <w:r w:rsidRPr="00B83071">
        <w:rPr>
          <w:rFonts w:cs="B Nazanin" w:hint="cs"/>
          <w:b/>
          <w:bCs/>
          <w:sz w:val="28"/>
          <w:szCs w:val="28"/>
          <w:rtl/>
          <w:lang w:bidi="fa-IR"/>
        </w:rPr>
        <w:t>اجرای</w:t>
      </w:r>
      <w:r w:rsidRPr="00B83071">
        <w:rPr>
          <w:rFonts w:cs="B Nazanin"/>
          <w:b/>
          <w:bCs/>
          <w:sz w:val="28"/>
          <w:szCs w:val="28"/>
          <w:rtl/>
          <w:lang w:bidi="fa-IR"/>
        </w:rPr>
        <w:t xml:space="preserve"> </w:t>
      </w:r>
      <w:r w:rsidRPr="00B83071">
        <w:rPr>
          <w:rFonts w:cs="B Nazanin" w:hint="cs"/>
          <w:b/>
          <w:bCs/>
          <w:sz w:val="28"/>
          <w:szCs w:val="28"/>
          <w:rtl/>
          <w:lang w:bidi="fa-IR"/>
        </w:rPr>
        <w:t>این</w:t>
      </w:r>
      <w:r w:rsidRPr="00B83071">
        <w:rPr>
          <w:rFonts w:cs="B Nazanin"/>
          <w:b/>
          <w:bCs/>
          <w:sz w:val="28"/>
          <w:szCs w:val="28"/>
          <w:rtl/>
          <w:lang w:bidi="fa-IR"/>
        </w:rPr>
        <w:t xml:space="preserve"> </w:t>
      </w:r>
      <w:r w:rsidRPr="00B83071">
        <w:rPr>
          <w:rFonts w:cs="B Nazanin" w:hint="cs"/>
          <w:b/>
          <w:bCs/>
          <w:sz w:val="28"/>
          <w:szCs w:val="28"/>
          <w:rtl/>
          <w:lang w:bidi="fa-IR"/>
        </w:rPr>
        <w:t>سیاست</w:t>
      </w:r>
      <w:r w:rsidRPr="00B83071">
        <w:rPr>
          <w:rFonts w:cs="B Nazanin"/>
          <w:b/>
          <w:bCs/>
          <w:sz w:val="28"/>
          <w:szCs w:val="28"/>
          <w:rtl/>
          <w:lang w:bidi="fa-IR"/>
        </w:rPr>
        <w:t xml:space="preserve"> </w:t>
      </w:r>
      <w:r w:rsidRPr="00B83071">
        <w:rPr>
          <w:rFonts w:cs="B Nazanin" w:hint="cs"/>
          <w:b/>
          <w:bCs/>
          <w:sz w:val="28"/>
          <w:szCs w:val="28"/>
          <w:rtl/>
          <w:lang w:bidi="fa-IR"/>
        </w:rPr>
        <w:t>از</w:t>
      </w:r>
      <w:r w:rsidRPr="00B83071">
        <w:rPr>
          <w:rFonts w:cs="B Nazanin"/>
          <w:b/>
          <w:bCs/>
          <w:sz w:val="28"/>
          <w:szCs w:val="28"/>
          <w:rtl/>
          <w:lang w:bidi="fa-IR"/>
        </w:rPr>
        <w:t xml:space="preserve"> </w:t>
      </w:r>
      <w:r w:rsidRPr="00B83071">
        <w:rPr>
          <w:rFonts w:cs="B Nazanin" w:hint="cs"/>
          <w:b/>
          <w:bCs/>
          <w:sz w:val="28"/>
          <w:szCs w:val="28"/>
          <w:rtl/>
          <w:lang w:bidi="fa-IR"/>
        </w:rPr>
        <w:t>طریق</w:t>
      </w:r>
      <w:r w:rsidRPr="00B83071">
        <w:rPr>
          <w:rFonts w:cs="B Nazanin"/>
          <w:b/>
          <w:bCs/>
          <w:sz w:val="28"/>
          <w:szCs w:val="28"/>
          <w:rtl/>
          <w:lang w:bidi="fa-IR"/>
        </w:rPr>
        <w:t xml:space="preserve"> </w:t>
      </w:r>
      <w:r w:rsidRPr="00B83071">
        <w:rPr>
          <w:rFonts w:cs="B Nazanin" w:hint="cs"/>
          <w:b/>
          <w:bCs/>
          <w:sz w:val="28"/>
          <w:szCs w:val="28"/>
          <w:rtl/>
          <w:lang w:bidi="fa-IR"/>
        </w:rPr>
        <w:t>موارد</w:t>
      </w:r>
      <w:r w:rsidRPr="00B83071">
        <w:rPr>
          <w:rFonts w:cs="B Nazanin"/>
          <w:b/>
          <w:bCs/>
          <w:sz w:val="28"/>
          <w:szCs w:val="28"/>
          <w:rtl/>
          <w:lang w:bidi="fa-IR"/>
        </w:rPr>
        <w:t xml:space="preserve"> </w:t>
      </w:r>
      <w:r w:rsidRPr="00B83071">
        <w:rPr>
          <w:rFonts w:cs="B Nazanin" w:hint="cs"/>
          <w:b/>
          <w:bCs/>
          <w:sz w:val="28"/>
          <w:szCs w:val="28"/>
          <w:rtl/>
          <w:lang w:bidi="fa-IR"/>
        </w:rPr>
        <w:t>زیر</w:t>
      </w:r>
      <w:r w:rsidRPr="00B83071">
        <w:rPr>
          <w:rFonts w:cs="B Nazanin"/>
          <w:b/>
          <w:bCs/>
          <w:sz w:val="28"/>
          <w:szCs w:val="28"/>
          <w:rtl/>
          <w:lang w:bidi="fa-IR"/>
        </w:rPr>
        <w:t xml:space="preserve"> </w:t>
      </w:r>
      <w:r w:rsidRPr="00B83071">
        <w:rPr>
          <w:rFonts w:cs="B Nazanin" w:hint="cs"/>
          <w:b/>
          <w:bCs/>
          <w:sz w:val="28"/>
          <w:szCs w:val="28"/>
          <w:rtl/>
          <w:lang w:bidi="fa-IR"/>
        </w:rPr>
        <w:t>قابل</w:t>
      </w:r>
      <w:ins w:id="324" w:author="Windows User" w:date="2019-11-08T09:30:00Z">
        <w:r w:rsidR="007E076B">
          <w:rPr>
            <w:rFonts w:cs="B Nazanin" w:hint="cs"/>
            <w:b/>
            <w:bCs/>
            <w:sz w:val="28"/>
            <w:szCs w:val="28"/>
            <w:rtl/>
            <w:lang w:bidi="fa-IR"/>
          </w:rPr>
          <w:t>‌</w:t>
        </w:r>
      </w:ins>
      <w:del w:id="325" w:author="Windows User" w:date="2019-11-08T09:30:00Z">
        <w:r w:rsidRPr="00B83071" w:rsidDel="007E076B">
          <w:rPr>
            <w:rFonts w:cs="B Nazanin"/>
            <w:b/>
            <w:bCs/>
            <w:sz w:val="28"/>
            <w:szCs w:val="28"/>
            <w:rtl/>
            <w:lang w:bidi="fa-IR"/>
          </w:rPr>
          <w:delText xml:space="preserve"> </w:delText>
        </w:r>
      </w:del>
      <w:r w:rsidRPr="00B83071">
        <w:rPr>
          <w:rFonts w:cs="B Nazanin" w:hint="cs"/>
          <w:b/>
          <w:bCs/>
          <w:sz w:val="28"/>
          <w:szCs w:val="28"/>
          <w:rtl/>
          <w:lang w:bidi="fa-IR"/>
        </w:rPr>
        <w:t>دستیابی</w:t>
      </w:r>
      <w:r w:rsidRPr="00B83071">
        <w:rPr>
          <w:rFonts w:cs="B Nazanin"/>
          <w:b/>
          <w:bCs/>
          <w:sz w:val="28"/>
          <w:szCs w:val="28"/>
          <w:rtl/>
          <w:lang w:bidi="fa-IR"/>
        </w:rPr>
        <w:t xml:space="preserve"> </w:t>
      </w:r>
      <w:r w:rsidRPr="00B83071">
        <w:rPr>
          <w:rFonts w:cs="B Nazanin" w:hint="cs"/>
          <w:b/>
          <w:bCs/>
          <w:sz w:val="28"/>
          <w:szCs w:val="28"/>
          <w:rtl/>
          <w:lang w:bidi="fa-IR"/>
        </w:rPr>
        <w:t>اس</w:t>
      </w:r>
      <w:ins w:id="326" w:author="Windows User" w:date="2019-11-08T10:52:00Z">
        <w:r w:rsidR="003546BA">
          <w:rPr>
            <w:rFonts w:cs="B Nazanin" w:hint="cs"/>
            <w:b/>
            <w:bCs/>
            <w:sz w:val="28"/>
            <w:szCs w:val="28"/>
            <w:rtl/>
            <w:lang w:bidi="fa-IR"/>
          </w:rPr>
          <w:t>ت</w:t>
        </w:r>
      </w:ins>
      <w:del w:id="327" w:author="Windows User" w:date="2019-11-08T10:52:00Z">
        <w:r w:rsidRPr="00B83071" w:rsidDel="003546BA">
          <w:rPr>
            <w:rFonts w:cs="B Nazanin" w:hint="cs"/>
            <w:b/>
            <w:bCs/>
            <w:sz w:val="28"/>
            <w:szCs w:val="28"/>
            <w:rtl/>
            <w:lang w:bidi="fa-IR"/>
          </w:rPr>
          <w:delText>ت</w:delText>
        </w:r>
      </w:del>
      <w:r w:rsidRPr="00B83071">
        <w:rPr>
          <w:rFonts w:cs="B Nazanin"/>
          <w:b/>
          <w:bCs/>
          <w:sz w:val="28"/>
          <w:szCs w:val="28"/>
          <w:lang w:bidi="fa-IR"/>
        </w:rPr>
        <w:t>:</w:t>
      </w:r>
    </w:p>
    <w:p w:rsidR="00F4697A" w:rsidRPr="002A7F59" w:rsidRDefault="00B83071" w:rsidP="00F4697A">
      <w:pPr>
        <w:bidi/>
        <w:ind w:left="360"/>
        <w:rPr>
          <w:rFonts w:cs="B Nazanin"/>
          <w:sz w:val="28"/>
          <w:szCs w:val="28"/>
          <w:rtl/>
          <w:lang w:bidi="fa-IR"/>
        </w:rPr>
      </w:pPr>
      <w:r>
        <w:rPr>
          <w:rFonts w:cs="B Nazanin" w:hint="cs"/>
          <w:sz w:val="28"/>
          <w:szCs w:val="28"/>
          <w:rtl/>
          <w:lang w:bidi="fa-IR"/>
        </w:rPr>
        <w:t>1-</w:t>
      </w:r>
      <w:del w:id="328" w:author="Windows User" w:date="2019-11-08T10:52:00Z">
        <w:r w:rsidDel="005C4CBA">
          <w:rPr>
            <w:rFonts w:cs="B Nazanin" w:hint="cs"/>
            <w:sz w:val="28"/>
            <w:szCs w:val="28"/>
            <w:rtl/>
            <w:lang w:bidi="fa-IR"/>
          </w:rPr>
          <w:delText xml:space="preserve"> </w:delText>
        </w:r>
      </w:del>
      <w:r w:rsidR="00F4697A" w:rsidRPr="002A7F59">
        <w:rPr>
          <w:rFonts w:cs="B Nazanin"/>
          <w:sz w:val="28"/>
          <w:szCs w:val="28"/>
          <w:lang w:bidi="fa-IR"/>
        </w:rPr>
        <w:t xml:space="preserve"> </w:t>
      </w:r>
      <w:r w:rsidR="00F4697A" w:rsidRPr="002A7F59">
        <w:rPr>
          <w:rFonts w:cs="B Nazanin" w:hint="cs"/>
          <w:sz w:val="28"/>
          <w:szCs w:val="28"/>
          <w:rtl/>
          <w:lang w:bidi="fa-IR"/>
        </w:rPr>
        <w:t>احیا</w:t>
      </w:r>
      <w:del w:id="329" w:author="Windows User" w:date="2019-11-08T09:30: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حفظ</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توسع</w:t>
      </w:r>
      <w:ins w:id="330" w:author="Windows User" w:date="2019-11-08T09:30:00Z">
        <w:r w:rsidR="007E076B">
          <w:rPr>
            <w:rFonts w:cs="B Nazanin" w:hint="cs"/>
            <w:sz w:val="28"/>
            <w:szCs w:val="28"/>
            <w:rtl/>
            <w:lang w:bidi="fa-IR"/>
          </w:rPr>
          <w:t>ۀ</w:t>
        </w:r>
      </w:ins>
      <w:del w:id="331" w:author="Windows User" w:date="2019-11-08T09:30:00Z">
        <w:r w:rsidR="00F4697A" w:rsidRPr="002A7F59" w:rsidDel="007E076B">
          <w:rPr>
            <w:rFonts w:cs="B Nazanin" w:hint="cs"/>
            <w:sz w:val="28"/>
            <w:szCs w:val="28"/>
            <w:rtl/>
            <w:lang w:bidi="fa-IR"/>
          </w:rPr>
          <w:delText>ه</w:delText>
        </w:r>
      </w:del>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rtl/>
          <w:lang w:bidi="fa-IR"/>
        </w:rPr>
        <w:t xml:space="preserve"> </w:t>
      </w:r>
      <w:ins w:id="332" w:author="Windows User" w:date="2019-11-08T09:30:00Z">
        <w:r w:rsidR="007E076B">
          <w:rPr>
            <w:rFonts w:cs="B Nazanin" w:hint="cs"/>
            <w:sz w:val="28"/>
            <w:szCs w:val="28"/>
            <w:rtl/>
            <w:lang w:bidi="fa-IR"/>
          </w:rPr>
          <w:t>برای</w:t>
        </w:r>
      </w:ins>
      <w:del w:id="333" w:author="Windows User" w:date="2019-11-08T09:30:00Z">
        <w:r w:rsidR="00F4697A" w:rsidRPr="002A7F59" w:rsidDel="007E076B">
          <w:rPr>
            <w:rFonts w:cs="B Nazanin" w:hint="cs"/>
            <w:sz w:val="28"/>
            <w:szCs w:val="28"/>
            <w:rtl/>
            <w:lang w:bidi="fa-IR"/>
          </w:rPr>
          <w:delText>به</w:delText>
        </w:r>
        <w:r w:rsidR="00F4697A" w:rsidRPr="002A7F59" w:rsidDel="007E076B">
          <w:rPr>
            <w:rFonts w:cs="B Nazanin"/>
            <w:sz w:val="28"/>
            <w:szCs w:val="28"/>
            <w:rtl/>
            <w:lang w:bidi="fa-IR"/>
          </w:rPr>
          <w:delText xml:space="preserve"> </w:delText>
        </w:r>
        <w:r w:rsidR="00F4697A" w:rsidRPr="002A7F59" w:rsidDel="007E076B">
          <w:rPr>
            <w:rFonts w:cs="B Nazanin" w:hint="cs"/>
            <w:sz w:val="28"/>
            <w:szCs w:val="28"/>
            <w:rtl/>
            <w:lang w:bidi="fa-IR"/>
          </w:rPr>
          <w:delText>منظور</w:delText>
        </w:r>
      </w:del>
      <w:r w:rsidR="00F4697A" w:rsidRPr="002A7F59">
        <w:rPr>
          <w:rFonts w:cs="B Nazanin"/>
          <w:sz w:val="28"/>
          <w:szCs w:val="28"/>
          <w:rtl/>
          <w:lang w:bidi="fa-IR"/>
        </w:rPr>
        <w:t xml:space="preserve"> </w:t>
      </w:r>
      <w:r w:rsidR="00F4697A" w:rsidRPr="002A7F59">
        <w:rPr>
          <w:rFonts w:cs="B Nazanin" w:hint="cs"/>
          <w:sz w:val="28"/>
          <w:szCs w:val="28"/>
          <w:rtl/>
          <w:lang w:bidi="fa-IR"/>
        </w:rPr>
        <w:t>تقویت</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rtl/>
          <w:lang w:bidi="fa-IR"/>
        </w:rPr>
        <w:t xml:space="preserve"> </w:t>
      </w:r>
      <w:r w:rsidR="00F4697A" w:rsidRPr="002A7F59">
        <w:rPr>
          <w:rFonts w:cs="B Nazanin" w:hint="cs"/>
          <w:sz w:val="28"/>
          <w:szCs w:val="28"/>
          <w:rtl/>
          <w:lang w:bidi="fa-IR"/>
        </w:rPr>
        <w:t>ملی</w:t>
      </w:r>
      <w:r w:rsidR="00F4697A" w:rsidRPr="002A7F59">
        <w:rPr>
          <w:rFonts w:cs="B Nazanin"/>
          <w:sz w:val="28"/>
          <w:szCs w:val="28"/>
          <w:rtl/>
          <w:lang w:bidi="fa-IR"/>
        </w:rPr>
        <w:t xml:space="preserve"> </w:t>
      </w:r>
      <w:r w:rsidR="00F4697A" w:rsidRPr="002A7F59">
        <w:rPr>
          <w:rFonts w:cs="B Nazanin" w:hint="cs"/>
          <w:sz w:val="28"/>
          <w:szCs w:val="28"/>
          <w:rtl/>
          <w:lang w:bidi="fa-IR"/>
        </w:rPr>
        <w:t>از</w:t>
      </w:r>
      <w:r w:rsidR="00F4697A" w:rsidRPr="002A7F59">
        <w:rPr>
          <w:rFonts w:cs="B Nazanin"/>
          <w:sz w:val="28"/>
          <w:szCs w:val="28"/>
          <w:rtl/>
          <w:lang w:bidi="fa-IR"/>
        </w:rPr>
        <w:t xml:space="preserve"> </w:t>
      </w:r>
      <w:r w:rsidR="00F4697A" w:rsidRPr="002A7F59">
        <w:rPr>
          <w:rFonts w:cs="B Nazanin" w:hint="cs"/>
          <w:sz w:val="28"/>
          <w:szCs w:val="28"/>
          <w:rtl/>
          <w:lang w:bidi="fa-IR"/>
        </w:rPr>
        <w:t>طریق</w:t>
      </w:r>
      <w:r w:rsidR="00F4697A" w:rsidRPr="002A7F59">
        <w:rPr>
          <w:rFonts w:cs="B Nazanin"/>
          <w:sz w:val="28"/>
          <w:szCs w:val="28"/>
          <w:rtl/>
          <w:lang w:bidi="fa-IR"/>
        </w:rPr>
        <w:t xml:space="preserve"> </w:t>
      </w:r>
      <w:r w:rsidR="00F4697A" w:rsidRPr="002A7F59">
        <w:rPr>
          <w:rFonts w:cs="B Nazanin" w:hint="cs"/>
          <w:sz w:val="28"/>
          <w:szCs w:val="28"/>
          <w:rtl/>
          <w:lang w:bidi="fa-IR"/>
        </w:rPr>
        <w:t>تحقیق</w:t>
      </w:r>
      <w:del w:id="334" w:author="Windows User" w:date="2019-11-08T09:30: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توسعه</w:t>
      </w:r>
      <w:del w:id="335" w:author="Windows User" w:date="2019-11-08T09:30: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آموزش</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گسترش</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ارتباطات</w:t>
      </w:r>
      <w:r w:rsidR="00F4697A" w:rsidRPr="002A7F59">
        <w:rPr>
          <w:rFonts w:cs="B Nazanin"/>
          <w:sz w:val="28"/>
          <w:szCs w:val="28"/>
          <w:rtl/>
          <w:lang w:bidi="fa-IR"/>
        </w:rPr>
        <w:t xml:space="preserve"> </w:t>
      </w:r>
      <w:r w:rsidR="00F4697A" w:rsidRPr="002A7F59">
        <w:rPr>
          <w:rFonts w:cs="B Nazanin" w:hint="cs"/>
          <w:sz w:val="28"/>
          <w:szCs w:val="28"/>
          <w:rtl/>
          <w:lang w:bidi="fa-IR"/>
        </w:rPr>
        <w:t>مشترک</w:t>
      </w:r>
      <w:r w:rsidR="00F4697A" w:rsidRPr="002A7F59">
        <w:rPr>
          <w:rFonts w:cs="B Nazanin"/>
          <w:sz w:val="28"/>
          <w:szCs w:val="28"/>
          <w:lang w:bidi="fa-IR"/>
        </w:rPr>
        <w:t>.</w:t>
      </w:r>
    </w:p>
    <w:p w:rsidR="00F4697A" w:rsidRPr="002A7F59" w:rsidRDefault="00B83071" w:rsidP="00F4697A">
      <w:pPr>
        <w:bidi/>
        <w:ind w:left="360"/>
        <w:rPr>
          <w:rFonts w:cs="B Nazanin"/>
          <w:sz w:val="28"/>
          <w:szCs w:val="28"/>
          <w:rtl/>
          <w:lang w:bidi="fa-IR"/>
        </w:rPr>
      </w:pPr>
      <w:r>
        <w:rPr>
          <w:rFonts w:cs="B Nazanin" w:hint="cs"/>
          <w:sz w:val="28"/>
          <w:szCs w:val="28"/>
          <w:rtl/>
          <w:lang w:bidi="fa-IR"/>
        </w:rPr>
        <w:t xml:space="preserve">2- </w:t>
      </w:r>
      <w:r w:rsidR="00F4697A" w:rsidRPr="002A7F59">
        <w:rPr>
          <w:rFonts w:cs="B Nazanin"/>
          <w:sz w:val="28"/>
          <w:szCs w:val="28"/>
          <w:rtl/>
          <w:lang w:bidi="fa-IR"/>
        </w:rPr>
        <w:t xml:space="preserve"> </w:t>
      </w:r>
      <w:r w:rsidR="00F4697A" w:rsidRPr="002A7F59">
        <w:rPr>
          <w:rFonts w:cs="B Nazanin" w:hint="cs"/>
          <w:sz w:val="28"/>
          <w:szCs w:val="28"/>
          <w:rtl/>
          <w:lang w:bidi="fa-IR"/>
        </w:rPr>
        <w:t>افزایش</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تقویت</w:t>
      </w:r>
      <w:r w:rsidR="00F4697A" w:rsidRPr="002A7F59">
        <w:rPr>
          <w:rFonts w:cs="B Nazanin"/>
          <w:sz w:val="28"/>
          <w:szCs w:val="28"/>
          <w:rtl/>
          <w:lang w:bidi="fa-IR"/>
        </w:rPr>
        <w:t xml:space="preserve"> </w:t>
      </w:r>
      <w:r w:rsidR="00F4697A" w:rsidRPr="002A7F59">
        <w:rPr>
          <w:rFonts w:cs="B Nazanin" w:hint="cs"/>
          <w:sz w:val="28"/>
          <w:szCs w:val="28"/>
          <w:rtl/>
          <w:lang w:bidi="fa-IR"/>
        </w:rPr>
        <w:t>رهبری</w:t>
      </w:r>
      <w:r w:rsidR="00F4697A" w:rsidRPr="002A7F59">
        <w:rPr>
          <w:rFonts w:cs="B Nazanin"/>
          <w:sz w:val="28"/>
          <w:szCs w:val="28"/>
          <w:rtl/>
          <w:lang w:bidi="fa-IR"/>
        </w:rPr>
        <w:t xml:space="preserve"> </w:t>
      </w:r>
      <w:r w:rsidR="00F4697A" w:rsidRPr="002A7F59">
        <w:rPr>
          <w:rFonts w:cs="B Nazanin" w:hint="cs"/>
          <w:sz w:val="28"/>
          <w:szCs w:val="28"/>
          <w:rtl/>
          <w:lang w:bidi="fa-IR"/>
        </w:rPr>
        <w:t>فرهنگی</w:t>
      </w:r>
      <w:r w:rsidR="00F4697A" w:rsidRPr="002A7F59">
        <w:rPr>
          <w:rFonts w:cs="B Nazanin"/>
          <w:sz w:val="28"/>
          <w:szCs w:val="28"/>
          <w:rtl/>
          <w:lang w:bidi="fa-IR"/>
        </w:rPr>
        <w:t xml:space="preserve"> </w:t>
      </w:r>
      <w:ins w:id="336" w:author="Windows User" w:date="2019-11-08T09:30:00Z">
        <w:r w:rsidR="007E076B">
          <w:rPr>
            <w:rFonts w:cs="B Nazanin" w:hint="cs"/>
            <w:sz w:val="28"/>
            <w:szCs w:val="28"/>
            <w:rtl/>
            <w:lang w:bidi="fa-IR"/>
          </w:rPr>
          <w:t>با</w:t>
        </w:r>
      </w:ins>
      <w:del w:id="337" w:author="Windows User" w:date="2019-11-08T09:30:00Z">
        <w:r w:rsidR="00F4697A" w:rsidRPr="002A7F59" w:rsidDel="007E076B">
          <w:rPr>
            <w:rFonts w:cs="B Nazanin" w:hint="cs"/>
            <w:sz w:val="28"/>
            <w:szCs w:val="28"/>
            <w:rtl/>
            <w:lang w:bidi="fa-IR"/>
          </w:rPr>
          <w:delText>از</w:delText>
        </w:r>
        <w:r w:rsidR="00F4697A" w:rsidRPr="002A7F59" w:rsidDel="007E076B">
          <w:rPr>
            <w:rFonts w:cs="B Nazanin"/>
            <w:sz w:val="28"/>
            <w:szCs w:val="28"/>
            <w:rtl/>
            <w:lang w:bidi="fa-IR"/>
          </w:rPr>
          <w:delText xml:space="preserve"> </w:delText>
        </w:r>
        <w:r w:rsidR="00F4697A" w:rsidRPr="002A7F59" w:rsidDel="007E076B">
          <w:rPr>
            <w:rFonts w:cs="B Nazanin" w:hint="cs"/>
            <w:sz w:val="28"/>
            <w:szCs w:val="28"/>
            <w:rtl/>
            <w:lang w:bidi="fa-IR"/>
          </w:rPr>
          <w:delText>طریق</w:delText>
        </w:r>
      </w:del>
      <w:r w:rsidR="00F4697A" w:rsidRPr="002A7F59">
        <w:rPr>
          <w:rFonts w:cs="B Nazanin"/>
          <w:sz w:val="28"/>
          <w:szCs w:val="28"/>
          <w:rtl/>
          <w:lang w:bidi="fa-IR"/>
        </w:rPr>
        <w:t xml:space="preserve"> </w:t>
      </w:r>
      <w:r w:rsidR="00F4697A" w:rsidRPr="002A7F59">
        <w:rPr>
          <w:rFonts w:cs="B Nazanin" w:hint="cs"/>
          <w:sz w:val="28"/>
          <w:szCs w:val="28"/>
          <w:rtl/>
          <w:lang w:bidi="fa-IR"/>
        </w:rPr>
        <w:t>آموزش</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راهنمایی</w:t>
      </w:r>
      <w:del w:id="338" w:author="Windows User" w:date="2019-11-08T09:30:00Z">
        <w:r w:rsidR="00F4697A" w:rsidRPr="002A7F59" w:rsidDel="007E076B">
          <w:rPr>
            <w:rFonts w:cs="B Nazanin"/>
            <w:sz w:val="28"/>
            <w:szCs w:val="28"/>
            <w:rtl/>
            <w:lang w:bidi="fa-IR"/>
          </w:rPr>
          <w:delText xml:space="preserve"> </w:delText>
        </w:r>
        <w:r w:rsidR="00F4697A" w:rsidRPr="002A7F59" w:rsidDel="007E076B">
          <w:rPr>
            <w:rFonts w:cs="B Nazanin" w:hint="cs"/>
            <w:sz w:val="28"/>
            <w:szCs w:val="28"/>
            <w:rtl/>
            <w:lang w:bidi="fa-IR"/>
          </w:rPr>
          <w:delText>به</w:delText>
        </w:r>
      </w:del>
      <w:r w:rsidR="00F4697A" w:rsidRPr="002A7F59">
        <w:rPr>
          <w:rFonts w:cs="B Nazanin"/>
          <w:sz w:val="28"/>
          <w:szCs w:val="28"/>
          <w:rtl/>
          <w:lang w:bidi="fa-IR"/>
        </w:rPr>
        <w:t xml:space="preserve"> </w:t>
      </w:r>
      <w:r w:rsidR="00F4697A" w:rsidRPr="002A7F59">
        <w:rPr>
          <w:rFonts w:cs="B Nazanin" w:hint="cs"/>
          <w:sz w:val="28"/>
          <w:szCs w:val="28"/>
          <w:rtl/>
          <w:lang w:bidi="fa-IR"/>
        </w:rPr>
        <w:t>افراد</w:t>
      </w:r>
      <w:r w:rsidR="00F4697A" w:rsidRPr="002A7F59">
        <w:rPr>
          <w:rFonts w:cs="B Nazanin"/>
          <w:sz w:val="28"/>
          <w:szCs w:val="28"/>
          <w:rtl/>
          <w:lang w:bidi="fa-IR"/>
        </w:rPr>
        <w:t xml:space="preserve"> </w:t>
      </w:r>
      <w:r w:rsidR="00F4697A" w:rsidRPr="002A7F59">
        <w:rPr>
          <w:rFonts w:cs="B Nazanin" w:hint="cs"/>
          <w:sz w:val="28"/>
          <w:szCs w:val="28"/>
          <w:rtl/>
          <w:lang w:bidi="fa-IR"/>
        </w:rPr>
        <w:t>علاقه</w:t>
      </w:r>
      <w:ins w:id="339" w:author="Windows User" w:date="2019-11-08T10:55:00Z">
        <w:r w:rsidR="00D1488F">
          <w:rPr>
            <w:rFonts w:cs="B Nazanin" w:hint="cs"/>
            <w:sz w:val="28"/>
            <w:szCs w:val="28"/>
            <w:rtl/>
            <w:lang w:bidi="fa-IR"/>
          </w:rPr>
          <w:t>‌</w:t>
        </w:r>
      </w:ins>
      <w:del w:id="340" w:author="Windows User" w:date="2019-11-08T10:55:00Z">
        <w:r w:rsidR="00F4697A" w:rsidRPr="002A7F59" w:rsidDel="00D1488F">
          <w:rPr>
            <w:rFonts w:cs="B Nazanin"/>
            <w:sz w:val="28"/>
            <w:szCs w:val="28"/>
            <w:rtl/>
            <w:lang w:bidi="fa-IR"/>
          </w:rPr>
          <w:delText xml:space="preserve"> </w:delText>
        </w:r>
      </w:del>
      <w:r w:rsidR="00F4697A" w:rsidRPr="002A7F59">
        <w:rPr>
          <w:rFonts w:cs="B Nazanin" w:hint="cs"/>
          <w:sz w:val="28"/>
          <w:szCs w:val="28"/>
          <w:rtl/>
          <w:lang w:bidi="fa-IR"/>
        </w:rPr>
        <w:t>مند</w:t>
      </w:r>
      <w:ins w:id="341" w:author="Windows User" w:date="2019-11-08T09:31:00Z">
        <w:r w:rsidR="007E076B">
          <w:rPr>
            <w:rFonts w:cs="B Nazanin" w:hint="cs"/>
            <w:sz w:val="28"/>
            <w:szCs w:val="28"/>
            <w:rtl/>
            <w:lang w:bidi="fa-IR"/>
          </w:rPr>
          <w:t xml:space="preserve"> و</w:t>
        </w:r>
      </w:ins>
      <w:del w:id="342" w:author="Windows User" w:date="2019-11-08T09:31:00Z">
        <w:r w:rsidR="00F4697A" w:rsidRPr="002A7F59" w:rsidDel="007E076B">
          <w:rPr>
            <w:rFonts w:cs="B Nazanin"/>
            <w:sz w:val="28"/>
            <w:szCs w:val="28"/>
            <w:rtl/>
            <w:lang w:bidi="fa-IR"/>
          </w:rPr>
          <w:delText>.</w:delText>
        </w:r>
      </w:del>
      <w:r w:rsidR="00F4697A" w:rsidRPr="002A7F59">
        <w:rPr>
          <w:rFonts w:cs="B Nazanin"/>
          <w:sz w:val="28"/>
          <w:szCs w:val="28"/>
          <w:rtl/>
          <w:lang w:bidi="fa-IR"/>
        </w:rPr>
        <w:t xml:space="preserve"> </w:t>
      </w:r>
      <w:r w:rsidR="00F4697A" w:rsidRPr="002A7F59">
        <w:rPr>
          <w:rFonts w:cs="B Nazanin" w:hint="cs"/>
          <w:sz w:val="28"/>
          <w:szCs w:val="28"/>
          <w:rtl/>
          <w:lang w:bidi="fa-IR"/>
        </w:rPr>
        <w:t>حمایت</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بسیج</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rtl/>
          <w:lang w:bidi="fa-IR"/>
        </w:rPr>
        <w:t xml:space="preserve"> </w:t>
      </w:r>
      <w:r w:rsidR="00F4697A" w:rsidRPr="002A7F59">
        <w:rPr>
          <w:rFonts w:cs="B Nazanin" w:hint="cs"/>
          <w:sz w:val="28"/>
          <w:szCs w:val="28"/>
          <w:rtl/>
          <w:lang w:bidi="fa-IR"/>
        </w:rPr>
        <w:t>به</w:t>
      </w:r>
      <w:ins w:id="343" w:author="Windows User" w:date="2019-11-08T09:31:00Z">
        <w:r w:rsidR="007E076B">
          <w:rPr>
            <w:rFonts w:cs="B Nazanin" w:hint="cs"/>
            <w:sz w:val="28"/>
            <w:szCs w:val="28"/>
            <w:rtl/>
            <w:lang w:bidi="fa-IR"/>
          </w:rPr>
          <w:t>‌</w:t>
        </w:r>
      </w:ins>
      <w:del w:id="344" w:author="Windows User" w:date="2019-11-08T09:31: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عنوان</w:t>
      </w:r>
      <w:r w:rsidR="00F4697A" w:rsidRPr="002A7F59">
        <w:rPr>
          <w:rFonts w:cs="B Nazanin"/>
          <w:sz w:val="28"/>
          <w:szCs w:val="28"/>
          <w:rtl/>
          <w:lang w:bidi="fa-IR"/>
        </w:rPr>
        <w:t xml:space="preserve"> </w:t>
      </w:r>
      <w:r w:rsidR="00F4697A" w:rsidRPr="002A7F59">
        <w:rPr>
          <w:rFonts w:cs="B Nazanin" w:hint="cs"/>
          <w:sz w:val="28"/>
          <w:szCs w:val="28"/>
          <w:rtl/>
          <w:lang w:bidi="fa-IR"/>
        </w:rPr>
        <w:t>یک</w:t>
      </w:r>
      <w:r w:rsidR="00F4697A" w:rsidRPr="002A7F59">
        <w:rPr>
          <w:rFonts w:cs="B Nazanin"/>
          <w:sz w:val="28"/>
          <w:szCs w:val="28"/>
          <w:rtl/>
          <w:lang w:bidi="fa-IR"/>
        </w:rPr>
        <w:t xml:space="preserve"> </w:t>
      </w:r>
      <w:r w:rsidR="00F4697A" w:rsidRPr="002A7F59">
        <w:rPr>
          <w:rFonts w:cs="B Nazanin" w:hint="cs"/>
          <w:sz w:val="28"/>
          <w:szCs w:val="28"/>
          <w:rtl/>
          <w:lang w:bidi="fa-IR"/>
        </w:rPr>
        <w:t>موتور</w:t>
      </w:r>
      <w:r w:rsidR="00F4697A" w:rsidRPr="002A7F59">
        <w:rPr>
          <w:rFonts w:cs="B Nazanin"/>
          <w:sz w:val="28"/>
          <w:szCs w:val="28"/>
          <w:rtl/>
          <w:lang w:bidi="fa-IR"/>
        </w:rPr>
        <w:t xml:space="preserve"> </w:t>
      </w:r>
      <w:r w:rsidR="00F4697A" w:rsidRPr="002A7F59">
        <w:rPr>
          <w:rFonts w:cs="B Nazanin" w:hint="cs"/>
          <w:sz w:val="28"/>
          <w:szCs w:val="28"/>
          <w:rtl/>
          <w:lang w:bidi="fa-IR"/>
        </w:rPr>
        <w:t>مؤثر</w:t>
      </w:r>
      <w:r w:rsidR="00F4697A" w:rsidRPr="002A7F59">
        <w:rPr>
          <w:rFonts w:cs="B Nazanin"/>
          <w:sz w:val="28"/>
          <w:szCs w:val="28"/>
          <w:rtl/>
          <w:lang w:bidi="fa-IR"/>
        </w:rPr>
        <w:t xml:space="preserve"> </w:t>
      </w:r>
      <w:r w:rsidR="00F4697A" w:rsidRPr="002A7F59">
        <w:rPr>
          <w:rFonts w:cs="B Nazanin" w:hint="cs"/>
          <w:sz w:val="28"/>
          <w:szCs w:val="28"/>
          <w:rtl/>
          <w:lang w:bidi="fa-IR"/>
        </w:rPr>
        <w:t>در</w:t>
      </w:r>
      <w:r w:rsidR="00F4697A" w:rsidRPr="002A7F59">
        <w:rPr>
          <w:rFonts w:cs="B Nazanin"/>
          <w:sz w:val="28"/>
          <w:szCs w:val="28"/>
          <w:rtl/>
          <w:lang w:bidi="fa-IR"/>
        </w:rPr>
        <w:t xml:space="preserve"> </w:t>
      </w:r>
      <w:r w:rsidR="00F4697A" w:rsidRPr="002A7F59">
        <w:rPr>
          <w:rFonts w:cs="B Nazanin" w:hint="cs"/>
          <w:sz w:val="28"/>
          <w:szCs w:val="28"/>
          <w:rtl/>
          <w:lang w:bidi="fa-IR"/>
        </w:rPr>
        <w:t>رشد</w:t>
      </w:r>
      <w:r w:rsidR="00F4697A">
        <w:rPr>
          <w:rFonts w:cs="B Nazanin" w:hint="cs"/>
          <w:sz w:val="28"/>
          <w:szCs w:val="28"/>
          <w:rtl/>
          <w:lang w:bidi="fa-IR"/>
        </w:rPr>
        <w:t xml:space="preserve"> جامعه</w:t>
      </w:r>
      <w:r w:rsidR="00F4697A" w:rsidRPr="002A7F59">
        <w:rPr>
          <w:rFonts w:cs="B Nazanin"/>
          <w:sz w:val="28"/>
          <w:szCs w:val="28"/>
          <w:rtl/>
          <w:lang w:bidi="fa-IR"/>
        </w:rPr>
        <w:t>.</w:t>
      </w:r>
    </w:p>
    <w:p w:rsidR="00F4697A" w:rsidRPr="002A7F59" w:rsidRDefault="00B83071" w:rsidP="00F4697A">
      <w:pPr>
        <w:bidi/>
        <w:ind w:left="360"/>
        <w:rPr>
          <w:rFonts w:cs="B Nazanin"/>
          <w:sz w:val="28"/>
          <w:szCs w:val="28"/>
          <w:rtl/>
          <w:lang w:bidi="fa-IR"/>
        </w:rPr>
      </w:pPr>
      <w:r>
        <w:rPr>
          <w:rFonts w:cs="B Nazanin" w:hint="cs"/>
          <w:sz w:val="28"/>
          <w:szCs w:val="28"/>
          <w:rtl/>
          <w:lang w:bidi="fa-IR"/>
        </w:rPr>
        <w:t xml:space="preserve">3- </w:t>
      </w:r>
      <w:r w:rsidR="00F4697A" w:rsidRPr="002A7F59">
        <w:rPr>
          <w:rFonts w:cs="B Nazanin"/>
          <w:sz w:val="28"/>
          <w:szCs w:val="28"/>
          <w:lang w:bidi="fa-IR"/>
        </w:rPr>
        <w:t xml:space="preserve"> </w:t>
      </w:r>
      <w:r w:rsidR="00F4697A" w:rsidRPr="002A7F59">
        <w:rPr>
          <w:rFonts w:cs="B Nazanin" w:hint="cs"/>
          <w:sz w:val="28"/>
          <w:szCs w:val="28"/>
          <w:rtl/>
          <w:lang w:bidi="fa-IR"/>
        </w:rPr>
        <w:t>برقراری</w:t>
      </w:r>
      <w:r w:rsidR="00F4697A" w:rsidRPr="002A7F59">
        <w:rPr>
          <w:rFonts w:cs="B Nazanin"/>
          <w:sz w:val="28"/>
          <w:szCs w:val="28"/>
          <w:rtl/>
          <w:lang w:bidi="fa-IR"/>
        </w:rPr>
        <w:t xml:space="preserve"> </w:t>
      </w:r>
      <w:r w:rsidR="00F4697A" w:rsidRPr="002A7F59">
        <w:rPr>
          <w:rFonts w:cs="B Nazanin" w:hint="cs"/>
          <w:sz w:val="28"/>
          <w:szCs w:val="28"/>
          <w:rtl/>
          <w:lang w:bidi="fa-IR"/>
        </w:rPr>
        <w:t>ارتباط</w:t>
      </w:r>
      <w:r w:rsidR="00F4697A" w:rsidRPr="002A7F59">
        <w:rPr>
          <w:rFonts w:cs="B Nazanin"/>
          <w:sz w:val="28"/>
          <w:szCs w:val="28"/>
          <w:rtl/>
          <w:lang w:bidi="fa-IR"/>
        </w:rPr>
        <w:t xml:space="preserve"> </w:t>
      </w:r>
      <w:r w:rsidR="00F4697A" w:rsidRPr="002A7F59">
        <w:rPr>
          <w:rFonts w:cs="B Nazanin" w:hint="cs"/>
          <w:sz w:val="28"/>
          <w:szCs w:val="28"/>
          <w:rtl/>
          <w:lang w:bidi="fa-IR"/>
        </w:rPr>
        <w:t>مؤثر</w:t>
      </w:r>
      <w:r w:rsidR="00F4697A" w:rsidRPr="002A7F59">
        <w:rPr>
          <w:rFonts w:cs="B Nazanin"/>
          <w:sz w:val="28"/>
          <w:szCs w:val="28"/>
          <w:rtl/>
          <w:lang w:bidi="fa-IR"/>
        </w:rPr>
        <w:t xml:space="preserve"> </w:t>
      </w:r>
      <w:r w:rsidR="00F4697A" w:rsidRPr="002A7F59">
        <w:rPr>
          <w:rFonts w:cs="B Nazanin" w:hint="cs"/>
          <w:sz w:val="28"/>
          <w:szCs w:val="28"/>
          <w:rtl/>
          <w:lang w:bidi="fa-IR"/>
        </w:rPr>
        <w:t>برای</w:t>
      </w:r>
      <w:r w:rsidR="00F4697A" w:rsidRPr="002A7F59">
        <w:rPr>
          <w:rFonts w:cs="B Nazanin"/>
          <w:sz w:val="28"/>
          <w:szCs w:val="28"/>
          <w:rtl/>
          <w:lang w:bidi="fa-IR"/>
        </w:rPr>
        <w:t xml:space="preserve"> </w:t>
      </w:r>
      <w:ins w:id="345" w:author="Windows User" w:date="2019-11-08T10:55:00Z">
        <w:r w:rsidR="00D1488F">
          <w:rPr>
            <w:rFonts w:cs="B Nazanin" w:hint="cs"/>
            <w:sz w:val="28"/>
            <w:szCs w:val="28"/>
            <w:rtl/>
            <w:lang w:bidi="fa-IR"/>
          </w:rPr>
          <w:t>افزایش</w:t>
        </w:r>
      </w:ins>
      <w:del w:id="346" w:author="Windows User" w:date="2019-11-08T10:55:00Z">
        <w:r w:rsidR="00F4697A" w:rsidDel="00D1488F">
          <w:rPr>
            <w:rFonts w:cs="B Nazanin" w:hint="cs"/>
            <w:sz w:val="28"/>
            <w:szCs w:val="28"/>
            <w:rtl/>
            <w:lang w:bidi="fa-IR"/>
          </w:rPr>
          <w:delText>بالابردن</w:delText>
        </w:r>
      </w:del>
      <w:r w:rsidR="00F4697A" w:rsidRPr="002A7F59">
        <w:rPr>
          <w:rFonts w:cs="B Nazanin"/>
          <w:sz w:val="28"/>
          <w:szCs w:val="28"/>
          <w:rtl/>
          <w:lang w:bidi="fa-IR"/>
        </w:rPr>
        <w:t xml:space="preserve"> </w:t>
      </w:r>
      <w:r w:rsidR="00F4697A" w:rsidRPr="002A7F59">
        <w:rPr>
          <w:rFonts w:cs="B Nazanin" w:hint="cs"/>
          <w:sz w:val="28"/>
          <w:szCs w:val="28"/>
          <w:rtl/>
          <w:lang w:bidi="fa-IR"/>
        </w:rPr>
        <w:t>آگاهی</w:t>
      </w:r>
      <w:r w:rsidR="00F4697A" w:rsidRPr="002A7F59">
        <w:rPr>
          <w:rFonts w:cs="B Nazanin"/>
          <w:sz w:val="28"/>
          <w:szCs w:val="28"/>
          <w:rtl/>
          <w:lang w:bidi="fa-IR"/>
        </w:rPr>
        <w:t xml:space="preserve"> </w:t>
      </w:r>
      <w:r w:rsidR="00F4697A" w:rsidRPr="002A7F59">
        <w:rPr>
          <w:rFonts w:cs="B Nazanin" w:hint="cs"/>
          <w:sz w:val="28"/>
          <w:szCs w:val="28"/>
          <w:rtl/>
          <w:lang w:bidi="fa-IR"/>
        </w:rPr>
        <w:t>ملی</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ناسیونالیسم</w:t>
      </w:r>
      <w:r w:rsidR="00F4697A" w:rsidRPr="002A7F59">
        <w:rPr>
          <w:rFonts w:cs="B Nazanin"/>
          <w:sz w:val="28"/>
          <w:szCs w:val="28"/>
          <w:rtl/>
          <w:lang w:bidi="fa-IR"/>
        </w:rPr>
        <w:t xml:space="preserve"> </w:t>
      </w:r>
      <w:r w:rsidR="00F4697A" w:rsidRPr="002A7F59">
        <w:rPr>
          <w:rFonts w:cs="B Nazanin" w:hint="cs"/>
          <w:sz w:val="28"/>
          <w:szCs w:val="28"/>
          <w:rtl/>
          <w:lang w:bidi="fa-IR"/>
        </w:rPr>
        <w:t>مالزی</w:t>
      </w:r>
      <w:r w:rsidR="00F4697A" w:rsidRPr="002A7F59">
        <w:rPr>
          <w:rFonts w:cs="B Nazanin"/>
          <w:sz w:val="28"/>
          <w:szCs w:val="28"/>
          <w:lang w:bidi="fa-IR"/>
        </w:rPr>
        <w:t>.</w:t>
      </w:r>
    </w:p>
    <w:p w:rsidR="00F4697A" w:rsidRPr="002A7F59" w:rsidRDefault="00B83071" w:rsidP="00F4697A">
      <w:pPr>
        <w:bidi/>
        <w:ind w:left="360"/>
        <w:rPr>
          <w:rFonts w:cs="B Nazanin"/>
          <w:sz w:val="28"/>
          <w:szCs w:val="28"/>
          <w:rtl/>
          <w:lang w:bidi="fa-IR"/>
        </w:rPr>
      </w:pPr>
      <w:r>
        <w:rPr>
          <w:rFonts w:cs="B Nazanin" w:hint="cs"/>
          <w:sz w:val="28"/>
          <w:szCs w:val="28"/>
          <w:rtl/>
          <w:lang w:bidi="fa-IR"/>
        </w:rPr>
        <w:t xml:space="preserve">4- </w:t>
      </w:r>
      <w:r w:rsidR="00F4697A" w:rsidRPr="002A7F59">
        <w:rPr>
          <w:rFonts w:cs="B Nazanin"/>
          <w:sz w:val="28"/>
          <w:szCs w:val="28"/>
          <w:lang w:bidi="fa-IR"/>
        </w:rPr>
        <w:t xml:space="preserve"> </w:t>
      </w:r>
      <w:r w:rsidR="00F4697A">
        <w:rPr>
          <w:rFonts w:cs="B Nazanin" w:hint="cs"/>
          <w:sz w:val="28"/>
          <w:szCs w:val="28"/>
          <w:rtl/>
          <w:lang w:bidi="fa-IR"/>
        </w:rPr>
        <w:t>برآورده</w:t>
      </w:r>
      <w:ins w:id="347" w:author="Windows User" w:date="2019-11-08T09:31:00Z">
        <w:r w:rsidR="007E076B">
          <w:rPr>
            <w:rFonts w:cs="B Nazanin" w:hint="cs"/>
            <w:sz w:val="28"/>
            <w:szCs w:val="28"/>
            <w:rtl/>
            <w:lang w:bidi="fa-IR"/>
          </w:rPr>
          <w:t>‌کردن</w:t>
        </w:r>
      </w:ins>
      <w:del w:id="348" w:author="Windows User" w:date="2019-11-08T09:31:00Z">
        <w:r w:rsidR="00F4697A" w:rsidDel="007E076B">
          <w:rPr>
            <w:rFonts w:cs="B Nazanin" w:hint="cs"/>
            <w:sz w:val="28"/>
            <w:szCs w:val="28"/>
            <w:rtl/>
            <w:lang w:bidi="fa-IR"/>
          </w:rPr>
          <w:delText xml:space="preserve"> ساختن</w:delText>
        </w:r>
      </w:del>
      <w:r w:rsidR="00F4697A">
        <w:rPr>
          <w:rFonts w:cs="B Nazanin" w:hint="cs"/>
          <w:sz w:val="28"/>
          <w:szCs w:val="28"/>
          <w:rtl/>
          <w:lang w:bidi="fa-IR"/>
        </w:rPr>
        <w:t xml:space="preserve"> </w:t>
      </w:r>
      <w:r w:rsidR="00F4697A" w:rsidRPr="002A7F59">
        <w:rPr>
          <w:rFonts w:cs="B Nazanin" w:hint="cs"/>
          <w:sz w:val="28"/>
          <w:szCs w:val="28"/>
          <w:rtl/>
          <w:lang w:bidi="fa-IR"/>
        </w:rPr>
        <w:t>نیازهای</w:t>
      </w:r>
      <w:r w:rsidR="00F4697A" w:rsidRPr="002A7F59">
        <w:rPr>
          <w:rFonts w:cs="B Nazanin"/>
          <w:sz w:val="28"/>
          <w:szCs w:val="28"/>
          <w:rtl/>
          <w:lang w:bidi="fa-IR"/>
        </w:rPr>
        <w:t xml:space="preserve"> </w:t>
      </w:r>
      <w:r w:rsidR="00F4697A" w:rsidRPr="002A7F59">
        <w:rPr>
          <w:rFonts w:cs="B Nazanin" w:hint="cs"/>
          <w:sz w:val="28"/>
          <w:szCs w:val="28"/>
          <w:rtl/>
          <w:lang w:bidi="fa-IR"/>
        </w:rPr>
        <w:t>فرهنگی</w:t>
      </w:r>
      <w:r w:rsidR="00F4697A" w:rsidRPr="002A7F59">
        <w:rPr>
          <w:rFonts w:cs="B Nazanin"/>
          <w:sz w:val="28"/>
          <w:szCs w:val="28"/>
          <w:rtl/>
          <w:lang w:bidi="fa-IR"/>
        </w:rPr>
        <w:t xml:space="preserve"> </w:t>
      </w:r>
      <w:ins w:id="349" w:author="Windows User" w:date="2019-11-08T10:56:00Z">
        <w:r w:rsidR="00D1488F">
          <w:rPr>
            <w:rFonts w:cs="B Nazanin" w:hint="cs"/>
            <w:sz w:val="28"/>
            <w:szCs w:val="28"/>
            <w:rtl/>
            <w:lang w:bidi="fa-IR"/>
          </w:rPr>
          <w:t>ـ</w:t>
        </w:r>
      </w:ins>
      <w:del w:id="350" w:author="Windows User" w:date="2019-11-08T10:55:00Z">
        <w:r w:rsidR="00F4697A" w:rsidRPr="002A7F59" w:rsidDel="00D1488F">
          <w:rPr>
            <w:rFonts w:cs="B Nazanin"/>
            <w:sz w:val="28"/>
            <w:szCs w:val="28"/>
            <w:rtl/>
            <w:lang w:bidi="fa-IR"/>
          </w:rPr>
          <w:delText>-</w:delText>
        </w:r>
      </w:del>
      <w:r w:rsidR="00F4697A" w:rsidRPr="002A7F59">
        <w:rPr>
          <w:rFonts w:cs="B Nazanin"/>
          <w:sz w:val="28"/>
          <w:szCs w:val="28"/>
          <w:rtl/>
          <w:lang w:bidi="fa-IR"/>
        </w:rPr>
        <w:t xml:space="preserve"> </w:t>
      </w:r>
      <w:r w:rsidR="00F4697A" w:rsidRPr="002A7F59">
        <w:rPr>
          <w:rFonts w:cs="B Nazanin" w:hint="cs"/>
          <w:sz w:val="28"/>
          <w:szCs w:val="28"/>
          <w:rtl/>
          <w:lang w:bidi="fa-IR"/>
        </w:rPr>
        <w:t>اجتماعی</w:t>
      </w:r>
      <w:r w:rsidR="00F4697A" w:rsidRPr="002A7F59">
        <w:rPr>
          <w:rFonts w:cs="B Nazanin"/>
          <w:sz w:val="28"/>
          <w:szCs w:val="28"/>
          <w:lang w:bidi="fa-IR"/>
        </w:rPr>
        <w:t>.</w:t>
      </w:r>
    </w:p>
    <w:p w:rsidR="00F4697A" w:rsidRPr="002A7F59" w:rsidRDefault="00B83071" w:rsidP="00F4697A">
      <w:pPr>
        <w:bidi/>
        <w:ind w:left="360"/>
        <w:rPr>
          <w:rFonts w:cs="B Nazanin"/>
          <w:sz w:val="28"/>
          <w:szCs w:val="28"/>
          <w:rtl/>
          <w:lang w:bidi="fa-IR"/>
        </w:rPr>
      </w:pPr>
      <w:r>
        <w:rPr>
          <w:rFonts w:cs="B Nazanin" w:hint="cs"/>
          <w:sz w:val="28"/>
          <w:szCs w:val="28"/>
          <w:rtl/>
          <w:lang w:bidi="fa-IR"/>
        </w:rPr>
        <w:t xml:space="preserve">5- </w:t>
      </w:r>
      <w:r w:rsidR="00F4697A" w:rsidRPr="002A7F59">
        <w:rPr>
          <w:rFonts w:cs="B Nazanin"/>
          <w:sz w:val="28"/>
          <w:szCs w:val="28"/>
          <w:rtl/>
          <w:lang w:bidi="fa-IR"/>
        </w:rPr>
        <w:t xml:space="preserve"> </w:t>
      </w:r>
      <w:r w:rsidR="00F4697A" w:rsidRPr="002A7F59">
        <w:rPr>
          <w:rFonts w:cs="B Nazanin" w:hint="cs"/>
          <w:sz w:val="28"/>
          <w:szCs w:val="28"/>
          <w:rtl/>
          <w:lang w:bidi="fa-IR"/>
        </w:rPr>
        <w:t>ارتقاء</w:t>
      </w:r>
      <w:r w:rsidR="00F4697A" w:rsidRPr="002A7F59">
        <w:rPr>
          <w:rFonts w:cs="B Nazanin"/>
          <w:sz w:val="28"/>
          <w:szCs w:val="28"/>
          <w:rtl/>
          <w:lang w:bidi="fa-IR"/>
        </w:rPr>
        <w:t xml:space="preserve"> </w:t>
      </w:r>
      <w:r w:rsidR="00F4697A" w:rsidRPr="002A7F59">
        <w:rPr>
          <w:rFonts w:cs="B Nazanin" w:hint="cs"/>
          <w:sz w:val="28"/>
          <w:szCs w:val="28"/>
          <w:rtl/>
          <w:lang w:bidi="fa-IR"/>
        </w:rPr>
        <w:t>استاندارد</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کیفیت</w:t>
      </w:r>
      <w:r w:rsidR="00F4697A" w:rsidRPr="002A7F59">
        <w:rPr>
          <w:rFonts w:cs="B Nazanin"/>
          <w:sz w:val="28"/>
          <w:szCs w:val="28"/>
          <w:rtl/>
          <w:lang w:bidi="fa-IR"/>
        </w:rPr>
        <w:t xml:space="preserve"> </w:t>
      </w:r>
      <w:r w:rsidR="00F4697A" w:rsidRPr="002A7F59">
        <w:rPr>
          <w:rFonts w:cs="B Nazanin" w:hint="cs"/>
          <w:sz w:val="28"/>
          <w:szCs w:val="28"/>
          <w:rtl/>
          <w:lang w:bidi="fa-IR"/>
        </w:rPr>
        <w:t>هنر</w:t>
      </w:r>
      <w:r w:rsidR="00F4697A" w:rsidRPr="002A7F59">
        <w:rPr>
          <w:rFonts w:cs="B Nazanin"/>
          <w:sz w:val="28"/>
          <w:szCs w:val="28"/>
          <w:rtl/>
          <w:lang w:bidi="fa-IR"/>
        </w:rPr>
        <w:t>.</w:t>
      </w:r>
    </w:p>
    <w:p w:rsidR="00F4697A" w:rsidRPr="002A7F59" w:rsidRDefault="007E076B" w:rsidP="00F4697A">
      <w:pPr>
        <w:bidi/>
        <w:ind w:left="360"/>
        <w:rPr>
          <w:rFonts w:cs="B Nazanin"/>
          <w:sz w:val="28"/>
          <w:szCs w:val="28"/>
          <w:rtl/>
          <w:lang w:bidi="fa-IR"/>
        </w:rPr>
      </w:pPr>
      <w:ins w:id="351" w:author="Windows User" w:date="2019-11-08T09:28:00Z">
        <w:r>
          <w:rPr>
            <w:rFonts w:cs="B Nazanin" w:hint="cs"/>
            <w:sz w:val="28"/>
            <w:szCs w:val="28"/>
            <w:rtl/>
            <w:lang w:bidi="fa-IR"/>
          </w:rPr>
          <w:t>علاوه</w:t>
        </w:r>
      </w:ins>
      <w:del w:id="352" w:author="Windows User" w:date="2019-11-08T09:28:00Z">
        <w:r w:rsidR="00F4697A" w:rsidDel="007E076B">
          <w:rPr>
            <w:rFonts w:cs="B Nazanin" w:hint="cs"/>
            <w:sz w:val="28"/>
            <w:szCs w:val="28"/>
            <w:rtl/>
            <w:lang w:bidi="fa-IR"/>
          </w:rPr>
          <w:delText>افزون</w:delText>
        </w:r>
      </w:del>
      <w:r w:rsidR="00F4697A" w:rsidRPr="002A7F59">
        <w:rPr>
          <w:rFonts w:cs="B Nazanin"/>
          <w:sz w:val="28"/>
          <w:szCs w:val="28"/>
          <w:rtl/>
          <w:lang w:bidi="fa-IR"/>
        </w:rPr>
        <w:t xml:space="preserve"> </w:t>
      </w:r>
      <w:r w:rsidR="00F4697A" w:rsidRPr="002A7F59">
        <w:rPr>
          <w:rFonts w:cs="B Nazanin" w:hint="cs"/>
          <w:sz w:val="28"/>
          <w:szCs w:val="28"/>
          <w:rtl/>
          <w:lang w:bidi="fa-IR"/>
        </w:rPr>
        <w:t>بر</w:t>
      </w:r>
      <w:r w:rsidR="00F4697A" w:rsidRPr="002A7F59">
        <w:rPr>
          <w:rFonts w:cs="B Nazanin"/>
          <w:sz w:val="28"/>
          <w:szCs w:val="28"/>
          <w:rtl/>
          <w:lang w:bidi="fa-IR"/>
        </w:rPr>
        <w:t xml:space="preserve"> </w:t>
      </w:r>
      <w:r w:rsidR="00F4697A" w:rsidRPr="002A7F59">
        <w:rPr>
          <w:rFonts w:cs="B Nazanin" w:hint="cs"/>
          <w:sz w:val="28"/>
          <w:szCs w:val="28"/>
          <w:rtl/>
          <w:lang w:bidi="fa-IR"/>
        </w:rPr>
        <w:t>وزارت</w:t>
      </w:r>
      <w:r w:rsidR="00F4697A" w:rsidRPr="002A7F59">
        <w:rPr>
          <w:rFonts w:cs="B Nazanin"/>
          <w:sz w:val="28"/>
          <w:szCs w:val="28"/>
          <w:rtl/>
          <w:lang w:bidi="fa-IR"/>
        </w:rPr>
        <w:t xml:space="preserve"> </w:t>
      </w:r>
      <w:r w:rsidR="00F4697A" w:rsidRPr="002A7F59">
        <w:rPr>
          <w:rFonts w:cs="B Nazanin" w:hint="cs"/>
          <w:sz w:val="28"/>
          <w:szCs w:val="28"/>
          <w:rtl/>
          <w:lang w:bidi="fa-IR"/>
        </w:rPr>
        <w:t>گردشگری</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del w:id="353" w:author="Windows User" w:date="2019-11-08T09:28: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نقش</w:t>
      </w:r>
      <w:r w:rsidR="00F4697A" w:rsidRPr="002A7F59">
        <w:rPr>
          <w:rFonts w:cs="B Nazanin"/>
          <w:sz w:val="28"/>
          <w:szCs w:val="28"/>
          <w:rtl/>
          <w:lang w:bidi="fa-IR"/>
        </w:rPr>
        <w:t xml:space="preserve"> </w:t>
      </w:r>
      <w:r w:rsidR="00F4697A" w:rsidRPr="002A7F59">
        <w:rPr>
          <w:rFonts w:cs="B Nazanin" w:hint="cs"/>
          <w:sz w:val="28"/>
          <w:szCs w:val="28"/>
          <w:rtl/>
          <w:lang w:bidi="fa-IR"/>
        </w:rPr>
        <w:t>سایر</w:t>
      </w:r>
      <w:r w:rsidR="00F4697A" w:rsidRPr="002A7F59">
        <w:rPr>
          <w:rFonts w:cs="B Nazanin"/>
          <w:sz w:val="28"/>
          <w:szCs w:val="28"/>
          <w:rtl/>
          <w:lang w:bidi="fa-IR"/>
        </w:rPr>
        <w:t xml:space="preserve"> </w:t>
      </w:r>
      <w:r w:rsidR="00F4697A">
        <w:rPr>
          <w:rFonts w:cs="B Nazanin" w:hint="cs"/>
          <w:sz w:val="28"/>
          <w:szCs w:val="28"/>
          <w:rtl/>
          <w:lang w:bidi="fa-IR"/>
        </w:rPr>
        <w:t xml:space="preserve">نهادها و </w:t>
      </w:r>
      <w:r w:rsidR="00F4697A" w:rsidRPr="002A7F59">
        <w:rPr>
          <w:rFonts w:cs="B Nazanin" w:hint="cs"/>
          <w:sz w:val="28"/>
          <w:szCs w:val="28"/>
          <w:rtl/>
          <w:lang w:bidi="fa-IR"/>
        </w:rPr>
        <w:t>آژانس</w:t>
      </w:r>
      <w:ins w:id="354" w:author="Windows User" w:date="2019-11-08T09:28:00Z">
        <w:r>
          <w:rPr>
            <w:rFonts w:cs="B Nazanin" w:hint="cs"/>
            <w:sz w:val="28"/>
            <w:szCs w:val="28"/>
            <w:rtl/>
            <w:lang w:bidi="fa-IR"/>
          </w:rPr>
          <w:t>‌</w:t>
        </w:r>
      </w:ins>
      <w:del w:id="355" w:author="Windows User" w:date="2019-11-08T09:28: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ها</w:t>
      </w:r>
      <w:r w:rsidR="00F4697A" w:rsidRPr="002A7F59">
        <w:rPr>
          <w:rFonts w:cs="B Nazanin"/>
          <w:sz w:val="28"/>
          <w:szCs w:val="28"/>
          <w:rtl/>
          <w:lang w:bidi="fa-IR"/>
        </w:rPr>
        <w:t xml:space="preserve"> </w:t>
      </w:r>
      <w:r w:rsidR="00F4697A" w:rsidRPr="002A7F59">
        <w:rPr>
          <w:rFonts w:cs="B Nazanin" w:hint="cs"/>
          <w:sz w:val="28"/>
          <w:szCs w:val="28"/>
          <w:rtl/>
          <w:lang w:bidi="fa-IR"/>
        </w:rPr>
        <w:t>نیز</w:t>
      </w:r>
      <w:r w:rsidR="00F4697A" w:rsidRPr="002A7F59">
        <w:rPr>
          <w:rFonts w:cs="B Nazanin"/>
          <w:sz w:val="28"/>
          <w:szCs w:val="28"/>
          <w:rtl/>
          <w:lang w:bidi="fa-IR"/>
        </w:rPr>
        <w:t xml:space="preserve"> </w:t>
      </w:r>
      <w:r w:rsidR="00F4697A" w:rsidRPr="002A7F59">
        <w:rPr>
          <w:rFonts w:cs="B Nazanin" w:hint="cs"/>
          <w:sz w:val="28"/>
          <w:szCs w:val="28"/>
          <w:rtl/>
          <w:lang w:bidi="fa-IR"/>
        </w:rPr>
        <w:t>در</w:t>
      </w:r>
      <w:r w:rsidR="00F4697A" w:rsidRPr="002A7F59">
        <w:rPr>
          <w:rFonts w:cs="B Nazanin"/>
          <w:sz w:val="28"/>
          <w:szCs w:val="28"/>
          <w:rtl/>
          <w:lang w:bidi="fa-IR"/>
        </w:rPr>
        <w:t xml:space="preserve"> </w:t>
      </w:r>
      <w:r w:rsidR="00F4697A" w:rsidRPr="002A7F59">
        <w:rPr>
          <w:rFonts w:cs="B Nazanin" w:hint="cs"/>
          <w:sz w:val="28"/>
          <w:szCs w:val="28"/>
          <w:rtl/>
          <w:lang w:bidi="fa-IR"/>
        </w:rPr>
        <w:t>اجرای</w:t>
      </w:r>
      <w:r w:rsidR="00F4697A" w:rsidRPr="002A7F59">
        <w:rPr>
          <w:rFonts w:cs="B Nazanin"/>
          <w:sz w:val="28"/>
          <w:szCs w:val="28"/>
          <w:rtl/>
          <w:lang w:bidi="fa-IR"/>
        </w:rPr>
        <w:t xml:space="preserve"> </w:t>
      </w:r>
      <w:r w:rsidR="00F4697A" w:rsidRPr="002A7F59">
        <w:rPr>
          <w:rFonts w:cs="B Nazanin" w:hint="cs"/>
          <w:sz w:val="28"/>
          <w:szCs w:val="28"/>
          <w:rtl/>
          <w:lang w:bidi="fa-IR"/>
        </w:rPr>
        <w:t>سیاست</w:t>
      </w:r>
      <w:r w:rsidR="00F4697A" w:rsidRPr="002A7F59">
        <w:rPr>
          <w:rFonts w:cs="B Nazanin"/>
          <w:sz w:val="28"/>
          <w:szCs w:val="28"/>
          <w:rtl/>
          <w:lang w:bidi="fa-IR"/>
        </w:rPr>
        <w:t xml:space="preserve"> </w:t>
      </w:r>
      <w:r w:rsidR="00F4697A" w:rsidRPr="002A7F59">
        <w:rPr>
          <w:rFonts w:cs="B Nazanin" w:hint="cs"/>
          <w:sz w:val="28"/>
          <w:szCs w:val="28"/>
          <w:rtl/>
          <w:lang w:bidi="fa-IR"/>
        </w:rPr>
        <w:t>ملی</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sidRPr="002A7F59">
        <w:rPr>
          <w:rFonts w:cs="B Nazanin"/>
          <w:sz w:val="28"/>
          <w:szCs w:val="28"/>
          <w:rtl/>
          <w:lang w:bidi="fa-IR"/>
        </w:rPr>
        <w:t xml:space="preserve"> </w:t>
      </w:r>
      <w:r w:rsidR="00F4697A" w:rsidRPr="002A7F59">
        <w:rPr>
          <w:rFonts w:cs="B Nazanin" w:hint="cs"/>
          <w:sz w:val="28"/>
          <w:szCs w:val="28"/>
          <w:rtl/>
          <w:lang w:bidi="fa-IR"/>
        </w:rPr>
        <w:t>اهمیت</w:t>
      </w:r>
      <w:r w:rsidR="00F4697A" w:rsidRPr="002A7F59">
        <w:rPr>
          <w:rFonts w:cs="B Nazanin"/>
          <w:sz w:val="28"/>
          <w:szCs w:val="28"/>
          <w:rtl/>
          <w:lang w:bidi="fa-IR"/>
        </w:rPr>
        <w:t xml:space="preserve"> </w:t>
      </w:r>
      <w:r w:rsidR="00F4697A" w:rsidRPr="002A7F59">
        <w:rPr>
          <w:rFonts w:cs="B Nazanin" w:hint="cs"/>
          <w:sz w:val="28"/>
          <w:szCs w:val="28"/>
          <w:rtl/>
          <w:lang w:bidi="fa-IR"/>
        </w:rPr>
        <w:t>دارد</w:t>
      </w:r>
      <w:r w:rsidR="00F4697A" w:rsidRPr="002A7F59">
        <w:rPr>
          <w:rFonts w:cs="B Nazanin"/>
          <w:sz w:val="28"/>
          <w:szCs w:val="28"/>
          <w:rtl/>
          <w:lang w:bidi="fa-IR"/>
        </w:rPr>
        <w:t xml:space="preserve">. </w:t>
      </w:r>
      <w:ins w:id="356" w:author="Windows User" w:date="2019-11-08T09:29:00Z">
        <w:r>
          <w:rPr>
            <w:rFonts w:cs="B Nazanin" w:hint="cs"/>
            <w:sz w:val="28"/>
            <w:szCs w:val="28"/>
            <w:rtl/>
            <w:lang w:bidi="fa-IR"/>
          </w:rPr>
          <w:t>این نهادها</w:t>
        </w:r>
      </w:ins>
      <w:del w:id="357" w:author="Windows User" w:date="2019-11-08T09:29:00Z">
        <w:r w:rsidR="00F4697A" w:rsidDel="007E076B">
          <w:rPr>
            <w:rFonts w:cs="B Nazanin" w:hint="cs"/>
            <w:sz w:val="28"/>
            <w:szCs w:val="28"/>
            <w:rtl/>
            <w:lang w:bidi="fa-IR"/>
          </w:rPr>
          <w:delText>که</w:delText>
        </w:r>
      </w:del>
      <w:r w:rsidR="00F4697A" w:rsidRPr="002A7F59">
        <w:rPr>
          <w:rFonts w:cs="B Nazanin"/>
          <w:sz w:val="28"/>
          <w:szCs w:val="28"/>
          <w:rtl/>
          <w:lang w:bidi="fa-IR"/>
        </w:rPr>
        <w:t xml:space="preserve"> </w:t>
      </w:r>
      <w:r w:rsidR="00F4697A" w:rsidRPr="002A7F59">
        <w:rPr>
          <w:rFonts w:cs="B Nazanin" w:hint="cs"/>
          <w:sz w:val="28"/>
          <w:szCs w:val="28"/>
          <w:rtl/>
          <w:lang w:bidi="fa-IR"/>
        </w:rPr>
        <w:t>شامل</w:t>
      </w:r>
      <w:r w:rsidR="00F4697A" w:rsidRPr="002A7F59">
        <w:rPr>
          <w:rFonts w:cs="B Nazanin"/>
          <w:sz w:val="28"/>
          <w:szCs w:val="28"/>
          <w:rtl/>
          <w:lang w:bidi="fa-IR"/>
        </w:rPr>
        <w:t xml:space="preserve"> </w:t>
      </w:r>
      <w:r w:rsidR="00F4697A" w:rsidRPr="002A7F59">
        <w:rPr>
          <w:rFonts w:cs="B Nazanin" w:hint="cs"/>
          <w:sz w:val="28"/>
          <w:szCs w:val="28"/>
          <w:rtl/>
          <w:lang w:bidi="fa-IR"/>
        </w:rPr>
        <w:t>وزارتخانه</w:t>
      </w:r>
      <w:ins w:id="358" w:author="Windows User" w:date="2019-11-08T09:29:00Z">
        <w:r>
          <w:rPr>
            <w:rFonts w:cs="B Nazanin" w:hint="cs"/>
            <w:sz w:val="28"/>
            <w:szCs w:val="28"/>
            <w:rtl/>
            <w:lang w:bidi="fa-IR"/>
          </w:rPr>
          <w:t>‌</w:t>
        </w:r>
      </w:ins>
      <w:del w:id="359" w:author="Windows User" w:date="2019-11-08T09:29: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ها</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ادارات</w:t>
      </w:r>
      <w:r w:rsidR="00F4697A" w:rsidRPr="002A7F59">
        <w:rPr>
          <w:rFonts w:cs="B Nazanin"/>
          <w:sz w:val="28"/>
          <w:szCs w:val="28"/>
          <w:rtl/>
          <w:lang w:bidi="fa-IR"/>
        </w:rPr>
        <w:t xml:space="preserve"> </w:t>
      </w:r>
      <w:r w:rsidR="00F4697A" w:rsidRPr="002A7F59">
        <w:rPr>
          <w:rFonts w:cs="B Nazanin" w:hint="cs"/>
          <w:sz w:val="28"/>
          <w:szCs w:val="28"/>
          <w:rtl/>
          <w:lang w:bidi="fa-IR"/>
        </w:rPr>
        <w:t>در</w:t>
      </w:r>
      <w:r w:rsidR="00F4697A" w:rsidRPr="002A7F59">
        <w:rPr>
          <w:rFonts w:cs="B Nazanin"/>
          <w:sz w:val="28"/>
          <w:szCs w:val="28"/>
          <w:rtl/>
          <w:lang w:bidi="fa-IR"/>
        </w:rPr>
        <w:t xml:space="preserve"> </w:t>
      </w:r>
      <w:r w:rsidR="00F4697A" w:rsidRPr="002A7F59">
        <w:rPr>
          <w:rFonts w:cs="B Nazanin" w:hint="cs"/>
          <w:sz w:val="28"/>
          <w:szCs w:val="28"/>
          <w:rtl/>
          <w:lang w:bidi="fa-IR"/>
        </w:rPr>
        <w:t>سطح</w:t>
      </w:r>
      <w:r w:rsidR="00F4697A" w:rsidRPr="002A7F59">
        <w:rPr>
          <w:rFonts w:cs="B Nazanin"/>
          <w:sz w:val="28"/>
          <w:szCs w:val="28"/>
          <w:rtl/>
          <w:lang w:bidi="fa-IR"/>
        </w:rPr>
        <w:t xml:space="preserve"> </w:t>
      </w:r>
      <w:r w:rsidR="00F4697A" w:rsidRPr="002A7F59">
        <w:rPr>
          <w:rFonts w:cs="B Nazanin" w:hint="cs"/>
          <w:sz w:val="28"/>
          <w:szCs w:val="28"/>
          <w:rtl/>
          <w:lang w:bidi="fa-IR"/>
        </w:rPr>
        <w:t>فدرال</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ایالت</w:t>
      </w:r>
      <w:ins w:id="360" w:author="Windows User" w:date="2019-11-08T09:29:00Z">
        <w:r>
          <w:rPr>
            <w:rFonts w:cs="B Nazanin" w:hint="cs"/>
            <w:sz w:val="28"/>
            <w:szCs w:val="28"/>
            <w:rtl/>
            <w:lang w:bidi="fa-IR"/>
          </w:rPr>
          <w:t>‌</w:t>
        </w:r>
      </w:ins>
      <w:r w:rsidR="00F4697A">
        <w:rPr>
          <w:rFonts w:cs="B Nazanin" w:hint="cs"/>
          <w:sz w:val="28"/>
          <w:szCs w:val="28"/>
          <w:rtl/>
          <w:lang w:bidi="fa-IR"/>
        </w:rPr>
        <w:t>ها</w:t>
      </w:r>
      <w:del w:id="361" w:author="Windows User" w:date="2019-11-08T09:29: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نهادهای</w:t>
      </w:r>
      <w:r w:rsidR="00F4697A" w:rsidRPr="002A7F59">
        <w:rPr>
          <w:rFonts w:cs="B Nazanin"/>
          <w:sz w:val="28"/>
          <w:szCs w:val="28"/>
          <w:rtl/>
          <w:lang w:bidi="fa-IR"/>
        </w:rPr>
        <w:t xml:space="preserve"> </w:t>
      </w:r>
      <w:r w:rsidR="00F4697A" w:rsidRPr="002A7F59">
        <w:rPr>
          <w:rFonts w:cs="B Nazanin" w:hint="cs"/>
          <w:sz w:val="28"/>
          <w:szCs w:val="28"/>
          <w:rtl/>
          <w:lang w:bidi="fa-IR"/>
        </w:rPr>
        <w:t>قانونی</w:t>
      </w:r>
      <w:del w:id="362" w:author="Windows User" w:date="2019-11-08T09:29: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w:t>
      </w:r>
      <w:r w:rsidR="00F4697A" w:rsidRPr="002A7F59">
        <w:rPr>
          <w:rFonts w:cs="B Nazanin"/>
          <w:sz w:val="28"/>
          <w:szCs w:val="28"/>
          <w:rtl/>
          <w:lang w:bidi="fa-IR"/>
        </w:rPr>
        <w:t xml:space="preserve"> </w:t>
      </w:r>
      <w:r w:rsidR="00F4697A" w:rsidRPr="002A7F59">
        <w:rPr>
          <w:rFonts w:cs="B Nazanin" w:hint="cs"/>
          <w:sz w:val="28"/>
          <w:szCs w:val="28"/>
          <w:rtl/>
          <w:lang w:bidi="fa-IR"/>
        </w:rPr>
        <w:t>بخش</w:t>
      </w:r>
      <w:r w:rsidR="00F4697A" w:rsidRPr="002A7F59">
        <w:rPr>
          <w:rFonts w:cs="B Nazanin"/>
          <w:sz w:val="28"/>
          <w:szCs w:val="28"/>
          <w:rtl/>
          <w:lang w:bidi="fa-IR"/>
        </w:rPr>
        <w:t xml:space="preserve"> </w:t>
      </w:r>
      <w:r w:rsidR="00F4697A" w:rsidRPr="002A7F59">
        <w:rPr>
          <w:rFonts w:cs="B Nazanin" w:hint="cs"/>
          <w:sz w:val="28"/>
          <w:szCs w:val="28"/>
          <w:rtl/>
          <w:lang w:bidi="fa-IR"/>
        </w:rPr>
        <w:t>خصوصی</w:t>
      </w:r>
      <w:r w:rsidR="00F4697A" w:rsidRPr="002A7F59">
        <w:rPr>
          <w:rFonts w:cs="B Nazanin"/>
          <w:sz w:val="28"/>
          <w:szCs w:val="28"/>
          <w:rtl/>
          <w:lang w:bidi="fa-IR"/>
        </w:rPr>
        <w:t xml:space="preserve"> </w:t>
      </w:r>
      <w:r w:rsidR="00F4697A" w:rsidRPr="002A7F59">
        <w:rPr>
          <w:rFonts w:cs="B Nazanin" w:hint="cs"/>
          <w:sz w:val="28"/>
          <w:szCs w:val="28"/>
          <w:rtl/>
          <w:lang w:bidi="fa-IR"/>
        </w:rPr>
        <w:t>و</w:t>
      </w:r>
      <w:r w:rsidR="00F4697A" w:rsidRPr="002A7F59">
        <w:rPr>
          <w:rFonts w:cs="B Nazanin"/>
          <w:sz w:val="28"/>
          <w:szCs w:val="28"/>
          <w:rtl/>
          <w:lang w:bidi="fa-IR"/>
        </w:rPr>
        <w:t xml:space="preserve"> </w:t>
      </w:r>
      <w:r w:rsidR="00F4697A" w:rsidRPr="002A7F59">
        <w:rPr>
          <w:rFonts w:cs="B Nazanin" w:hint="cs"/>
          <w:sz w:val="28"/>
          <w:szCs w:val="28"/>
          <w:rtl/>
          <w:lang w:bidi="fa-IR"/>
        </w:rPr>
        <w:t>سازمان</w:t>
      </w:r>
      <w:ins w:id="363" w:author="Windows User" w:date="2019-11-08T09:29:00Z">
        <w:r>
          <w:rPr>
            <w:rFonts w:cs="B Nazanin" w:hint="cs"/>
            <w:sz w:val="28"/>
            <w:szCs w:val="28"/>
            <w:rtl/>
            <w:lang w:bidi="fa-IR"/>
          </w:rPr>
          <w:t>‌</w:t>
        </w:r>
      </w:ins>
      <w:del w:id="364" w:author="Windows User" w:date="2019-11-08T09:29: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های</w:t>
      </w:r>
      <w:r w:rsidR="00F4697A" w:rsidRPr="002A7F59">
        <w:rPr>
          <w:rFonts w:cs="B Nazanin"/>
          <w:sz w:val="28"/>
          <w:szCs w:val="28"/>
          <w:rtl/>
          <w:lang w:bidi="fa-IR"/>
        </w:rPr>
        <w:t xml:space="preserve"> </w:t>
      </w:r>
      <w:r w:rsidR="00F4697A" w:rsidRPr="002A7F59">
        <w:rPr>
          <w:rFonts w:cs="B Nazanin" w:hint="cs"/>
          <w:sz w:val="28"/>
          <w:szCs w:val="28"/>
          <w:rtl/>
          <w:lang w:bidi="fa-IR"/>
        </w:rPr>
        <w:t>غیر</w:t>
      </w:r>
      <w:del w:id="365" w:author="Windows User" w:date="2019-11-08T09:29:00Z">
        <w:r w:rsidR="00F4697A" w:rsidRPr="002A7F59" w:rsidDel="007E076B">
          <w:rPr>
            <w:rFonts w:cs="B Nazanin"/>
            <w:sz w:val="28"/>
            <w:szCs w:val="28"/>
            <w:rtl/>
            <w:lang w:bidi="fa-IR"/>
          </w:rPr>
          <w:delText xml:space="preserve"> </w:delText>
        </w:r>
      </w:del>
      <w:r w:rsidR="00F4697A" w:rsidRPr="002A7F59">
        <w:rPr>
          <w:rFonts w:cs="B Nazanin" w:hint="cs"/>
          <w:sz w:val="28"/>
          <w:szCs w:val="28"/>
          <w:rtl/>
          <w:lang w:bidi="fa-IR"/>
        </w:rPr>
        <w:t>دولتی</w:t>
      </w:r>
      <w:r w:rsidR="00F4697A" w:rsidRPr="002A7F59">
        <w:rPr>
          <w:rFonts w:cs="B Nazanin"/>
          <w:sz w:val="28"/>
          <w:szCs w:val="28"/>
          <w:rtl/>
          <w:lang w:bidi="fa-IR"/>
        </w:rPr>
        <w:t xml:space="preserve"> </w:t>
      </w:r>
      <w:r w:rsidR="00F4697A" w:rsidRPr="002A7F59">
        <w:rPr>
          <w:rFonts w:cs="B Nazanin" w:hint="cs"/>
          <w:sz w:val="28"/>
          <w:szCs w:val="28"/>
          <w:rtl/>
          <w:lang w:bidi="fa-IR"/>
        </w:rPr>
        <w:t>فرهنگ</w:t>
      </w:r>
      <w:r w:rsidR="00F4697A">
        <w:rPr>
          <w:rFonts w:cs="B Nazanin" w:hint="cs"/>
          <w:sz w:val="28"/>
          <w:szCs w:val="28"/>
          <w:rtl/>
          <w:lang w:bidi="fa-IR"/>
        </w:rPr>
        <w:t>ی</w:t>
      </w:r>
      <w:ins w:id="366" w:author="Windows User" w:date="2019-11-08T09:29:00Z">
        <w:r>
          <w:rPr>
            <w:rFonts w:cs="B Nazanin" w:hint="cs"/>
            <w:sz w:val="28"/>
            <w:szCs w:val="28"/>
            <w:rtl/>
            <w:lang w:bidi="fa-IR"/>
          </w:rPr>
          <w:t xml:space="preserve"> هستند</w:t>
        </w:r>
      </w:ins>
      <w:del w:id="367" w:author="Windows User" w:date="2019-11-08T09:29:00Z">
        <w:r w:rsidR="00F4697A" w:rsidDel="007E076B">
          <w:rPr>
            <w:rFonts w:cs="B Nazanin" w:hint="cs"/>
            <w:sz w:val="28"/>
            <w:szCs w:val="28"/>
            <w:rtl/>
            <w:lang w:bidi="fa-IR"/>
          </w:rPr>
          <w:delText xml:space="preserve"> می گردد</w:delText>
        </w:r>
      </w:del>
      <w:r w:rsidR="00F4697A" w:rsidRPr="002A7F59">
        <w:rPr>
          <w:rFonts w:cs="B Nazanin"/>
          <w:sz w:val="28"/>
          <w:szCs w:val="28"/>
          <w:rtl/>
          <w:lang w:bidi="fa-IR"/>
        </w:rPr>
        <w:t>.</w:t>
      </w:r>
    </w:p>
    <w:p w:rsidR="00F4697A" w:rsidRPr="002A7F59" w:rsidRDefault="00F4697A" w:rsidP="00CD4F47">
      <w:pPr>
        <w:bidi/>
        <w:ind w:left="360"/>
        <w:rPr>
          <w:rFonts w:cs="B Nazanin"/>
          <w:sz w:val="28"/>
          <w:szCs w:val="28"/>
          <w:rtl/>
          <w:lang w:bidi="fa-IR"/>
        </w:rPr>
      </w:pPr>
      <w:r w:rsidRPr="005B1F14">
        <w:rPr>
          <w:rFonts w:cs="B Nazanin" w:hint="eastAsia"/>
          <w:sz w:val="28"/>
          <w:szCs w:val="28"/>
          <w:highlight w:val="yellow"/>
          <w:rtl/>
          <w:lang w:bidi="fa-IR"/>
          <w:rPrChange w:id="368" w:author="Windows User" w:date="2019-11-08T09:28:00Z">
            <w:rPr>
              <w:rFonts w:cs="B Nazanin" w:hint="eastAsia"/>
              <w:sz w:val="28"/>
              <w:szCs w:val="28"/>
              <w:rtl/>
              <w:lang w:bidi="fa-IR"/>
            </w:rPr>
          </w:rPrChange>
        </w:rPr>
        <w:t>نقش</w:t>
      </w:r>
      <w:r w:rsidRPr="005B1F14">
        <w:rPr>
          <w:rFonts w:cs="B Nazanin"/>
          <w:sz w:val="28"/>
          <w:szCs w:val="28"/>
          <w:highlight w:val="yellow"/>
          <w:rtl/>
          <w:lang w:bidi="fa-IR"/>
          <w:rPrChange w:id="369"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70" w:author="Windows User" w:date="2019-11-08T09:28:00Z">
            <w:rPr>
              <w:rFonts w:cs="B Nazanin" w:hint="eastAsia"/>
              <w:sz w:val="28"/>
              <w:szCs w:val="28"/>
              <w:rtl/>
              <w:lang w:bidi="fa-IR"/>
            </w:rPr>
          </w:rPrChange>
        </w:rPr>
        <w:t>وزارت</w:t>
      </w:r>
      <w:r w:rsidRPr="005B1F14">
        <w:rPr>
          <w:rFonts w:cs="B Nazanin"/>
          <w:sz w:val="28"/>
          <w:szCs w:val="28"/>
          <w:highlight w:val="yellow"/>
          <w:rtl/>
          <w:lang w:bidi="fa-IR"/>
          <w:rPrChange w:id="371"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72" w:author="Windows User" w:date="2019-11-08T09:28:00Z">
            <w:rPr>
              <w:rFonts w:cs="B Nazanin" w:hint="eastAsia"/>
              <w:sz w:val="28"/>
              <w:szCs w:val="28"/>
              <w:rtl/>
              <w:lang w:bidi="fa-IR"/>
            </w:rPr>
          </w:rPrChange>
        </w:rPr>
        <w:t>گردشگر</w:t>
      </w:r>
      <w:r w:rsidRPr="005B1F14">
        <w:rPr>
          <w:rFonts w:cs="B Nazanin" w:hint="cs"/>
          <w:sz w:val="28"/>
          <w:szCs w:val="28"/>
          <w:highlight w:val="yellow"/>
          <w:rtl/>
          <w:lang w:bidi="fa-IR"/>
          <w:rPrChange w:id="373"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374"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75" w:author="Windows User" w:date="2019-11-08T09:28:00Z">
            <w:rPr>
              <w:rFonts w:cs="B Nazanin" w:hint="eastAsia"/>
              <w:sz w:val="28"/>
              <w:szCs w:val="28"/>
              <w:rtl/>
              <w:lang w:bidi="fa-IR"/>
            </w:rPr>
          </w:rPrChange>
        </w:rPr>
        <w:t>و</w:t>
      </w:r>
      <w:r w:rsidRPr="005B1F14">
        <w:rPr>
          <w:rFonts w:cs="B Nazanin"/>
          <w:sz w:val="28"/>
          <w:szCs w:val="28"/>
          <w:highlight w:val="yellow"/>
          <w:rtl/>
          <w:lang w:bidi="fa-IR"/>
          <w:rPrChange w:id="376"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77" w:author="Windows User" w:date="2019-11-08T09:28:00Z">
            <w:rPr>
              <w:rFonts w:cs="B Nazanin" w:hint="eastAsia"/>
              <w:sz w:val="28"/>
              <w:szCs w:val="28"/>
              <w:rtl/>
              <w:lang w:bidi="fa-IR"/>
            </w:rPr>
          </w:rPrChange>
        </w:rPr>
        <w:t>فرهنگ</w:t>
      </w:r>
      <w:r w:rsidRPr="005B1F14">
        <w:rPr>
          <w:rFonts w:cs="B Nazanin"/>
          <w:sz w:val="28"/>
          <w:szCs w:val="28"/>
          <w:highlight w:val="yellow"/>
          <w:rtl/>
          <w:lang w:bidi="fa-IR"/>
          <w:rPrChange w:id="37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79" w:author="Windows User" w:date="2019-11-08T09:28:00Z">
            <w:rPr>
              <w:rFonts w:cs="B Nazanin" w:hint="eastAsia"/>
              <w:sz w:val="28"/>
              <w:szCs w:val="28"/>
              <w:rtl/>
              <w:lang w:bidi="fa-IR"/>
            </w:rPr>
          </w:rPrChange>
        </w:rPr>
        <w:t>در</w:t>
      </w:r>
      <w:r w:rsidRPr="005B1F14">
        <w:rPr>
          <w:rFonts w:cs="B Nazanin"/>
          <w:sz w:val="28"/>
          <w:szCs w:val="28"/>
          <w:highlight w:val="yellow"/>
          <w:rtl/>
          <w:lang w:bidi="fa-IR"/>
          <w:rPrChange w:id="380"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81" w:author="Windows User" w:date="2019-11-08T09:28:00Z">
            <w:rPr>
              <w:rFonts w:cs="B Nazanin" w:hint="eastAsia"/>
              <w:sz w:val="28"/>
              <w:szCs w:val="28"/>
              <w:rtl/>
              <w:lang w:bidi="fa-IR"/>
            </w:rPr>
          </w:rPrChange>
        </w:rPr>
        <w:t>اجرا</w:t>
      </w:r>
      <w:r w:rsidRPr="005B1F14">
        <w:rPr>
          <w:rFonts w:cs="B Nazanin" w:hint="cs"/>
          <w:sz w:val="28"/>
          <w:szCs w:val="28"/>
          <w:highlight w:val="yellow"/>
          <w:rtl/>
          <w:lang w:bidi="fa-IR"/>
          <w:rPrChange w:id="382"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38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84" w:author="Windows User" w:date="2019-11-08T09:28:00Z">
            <w:rPr>
              <w:rFonts w:cs="B Nazanin" w:hint="eastAsia"/>
              <w:sz w:val="28"/>
              <w:szCs w:val="28"/>
              <w:rtl/>
              <w:lang w:bidi="fa-IR"/>
            </w:rPr>
          </w:rPrChange>
        </w:rPr>
        <w:t>س</w:t>
      </w:r>
      <w:r w:rsidRPr="005B1F14">
        <w:rPr>
          <w:rFonts w:cs="B Nazanin" w:hint="cs"/>
          <w:sz w:val="28"/>
          <w:szCs w:val="28"/>
          <w:highlight w:val="yellow"/>
          <w:rtl/>
          <w:lang w:bidi="fa-IR"/>
          <w:rPrChange w:id="385"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386" w:author="Windows User" w:date="2019-11-08T09:28:00Z">
            <w:rPr>
              <w:rFonts w:cs="B Nazanin" w:hint="eastAsia"/>
              <w:sz w:val="28"/>
              <w:szCs w:val="28"/>
              <w:rtl/>
              <w:lang w:bidi="fa-IR"/>
            </w:rPr>
          </w:rPrChange>
        </w:rPr>
        <w:t>است</w:t>
      </w:r>
      <w:r w:rsidRPr="005B1F14">
        <w:rPr>
          <w:rFonts w:cs="B Nazanin"/>
          <w:sz w:val="28"/>
          <w:szCs w:val="28"/>
          <w:highlight w:val="yellow"/>
          <w:rtl/>
          <w:lang w:bidi="fa-IR"/>
          <w:rPrChange w:id="38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88" w:author="Windows User" w:date="2019-11-08T09:28:00Z">
            <w:rPr>
              <w:rFonts w:cs="B Nazanin" w:hint="eastAsia"/>
              <w:sz w:val="28"/>
              <w:szCs w:val="28"/>
              <w:rtl/>
              <w:lang w:bidi="fa-IR"/>
            </w:rPr>
          </w:rPrChange>
        </w:rPr>
        <w:t>مل</w:t>
      </w:r>
      <w:r w:rsidRPr="005B1F14">
        <w:rPr>
          <w:rFonts w:cs="B Nazanin" w:hint="cs"/>
          <w:sz w:val="28"/>
          <w:szCs w:val="28"/>
          <w:highlight w:val="yellow"/>
          <w:rtl/>
          <w:lang w:bidi="fa-IR"/>
          <w:rPrChange w:id="389"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390"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91" w:author="Windows User" w:date="2019-11-08T09:28:00Z">
            <w:rPr>
              <w:rFonts w:cs="B Nazanin" w:hint="eastAsia"/>
              <w:sz w:val="28"/>
              <w:szCs w:val="28"/>
              <w:rtl/>
              <w:lang w:bidi="fa-IR"/>
            </w:rPr>
          </w:rPrChange>
        </w:rPr>
        <w:t>و</w:t>
      </w:r>
      <w:r w:rsidRPr="005B1F14">
        <w:rPr>
          <w:rFonts w:cs="B Nazanin"/>
          <w:sz w:val="28"/>
          <w:szCs w:val="28"/>
          <w:highlight w:val="yellow"/>
          <w:rtl/>
          <w:lang w:bidi="fa-IR"/>
          <w:rPrChange w:id="392"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393" w:author="Windows User" w:date="2019-11-08T09:28:00Z">
            <w:rPr>
              <w:rFonts w:cs="B Nazanin" w:hint="eastAsia"/>
              <w:sz w:val="28"/>
              <w:szCs w:val="28"/>
              <w:rtl/>
              <w:lang w:bidi="fa-IR"/>
            </w:rPr>
          </w:rPrChange>
        </w:rPr>
        <w:t>فرهن</w:t>
      </w:r>
      <w:ins w:id="394" w:author="Windows User" w:date="2019-11-08T10:56:00Z">
        <w:r w:rsidR="00D1488F">
          <w:rPr>
            <w:rFonts w:cs="B Nazanin" w:hint="cs"/>
            <w:sz w:val="28"/>
            <w:szCs w:val="28"/>
            <w:highlight w:val="yellow"/>
            <w:rtl/>
            <w:lang w:bidi="fa-IR"/>
          </w:rPr>
          <w:t>گ</w:t>
        </w:r>
      </w:ins>
      <w:del w:id="395" w:author="Windows User" w:date="2019-11-08T10:56:00Z">
        <w:r w:rsidRPr="005B1F14" w:rsidDel="00D1488F">
          <w:rPr>
            <w:rFonts w:cs="B Nazanin" w:hint="eastAsia"/>
            <w:sz w:val="28"/>
            <w:szCs w:val="28"/>
            <w:highlight w:val="yellow"/>
            <w:rtl/>
            <w:lang w:bidi="fa-IR"/>
            <w:rPrChange w:id="396" w:author="Windows User" w:date="2019-11-08T09:28:00Z">
              <w:rPr>
                <w:rFonts w:cs="B Nazanin" w:hint="eastAsia"/>
                <w:sz w:val="28"/>
                <w:szCs w:val="28"/>
                <w:rtl/>
                <w:lang w:bidi="fa-IR"/>
              </w:rPr>
            </w:rPrChange>
          </w:rPr>
          <w:delText>گ</w:delText>
        </w:r>
      </w:del>
      <w:ins w:id="397" w:author="Windows User" w:date="2019-11-08T10:56:00Z">
        <w:r w:rsidR="00D1488F">
          <w:rPr>
            <w:rFonts w:cs="B Nazanin" w:hint="cs"/>
            <w:sz w:val="28"/>
            <w:szCs w:val="28"/>
            <w:highlight w:val="yellow"/>
            <w:rtl/>
            <w:lang w:bidi="fa-IR"/>
          </w:rPr>
          <w:t>‌سازی</w:t>
        </w:r>
      </w:ins>
      <w:del w:id="398" w:author="Windows User" w:date="2019-11-08T09:23:00Z">
        <w:r w:rsidRPr="005B1F14" w:rsidDel="00281E88">
          <w:rPr>
            <w:rFonts w:cs="B Nazanin"/>
            <w:sz w:val="28"/>
            <w:szCs w:val="28"/>
            <w:highlight w:val="yellow"/>
            <w:rtl/>
            <w:lang w:bidi="fa-IR"/>
            <w:rPrChange w:id="399" w:author="Windows User" w:date="2019-11-08T09:28:00Z">
              <w:rPr>
                <w:rFonts w:cs="B Nazanin"/>
                <w:sz w:val="28"/>
                <w:szCs w:val="28"/>
                <w:rtl/>
                <w:lang w:bidi="fa-IR"/>
              </w:rPr>
            </w:rPrChange>
          </w:rPr>
          <w:delText xml:space="preserve"> </w:delText>
        </w:r>
      </w:del>
      <w:del w:id="400" w:author="Windows User" w:date="2019-11-08T10:56:00Z">
        <w:r w:rsidRPr="005B1F14" w:rsidDel="00D1488F">
          <w:rPr>
            <w:rFonts w:cs="B Nazanin" w:hint="eastAsia"/>
            <w:sz w:val="28"/>
            <w:szCs w:val="28"/>
            <w:highlight w:val="yellow"/>
            <w:rtl/>
            <w:lang w:bidi="fa-IR"/>
            <w:rPrChange w:id="401" w:author="Windows User" w:date="2019-11-08T09:28:00Z">
              <w:rPr>
                <w:rFonts w:cs="B Nazanin" w:hint="eastAsia"/>
                <w:sz w:val="28"/>
                <w:szCs w:val="28"/>
                <w:rtl/>
                <w:lang w:bidi="fa-IR"/>
              </w:rPr>
            </w:rPrChange>
          </w:rPr>
          <w:delText>ساز</w:delText>
        </w:r>
        <w:r w:rsidRPr="005B1F14" w:rsidDel="00D1488F">
          <w:rPr>
            <w:rFonts w:cs="B Nazanin" w:hint="cs"/>
            <w:sz w:val="28"/>
            <w:szCs w:val="28"/>
            <w:highlight w:val="yellow"/>
            <w:rtl/>
            <w:lang w:bidi="fa-IR"/>
            <w:rPrChange w:id="402" w:author="Windows User" w:date="2019-11-08T09:28:00Z">
              <w:rPr>
                <w:rFonts w:cs="B Nazanin" w:hint="cs"/>
                <w:sz w:val="28"/>
                <w:szCs w:val="28"/>
                <w:rtl/>
                <w:lang w:bidi="fa-IR"/>
              </w:rPr>
            </w:rPrChange>
          </w:rPr>
          <w:delText>ی</w:delText>
        </w:r>
      </w:del>
      <w:r w:rsidRPr="005B1F14">
        <w:rPr>
          <w:rFonts w:cs="B Nazanin"/>
          <w:sz w:val="28"/>
          <w:szCs w:val="28"/>
          <w:highlight w:val="yellow"/>
          <w:rtl/>
          <w:lang w:bidi="fa-IR"/>
          <w:rPrChange w:id="40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04" w:author="Windows User" w:date="2019-11-08T09:28:00Z">
            <w:rPr>
              <w:rFonts w:cs="B Nazanin" w:hint="eastAsia"/>
              <w:sz w:val="28"/>
              <w:szCs w:val="28"/>
              <w:rtl/>
              <w:lang w:bidi="fa-IR"/>
            </w:rPr>
          </w:rPrChange>
        </w:rPr>
        <w:t>بس</w:t>
      </w:r>
      <w:r w:rsidRPr="005B1F14">
        <w:rPr>
          <w:rFonts w:cs="B Nazanin" w:hint="cs"/>
          <w:sz w:val="28"/>
          <w:szCs w:val="28"/>
          <w:highlight w:val="yellow"/>
          <w:rtl/>
          <w:lang w:bidi="fa-IR"/>
          <w:rPrChange w:id="405"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06" w:author="Windows User" w:date="2019-11-08T09:28:00Z">
            <w:rPr>
              <w:rFonts w:cs="B Nazanin" w:hint="eastAsia"/>
              <w:sz w:val="28"/>
              <w:szCs w:val="28"/>
              <w:rtl/>
              <w:lang w:bidi="fa-IR"/>
            </w:rPr>
          </w:rPrChange>
        </w:rPr>
        <w:t>ار</w:t>
      </w:r>
      <w:r w:rsidRPr="005B1F14">
        <w:rPr>
          <w:rFonts w:cs="B Nazanin"/>
          <w:sz w:val="28"/>
          <w:szCs w:val="28"/>
          <w:highlight w:val="yellow"/>
          <w:rtl/>
          <w:lang w:bidi="fa-IR"/>
          <w:rPrChange w:id="40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08" w:author="Windows User" w:date="2019-11-08T09:28:00Z">
            <w:rPr>
              <w:rFonts w:cs="B Nazanin" w:hint="eastAsia"/>
              <w:sz w:val="28"/>
              <w:szCs w:val="28"/>
              <w:rtl/>
              <w:lang w:bidi="fa-IR"/>
            </w:rPr>
          </w:rPrChange>
        </w:rPr>
        <w:t>مهم</w:t>
      </w:r>
      <w:r w:rsidRPr="005B1F14">
        <w:rPr>
          <w:rFonts w:cs="B Nazanin"/>
          <w:sz w:val="28"/>
          <w:szCs w:val="28"/>
          <w:highlight w:val="yellow"/>
          <w:rtl/>
          <w:lang w:bidi="fa-IR"/>
          <w:rPrChange w:id="409"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10" w:author="Windows User" w:date="2019-11-08T09:28:00Z">
            <w:rPr>
              <w:rFonts w:cs="B Nazanin" w:hint="eastAsia"/>
              <w:sz w:val="28"/>
              <w:szCs w:val="28"/>
              <w:rtl/>
              <w:lang w:bidi="fa-IR"/>
            </w:rPr>
          </w:rPrChange>
        </w:rPr>
        <w:t>است</w:t>
      </w:r>
      <w:r w:rsidRPr="005B1F14">
        <w:rPr>
          <w:rFonts w:cs="B Nazanin"/>
          <w:sz w:val="28"/>
          <w:szCs w:val="28"/>
          <w:highlight w:val="yellow"/>
          <w:rtl/>
          <w:lang w:bidi="fa-IR"/>
          <w:rPrChange w:id="411"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12" w:author="Windows User" w:date="2019-11-08T09:28:00Z">
            <w:rPr>
              <w:rFonts w:cs="B Nazanin" w:hint="eastAsia"/>
              <w:sz w:val="28"/>
              <w:szCs w:val="28"/>
              <w:rtl/>
              <w:lang w:bidi="fa-IR"/>
            </w:rPr>
          </w:rPrChange>
        </w:rPr>
        <w:t>در</w:t>
      </w:r>
      <w:r w:rsidRPr="005B1F14">
        <w:rPr>
          <w:rFonts w:cs="B Nazanin"/>
          <w:sz w:val="28"/>
          <w:szCs w:val="28"/>
          <w:highlight w:val="yellow"/>
          <w:rtl/>
          <w:lang w:bidi="fa-IR"/>
          <w:rPrChange w:id="41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14" w:author="Windows User" w:date="2019-11-08T09:28:00Z">
            <w:rPr>
              <w:rFonts w:cs="B Nazanin" w:hint="eastAsia"/>
              <w:sz w:val="28"/>
              <w:szCs w:val="28"/>
              <w:rtl/>
              <w:lang w:bidi="fa-IR"/>
            </w:rPr>
          </w:rPrChange>
        </w:rPr>
        <w:t>م</w:t>
      </w:r>
      <w:r w:rsidRPr="005B1F14">
        <w:rPr>
          <w:rFonts w:cs="B Nazanin" w:hint="cs"/>
          <w:sz w:val="28"/>
          <w:szCs w:val="28"/>
          <w:highlight w:val="yellow"/>
          <w:rtl/>
          <w:lang w:bidi="fa-IR"/>
          <w:rPrChange w:id="415"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16" w:author="Windows User" w:date="2019-11-08T09:28:00Z">
            <w:rPr>
              <w:rFonts w:cs="B Nazanin" w:hint="eastAsia"/>
              <w:sz w:val="28"/>
              <w:szCs w:val="28"/>
              <w:rtl/>
              <w:lang w:bidi="fa-IR"/>
            </w:rPr>
          </w:rPrChange>
        </w:rPr>
        <w:t>ان</w:t>
      </w:r>
      <w:r w:rsidRPr="005B1F14">
        <w:rPr>
          <w:rFonts w:cs="B Nazanin"/>
          <w:sz w:val="28"/>
          <w:szCs w:val="28"/>
          <w:highlight w:val="yellow"/>
          <w:rtl/>
          <w:lang w:bidi="fa-IR"/>
          <w:rPrChange w:id="41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18" w:author="Windows User" w:date="2019-11-08T09:28:00Z">
            <w:rPr>
              <w:rFonts w:cs="B Nazanin" w:hint="eastAsia"/>
              <w:sz w:val="28"/>
              <w:szCs w:val="28"/>
              <w:rtl/>
              <w:lang w:bidi="fa-IR"/>
            </w:rPr>
          </w:rPrChange>
        </w:rPr>
        <w:t>د</w:t>
      </w:r>
      <w:r w:rsidRPr="005B1F14">
        <w:rPr>
          <w:rFonts w:cs="B Nazanin" w:hint="cs"/>
          <w:sz w:val="28"/>
          <w:szCs w:val="28"/>
          <w:highlight w:val="yellow"/>
          <w:rtl/>
          <w:lang w:bidi="fa-IR"/>
          <w:rPrChange w:id="419"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20" w:author="Windows User" w:date="2019-11-08T09:28:00Z">
            <w:rPr>
              <w:rFonts w:cs="B Nazanin" w:hint="eastAsia"/>
              <w:sz w:val="28"/>
              <w:szCs w:val="28"/>
              <w:rtl/>
              <w:lang w:bidi="fa-IR"/>
            </w:rPr>
          </w:rPrChange>
        </w:rPr>
        <w:t>گر</w:t>
      </w:r>
      <w:r w:rsidRPr="005B1F14">
        <w:rPr>
          <w:rFonts w:cs="B Nazanin"/>
          <w:sz w:val="28"/>
          <w:szCs w:val="28"/>
          <w:highlight w:val="yellow"/>
          <w:rtl/>
          <w:lang w:bidi="fa-IR"/>
          <w:rPrChange w:id="421"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22" w:author="Windows User" w:date="2019-11-08T09:28:00Z">
            <w:rPr>
              <w:rFonts w:cs="B Nazanin" w:hint="eastAsia"/>
              <w:sz w:val="28"/>
              <w:szCs w:val="28"/>
              <w:rtl/>
              <w:lang w:bidi="fa-IR"/>
            </w:rPr>
          </w:rPrChange>
        </w:rPr>
        <w:t>نهادها،</w:t>
      </w:r>
      <w:r w:rsidRPr="005B1F14">
        <w:rPr>
          <w:rFonts w:cs="B Nazanin"/>
          <w:sz w:val="28"/>
          <w:szCs w:val="28"/>
          <w:highlight w:val="yellow"/>
          <w:rtl/>
          <w:lang w:bidi="fa-IR"/>
          <w:rPrChange w:id="42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24" w:author="Windows User" w:date="2019-11-08T09:28:00Z">
            <w:rPr>
              <w:rFonts w:cs="B Nazanin" w:hint="eastAsia"/>
              <w:sz w:val="28"/>
              <w:szCs w:val="28"/>
              <w:rtl/>
              <w:lang w:bidi="fa-IR"/>
            </w:rPr>
          </w:rPrChange>
        </w:rPr>
        <w:t>ا</w:t>
      </w:r>
      <w:r w:rsidRPr="005B1F14">
        <w:rPr>
          <w:rFonts w:cs="B Nazanin" w:hint="cs"/>
          <w:sz w:val="28"/>
          <w:szCs w:val="28"/>
          <w:highlight w:val="yellow"/>
          <w:rtl/>
          <w:lang w:bidi="fa-IR"/>
          <w:rPrChange w:id="425"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26" w:author="Windows User" w:date="2019-11-08T09:28:00Z">
            <w:rPr>
              <w:rFonts w:cs="B Nazanin" w:hint="eastAsia"/>
              <w:sz w:val="28"/>
              <w:szCs w:val="28"/>
              <w:rtl/>
              <w:lang w:bidi="fa-IR"/>
            </w:rPr>
          </w:rPrChange>
        </w:rPr>
        <w:t>ن</w:t>
      </w:r>
      <w:r w:rsidRPr="005B1F14">
        <w:rPr>
          <w:rFonts w:cs="B Nazanin"/>
          <w:sz w:val="28"/>
          <w:szCs w:val="28"/>
          <w:highlight w:val="yellow"/>
          <w:rtl/>
          <w:lang w:bidi="fa-IR"/>
          <w:rPrChange w:id="42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28" w:author="Windows User" w:date="2019-11-08T09:28:00Z">
            <w:rPr>
              <w:rFonts w:cs="B Nazanin" w:hint="eastAsia"/>
              <w:sz w:val="28"/>
              <w:szCs w:val="28"/>
              <w:rtl/>
              <w:lang w:bidi="fa-IR"/>
            </w:rPr>
          </w:rPrChange>
        </w:rPr>
        <w:t>وزارتخانه</w:t>
      </w:r>
      <w:ins w:id="429" w:author="Windows User" w:date="2019-11-08T09:23:00Z">
        <w:r w:rsidR="00281E88" w:rsidRPr="005B1F14">
          <w:rPr>
            <w:rFonts w:cs="B Nazanin" w:hint="eastAsia"/>
            <w:sz w:val="28"/>
            <w:szCs w:val="28"/>
            <w:highlight w:val="yellow"/>
            <w:rtl/>
            <w:lang w:bidi="fa-IR"/>
            <w:rPrChange w:id="430" w:author="Windows User" w:date="2019-11-08T09:28:00Z">
              <w:rPr>
                <w:rFonts w:cs="B Nazanin" w:hint="eastAsia"/>
                <w:sz w:val="28"/>
                <w:szCs w:val="28"/>
                <w:rtl/>
                <w:lang w:bidi="fa-IR"/>
              </w:rPr>
            </w:rPrChange>
          </w:rPr>
          <w:t>،</w:t>
        </w:r>
      </w:ins>
      <w:r w:rsidRPr="005B1F14">
        <w:rPr>
          <w:rFonts w:cs="B Nazanin"/>
          <w:sz w:val="28"/>
          <w:szCs w:val="28"/>
          <w:highlight w:val="yellow"/>
          <w:rtl/>
          <w:lang w:bidi="fa-IR"/>
          <w:rPrChange w:id="431"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32" w:author="Windows User" w:date="2019-11-08T09:28:00Z">
            <w:rPr>
              <w:rFonts w:cs="B Nazanin" w:hint="eastAsia"/>
              <w:sz w:val="28"/>
              <w:szCs w:val="28"/>
              <w:rtl/>
              <w:lang w:bidi="fa-IR"/>
            </w:rPr>
          </w:rPrChange>
        </w:rPr>
        <w:t>تحق</w:t>
      </w:r>
      <w:r w:rsidRPr="005B1F14">
        <w:rPr>
          <w:rFonts w:cs="B Nazanin" w:hint="cs"/>
          <w:sz w:val="28"/>
          <w:szCs w:val="28"/>
          <w:highlight w:val="yellow"/>
          <w:rtl/>
          <w:lang w:bidi="fa-IR"/>
          <w:rPrChange w:id="433"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34" w:author="Windows User" w:date="2019-11-08T09:28:00Z">
            <w:rPr>
              <w:rFonts w:cs="B Nazanin" w:hint="eastAsia"/>
              <w:sz w:val="28"/>
              <w:szCs w:val="28"/>
              <w:rtl/>
              <w:lang w:bidi="fa-IR"/>
            </w:rPr>
          </w:rPrChange>
        </w:rPr>
        <w:t>ق</w:t>
      </w:r>
      <w:r w:rsidRPr="005B1F14">
        <w:rPr>
          <w:rFonts w:cs="B Nazanin"/>
          <w:sz w:val="28"/>
          <w:szCs w:val="28"/>
          <w:highlight w:val="yellow"/>
          <w:rtl/>
          <w:lang w:bidi="fa-IR"/>
          <w:rPrChange w:id="435"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36" w:author="Windows User" w:date="2019-11-08T09:28:00Z">
            <w:rPr>
              <w:rFonts w:cs="B Nazanin" w:hint="eastAsia"/>
              <w:sz w:val="28"/>
              <w:szCs w:val="28"/>
              <w:rtl/>
              <w:lang w:bidi="fa-IR"/>
            </w:rPr>
          </w:rPrChange>
        </w:rPr>
        <w:t>و</w:t>
      </w:r>
      <w:r w:rsidRPr="005B1F14">
        <w:rPr>
          <w:rFonts w:cs="B Nazanin"/>
          <w:sz w:val="28"/>
          <w:szCs w:val="28"/>
          <w:highlight w:val="yellow"/>
          <w:rtl/>
          <w:lang w:bidi="fa-IR"/>
          <w:rPrChange w:id="43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38" w:author="Windows User" w:date="2019-11-08T09:28:00Z">
            <w:rPr>
              <w:rFonts w:cs="B Nazanin" w:hint="eastAsia"/>
              <w:sz w:val="28"/>
              <w:szCs w:val="28"/>
              <w:rtl/>
              <w:lang w:bidi="fa-IR"/>
            </w:rPr>
          </w:rPrChange>
        </w:rPr>
        <w:t>توسعه</w:t>
      </w:r>
      <w:ins w:id="439" w:author="Windows User" w:date="2019-11-08T09:23:00Z">
        <w:r w:rsidR="00281E88" w:rsidRPr="005B1F14">
          <w:rPr>
            <w:rFonts w:cs="B Nazanin"/>
            <w:sz w:val="28"/>
            <w:szCs w:val="28"/>
            <w:highlight w:val="yellow"/>
            <w:rtl/>
            <w:lang w:bidi="fa-IR"/>
            <w:rPrChange w:id="440" w:author="Windows User" w:date="2019-11-08T09:28:00Z">
              <w:rPr>
                <w:rFonts w:cs="B Nazanin"/>
                <w:sz w:val="28"/>
                <w:szCs w:val="28"/>
                <w:rtl/>
                <w:lang w:bidi="fa-IR"/>
              </w:rPr>
            </w:rPrChange>
          </w:rPr>
          <w:t xml:space="preserve"> و</w:t>
        </w:r>
      </w:ins>
      <w:del w:id="441" w:author="Windows User" w:date="2019-11-08T09:23:00Z">
        <w:r w:rsidRPr="005B1F14" w:rsidDel="00281E88">
          <w:rPr>
            <w:rFonts w:cs="B Nazanin"/>
            <w:sz w:val="28"/>
            <w:szCs w:val="28"/>
            <w:highlight w:val="yellow"/>
            <w:rtl/>
            <w:lang w:bidi="fa-IR"/>
            <w:rPrChange w:id="442" w:author="Windows User" w:date="2019-11-08T09:28:00Z">
              <w:rPr>
                <w:rFonts w:cs="B Nazanin"/>
                <w:sz w:val="28"/>
                <w:szCs w:val="28"/>
                <w:rtl/>
                <w:lang w:bidi="fa-IR"/>
              </w:rPr>
            </w:rPrChange>
          </w:rPr>
          <w:delText xml:space="preserve"> </w:delText>
        </w:r>
        <w:r w:rsidRPr="005B1F14" w:rsidDel="00281E88">
          <w:rPr>
            <w:rFonts w:cs="B Nazanin" w:hint="eastAsia"/>
            <w:sz w:val="28"/>
            <w:szCs w:val="28"/>
            <w:highlight w:val="yellow"/>
            <w:rtl/>
            <w:lang w:bidi="fa-IR"/>
            <w:rPrChange w:id="443" w:author="Windows User" w:date="2019-11-08T09:28:00Z">
              <w:rPr>
                <w:rFonts w:cs="B Nazanin" w:hint="eastAsia"/>
                <w:sz w:val="28"/>
                <w:szCs w:val="28"/>
                <w:rtl/>
                <w:lang w:bidi="fa-IR"/>
              </w:rPr>
            </w:rPrChange>
          </w:rPr>
          <w:delText>،</w:delText>
        </w:r>
      </w:del>
      <w:r w:rsidRPr="005B1F14">
        <w:rPr>
          <w:rFonts w:cs="B Nazanin"/>
          <w:sz w:val="28"/>
          <w:szCs w:val="28"/>
          <w:highlight w:val="yellow"/>
          <w:rtl/>
          <w:lang w:bidi="fa-IR"/>
          <w:rPrChange w:id="444"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45" w:author="Windows User" w:date="2019-11-08T09:28:00Z">
            <w:rPr>
              <w:rFonts w:cs="B Nazanin" w:hint="eastAsia"/>
              <w:sz w:val="28"/>
              <w:szCs w:val="28"/>
              <w:rtl/>
              <w:lang w:bidi="fa-IR"/>
            </w:rPr>
          </w:rPrChange>
        </w:rPr>
        <w:t>آموزش</w:t>
      </w:r>
      <w:r w:rsidRPr="005B1F14">
        <w:rPr>
          <w:rFonts w:cs="B Nazanin"/>
          <w:sz w:val="28"/>
          <w:szCs w:val="28"/>
          <w:highlight w:val="yellow"/>
          <w:rtl/>
          <w:lang w:bidi="fa-IR"/>
          <w:rPrChange w:id="446"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47" w:author="Windows User" w:date="2019-11-08T09:28:00Z">
            <w:rPr>
              <w:rFonts w:cs="B Nazanin" w:hint="eastAsia"/>
              <w:sz w:val="28"/>
              <w:szCs w:val="28"/>
              <w:rtl/>
              <w:lang w:bidi="fa-IR"/>
            </w:rPr>
          </w:rPrChange>
        </w:rPr>
        <w:t>و</w:t>
      </w:r>
      <w:r w:rsidRPr="005B1F14">
        <w:rPr>
          <w:rFonts w:cs="B Nazanin"/>
          <w:sz w:val="28"/>
          <w:szCs w:val="28"/>
          <w:highlight w:val="yellow"/>
          <w:rtl/>
          <w:lang w:bidi="fa-IR"/>
          <w:rPrChange w:id="44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49" w:author="Windows User" w:date="2019-11-08T09:28:00Z">
            <w:rPr>
              <w:rFonts w:cs="B Nazanin" w:hint="eastAsia"/>
              <w:sz w:val="28"/>
              <w:szCs w:val="28"/>
              <w:rtl/>
              <w:lang w:bidi="fa-IR"/>
            </w:rPr>
          </w:rPrChange>
        </w:rPr>
        <w:t>گسترش</w:t>
      </w:r>
      <w:r w:rsidRPr="005B1F14">
        <w:rPr>
          <w:rFonts w:cs="B Nazanin"/>
          <w:sz w:val="28"/>
          <w:szCs w:val="28"/>
          <w:highlight w:val="yellow"/>
          <w:rtl/>
          <w:lang w:bidi="fa-IR"/>
          <w:rPrChange w:id="450"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51" w:author="Windows User" w:date="2019-11-08T09:28:00Z">
            <w:rPr>
              <w:rFonts w:cs="B Nazanin" w:hint="eastAsia"/>
              <w:sz w:val="28"/>
              <w:szCs w:val="28"/>
              <w:rtl/>
              <w:lang w:bidi="fa-IR"/>
            </w:rPr>
          </w:rPrChange>
        </w:rPr>
        <w:t>هنر</w:t>
      </w:r>
      <w:r w:rsidRPr="005B1F14">
        <w:rPr>
          <w:rFonts w:cs="B Nazanin"/>
          <w:sz w:val="28"/>
          <w:szCs w:val="28"/>
          <w:highlight w:val="yellow"/>
          <w:rtl/>
          <w:lang w:bidi="fa-IR"/>
          <w:rPrChange w:id="452"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53" w:author="Windows User" w:date="2019-11-08T09:28:00Z">
            <w:rPr>
              <w:rFonts w:cs="B Nazanin" w:hint="eastAsia"/>
              <w:sz w:val="28"/>
              <w:szCs w:val="28"/>
              <w:rtl/>
              <w:lang w:bidi="fa-IR"/>
            </w:rPr>
          </w:rPrChange>
        </w:rPr>
        <w:t>را</w:t>
      </w:r>
      <w:r w:rsidRPr="005B1F14">
        <w:rPr>
          <w:rFonts w:cs="B Nazanin"/>
          <w:sz w:val="28"/>
          <w:szCs w:val="28"/>
          <w:highlight w:val="yellow"/>
          <w:rtl/>
          <w:lang w:bidi="fa-IR"/>
          <w:rPrChange w:id="454"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55" w:author="Windows User" w:date="2019-11-08T09:28:00Z">
            <w:rPr>
              <w:rFonts w:cs="B Nazanin" w:hint="eastAsia"/>
              <w:sz w:val="28"/>
              <w:szCs w:val="28"/>
              <w:rtl/>
              <w:lang w:bidi="fa-IR"/>
            </w:rPr>
          </w:rPrChange>
        </w:rPr>
        <w:t>مد</w:t>
      </w:r>
      <w:r w:rsidRPr="005B1F14">
        <w:rPr>
          <w:rFonts w:cs="B Nazanin" w:hint="cs"/>
          <w:sz w:val="28"/>
          <w:szCs w:val="28"/>
          <w:highlight w:val="yellow"/>
          <w:rtl/>
          <w:lang w:bidi="fa-IR"/>
          <w:rPrChange w:id="456"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57" w:author="Windows User" w:date="2019-11-08T09:28:00Z">
            <w:rPr>
              <w:rFonts w:cs="B Nazanin" w:hint="eastAsia"/>
              <w:sz w:val="28"/>
              <w:szCs w:val="28"/>
              <w:rtl/>
              <w:lang w:bidi="fa-IR"/>
            </w:rPr>
          </w:rPrChange>
        </w:rPr>
        <w:t>ر</w:t>
      </w:r>
      <w:r w:rsidRPr="005B1F14">
        <w:rPr>
          <w:rFonts w:cs="B Nazanin" w:hint="cs"/>
          <w:sz w:val="28"/>
          <w:szCs w:val="28"/>
          <w:highlight w:val="yellow"/>
          <w:rtl/>
          <w:lang w:bidi="fa-IR"/>
          <w:rPrChange w:id="458"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59" w:author="Windows User" w:date="2019-11-08T09:28:00Z">
            <w:rPr>
              <w:rFonts w:cs="B Nazanin" w:hint="eastAsia"/>
              <w:sz w:val="28"/>
              <w:szCs w:val="28"/>
              <w:rtl/>
              <w:lang w:bidi="fa-IR"/>
            </w:rPr>
          </w:rPrChange>
        </w:rPr>
        <w:t>ت</w:t>
      </w:r>
      <w:r w:rsidRPr="005B1F14">
        <w:rPr>
          <w:rFonts w:cs="B Nazanin"/>
          <w:sz w:val="28"/>
          <w:szCs w:val="28"/>
          <w:highlight w:val="yellow"/>
          <w:rtl/>
          <w:lang w:bidi="fa-IR"/>
          <w:rPrChange w:id="460"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61" w:author="Windows User" w:date="2019-11-08T09:28:00Z">
            <w:rPr>
              <w:rFonts w:cs="B Nazanin" w:hint="eastAsia"/>
              <w:sz w:val="28"/>
              <w:szCs w:val="28"/>
              <w:rtl/>
              <w:lang w:bidi="fa-IR"/>
            </w:rPr>
          </w:rPrChange>
        </w:rPr>
        <w:t>م</w:t>
      </w:r>
      <w:r w:rsidRPr="005B1F14">
        <w:rPr>
          <w:rFonts w:cs="B Nazanin" w:hint="cs"/>
          <w:sz w:val="28"/>
          <w:szCs w:val="28"/>
          <w:highlight w:val="yellow"/>
          <w:rtl/>
          <w:lang w:bidi="fa-IR"/>
          <w:rPrChange w:id="462" w:author="Windows User" w:date="2019-11-08T09:28:00Z">
            <w:rPr>
              <w:rFonts w:cs="B Nazanin" w:hint="cs"/>
              <w:sz w:val="28"/>
              <w:szCs w:val="28"/>
              <w:rtl/>
              <w:lang w:bidi="fa-IR"/>
            </w:rPr>
          </w:rPrChange>
        </w:rPr>
        <w:t>ی</w:t>
      </w:r>
      <w:ins w:id="463" w:author="Windows User" w:date="2019-11-08T10:56:00Z">
        <w:r w:rsidR="00D1488F">
          <w:rPr>
            <w:rFonts w:cs="B Nazanin" w:hint="cs"/>
            <w:sz w:val="28"/>
            <w:szCs w:val="28"/>
            <w:highlight w:val="yellow"/>
            <w:rtl/>
            <w:lang w:bidi="fa-IR"/>
          </w:rPr>
          <w:t>‌کند</w:t>
        </w:r>
      </w:ins>
      <w:del w:id="464" w:author="Windows User" w:date="2019-11-08T09:23:00Z">
        <w:r w:rsidRPr="005B1F14" w:rsidDel="00281E88">
          <w:rPr>
            <w:rFonts w:cs="B Nazanin"/>
            <w:sz w:val="28"/>
            <w:szCs w:val="28"/>
            <w:highlight w:val="yellow"/>
            <w:rtl/>
            <w:lang w:bidi="fa-IR"/>
            <w:rPrChange w:id="465" w:author="Windows User" w:date="2019-11-08T09:28:00Z">
              <w:rPr>
                <w:rFonts w:cs="B Nazanin"/>
                <w:sz w:val="28"/>
                <w:szCs w:val="28"/>
                <w:rtl/>
                <w:lang w:bidi="fa-IR"/>
              </w:rPr>
            </w:rPrChange>
          </w:rPr>
          <w:delText xml:space="preserve"> </w:delText>
        </w:r>
      </w:del>
      <w:del w:id="466" w:author="Windows User" w:date="2019-11-08T10:56:00Z">
        <w:r w:rsidRPr="005B1F14" w:rsidDel="00D1488F">
          <w:rPr>
            <w:rFonts w:cs="B Nazanin" w:hint="eastAsia"/>
            <w:sz w:val="28"/>
            <w:szCs w:val="28"/>
            <w:highlight w:val="yellow"/>
            <w:rtl/>
            <w:lang w:bidi="fa-IR"/>
            <w:rPrChange w:id="467" w:author="Windows User" w:date="2019-11-08T09:28:00Z">
              <w:rPr>
                <w:rFonts w:cs="B Nazanin" w:hint="eastAsia"/>
                <w:sz w:val="28"/>
                <w:szCs w:val="28"/>
                <w:rtl/>
                <w:lang w:bidi="fa-IR"/>
              </w:rPr>
            </w:rPrChange>
          </w:rPr>
          <w:delText>کند</w:delText>
        </w:r>
      </w:del>
      <w:r w:rsidRPr="005B1F14">
        <w:rPr>
          <w:rFonts w:cs="B Nazanin"/>
          <w:sz w:val="28"/>
          <w:szCs w:val="28"/>
          <w:highlight w:val="yellow"/>
          <w:rtl/>
          <w:lang w:bidi="fa-IR"/>
          <w:rPrChange w:id="46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69" w:author="Windows User" w:date="2019-11-08T09:28:00Z">
            <w:rPr>
              <w:rFonts w:cs="B Nazanin" w:hint="eastAsia"/>
              <w:sz w:val="28"/>
              <w:szCs w:val="28"/>
              <w:rtl/>
              <w:lang w:bidi="fa-IR"/>
            </w:rPr>
          </w:rPrChange>
        </w:rPr>
        <w:t>تلاش</w:t>
      </w:r>
      <w:ins w:id="470" w:author="Windows User" w:date="2019-11-08T10:57:00Z">
        <w:r w:rsidR="00D1488F">
          <w:rPr>
            <w:rFonts w:cs="B Nazanin" w:hint="cs"/>
            <w:sz w:val="28"/>
            <w:szCs w:val="28"/>
            <w:highlight w:val="yellow"/>
            <w:rtl/>
            <w:lang w:bidi="fa-IR"/>
          </w:rPr>
          <w:t>‌</w:t>
        </w:r>
      </w:ins>
      <w:r w:rsidRPr="005B1F14">
        <w:rPr>
          <w:rFonts w:cs="B Nazanin" w:hint="eastAsia"/>
          <w:sz w:val="28"/>
          <w:szCs w:val="28"/>
          <w:highlight w:val="yellow"/>
          <w:rtl/>
          <w:lang w:bidi="fa-IR"/>
          <w:rPrChange w:id="471" w:author="Windows User" w:date="2019-11-08T09:28:00Z">
            <w:rPr>
              <w:rFonts w:cs="B Nazanin" w:hint="eastAsia"/>
              <w:sz w:val="28"/>
              <w:szCs w:val="28"/>
              <w:rtl/>
              <w:lang w:bidi="fa-IR"/>
            </w:rPr>
          </w:rPrChange>
        </w:rPr>
        <w:t>ها</w:t>
      </w:r>
      <w:r w:rsidRPr="005B1F14">
        <w:rPr>
          <w:rFonts w:cs="B Nazanin" w:hint="cs"/>
          <w:sz w:val="28"/>
          <w:szCs w:val="28"/>
          <w:highlight w:val="yellow"/>
          <w:rtl/>
          <w:lang w:bidi="fa-IR"/>
          <w:rPrChange w:id="472" w:author="Windows User" w:date="2019-11-08T09:28:00Z">
            <w:rPr>
              <w:rFonts w:cs="B Nazanin" w:hint="cs"/>
              <w:sz w:val="28"/>
              <w:szCs w:val="28"/>
              <w:rtl/>
              <w:lang w:bidi="fa-IR"/>
            </w:rPr>
          </w:rPrChange>
        </w:rPr>
        <w:t>یی</w:t>
      </w:r>
      <w:r w:rsidRPr="005B1F14">
        <w:rPr>
          <w:rFonts w:cs="B Nazanin"/>
          <w:sz w:val="28"/>
          <w:szCs w:val="28"/>
          <w:highlight w:val="yellow"/>
          <w:rtl/>
          <w:lang w:bidi="fa-IR"/>
          <w:rPrChange w:id="47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74" w:author="Windows User" w:date="2019-11-08T09:28:00Z">
            <w:rPr>
              <w:rFonts w:cs="B Nazanin" w:hint="eastAsia"/>
              <w:sz w:val="28"/>
              <w:szCs w:val="28"/>
              <w:rtl/>
              <w:lang w:bidi="fa-IR"/>
            </w:rPr>
          </w:rPrChange>
        </w:rPr>
        <w:t>از</w:t>
      </w:r>
      <w:r w:rsidRPr="005B1F14">
        <w:rPr>
          <w:rFonts w:cs="B Nazanin"/>
          <w:sz w:val="28"/>
          <w:szCs w:val="28"/>
          <w:highlight w:val="yellow"/>
          <w:rtl/>
          <w:lang w:bidi="fa-IR"/>
          <w:rPrChange w:id="475"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76" w:author="Windows User" w:date="2019-11-08T09:28:00Z">
            <w:rPr>
              <w:rFonts w:cs="B Nazanin" w:hint="eastAsia"/>
              <w:sz w:val="28"/>
              <w:szCs w:val="28"/>
              <w:rtl/>
              <w:lang w:bidi="fa-IR"/>
            </w:rPr>
          </w:rPrChange>
        </w:rPr>
        <w:t>طر</w:t>
      </w:r>
      <w:r w:rsidRPr="005B1F14">
        <w:rPr>
          <w:rFonts w:cs="B Nazanin" w:hint="cs"/>
          <w:sz w:val="28"/>
          <w:szCs w:val="28"/>
          <w:highlight w:val="yellow"/>
          <w:rtl/>
          <w:lang w:bidi="fa-IR"/>
          <w:rPrChange w:id="477"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478" w:author="Windows User" w:date="2019-11-08T09:28:00Z">
            <w:rPr>
              <w:rFonts w:cs="B Nazanin" w:hint="eastAsia"/>
              <w:sz w:val="28"/>
              <w:szCs w:val="28"/>
              <w:rtl/>
              <w:lang w:bidi="fa-IR"/>
            </w:rPr>
          </w:rPrChange>
        </w:rPr>
        <w:t>ق</w:t>
      </w:r>
      <w:r w:rsidRPr="005B1F14">
        <w:rPr>
          <w:rFonts w:cs="B Nazanin"/>
          <w:sz w:val="28"/>
          <w:szCs w:val="28"/>
          <w:highlight w:val="yellow"/>
          <w:rtl/>
          <w:lang w:bidi="fa-IR"/>
          <w:rPrChange w:id="479"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80" w:author="Windows User" w:date="2019-11-08T09:28:00Z">
            <w:rPr>
              <w:rFonts w:cs="B Nazanin" w:hint="eastAsia"/>
              <w:sz w:val="28"/>
              <w:szCs w:val="28"/>
              <w:rtl/>
              <w:lang w:bidi="fa-IR"/>
            </w:rPr>
          </w:rPrChange>
        </w:rPr>
        <w:t>برنامه</w:t>
      </w:r>
      <w:ins w:id="481" w:author="Windows User" w:date="2019-11-08T10:57:00Z">
        <w:r w:rsidR="00D1488F">
          <w:rPr>
            <w:rFonts w:cs="B Nazanin" w:hint="cs"/>
            <w:sz w:val="28"/>
            <w:szCs w:val="28"/>
            <w:highlight w:val="yellow"/>
            <w:rtl/>
            <w:lang w:bidi="fa-IR"/>
          </w:rPr>
          <w:t>‌</w:t>
        </w:r>
      </w:ins>
      <w:del w:id="482" w:author="Windows User" w:date="2019-11-08T09:24:00Z">
        <w:r w:rsidRPr="005B1F14" w:rsidDel="00281E88">
          <w:rPr>
            <w:rFonts w:cs="B Nazanin"/>
            <w:sz w:val="28"/>
            <w:szCs w:val="28"/>
            <w:highlight w:val="yellow"/>
            <w:rtl/>
            <w:lang w:bidi="fa-IR"/>
            <w:rPrChange w:id="483"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484" w:author="Windows User" w:date="2019-11-08T09:28:00Z">
            <w:rPr>
              <w:rFonts w:cs="B Nazanin" w:hint="eastAsia"/>
              <w:sz w:val="28"/>
              <w:szCs w:val="28"/>
              <w:rtl/>
              <w:lang w:bidi="fa-IR"/>
            </w:rPr>
          </w:rPrChange>
        </w:rPr>
        <w:t>ها</w:t>
      </w:r>
      <w:r w:rsidRPr="005B1F14">
        <w:rPr>
          <w:rFonts w:cs="B Nazanin" w:hint="cs"/>
          <w:sz w:val="28"/>
          <w:szCs w:val="28"/>
          <w:highlight w:val="yellow"/>
          <w:rtl/>
          <w:lang w:bidi="fa-IR"/>
          <w:rPrChange w:id="485"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486"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487" w:author="Windows User" w:date="2019-11-08T09:28:00Z">
            <w:rPr>
              <w:rFonts w:cs="B Nazanin" w:hint="eastAsia"/>
              <w:sz w:val="28"/>
              <w:szCs w:val="28"/>
              <w:rtl/>
              <w:lang w:bidi="fa-IR"/>
            </w:rPr>
          </w:rPrChange>
        </w:rPr>
        <w:t>توسعه</w:t>
      </w:r>
      <w:r w:rsidRPr="005B1F14">
        <w:rPr>
          <w:rFonts w:cs="B Nazanin"/>
          <w:sz w:val="28"/>
          <w:szCs w:val="28"/>
          <w:highlight w:val="yellow"/>
          <w:rtl/>
          <w:lang w:bidi="fa-IR"/>
          <w:rPrChange w:id="488" w:author="Windows User" w:date="2019-11-08T09:28:00Z">
            <w:rPr>
              <w:rFonts w:cs="B Nazanin"/>
              <w:sz w:val="28"/>
              <w:szCs w:val="28"/>
              <w:rtl/>
              <w:lang w:bidi="fa-IR"/>
            </w:rPr>
          </w:rPrChange>
        </w:rPr>
        <w:t xml:space="preserve"> </w:t>
      </w:r>
      <w:ins w:id="489" w:author="Windows User" w:date="2019-11-08T09:24:00Z">
        <w:r w:rsidR="00281E88" w:rsidRPr="005B1F14">
          <w:rPr>
            <w:rFonts w:cs="B Nazanin" w:hint="eastAsia"/>
            <w:sz w:val="28"/>
            <w:szCs w:val="28"/>
            <w:highlight w:val="yellow"/>
            <w:rtl/>
            <w:lang w:bidi="fa-IR"/>
            <w:rPrChange w:id="490" w:author="Windows User" w:date="2019-11-08T09:28:00Z">
              <w:rPr>
                <w:rFonts w:cs="B Nazanin" w:hint="eastAsia"/>
                <w:sz w:val="28"/>
                <w:szCs w:val="28"/>
                <w:rtl/>
                <w:lang w:bidi="fa-IR"/>
              </w:rPr>
            </w:rPrChange>
          </w:rPr>
          <w:t>و</w:t>
        </w:r>
      </w:ins>
      <w:del w:id="491" w:author="Windows User" w:date="2019-11-08T09:24:00Z">
        <w:r w:rsidRPr="005B1F14" w:rsidDel="00281E88">
          <w:rPr>
            <w:rFonts w:cs="B Nazanin" w:hint="eastAsia"/>
            <w:sz w:val="28"/>
            <w:szCs w:val="28"/>
            <w:highlight w:val="yellow"/>
            <w:rtl/>
            <w:lang w:bidi="fa-IR"/>
            <w:rPrChange w:id="492" w:author="Windows User" w:date="2019-11-08T09:28:00Z">
              <w:rPr>
                <w:rFonts w:cs="B Nazanin" w:hint="eastAsia"/>
                <w:sz w:val="28"/>
                <w:szCs w:val="28"/>
                <w:rtl/>
                <w:lang w:bidi="fa-IR"/>
              </w:rPr>
            </w:rPrChange>
          </w:rPr>
          <w:delText>،</w:delText>
        </w:r>
      </w:del>
      <w:r w:rsidRPr="005B1F14">
        <w:rPr>
          <w:rFonts w:cs="B Nazanin"/>
          <w:sz w:val="28"/>
          <w:szCs w:val="28"/>
          <w:highlight w:val="yellow"/>
          <w:rtl/>
          <w:lang w:bidi="fa-IR"/>
          <w:rPrChange w:id="493" w:author="Windows User" w:date="2019-11-08T09:28:00Z">
            <w:rPr>
              <w:rFonts w:cs="B Nazanin"/>
              <w:sz w:val="28"/>
              <w:szCs w:val="28"/>
              <w:rtl/>
              <w:lang w:bidi="fa-IR"/>
            </w:rPr>
          </w:rPrChange>
        </w:rPr>
        <w:t xml:space="preserve"> </w:t>
      </w:r>
      <w:r w:rsidR="00FF48ED" w:rsidRPr="005B1F14">
        <w:rPr>
          <w:rFonts w:cs="B Nazanin" w:hint="eastAsia"/>
          <w:sz w:val="28"/>
          <w:szCs w:val="28"/>
          <w:highlight w:val="yellow"/>
          <w:rtl/>
          <w:lang w:bidi="fa-IR"/>
          <w:rPrChange w:id="494" w:author="Windows User" w:date="2019-11-08T09:28:00Z">
            <w:rPr>
              <w:rFonts w:cs="B Nazanin" w:hint="eastAsia"/>
              <w:sz w:val="28"/>
              <w:szCs w:val="28"/>
              <w:rtl/>
              <w:lang w:bidi="fa-IR"/>
            </w:rPr>
          </w:rPrChange>
        </w:rPr>
        <w:t>فعال</w:t>
      </w:r>
      <w:r w:rsidR="00FF48ED" w:rsidRPr="005B1F14">
        <w:rPr>
          <w:rFonts w:cs="B Nazanin" w:hint="cs"/>
          <w:sz w:val="28"/>
          <w:szCs w:val="28"/>
          <w:highlight w:val="yellow"/>
          <w:rtl/>
          <w:lang w:bidi="fa-IR"/>
          <w:rPrChange w:id="495" w:author="Windows User" w:date="2019-11-08T09:28:00Z">
            <w:rPr>
              <w:rFonts w:cs="B Nazanin" w:hint="cs"/>
              <w:sz w:val="28"/>
              <w:szCs w:val="28"/>
              <w:rtl/>
              <w:lang w:bidi="fa-IR"/>
            </w:rPr>
          </w:rPrChange>
        </w:rPr>
        <w:t>ی</w:t>
      </w:r>
      <w:r w:rsidR="00FF48ED" w:rsidRPr="005B1F14">
        <w:rPr>
          <w:rFonts w:cs="B Nazanin" w:hint="eastAsia"/>
          <w:sz w:val="28"/>
          <w:szCs w:val="28"/>
          <w:highlight w:val="yellow"/>
          <w:rtl/>
          <w:lang w:bidi="fa-IR"/>
          <w:rPrChange w:id="496" w:author="Windows User" w:date="2019-11-08T09:28:00Z">
            <w:rPr>
              <w:rFonts w:cs="B Nazanin" w:hint="eastAsia"/>
              <w:sz w:val="28"/>
              <w:szCs w:val="28"/>
              <w:rtl/>
              <w:lang w:bidi="fa-IR"/>
            </w:rPr>
          </w:rPrChange>
        </w:rPr>
        <w:t>ت</w:t>
      </w:r>
      <w:ins w:id="497" w:author="Windows User" w:date="2019-11-08T10:57:00Z">
        <w:r w:rsidR="00D1488F">
          <w:rPr>
            <w:rFonts w:cs="B Nazanin" w:hint="cs"/>
            <w:sz w:val="28"/>
            <w:szCs w:val="28"/>
            <w:highlight w:val="yellow"/>
            <w:rtl/>
            <w:lang w:bidi="fa-IR"/>
          </w:rPr>
          <w:t>‌</w:t>
        </w:r>
      </w:ins>
      <w:r w:rsidR="00FF48ED" w:rsidRPr="005B1F14">
        <w:rPr>
          <w:rFonts w:cs="B Nazanin" w:hint="eastAsia"/>
          <w:sz w:val="28"/>
          <w:szCs w:val="28"/>
          <w:highlight w:val="yellow"/>
          <w:rtl/>
          <w:lang w:bidi="fa-IR"/>
          <w:rPrChange w:id="498" w:author="Windows User" w:date="2019-11-08T09:28:00Z">
            <w:rPr>
              <w:rFonts w:cs="B Nazanin" w:hint="eastAsia"/>
              <w:sz w:val="28"/>
              <w:szCs w:val="28"/>
              <w:rtl/>
              <w:lang w:bidi="fa-IR"/>
            </w:rPr>
          </w:rPrChange>
        </w:rPr>
        <w:t>ها</w:t>
      </w:r>
      <w:r w:rsidR="00FF48ED" w:rsidRPr="005B1F14">
        <w:rPr>
          <w:rFonts w:cs="B Nazanin" w:hint="cs"/>
          <w:sz w:val="28"/>
          <w:szCs w:val="28"/>
          <w:highlight w:val="yellow"/>
          <w:rtl/>
          <w:lang w:bidi="fa-IR"/>
          <w:rPrChange w:id="499"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500"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01" w:author="Windows User" w:date="2019-11-08T09:28:00Z">
            <w:rPr>
              <w:rFonts w:cs="B Nazanin" w:hint="eastAsia"/>
              <w:sz w:val="28"/>
              <w:szCs w:val="28"/>
              <w:rtl/>
              <w:lang w:bidi="fa-IR"/>
            </w:rPr>
          </w:rPrChange>
        </w:rPr>
        <w:t>هنر</w:t>
      </w:r>
      <w:r w:rsidRPr="005B1F14">
        <w:rPr>
          <w:rFonts w:cs="B Nazanin" w:hint="cs"/>
          <w:sz w:val="28"/>
          <w:szCs w:val="28"/>
          <w:highlight w:val="yellow"/>
          <w:rtl/>
          <w:lang w:bidi="fa-IR"/>
          <w:rPrChange w:id="502"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50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04" w:author="Windows User" w:date="2019-11-08T09:28:00Z">
            <w:rPr>
              <w:rFonts w:cs="B Nazanin" w:hint="eastAsia"/>
              <w:sz w:val="28"/>
              <w:szCs w:val="28"/>
              <w:rtl/>
              <w:lang w:bidi="fa-IR"/>
            </w:rPr>
          </w:rPrChange>
        </w:rPr>
        <w:t>در</w:t>
      </w:r>
      <w:r w:rsidRPr="005B1F14">
        <w:rPr>
          <w:rFonts w:cs="B Nazanin"/>
          <w:sz w:val="28"/>
          <w:szCs w:val="28"/>
          <w:highlight w:val="yellow"/>
          <w:rtl/>
          <w:lang w:bidi="fa-IR"/>
          <w:rPrChange w:id="505"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06" w:author="Windows User" w:date="2019-11-08T09:28:00Z">
            <w:rPr>
              <w:rFonts w:cs="B Nazanin" w:hint="eastAsia"/>
              <w:sz w:val="28"/>
              <w:szCs w:val="28"/>
              <w:rtl/>
              <w:lang w:bidi="fa-IR"/>
            </w:rPr>
          </w:rPrChange>
        </w:rPr>
        <w:t>مجتمع</w:t>
      </w:r>
      <w:r w:rsidRPr="005B1F14">
        <w:rPr>
          <w:rFonts w:cs="B Nazanin"/>
          <w:sz w:val="28"/>
          <w:szCs w:val="28"/>
          <w:highlight w:val="yellow"/>
          <w:rtl/>
          <w:lang w:bidi="fa-IR"/>
          <w:rPrChange w:id="50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08" w:author="Windows User" w:date="2019-11-08T09:28:00Z">
            <w:rPr>
              <w:rFonts w:cs="B Nazanin" w:hint="eastAsia"/>
              <w:sz w:val="28"/>
              <w:szCs w:val="28"/>
              <w:rtl/>
              <w:lang w:bidi="fa-IR"/>
            </w:rPr>
          </w:rPrChange>
        </w:rPr>
        <w:t>فرهنگ</w:t>
      </w:r>
      <w:r w:rsidRPr="005B1F14">
        <w:rPr>
          <w:rFonts w:cs="B Nazanin" w:hint="cs"/>
          <w:sz w:val="28"/>
          <w:szCs w:val="28"/>
          <w:highlight w:val="yellow"/>
          <w:rtl/>
          <w:lang w:bidi="fa-IR"/>
          <w:rPrChange w:id="509"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510"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11" w:author="Windows User" w:date="2019-11-08T09:28:00Z">
            <w:rPr>
              <w:rFonts w:cs="B Nazanin" w:hint="eastAsia"/>
              <w:sz w:val="28"/>
              <w:szCs w:val="28"/>
              <w:rtl/>
              <w:lang w:bidi="fa-IR"/>
            </w:rPr>
          </w:rPrChange>
        </w:rPr>
        <w:t>مل</w:t>
      </w:r>
      <w:r w:rsidRPr="005B1F14">
        <w:rPr>
          <w:rFonts w:cs="B Nazanin" w:hint="cs"/>
          <w:sz w:val="28"/>
          <w:szCs w:val="28"/>
          <w:highlight w:val="yellow"/>
          <w:rtl/>
          <w:lang w:bidi="fa-IR"/>
          <w:rPrChange w:id="512"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51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14" w:author="Windows User" w:date="2019-11-08T09:28:00Z">
            <w:rPr>
              <w:rFonts w:cs="B Nazanin" w:hint="eastAsia"/>
              <w:sz w:val="28"/>
              <w:szCs w:val="28"/>
              <w:rtl/>
              <w:lang w:bidi="fa-IR"/>
            </w:rPr>
          </w:rPrChange>
        </w:rPr>
        <w:t>انجام</w:t>
      </w:r>
      <w:r w:rsidRPr="005B1F14">
        <w:rPr>
          <w:rFonts w:cs="B Nazanin"/>
          <w:sz w:val="28"/>
          <w:szCs w:val="28"/>
          <w:highlight w:val="yellow"/>
          <w:rtl/>
          <w:lang w:bidi="fa-IR"/>
          <w:rPrChange w:id="515"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16" w:author="Windows User" w:date="2019-11-08T09:28:00Z">
            <w:rPr>
              <w:rFonts w:cs="B Nazanin" w:hint="eastAsia"/>
              <w:sz w:val="28"/>
              <w:szCs w:val="28"/>
              <w:rtl/>
              <w:lang w:bidi="fa-IR"/>
            </w:rPr>
          </w:rPrChange>
        </w:rPr>
        <w:t>شده</w:t>
      </w:r>
      <w:r w:rsidRPr="005B1F14">
        <w:rPr>
          <w:rFonts w:cs="B Nazanin"/>
          <w:sz w:val="28"/>
          <w:szCs w:val="28"/>
          <w:highlight w:val="yellow"/>
          <w:rtl/>
          <w:lang w:bidi="fa-IR"/>
          <w:rPrChange w:id="517"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18" w:author="Windows User" w:date="2019-11-08T09:28:00Z">
            <w:rPr>
              <w:rFonts w:cs="B Nazanin" w:hint="eastAsia"/>
              <w:sz w:val="28"/>
              <w:szCs w:val="28"/>
              <w:rtl/>
              <w:lang w:bidi="fa-IR"/>
            </w:rPr>
          </w:rPrChange>
        </w:rPr>
        <w:t>است</w:t>
      </w:r>
      <w:ins w:id="519" w:author="Windows User" w:date="2019-11-08T09:26:00Z">
        <w:r w:rsidR="005B1F14" w:rsidRPr="005B1F14">
          <w:rPr>
            <w:rFonts w:cs="B Nazanin"/>
            <w:sz w:val="28"/>
            <w:szCs w:val="28"/>
            <w:highlight w:val="yellow"/>
            <w:rtl/>
            <w:lang w:bidi="fa-IR"/>
            <w:rPrChange w:id="520" w:author="Windows User" w:date="2019-11-08T09:28:00Z">
              <w:rPr>
                <w:rFonts w:cs="B Nazanin"/>
                <w:sz w:val="28"/>
                <w:szCs w:val="28"/>
                <w:rtl/>
                <w:lang w:bidi="fa-IR"/>
              </w:rPr>
            </w:rPrChange>
          </w:rPr>
          <w:t xml:space="preserve">. </w:t>
        </w:r>
        <w:r w:rsidR="005B1F14" w:rsidRPr="005B1F14">
          <w:rPr>
            <w:rFonts w:cs="B Nazanin" w:hint="eastAsia"/>
            <w:sz w:val="28"/>
            <w:szCs w:val="28"/>
            <w:highlight w:val="yellow"/>
            <w:rtl/>
            <w:lang w:bidi="fa-IR"/>
            <w:rPrChange w:id="521" w:author="Windows User" w:date="2019-11-08T09:28:00Z">
              <w:rPr>
                <w:rFonts w:cs="B Nazanin" w:hint="eastAsia"/>
                <w:sz w:val="28"/>
                <w:szCs w:val="28"/>
                <w:rtl/>
                <w:lang w:bidi="fa-IR"/>
              </w:rPr>
            </w:rPrChange>
          </w:rPr>
          <w:t>ا</w:t>
        </w:r>
        <w:r w:rsidR="005B1F14" w:rsidRPr="005B1F14">
          <w:rPr>
            <w:rFonts w:cs="B Nazanin" w:hint="cs"/>
            <w:sz w:val="28"/>
            <w:szCs w:val="28"/>
            <w:highlight w:val="yellow"/>
            <w:rtl/>
            <w:lang w:bidi="fa-IR"/>
            <w:rPrChange w:id="522" w:author="Windows User" w:date="2019-11-08T09:28:00Z">
              <w:rPr>
                <w:rFonts w:cs="B Nazanin" w:hint="cs"/>
                <w:sz w:val="28"/>
                <w:szCs w:val="28"/>
                <w:rtl/>
                <w:lang w:bidi="fa-IR"/>
              </w:rPr>
            </w:rPrChange>
          </w:rPr>
          <w:t>ی</w:t>
        </w:r>
        <w:r w:rsidR="005B1F14" w:rsidRPr="005B1F14">
          <w:rPr>
            <w:rFonts w:cs="B Nazanin" w:hint="eastAsia"/>
            <w:sz w:val="28"/>
            <w:szCs w:val="28"/>
            <w:highlight w:val="yellow"/>
            <w:rtl/>
            <w:lang w:bidi="fa-IR"/>
            <w:rPrChange w:id="523" w:author="Windows User" w:date="2019-11-08T09:28:00Z">
              <w:rPr>
                <w:rFonts w:cs="B Nazanin" w:hint="eastAsia"/>
                <w:sz w:val="28"/>
                <w:szCs w:val="28"/>
                <w:rtl/>
                <w:lang w:bidi="fa-IR"/>
              </w:rPr>
            </w:rPrChange>
          </w:rPr>
          <w:t>ن</w:t>
        </w:r>
        <w:r w:rsidR="005B1F14" w:rsidRPr="005B1F14">
          <w:rPr>
            <w:rFonts w:cs="B Nazanin"/>
            <w:sz w:val="28"/>
            <w:szCs w:val="28"/>
            <w:highlight w:val="yellow"/>
            <w:rtl/>
            <w:lang w:bidi="fa-IR"/>
            <w:rPrChange w:id="524" w:author="Windows User" w:date="2019-11-08T09:28:00Z">
              <w:rPr>
                <w:rFonts w:cs="B Nazanin"/>
                <w:sz w:val="28"/>
                <w:szCs w:val="28"/>
                <w:rtl/>
                <w:lang w:bidi="fa-IR"/>
              </w:rPr>
            </w:rPrChange>
          </w:rPr>
          <w:t xml:space="preserve"> </w:t>
        </w:r>
        <w:r w:rsidR="005B1F14" w:rsidRPr="005B1F14">
          <w:rPr>
            <w:rFonts w:cs="B Nazanin" w:hint="eastAsia"/>
            <w:sz w:val="28"/>
            <w:szCs w:val="28"/>
            <w:highlight w:val="yellow"/>
            <w:rtl/>
            <w:lang w:bidi="fa-IR"/>
            <w:rPrChange w:id="525" w:author="Windows User" w:date="2019-11-08T09:28:00Z">
              <w:rPr>
                <w:rFonts w:cs="B Nazanin" w:hint="eastAsia"/>
                <w:sz w:val="28"/>
                <w:szCs w:val="28"/>
                <w:rtl/>
                <w:lang w:bidi="fa-IR"/>
              </w:rPr>
            </w:rPrChange>
          </w:rPr>
          <w:t>مجتمع</w:t>
        </w:r>
        <w:r w:rsidR="005B1F14" w:rsidRPr="005B1F14">
          <w:rPr>
            <w:rFonts w:cs="B Nazanin"/>
            <w:sz w:val="28"/>
            <w:szCs w:val="28"/>
            <w:highlight w:val="yellow"/>
            <w:rtl/>
            <w:lang w:bidi="fa-IR"/>
            <w:rPrChange w:id="526" w:author="Windows User" w:date="2019-11-08T09:28:00Z">
              <w:rPr>
                <w:rFonts w:cs="B Nazanin"/>
                <w:sz w:val="28"/>
                <w:szCs w:val="28"/>
                <w:rtl/>
                <w:lang w:bidi="fa-IR"/>
              </w:rPr>
            </w:rPrChange>
          </w:rPr>
          <w:t xml:space="preserve"> </w:t>
        </w:r>
        <w:r w:rsidR="005B1F14" w:rsidRPr="005B1F14">
          <w:rPr>
            <w:rFonts w:cs="B Nazanin" w:hint="eastAsia"/>
            <w:sz w:val="28"/>
            <w:szCs w:val="28"/>
            <w:highlight w:val="yellow"/>
            <w:rtl/>
            <w:lang w:bidi="fa-IR"/>
            <w:rPrChange w:id="527" w:author="Windows User" w:date="2019-11-08T09:28:00Z">
              <w:rPr>
                <w:rFonts w:cs="B Nazanin" w:hint="eastAsia"/>
                <w:sz w:val="28"/>
                <w:szCs w:val="28"/>
                <w:rtl/>
                <w:lang w:bidi="fa-IR"/>
              </w:rPr>
            </w:rPrChange>
          </w:rPr>
          <w:t>فرهنگ</w:t>
        </w:r>
        <w:r w:rsidR="005B1F14" w:rsidRPr="005B1F14">
          <w:rPr>
            <w:rFonts w:cs="B Nazanin" w:hint="cs"/>
            <w:sz w:val="28"/>
            <w:szCs w:val="28"/>
            <w:highlight w:val="yellow"/>
            <w:rtl/>
            <w:lang w:bidi="fa-IR"/>
            <w:rPrChange w:id="528" w:author="Windows User" w:date="2019-11-08T09:28:00Z">
              <w:rPr>
                <w:rFonts w:cs="B Nazanin" w:hint="cs"/>
                <w:sz w:val="28"/>
                <w:szCs w:val="28"/>
                <w:rtl/>
                <w:lang w:bidi="fa-IR"/>
              </w:rPr>
            </w:rPrChange>
          </w:rPr>
          <w:t>ی</w:t>
        </w:r>
      </w:ins>
      <w:del w:id="529" w:author="Windows User" w:date="2019-11-08T09:26:00Z">
        <w:r w:rsidRPr="005B1F14" w:rsidDel="005B1F14">
          <w:rPr>
            <w:rFonts w:cs="B Nazanin"/>
            <w:sz w:val="28"/>
            <w:szCs w:val="28"/>
            <w:highlight w:val="yellow"/>
            <w:rtl/>
            <w:lang w:bidi="fa-IR"/>
            <w:rPrChange w:id="530" w:author="Windows User" w:date="2019-11-08T09:28:00Z">
              <w:rPr>
                <w:rFonts w:cs="B Nazanin"/>
                <w:sz w:val="28"/>
                <w:szCs w:val="28"/>
                <w:rtl/>
                <w:lang w:bidi="fa-IR"/>
              </w:rPr>
            </w:rPrChange>
          </w:rPr>
          <w:delText xml:space="preserve"> </w:delText>
        </w:r>
        <w:r w:rsidRPr="005B1F14" w:rsidDel="005B1F14">
          <w:rPr>
            <w:rFonts w:cs="B Nazanin" w:hint="eastAsia"/>
            <w:sz w:val="28"/>
            <w:szCs w:val="28"/>
            <w:highlight w:val="yellow"/>
            <w:rtl/>
            <w:lang w:bidi="fa-IR"/>
            <w:rPrChange w:id="531" w:author="Windows User" w:date="2019-11-08T09:28:00Z">
              <w:rPr>
                <w:rFonts w:cs="B Nazanin" w:hint="eastAsia"/>
                <w:sz w:val="28"/>
                <w:szCs w:val="28"/>
                <w:rtl/>
                <w:lang w:bidi="fa-IR"/>
              </w:rPr>
            </w:rPrChange>
          </w:rPr>
          <w:delText>که</w:delText>
        </w:r>
      </w:del>
      <w:r w:rsidRPr="005B1F14">
        <w:rPr>
          <w:rFonts w:cs="B Nazanin"/>
          <w:sz w:val="28"/>
          <w:szCs w:val="28"/>
          <w:highlight w:val="yellow"/>
          <w:rtl/>
          <w:lang w:bidi="fa-IR"/>
          <w:rPrChange w:id="532"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33" w:author="Windows User" w:date="2019-11-08T09:28:00Z">
            <w:rPr>
              <w:rFonts w:cs="B Nazanin" w:hint="eastAsia"/>
              <w:sz w:val="28"/>
              <w:szCs w:val="28"/>
              <w:rtl/>
              <w:lang w:bidi="fa-IR"/>
            </w:rPr>
          </w:rPrChange>
        </w:rPr>
        <w:t>به</w:t>
      </w:r>
      <w:ins w:id="534" w:author="Windows User" w:date="2019-11-08T10:57:00Z">
        <w:r w:rsidR="00D1488F">
          <w:rPr>
            <w:rFonts w:cs="B Nazanin" w:hint="cs"/>
            <w:sz w:val="28"/>
            <w:szCs w:val="28"/>
            <w:highlight w:val="yellow"/>
            <w:rtl/>
            <w:lang w:bidi="fa-IR"/>
          </w:rPr>
          <w:t>‌</w:t>
        </w:r>
      </w:ins>
      <w:del w:id="535" w:author="Windows User" w:date="2019-11-08T09:24:00Z">
        <w:r w:rsidRPr="005B1F14" w:rsidDel="00281E88">
          <w:rPr>
            <w:rFonts w:cs="B Nazanin"/>
            <w:sz w:val="28"/>
            <w:szCs w:val="28"/>
            <w:highlight w:val="yellow"/>
            <w:rtl/>
            <w:lang w:bidi="fa-IR"/>
            <w:rPrChange w:id="536"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537" w:author="Windows User" w:date="2019-11-08T09:28:00Z">
            <w:rPr>
              <w:rFonts w:cs="B Nazanin" w:hint="eastAsia"/>
              <w:sz w:val="28"/>
              <w:szCs w:val="28"/>
              <w:rtl/>
              <w:lang w:bidi="fa-IR"/>
            </w:rPr>
          </w:rPrChange>
        </w:rPr>
        <w:t>عنوان</w:t>
      </w:r>
      <w:r w:rsidRPr="005B1F14">
        <w:rPr>
          <w:rFonts w:cs="B Nazanin"/>
          <w:sz w:val="28"/>
          <w:szCs w:val="28"/>
          <w:highlight w:val="yellow"/>
          <w:rtl/>
          <w:lang w:bidi="fa-IR"/>
          <w:rPrChange w:id="53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39" w:author="Windows User" w:date="2019-11-08T09:28:00Z">
            <w:rPr>
              <w:rFonts w:cs="B Nazanin" w:hint="eastAsia"/>
              <w:sz w:val="28"/>
              <w:szCs w:val="28"/>
              <w:rtl/>
              <w:lang w:bidi="fa-IR"/>
            </w:rPr>
          </w:rPrChange>
        </w:rPr>
        <w:t>سازمان</w:t>
      </w:r>
      <w:ins w:id="540" w:author="Windows User" w:date="2019-11-08T10:57:00Z">
        <w:r w:rsidR="00D1488F">
          <w:rPr>
            <w:rFonts w:cs="B Nazanin" w:hint="cs"/>
            <w:sz w:val="28"/>
            <w:szCs w:val="28"/>
            <w:highlight w:val="yellow"/>
            <w:rtl/>
            <w:lang w:bidi="fa-IR"/>
          </w:rPr>
          <w:t>‌</w:t>
        </w:r>
      </w:ins>
      <w:del w:id="541" w:author="Windows User" w:date="2019-11-08T09:24:00Z">
        <w:r w:rsidRPr="005B1F14" w:rsidDel="00281E88">
          <w:rPr>
            <w:rFonts w:cs="B Nazanin"/>
            <w:sz w:val="28"/>
            <w:szCs w:val="28"/>
            <w:highlight w:val="yellow"/>
            <w:rtl/>
            <w:lang w:bidi="fa-IR"/>
            <w:rPrChange w:id="542"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543" w:author="Windows User" w:date="2019-11-08T09:28:00Z">
            <w:rPr>
              <w:rFonts w:cs="B Nazanin" w:hint="eastAsia"/>
              <w:sz w:val="28"/>
              <w:szCs w:val="28"/>
              <w:rtl/>
              <w:lang w:bidi="fa-IR"/>
            </w:rPr>
          </w:rPrChange>
        </w:rPr>
        <w:t>دهنده</w:t>
      </w:r>
      <w:r w:rsidRPr="005B1F14">
        <w:rPr>
          <w:rFonts w:cs="B Nazanin"/>
          <w:sz w:val="28"/>
          <w:szCs w:val="28"/>
          <w:highlight w:val="yellow"/>
          <w:rtl/>
          <w:lang w:bidi="fa-IR"/>
          <w:rPrChange w:id="544"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45" w:author="Windows User" w:date="2019-11-08T09:28:00Z">
            <w:rPr>
              <w:rFonts w:cs="B Nazanin" w:hint="eastAsia"/>
              <w:sz w:val="28"/>
              <w:szCs w:val="28"/>
              <w:rtl/>
              <w:lang w:bidi="fa-IR"/>
            </w:rPr>
          </w:rPrChange>
        </w:rPr>
        <w:t>و</w:t>
      </w:r>
      <w:r w:rsidRPr="005B1F14">
        <w:rPr>
          <w:rFonts w:cs="B Nazanin"/>
          <w:sz w:val="28"/>
          <w:szCs w:val="28"/>
          <w:highlight w:val="yellow"/>
          <w:rtl/>
          <w:lang w:bidi="fa-IR"/>
          <w:rPrChange w:id="546"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47" w:author="Windows User" w:date="2019-11-08T09:28:00Z">
            <w:rPr>
              <w:rFonts w:cs="B Nazanin" w:hint="eastAsia"/>
              <w:sz w:val="28"/>
              <w:szCs w:val="28"/>
              <w:rtl/>
              <w:lang w:bidi="fa-IR"/>
            </w:rPr>
          </w:rPrChange>
        </w:rPr>
        <w:t>دب</w:t>
      </w:r>
      <w:r w:rsidRPr="005B1F14">
        <w:rPr>
          <w:rFonts w:cs="B Nazanin" w:hint="cs"/>
          <w:sz w:val="28"/>
          <w:szCs w:val="28"/>
          <w:highlight w:val="yellow"/>
          <w:rtl/>
          <w:lang w:bidi="fa-IR"/>
          <w:rPrChange w:id="548"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549" w:author="Windows User" w:date="2019-11-08T09:28:00Z">
            <w:rPr>
              <w:rFonts w:cs="B Nazanin" w:hint="eastAsia"/>
              <w:sz w:val="28"/>
              <w:szCs w:val="28"/>
              <w:rtl/>
              <w:lang w:bidi="fa-IR"/>
            </w:rPr>
          </w:rPrChange>
        </w:rPr>
        <w:t>رخان</w:t>
      </w:r>
      <w:ins w:id="550" w:author="Windows User" w:date="2019-11-08T09:24:00Z">
        <w:r w:rsidR="00281E88" w:rsidRPr="005B1F14">
          <w:rPr>
            <w:rFonts w:cs="B Nazanin" w:hint="cs"/>
            <w:sz w:val="28"/>
            <w:szCs w:val="28"/>
            <w:highlight w:val="yellow"/>
            <w:rtl/>
            <w:lang w:bidi="fa-IR"/>
            <w:rPrChange w:id="551" w:author="Windows User" w:date="2019-11-08T09:28:00Z">
              <w:rPr>
                <w:rFonts w:cs="B Nazanin" w:hint="cs"/>
                <w:sz w:val="28"/>
                <w:szCs w:val="28"/>
                <w:rtl/>
                <w:lang w:bidi="fa-IR"/>
              </w:rPr>
            </w:rPrChange>
          </w:rPr>
          <w:t>ۀ</w:t>
        </w:r>
      </w:ins>
      <w:del w:id="552" w:author="Windows User" w:date="2019-11-08T09:24:00Z">
        <w:r w:rsidRPr="005B1F14" w:rsidDel="00281E88">
          <w:rPr>
            <w:rFonts w:cs="B Nazanin" w:hint="eastAsia"/>
            <w:sz w:val="28"/>
            <w:szCs w:val="28"/>
            <w:highlight w:val="yellow"/>
            <w:rtl/>
            <w:lang w:bidi="fa-IR"/>
            <w:rPrChange w:id="553" w:author="Windows User" w:date="2019-11-08T09:28:00Z">
              <w:rPr>
                <w:rFonts w:cs="B Nazanin" w:hint="eastAsia"/>
                <w:sz w:val="28"/>
                <w:szCs w:val="28"/>
                <w:rtl/>
                <w:lang w:bidi="fa-IR"/>
              </w:rPr>
            </w:rPrChange>
          </w:rPr>
          <w:delText>ه</w:delText>
        </w:r>
      </w:del>
      <w:r w:rsidRPr="005B1F14">
        <w:rPr>
          <w:rFonts w:cs="B Nazanin"/>
          <w:sz w:val="28"/>
          <w:szCs w:val="28"/>
          <w:highlight w:val="yellow"/>
          <w:rtl/>
          <w:lang w:bidi="fa-IR"/>
          <w:rPrChange w:id="554"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55" w:author="Windows User" w:date="2019-11-08T09:28:00Z">
            <w:rPr>
              <w:rFonts w:cs="B Nazanin" w:hint="eastAsia"/>
              <w:sz w:val="28"/>
              <w:szCs w:val="28"/>
              <w:rtl/>
              <w:lang w:bidi="fa-IR"/>
            </w:rPr>
          </w:rPrChange>
        </w:rPr>
        <w:t>ارتباطات</w:t>
      </w:r>
      <w:r w:rsidRPr="005B1F14">
        <w:rPr>
          <w:rFonts w:cs="B Nazanin"/>
          <w:sz w:val="28"/>
          <w:szCs w:val="28"/>
          <w:highlight w:val="yellow"/>
          <w:rtl/>
          <w:lang w:bidi="fa-IR"/>
          <w:rPrChange w:id="556"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57" w:author="Windows User" w:date="2019-11-08T09:28:00Z">
            <w:rPr>
              <w:rFonts w:cs="B Nazanin" w:hint="eastAsia"/>
              <w:sz w:val="28"/>
              <w:szCs w:val="28"/>
              <w:rtl/>
              <w:lang w:bidi="fa-IR"/>
            </w:rPr>
          </w:rPrChange>
        </w:rPr>
        <w:t>فرهنگ</w:t>
      </w:r>
      <w:r w:rsidRPr="005B1F14">
        <w:rPr>
          <w:rFonts w:cs="B Nazanin" w:hint="cs"/>
          <w:sz w:val="28"/>
          <w:szCs w:val="28"/>
          <w:highlight w:val="yellow"/>
          <w:rtl/>
          <w:lang w:bidi="fa-IR"/>
          <w:rPrChange w:id="558"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559"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60" w:author="Windows User" w:date="2019-11-08T09:28:00Z">
            <w:rPr>
              <w:rFonts w:cs="B Nazanin" w:hint="eastAsia"/>
              <w:sz w:val="28"/>
              <w:szCs w:val="28"/>
              <w:rtl/>
              <w:lang w:bidi="fa-IR"/>
            </w:rPr>
          </w:rPrChange>
        </w:rPr>
        <w:t>ب</w:t>
      </w:r>
      <w:r w:rsidRPr="005B1F14">
        <w:rPr>
          <w:rFonts w:cs="B Nazanin" w:hint="cs"/>
          <w:sz w:val="28"/>
          <w:szCs w:val="28"/>
          <w:highlight w:val="yellow"/>
          <w:rtl/>
          <w:lang w:bidi="fa-IR"/>
          <w:rPrChange w:id="561" w:author="Windows User" w:date="2019-11-08T09:28:00Z">
            <w:rPr>
              <w:rFonts w:cs="B Nazanin" w:hint="cs"/>
              <w:sz w:val="28"/>
              <w:szCs w:val="28"/>
              <w:rtl/>
              <w:lang w:bidi="fa-IR"/>
            </w:rPr>
          </w:rPrChange>
        </w:rPr>
        <w:t>ی</w:t>
      </w:r>
      <w:r w:rsidRPr="005B1F14">
        <w:rPr>
          <w:rFonts w:cs="B Nazanin" w:hint="eastAsia"/>
          <w:sz w:val="28"/>
          <w:szCs w:val="28"/>
          <w:highlight w:val="yellow"/>
          <w:rtl/>
          <w:lang w:bidi="fa-IR"/>
          <w:rPrChange w:id="562" w:author="Windows User" w:date="2019-11-08T09:28:00Z">
            <w:rPr>
              <w:rFonts w:cs="B Nazanin" w:hint="eastAsia"/>
              <w:sz w:val="28"/>
              <w:szCs w:val="28"/>
              <w:rtl/>
              <w:lang w:bidi="fa-IR"/>
            </w:rPr>
          </w:rPrChange>
        </w:rPr>
        <w:t>ن</w:t>
      </w:r>
      <w:ins w:id="563" w:author="Windows User" w:date="2019-11-08T10:57:00Z">
        <w:r w:rsidR="00D1488F">
          <w:rPr>
            <w:rFonts w:cs="B Nazanin" w:hint="cs"/>
            <w:sz w:val="28"/>
            <w:szCs w:val="28"/>
            <w:highlight w:val="yellow"/>
            <w:rtl/>
            <w:lang w:bidi="fa-IR"/>
          </w:rPr>
          <w:t>‌</w:t>
        </w:r>
      </w:ins>
      <w:del w:id="564" w:author="Windows User" w:date="2019-11-08T09:26:00Z">
        <w:r w:rsidRPr="005B1F14" w:rsidDel="005B1F14">
          <w:rPr>
            <w:rFonts w:cs="B Nazanin"/>
            <w:sz w:val="28"/>
            <w:szCs w:val="28"/>
            <w:highlight w:val="yellow"/>
            <w:rtl/>
            <w:lang w:bidi="fa-IR"/>
            <w:rPrChange w:id="565"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566" w:author="Windows User" w:date="2019-11-08T09:28:00Z">
            <w:rPr>
              <w:rFonts w:cs="B Nazanin" w:hint="eastAsia"/>
              <w:sz w:val="28"/>
              <w:szCs w:val="28"/>
              <w:rtl/>
              <w:lang w:bidi="fa-IR"/>
            </w:rPr>
          </w:rPrChange>
        </w:rPr>
        <w:t>الملل</w:t>
      </w:r>
      <w:r w:rsidRPr="005B1F14">
        <w:rPr>
          <w:rFonts w:cs="B Nazanin" w:hint="cs"/>
          <w:sz w:val="28"/>
          <w:szCs w:val="28"/>
          <w:highlight w:val="yellow"/>
          <w:rtl/>
          <w:lang w:bidi="fa-IR"/>
          <w:rPrChange w:id="567" w:author="Windows User" w:date="2019-11-08T09:28:00Z">
            <w:rPr>
              <w:rFonts w:cs="B Nazanin" w:hint="cs"/>
              <w:sz w:val="28"/>
              <w:szCs w:val="28"/>
              <w:rtl/>
              <w:lang w:bidi="fa-IR"/>
            </w:rPr>
          </w:rPrChange>
        </w:rPr>
        <w:t>ی</w:t>
      </w:r>
      <w:del w:id="568" w:author="Windows User" w:date="2019-11-08T09:24:00Z">
        <w:r w:rsidRPr="005B1F14" w:rsidDel="00281E88">
          <w:rPr>
            <w:rFonts w:cs="B Nazanin"/>
            <w:sz w:val="28"/>
            <w:szCs w:val="28"/>
            <w:highlight w:val="yellow"/>
            <w:rtl/>
            <w:lang w:bidi="fa-IR"/>
            <w:rPrChange w:id="569" w:author="Windows User" w:date="2019-11-08T09:28:00Z">
              <w:rPr>
                <w:rFonts w:cs="B Nazanin"/>
                <w:sz w:val="28"/>
                <w:szCs w:val="28"/>
                <w:rtl/>
                <w:lang w:bidi="fa-IR"/>
              </w:rPr>
            </w:rPrChange>
          </w:rPr>
          <w:delText xml:space="preserve"> </w:delText>
        </w:r>
      </w:del>
      <w:ins w:id="570" w:author="Windows User" w:date="2019-11-08T10:57:00Z">
        <w:r w:rsidR="00D1488F">
          <w:rPr>
            <w:rFonts w:cs="B Nazanin" w:hint="cs"/>
            <w:sz w:val="28"/>
            <w:szCs w:val="28"/>
            <w:highlight w:val="yellow"/>
            <w:rtl/>
            <w:lang w:bidi="fa-IR"/>
          </w:rPr>
          <w:t xml:space="preserve"> و</w:t>
        </w:r>
      </w:ins>
      <w:del w:id="571" w:author="Windows User" w:date="2019-11-08T10:57:00Z">
        <w:r w:rsidRPr="005B1F14" w:rsidDel="00D1488F">
          <w:rPr>
            <w:rFonts w:cs="B Nazanin" w:hint="eastAsia"/>
            <w:sz w:val="28"/>
            <w:szCs w:val="28"/>
            <w:highlight w:val="yellow"/>
            <w:rtl/>
            <w:lang w:bidi="fa-IR"/>
            <w:rPrChange w:id="572" w:author="Windows User" w:date="2019-11-08T09:28:00Z">
              <w:rPr>
                <w:rFonts w:cs="B Nazanin" w:hint="eastAsia"/>
                <w:sz w:val="28"/>
                <w:szCs w:val="28"/>
                <w:rtl/>
                <w:lang w:bidi="fa-IR"/>
              </w:rPr>
            </w:rPrChange>
          </w:rPr>
          <w:delText>،</w:delText>
        </w:r>
      </w:del>
      <w:r w:rsidRPr="005B1F14">
        <w:rPr>
          <w:rFonts w:cs="B Nazanin"/>
          <w:sz w:val="28"/>
          <w:szCs w:val="28"/>
          <w:highlight w:val="yellow"/>
          <w:rtl/>
          <w:lang w:bidi="fa-IR"/>
          <w:rPrChange w:id="573"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74" w:author="Windows User" w:date="2019-11-08T09:28:00Z">
            <w:rPr>
              <w:rFonts w:cs="B Nazanin" w:hint="eastAsia"/>
              <w:sz w:val="28"/>
              <w:szCs w:val="28"/>
              <w:rtl/>
              <w:lang w:bidi="fa-IR"/>
            </w:rPr>
          </w:rPrChange>
        </w:rPr>
        <w:t>شوراها</w:t>
      </w:r>
      <w:r w:rsidRPr="005B1F14">
        <w:rPr>
          <w:rFonts w:cs="B Nazanin" w:hint="cs"/>
          <w:sz w:val="28"/>
          <w:szCs w:val="28"/>
          <w:highlight w:val="yellow"/>
          <w:rtl/>
          <w:lang w:bidi="fa-IR"/>
          <w:rPrChange w:id="575"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576"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77" w:author="Windows User" w:date="2019-11-08T09:28:00Z">
            <w:rPr>
              <w:rFonts w:cs="B Nazanin" w:hint="eastAsia"/>
              <w:sz w:val="28"/>
              <w:szCs w:val="28"/>
              <w:rtl/>
              <w:lang w:bidi="fa-IR"/>
            </w:rPr>
          </w:rPrChange>
        </w:rPr>
        <w:t>فرهنگ</w:t>
      </w:r>
      <w:r w:rsidRPr="005B1F14">
        <w:rPr>
          <w:rFonts w:cs="B Nazanin"/>
          <w:sz w:val="28"/>
          <w:szCs w:val="28"/>
          <w:highlight w:val="yellow"/>
          <w:rtl/>
          <w:lang w:bidi="fa-IR"/>
          <w:rPrChange w:id="57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79" w:author="Windows User" w:date="2019-11-08T09:28:00Z">
            <w:rPr>
              <w:rFonts w:cs="B Nazanin" w:hint="eastAsia"/>
              <w:sz w:val="28"/>
              <w:szCs w:val="28"/>
              <w:rtl/>
              <w:lang w:bidi="fa-IR"/>
            </w:rPr>
          </w:rPrChange>
        </w:rPr>
        <w:t>دولت</w:t>
      </w:r>
      <w:r w:rsidRPr="005B1F14">
        <w:rPr>
          <w:rFonts w:cs="B Nazanin" w:hint="cs"/>
          <w:sz w:val="28"/>
          <w:szCs w:val="28"/>
          <w:highlight w:val="yellow"/>
          <w:rtl/>
          <w:lang w:bidi="fa-IR"/>
          <w:rPrChange w:id="580" w:author="Windows User" w:date="2019-11-08T09:28:00Z">
            <w:rPr>
              <w:rFonts w:cs="B Nazanin" w:hint="cs"/>
              <w:sz w:val="28"/>
              <w:szCs w:val="28"/>
              <w:rtl/>
              <w:lang w:bidi="fa-IR"/>
            </w:rPr>
          </w:rPrChange>
        </w:rPr>
        <w:t>ی</w:t>
      </w:r>
      <w:del w:id="581" w:author="Windows User" w:date="2019-11-08T09:24:00Z">
        <w:r w:rsidRPr="005B1F14" w:rsidDel="00281E88">
          <w:rPr>
            <w:rFonts w:cs="B Nazanin"/>
            <w:sz w:val="28"/>
            <w:szCs w:val="28"/>
            <w:highlight w:val="yellow"/>
            <w:rtl/>
            <w:lang w:bidi="fa-IR"/>
            <w:rPrChange w:id="582" w:author="Windows User" w:date="2019-11-08T09:28:00Z">
              <w:rPr>
                <w:rFonts w:cs="B Nazanin"/>
                <w:sz w:val="28"/>
                <w:szCs w:val="28"/>
                <w:rtl/>
                <w:lang w:bidi="fa-IR"/>
              </w:rPr>
            </w:rPrChange>
          </w:rPr>
          <w:delText xml:space="preserve"> </w:delText>
        </w:r>
      </w:del>
      <w:ins w:id="583" w:author="Windows User" w:date="2019-11-08T09:27:00Z">
        <w:r w:rsidR="005B1F14" w:rsidRPr="005B1F14">
          <w:rPr>
            <w:rFonts w:cs="B Nazanin"/>
            <w:sz w:val="28"/>
            <w:szCs w:val="28"/>
            <w:highlight w:val="yellow"/>
            <w:rtl/>
            <w:lang w:bidi="fa-IR"/>
            <w:rPrChange w:id="584" w:author="Windows User" w:date="2019-11-08T09:28:00Z">
              <w:rPr>
                <w:rFonts w:cs="B Nazanin"/>
                <w:sz w:val="28"/>
                <w:szCs w:val="28"/>
                <w:rtl/>
                <w:lang w:bidi="fa-IR"/>
              </w:rPr>
            </w:rPrChange>
          </w:rPr>
          <w:t xml:space="preserve"> فعال</w:t>
        </w:r>
        <w:r w:rsidR="005B1F14" w:rsidRPr="005B1F14">
          <w:rPr>
            <w:rFonts w:cs="B Nazanin" w:hint="cs"/>
            <w:sz w:val="28"/>
            <w:szCs w:val="28"/>
            <w:highlight w:val="yellow"/>
            <w:rtl/>
            <w:lang w:bidi="fa-IR"/>
            <w:rPrChange w:id="585" w:author="Windows User" w:date="2019-11-08T09:28:00Z">
              <w:rPr>
                <w:rFonts w:cs="B Nazanin" w:hint="cs"/>
                <w:sz w:val="28"/>
                <w:szCs w:val="28"/>
                <w:rtl/>
                <w:lang w:bidi="fa-IR"/>
              </w:rPr>
            </w:rPrChange>
          </w:rPr>
          <w:t>ی</w:t>
        </w:r>
        <w:r w:rsidR="005B1F14" w:rsidRPr="005B1F14">
          <w:rPr>
            <w:rFonts w:cs="B Nazanin" w:hint="eastAsia"/>
            <w:sz w:val="28"/>
            <w:szCs w:val="28"/>
            <w:highlight w:val="yellow"/>
            <w:rtl/>
            <w:lang w:bidi="fa-IR"/>
            <w:rPrChange w:id="586" w:author="Windows User" w:date="2019-11-08T09:28:00Z">
              <w:rPr>
                <w:rFonts w:cs="B Nazanin" w:hint="eastAsia"/>
                <w:sz w:val="28"/>
                <w:szCs w:val="28"/>
                <w:rtl/>
                <w:lang w:bidi="fa-IR"/>
              </w:rPr>
            </w:rPrChange>
          </w:rPr>
          <w:t>ت</w:t>
        </w:r>
        <w:r w:rsidR="005B1F14" w:rsidRPr="005B1F14">
          <w:rPr>
            <w:rFonts w:cs="B Nazanin"/>
            <w:sz w:val="28"/>
            <w:szCs w:val="28"/>
            <w:highlight w:val="yellow"/>
            <w:rtl/>
            <w:lang w:bidi="fa-IR"/>
            <w:rPrChange w:id="587" w:author="Windows User" w:date="2019-11-08T09:28:00Z">
              <w:rPr>
                <w:rFonts w:cs="B Nazanin"/>
                <w:sz w:val="28"/>
                <w:szCs w:val="28"/>
                <w:rtl/>
                <w:lang w:bidi="fa-IR"/>
              </w:rPr>
            </w:rPrChange>
          </w:rPr>
          <w:t xml:space="preserve"> م</w:t>
        </w:r>
        <w:r w:rsidR="005B1F14" w:rsidRPr="005B1F14">
          <w:rPr>
            <w:rFonts w:cs="B Nazanin" w:hint="cs"/>
            <w:sz w:val="28"/>
            <w:szCs w:val="28"/>
            <w:highlight w:val="yellow"/>
            <w:rtl/>
            <w:lang w:bidi="fa-IR"/>
            <w:rPrChange w:id="588" w:author="Windows User" w:date="2019-11-08T09:28:00Z">
              <w:rPr>
                <w:rFonts w:cs="B Nazanin" w:hint="cs"/>
                <w:sz w:val="28"/>
                <w:szCs w:val="28"/>
                <w:rtl/>
                <w:lang w:bidi="fa-IR"/>
              </w:rPr>
            </w:rPrChange>
          </w:rPr>
          <w:t>ی‌</w:t>
        </w:r>
        <w:r w:rsidR="005B1F14" w:rsidRPr="005B1F14">
          <w:rPr>
            <w:rFonts w:cs="B Nazanin" w:hint="eastAsia"/>
            <w:sz w:val="28"/>
            <w:szCs w:val="28"/>
            <w:highlight w:val="yellow"/>
            <w:rtl/>
            <w:lang w:bidi="fa-IR"/>
            <w:rPrChange w:id="589" w:author="Windows User" w:date="2019-11-08T09:28:00Z">
              <w:rPr>
                <w:rFonts w:cs="B Nazanin" w:hint="eastAsia"/>
                <w:sz w:val="28"/>
                <w:szCs w:val="28"/>
                <w:rtl/>
                <w:lang w:bidi="fa-IR"/>
              </w:rPr>
            </w:rPrChange>
          </w:rPr>
          <w:t>کند</w:t>
        </w:r>
        <w:r w:rsidR="005B1F14" w:rsidRPr="005B1F14">
          <w:rPr>
            <w:rFonts w:cs="B Nazanin"/>
            <w:sz w:val="28"/>
            <w:szCs w:val="28"/>
            <w:highlight w:val="yellow"/>
            <w:rtl/>
            <w:lang w:bidi="fa-IR"/>
            <w:rPrChange w:id="590" w:author="Windows User" w:date="2019-11-08T09:28:00Z">
              <w:rPr>
                <w:rFonts w:cs="B Nazanin"/>
                <w:sz w:val="28"/>
                <w:szCs w:val="28"/>
                <w:rtl/>
                <w:lang w:bidi="fa-IR"/>
              </w:rPr>
            </w:rPrChange>
          </w:rPr>
          <w:t xml:space="preserve"> و همچن</w:t>
        </w:r>
        <w:r w:rsidR="005B1F14" w:rsidRPr="005B1F14">
          <w:rPr>
            <w:rFonts w:cs="B Nazanin" w:hint="cs"/>
            <w:sz w:val="28"/>
            <w:szCs w:val="28"/>
            <w:highlight w:val="yellow"/>
            <w:rtl/>
            <w:lang w:bidi="fa-IR"/>
            <w:rPrChange w:id="591" w:author="Windows User" w:date="2019-11-08T09:28:00Z">
              <w:rPr>
                <w:rFonts w:cs="B Nazanin" w:hint="cs"/>
                <w:sz w:val="28"/>
                <w:szCs w:val="28"/>
                <w:rtl/>
                <w:lang w:bidi="fa-IR"/>
              </w:rPr>
            </w:rPrChange>
          </w:rPr>
          <w:t>ی</w:t>
        </w:r>
        <w:r w:rsidR="005B1F14" w:rsidRPr="005B1F14">
          <w:rPr>
            <w:rFonts w:cs="B Nazanin" w:hint="eastAsia"/>
            <w:sz w:val="28"/>
            <w:szCs w:val="28"/>
            <w:highlight w:val="yellow"/>
            <w:rtl/>
            <w:lang w:bidi="fa-IR"/>
            <w:rPrChange w:id="592" w:author="Windows User" w:date="2019-11-08T09:28:00Z">
              <w:rPr>
                <w:rFonts w:cs="B Nazanin" w:hint="eastAsia"/>
                <w:sz w:val="28"/>
                <w:szCs w:val="28"/>
                <w:rtl/>
                <w:lang w:bidi="fa-IR"/>
              </w:rPr>
            </w:rPrChange>
          </w:rPr>
          <w:t>ن</w:t>
        </w:r>
        <w:r w:rsidR="005B1F14" w:rsidRPr="005B1F14">
          <w:rPr>
            <w:rFonts w:cs="B Nazanin"/>
            <w:sz w:val="28"/>
            <w:szCs w:val="28"/>
            <w:highlight w:val="yellow"/>
            <w:rtl/>
            <w:lang w:bidi="fa-IR"/>
            <w:rPrChange w:id="593" w:author="Windows User" w:date="2019-11-08T09:28:00Z">
              <w:rPr>
                <w:rFonts w:cs="B Nazanin"/>
                <w:sz w:val="28"/>
                <w:szCs w:val="28"/>
                <w:rtl/>
                <w:lang w:bidi="fa-IR"/>
              </w:rPr>
            </w:rPrChange>
          </w:rPr>
          <w:t xml:space="preserve"> </w:t>
        </w:r>
      </w:ins>
      <w:del w:id="594" w:author="Windows User" w:date="2019-11-08T09:27:00Z">
        <w:r w:rsidRPr="005B1F14" w:rsidDel="005B1F14">
          <w:rPr>
            <w:rFonts w:cs="B Nazanin" w:hint="eastAsia"/>
            <w:sz w:val="28"/>
            <w:szCs w:val="28"/>
            <w:highlight w:val="yellow"/>
            <w:rtl/>
            <w:lang w:bidi="fa-IR"/>
            <w:rPrChange w:id="595" w:author="Windows User" w:date="2019-11-08T09:28:00Z">
              <w:rPr>
                <w:rFonts w:cs="B Nazanin" w:hint="eastAsia"/>
                <w:sz w:val="28"/>
                <w:szCs w:val="28"/>
                <w:rtl/>
                <w:lang w:bidi="fa-IR"/>
              </w:rPr>
            </w:rPrChange>
          </w:rPr>
          <w:delText>،</w:delText>
        </w:r>
        <w:r w:rsidRPr="005B1F14" w:rsidDel="005B1F14">
          <w:rPr>
            <w:rFonts w:cs="B Nazanin"/>
            <w:sz w:val="28"/>
            <w:szCs w:val="28"/>
            <w:highlight w:val="yellow"/>
            <w:rtl/>
            <w:lang w:bidi="fa-IR"/>
            <w:rPrChange w:id="596"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597" w:author="Windows User" w:date="2019-11-08T09:28:00Z">
            <w:rPr>
              <w:rFonts w:cs="B Nazanin" w:hint="eastAsia"/>
              <w:sz w:val="28"/>
              <w:szCs w:val="28"/>
              <w:rtl/>
              <w:lang w:bidi="fa-IR"/>
            </w:rPr>
          </w:rPrChange>
        </w:rPr>
        <w:t>خدمات</w:t>
      </w:r>
      <w:r w:rsidRPr="005B1F14">
        <w:rPr>
          <w:rFonts w:cs="B Nazanin"/>
          <w:sz w:val="28"/>
          <w:szCs w:val="28"/>
          <w:highlight w:val="yellow"/>
          <w:rtl/>
          <w:lang w:bidi="fa-IR"/>
          <w:rPrChange w:id="59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599" w:author="Windows User" w:date="2019-11-08T09:28:00Z">
            <w:rPr>
              <w:rFonts w:cs="B Nazanin" w:hint="eastAsia"/>
              <w:sz w:val="28"/>
              <w:szCs w:val="28"/>
              <w:rtl/>
              <w:lang w:bidi="fa-IR"/>
            </w:rPr>
          </w:rPrChange>
        </w:rPr>
        <w:t>مشاوره</w:t>
      </w:r>
      <w:ins w:id="600" w:author="Windows User" w:date="2019-11-08T10:57:00Z">
        <w:r w:rsidR="00D1488F">
          <w:rPr>
            <w:rFonts w:cs="B Nazanin" w:hint="cs"/>
            <w:sz w:val="28"/>
            <w:szCs w:val="28"/>
            <w:highlight w:val="yellow"/>
            <w:rtl/>
            <w:lang w:bidi="fa-IR"/>
          </w:rPr>
          <w:t>‌</w:t>
        </w:r>
      </w:ins>
      <w:del w:id="601" w:author="Windows User" w:date="2019-11-08T09:24:00Z">
        <w:r w:rsidRPr="005B1F14" w:rsidDel="00281E88">
          <w:rPr>
            <w:rFonts w:cs="B Nazanin"/>
            <w:sz w:val="28"/>
            <w:szCs w:val="28"/>
            <w:highlight w:val="yellow"/>
            <w:rtl/>
            <w:lang w:bidi="fa-IR"/>
            <w:rPrChange w:id="602"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603" w:author="Windows User" w:date="2019-11-08T09:28:00Z">
            <w:rPr>
              <w:rFonts w:cs="B Nazanin" w:hint="eastAsia"/>
              <w:sz w:val="28"/>
              <w:szCs w:val="28"/>
              <w:rtl/>
              <w:lang w:bidi="fa-IR"/>
            </w:rPr>
          </w:rPrChange>
        </w:rPr>
        <w:t>ا</w:t>
      </w:r>
      <w:r w:rsidRPr="005B1F14">
        <w:rPr>
          <w:rFonts w:cs="B Nazanin" w:hint="cs"/>
          <w:sz w:val="28"/>
          <w:szCs w:val="28"/>
          <w:highlight w:val="yellow"/>
          <w:rtl/>
          <w:lang w:bidi="fa-IR"/>
          <w:rPrChange w:id="604"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605"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606" w:author="Windows User" w:date="2019-11-08T09:28:00Z">
            <w:rPr>
              <w:rFonts w:cs="B Nazanin" w:hint="eastAsia"/>
              <w:sz w:val="28"/>
              <w:szCs w:val="28"/>
              <w:rtl/>
              <w:lang w:bidi="fa-IR"/>
            </w:rPr>
          </w:rPrChange>
        </w:rPr>
        <w:t>برا</w:t>
      </w:r>
      <w:r w:rsidRPr="005B1F14">
        <w:rPr>
          <w:rFonts w:cs="B Nazanin" w:hint="cs"/>
          <w:sz w:val="28"/>
          <w:szCs w:val="28"/>
          <w:highlight w:val="yellow"/>
          <w:rtl/>
          <w:lang w:bidi="fa-IR"/>
          <w:rPrChange w:id="607"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608"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609" w:author="Windows User" w:date="2019-11-08T09:28:00Z">
            <w:rPr>
              <w:rFonts w:cs="B Nazanin" w:hint="eastAsia"/>
              <w:sz w:val="28"/>
              <w:szCs w:val="28"/>
              <w:rtl/>
              <w:lang w:bidi="fa-IR"/>
            </w:rPr>
          </w:rPrChange>
        </w:rPr>
        <w:t>سازمان</w:t>
      </w:r>
      <w:ins w:id="610" w:author="Windows User" w:date="2019-11-08T10:58:00Z">
        <w:r w:rsidR="00D1488F">
          <w:rPr>
            <w:rFonts w:cs="B Nazanin" w:hint="cs"/>
            <w:sz w:val="28"/>
            <w:szCs w:val="28"/>
            <w:highlight w:val="yellow"/>
            <w:rtl/>
            <w:lang w:bidi="fa-IR"/>
          </w:rPr>
          <w:t>‌</w:t>
        </w:r>
      </w:ins>
      <w:del w:id="611" w:author="Windows User" w:date="2019-11-08T09:24:00Z">
        <w:r w:rsidRPr="005B1F14" w:rsidDel="00281E88">
          <w:rPr>
            <w:rFonts w:cs="B Nazanin"/>
            <w:sz w:val="28"/>
            <w:szCs w:val="28"/>
            <w:highlight w:val="yellow"/>
            <w:rtl/>
            <w:lang w:bidi="fa-IR"/>
            <w:rPrChange w:id="612" w:author="Windows User" w:date="2019-11-08T09:28:00Z">
              <w:rPr>
                <w:rFonts w:cs="B Nazanin"/>
                <w:sz w:val="28"/>
                <w:szCs w:val="28"/>
                <w:rtl/>
                <w:lang w:bidi="fa-IR"/>
              </w:rPr>
            </w:rPrChange>
          </w:rPr>
          <w:delText xml:space="preserve"> </w:delText>
        </w:r>
      </w:del>
      <w:r w:rsidRPr="005B1F14">
        <w:rPr>
          <w:rFonts w:cs="B Nazanin" w:hint="eastAsia"/>
          <w:sz w:val="28"/>
          <w:szCs w:val="28"/>
          <w:highlight w:val="yellow"/>
          <w:rtl/>
          <w:lang w:bidi="fa-IR"/>
          <w:rPrChange w:id="613" w:author="Windows User" w:date="2019-11-08T09:28:00Z">
            <w:rPr>
              <w:rFonts w:cs="B Nazanin" w:hint="eastAsia"/>
              <w:sz w:val="28"/>
              <w:szCs w:val="28"/>
              <w:rtl/>
              <w:lang w:bidi="fa-IR"/>
            </w:rPr>
          </w:rPrChange>
        </w:rPr>
        <w:t>ها</w:t>
      </w:r>
      <w:r w:rsidRPr="005B1F14">
        <w:rPr>
          <w:rFonts w:cs="B Nazanin" w:hint="cs"/>
          <w:sz w:val="28"/>
          <w:szCs w:val="28"/>
          <w:highlight w:val="yellow"/>
          <w:rtl/>
          <w:lang w:bidi="fa-IR"/>
          <w:rPrChange w:id="614" w:author="Windows User" w:date="2019-11-08T09:28:00Z">
            <w:rPr>
              <w:rFonts w:cs="B Nazanin" w:hint="cs"/>
              <w:sz w:val="28"/>
              <w:szCs w:val="28"/>
              <w:rtl/>
              <w:lang w:bidi="fa-IR"/>
            </w:rPr>
          </w:rPrChange>
        </w:rPr>
        <w:t>ی</w:t>
      </w:r>
      <w:r w:rsidRPr="005B1F14">
        <w:rPr>
          <w:rFonts w:cs="B Nazanin"/>
          <w:sz w:val="28"/>
          <w:szCs w:val="28"/>
          <w:highlight w:val="yellow"/>
          <w:rtl/>
          <w:lang w:bidi="fa-IR"/>
          <w:rPrChange w:id="615" w:author="Windows User" w:date="2019-11-08T09:28:00Z">
            <w:rPr>
              <w:rFonts w:cs="B Nazanin"/>
              <w:sz w:val="28"/>
              <w:szCs w:val="28"/>
              <w:rtl/>
              <w:lang w:bidi="fa-IR"/>
            </w:rPr>
          </w:rPrChange>
        </w:rPr>
        <w:t xml:space="preserve"> </w:t>
      </w:r>
      <w:r w:rsidRPr="005B1F14">
        <w:rPr>
          <w:rFonts w:cs="B Nazanin" w:hint="eastAsia"/>
          <w:sz w:val="28"/>
          <w:szCs w:val="28"/>
          <w:highlight w:val="yellow"/>
          <w:rtl/>
          <w:lang w:bidi="fa-IR"/>
          <w:rPrChange w:id="616" w:author="Windows User" w:date="2019-11-08T09:28:00Z">
            <w:rPr>
              <w:rFonts w:cs="B Nazanin" w:hint="eastAsia"/>
              <w:sz w:val="28"/>
              <w:szCs w:val="28"/>
              <w:rtl/>
              <w:lang w:bidi="fa-IR"/>
            </w:rPr>
          </w:rPrChange>
        </w:rPr>
        <w:t>فرهنگ</w:t>
      </w:r>
      <w:r w:rsidRPr="005B1F14">
        <w:rPr>
          <w:rFonts w:cs="B Nazanin" w:hint="cs"/>
          <w:sz w:val="28"/>
          <w:szCs w:val="28"/>
          <w:highlight w:val="yellow"/>
          <w:rtl/>
          <w:lang w:bidi="fa-IR"/>
          <w:rPrChange w:id="617" w:author="Windows User" w:date="2019-11-08T09:28:00Z">
            <w:rPr>
              <w:rFonts w:cs="B Nazanin" w:hint="cs"/>
              <w:sz w:val="28"/>
              <w:szCs w:val="28"/>
              <w:rtl/>
              <w:lang w:bidi="fa-IR"/>
            </w:rPr>
          </w:rPrChange>
        </w:rPr>
        <w:t>ی</w:t>
      </w:r>
      <w:ins w:id="618" w:author="Windows User" w:date="2019-11-08T09:27:00Z">
        <w:r w:rsidR="005B1F14">
          <w:rPr>
            <w:rFonts w:cs="B Nazanin" w:hint="cs"/>
            <w:sz w:val="28"/>
            <w:szCs w:val="28"/>
            <w:rtl/>
            <w:lang w:bidi="fa-IR"/>
          </w:rPr>
          <w:t xml:space="preserve"> ارائه می‌دهد</w:t>
        </w:r>
      </w:ins>
      <w:r w:rsidRPr="002A7F59">
        <w:rPr>
          <w:rFonts w:cs="B Nazanin"/>
          <w:sz w:val="28"/>
          <w:szCs w:val="28"/>
          <w:rtl/>
          <w:lang w:bidi="fa-IR"/>
        </w:rPr>
        <w:t xml:space="preserve"> </w:t>
      </w:r>
      <w:r w:rsidRPr="002A7F59">
        <w:rPr>
          <w:rFonts w:cs="B Nazanin" w:hint="cs"/>
          <w:sz w:val="28"/>
          <w:szCs w:val="28"/>
          <w:rtl/>
          <w:lang w:bidi="fa-IR"/>
        </w:rPr>
        <w:t>و</w:t>
      </w:r>
      <w:del w:id="619" w:author="Windows User" w:date="2019-11-08T09:28:00Z">
        <w:r w:rsidRPr="002A7F59" w:rsidDel="005B1F14">
          <w:rPr>
            <w:rFonts w:cs="B Nazanin"/>
            <w:sz w:val="28"/>
            <w:szCs w:val="28"/>
            <w:rtl/>
            <w:lang w:bidi="fa-IR"/>
          </w:rPr>
          <w:delText xml:space="preserve"> </w:delText>
        </w:r>
        <w:r w:rsidRPr="002A7F59" w:rsidDel="005B1F14">
          <w:rPr>
            <w:rFonts w:cs="B Nazanin" w:hint="cs"/>
            <w:sz w:val="28"/>
            <w:szCs w:val="28"/>
            <w:rtl/>
            <w:lang w:bidi="fa-IR"/>
          </w:rPr>
          <w:delText>همکاری</w:delText>
        </w:r>
      </w:del>
      <w:r w:rsidRPr="002A7F59">
        <w:rPr>
          <w:rFonts w:cs="B Nazanin"/>
          <w:sz w:val="28"/>
          <w:szCs w:val="28"/>
          <w:rtl/>
          <w:lang w:bidi="fa-IR"/>
        </w:rPr>
        <w:t xml:space="preserve"> </w:t>
      </w: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نهادهای</w:t>
      </w:r>
      <w:r w:rsidRPr="002A7F59">
        <w:rPr>
          <w:rFonts w:cs="B Nazanin"/>
          <w:sz w:val="28"/>
          <w:szCs w:val="28"/>
          <w:rtl/>
          <w:lang w:bidi="fa-IR"/>
        </w:rPr>
        <w:t xml:space="preserve"> </w:t>
      </w:r>
      <w:r w:rsidRPr="002A7F59">
        <w:rPr>
          <w:rFonts w:cs="B Nazanin" w:hint="cs"/>
          <w:sz w:val="28"/>
          <w:szCs w:val="28"/>
          <w:rtl/>
          <w:lang w:bidi="fa-IR"/>
        </w:rPr>
        <w:t>بین</w:t>
      </w:r>
      <w:ins w:id="620" w:author="Windows User" w:date="2019-11-08T09:24:00Z">
        <w:r w:rsidR="00281E88">
          <w:rPr>
            <w:rFonts w:cs="B Nazanin" w:hint="cs"/>
            <w:sz w:val="28"/>
            <w:szCs w:val="28"/>
            <w:rtl/>
            <w:lang w:bidi="fa-IR"/>
          </w:rPr>
          <w:t>‌</w:t>
        </w:r>
      </w:ins>
      <w:del w:id="621" w:author="Windows User" w:date="2019-11-08T09:24:00Z">
        <w:r w:rsidRPr="002A7F59" w:rsidDel="00281E88">
          <w:rPr>
            <w:rFonts w:cs="B Nazanin"/>
            <w:sz w:val="28"/>
            <w:szCs w:val="28"/>
            <w:rtl/>
            <w:lang w:bidi="fa-IR"/>
          </w:rPr>
          <w:delText xml:space="preserve"> </w:delText>
        </w:r>
      </w:del>
      <w:r w:rsidRPr="002A7F59">
        <w:rPr>
          <w:rFonts w:cs="B Nazanin" w:hint="cs"/>
          <w:sz w:val="28"/>
          <w:szCs w:val="28"/>
          <w:rtl/>
          <w:lang w:bidi="fa-IR"/>
        </w:rPr>
        <w:t>المللی</w:t>
      </w:r>
      <w:ins w:id="622" w:author="Windows User" w:date="2019-11-08T09:28:00Z">
        <w:r w:rsidR="005B1F14">
          <w:rPr>
            <w:rFonts w:cs="B Nazanin" w:hint="cs"/>
            <w:sz w:val="28"/>
            <w:szCs w:val="28"/>
            <w:rtl/>
            <w:lang w:bidi="fa-IR"/>
          </w:rPr>
          <w:t xml:space="preserve"> همکاری می‌کند</w:t>
        </w:r>
      </w:ins>
      <w:del w:id="623" w:author="Windows User" w:date="2019-11-08T09:28:00Z">
        <w:r w:rsidRPr="002A7F59" w:rsidDel="005B1F14">
          <w:rPr>
            <w:rFonts w:cs="B Nazanin"/>
            <w:sz w:val="28"/>
            <w:szCs w:val="28"/>
            <w:rtl/>
            <w:lang w:bidi="fa-IR"/>
          </w:rPr>
          <w:delText xml:space="preserve"> </w:delText>
        </w:r>
        <w:r w:rsidRPr="002A7F59" w:rsidDel="005B1F14">
          <w:rPr>
            <w:rFonts w:cs="B Nazanin" w:hint="cs"/>
            <w:sz w:val="28"/>
            <w:szCs w:val="28"/>
            <w:rtl/>
            <w:lang w:bidi="fa-IR"/>
          </w:rPr>
          <w:delText>فعالیت</w:delText>
        </w:r>
        <w:r w:rsidRPr="002A7F59" w:rsidDel="005B1F14">
          <w:rPr>
            <w:rFonts w:cs="B Nazanin"/>
            <w:sz w:val="28"/>
            <w:szCs w:val="28"/>
            <w:rtl/>
            <w:lang w:bidi="fa-IR"/>
          </w:rPr>
          <w:delText xml:space="preserve"> </w:delText>
        </w:r>
        <w:r w:rsidRPr="002A7F59" w:rsidDel="005B1F14">
          <w:rPr>
            <w:rFonts w:cs="B Nazanin" w:hint="cs"/>
            <w:sz w:val="28"/>
            <w:szCs w:val="28"/>
            <w:rtl/>
            <w:lang w:bidi="fa-IR"/>
          </w:rPr>
          <w:delText>می</w:delText>
        </w:r>
      </w:del>
      <w:del w:id="624" w:author="Windows User" w:date="2019-11-08T09:25:00Z">
        <w:r w:rsidRPr="002A7F59" w:rsidDel="00281E88">
          <w:rPr>
            <w:rFonts w:cs="B Nazanin"/>
            <w:sz w:val="28"/>
            <w:szCs w:val="28"/>
            <w:rtl/>
            <w:lang w:bidi="fa-IR"/>
          </w:rPr>
          <w:delText xml:space="preserve"> </w:delText>
        </w:r>
      </w:del>
      <w:del w:id="625" w:author="Windows User" w:date="2019-11-08T09:28:00Z">
        <w:r w:rsidRPr="002A7F59" w:rsidDel="005B1F14">
          <w:rPr>
            <w:rFonts w:cs="B Nazanin" w:hint="cs"/>
            <w:sz w:val="28"/>
            <w:szCs w:val="28"/>
            <w:rtl/>
            <w:lang w:bidi="fa-IR"/>
          </w:rPr>
          <w:delText>کند</w:delText>
        </w:r>
      </w:del>
      <w:r w:rsidRPr="002A7F59">
        <w:rPr>
          <w:rFonts w:cs="B Nazanin"/>
          <w:sz w:val="28"/>
          <w:szCs w:val="28"/>
          <w:rtl/>
          <w:lang w:bidi="fa-IR"/>
        </w:rPr>
        <w:t>.</w:t>
      </w:r>
    </w:p>
    <w:p w:rsidR="00FF48ED" w:rsidRPr="002A7F59" w:rsidRDefault="00FF48ED" w:rsidP="00FF48ED">
      <w:pPr>
        <w:bidi/>
        <w:ind w:left="360"/>
        <w:rPr>
          <w:rFonts w:cs="B Nazanin"/>
          <w:sz w:val="28"/>
          <w:szCs w:val="28"/>
          <w:rtl/>
          <w:lang w:bidi="fa-IR"/>
        </w:rPr>
      </w:pPr>
      <w:r w:rsidRPr="002A7F59">
        <w:rPr>
          <w:rFonts w:cs="B Nazanin" w:hint="cs"/>
          <w:sz w:val="28"/>
          <w:szCs w:val="28"/>
          <w:rtl/>
          <w:lang w:bidi="fa-IR"/>
        </w:rPr>
        <w:t>نقش</w:t>
      </w:r>
      <w:r w:rsidRPr="002A7F59">
        <w:rPr>
          <w:rFonts w:cs="B Nazanin"/>
          <w:sz w:val="28"/>
          <w:szCs w:val="28"/>
          <w:rtl/>
          <w:lang w:bidi="fa-IR"/>
        </w:rPr>
        <w:t xml:space="preserve"> </w:t>
      </w:r>
      <w:r w:rsidRPr="002A7F59">
        <w:rPr>
          <w:rFonts w:cs="B Nazanin" w:hint="cs"/>
          <w:sz w:val="28"/>
          <w:szCs w:val="28"/>
          <w:rtl/>
          <w:lang w:bidi="fa-IR"/>
        </w:rPr>
        <w:t>سایر</w:t>
      </w:r>
      <w:r w:rsidRPr="002A7F59">
        <w:rPr>
          <w:rFonts w:cs="B Nazanin"/>
          <w:sz w:val="28"/>
          <w:szCs w:val="28"/>
          <w:rtl/>
          <w:lang w:bidi="fa-IR"/>
        </w:rPr>
        <w:t xml:space="preserve"> </w:t>
      </w:r>
      <w:r w:rsidRPr="002A7F59">
        <w:rPr>
          <w:rFonts w:cs="B Nazanin" w:hint="cs"/>
          <w:sz w:val="28"/>
          <w:szCs w:val="28"/>
          <w:rtl/>
          <w:lang w:bidi="fa-IR"/>
        </w:rPr>
        <w:t>وزارتخانه</w:t>
      </w:r>
      <w:ins w:id="626" w:author="Windows User" w:date="2019-11-08T09:20:00Z">
        <w:r w:rsidR="00281E88">
          <w:rPr>
            <w:rFonts w:cs="B Nazanin" w:hint="cs"/>
            <w:sz w:val="28"/>
            <w:szCs w:val="28"/>
            <w:rtl/>
            <w:lang w:bidi="fa-IR"/>
          </w:rPr>
          <w:t>‌</w:t>
        </w:r>
      </w:ins>
      <w:del w:id="627" w:author="Windows User" w:date="2019-11-08T09:20:00Z">
        <w:r w:rsidRPr="002A7F59" w:rsidDel="00281E88">
          <w:rPr>
            <w:rFonts w:cs="B Nazanin"/>
            <w:sz w:val="28"/>
            <w:szCs w:val="28"/>
            <w:rtl/>
            <w:lang w:bidi="fa-IR"/>
          </w:rPr>
          <w:delText xml:space="preserve"> </w:delText>
        </w:r>
      </w:del>
      <w:r w:rsidRPr="002A7F59">
        <w:rPr>
          <w:rFonts w:cs="B Nazanin" w:hint="cs"/>
          <w:sz w:val="28"/>
          <w:szCs w:val="28"/>
          <w:rtl/>
          <w:lang w:bidi="fa-IR"/>
        </w:rPr>
        <w:t>ها</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ادارات</w:t>
      </w:r>
      <w:del w:id="628" w:author="Windows User" w:date="2019-11-08T09:20:00Z">
        <w:r w:rsidRPr="002A7F59" w:rsidDel="00281E88">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دولت</w:t>
      </w:r>
      <w:ins w:id="629" w:author="Windows User" w:date="2019-11-08T09:20:00Z">
        <w:r w:rsidR="00281E88">
          <w:rPr>
            <w:rFonts w:cs="B Nazanin" w:hint="cs"/>
            <w:sz w:val="28"/>
            <w:szCs w:val="28"/>
            <w:rtl/>
            <w:lang w:bidi="fa-IR"/>
          </w:rPr>
          <w:t>‌</w:t>
        </w:r>
      </w:ins>
      <w:del w:id="630" w:author="Windows User" w:date="2019-11-08T09:20:00Z">
        <w:r w:rsidRPr="002A7F59" w:rsidDel="00281E88">
          <w:rPr>
            <w:rFonts w:cs="B Nazanin"/>
            <w:sz w:val="28"/>
            <w:szCs w:val="28"/>
            <w:rtl/>
            <w:lang w:bidi="fa-IR"/>
          </w:rPr>
          <w:delText xml:space="preserve"> </w:delText>
        </w:r>
      </w:del>
      <w:r w:rsidRPr="002A7F59">
        <w:rPr>
          <w:rFonts w:cs="B Nazanin" w:hint="cs"/>
          <w:sz w:val="28"/>
          <w:szCs w:val="28"/>
          <w:rtl/>
          <w:lang w:bidi="fa-IR"/>
        </w:rPr>
        <w:t>های</w:t>
      </w:r>
      <w:r w:rsidRPr="002A7F59">
        <w:rPr>
          <w:rFonts w:cs="B Nazanin"/>
          <w:sz w:val="28"/>
          <w:szCs w:val="28"/>
          <w:rtl/>
          <w:lang w:bidi="fa-IR"/>
        </w:rPr>
        <w:t xml:space="preserve"> </w:t>
      </w:r>
      <w:r w:rsidRPr="002A7F59">
        <w:rPr>
          <w:rFonts w:cs="B Nazanin" w:hint="cs"/>
          <w:sz w:val="28"/>
          <w:szCs w:val="28"/>
          <w:rtl/>
          <w:lang w:bidi="fa-IR"/>
        </w:rPr>
        <w:t>ایالتی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نهادهای</w:t>
      </w:r>
      <w:r w:rsidRPr="002A7F59">
        <w:rPr>
          <w:rFonts w:cs="B Nazanin"/>
          <w:sz w:val="28"/>
          <w:szCs w:val="28"/>
          <w:rtl/>
          <w:lang w:bidi="fa-IR"/>
        </w:rPr>
        <w:t xml:space="preserve"> </w:t>
      </w:r>
      <w:r w:rsidRPr="002A7F59">
        <w:rPr>
          <w:rFonts w:cs="B Nazanin" w:hint="cs"/>
          <w:sz w:val="28"/>
          <w:szCs w:val="28"/>
          <w:rtl/>
          <w:lang w:bidi="fa-IR"/>
        </w:rPr>
        <w:t>قانونی</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همان</w:t>
      </w:r>
      <w:r w:rsidRPr="002A7F59">
        <w:rPr>
          <w:rFonts w:cs="B Nazanin"/>
          <w:sz w:val="28"/>
          <w:szCs w:val="28"/>
          <w:rtl/>
          <w:lang w:bidi="fa-IR"/>
        </w:rPr>
        <w:t xml:space="preserve"> </w:t>
      </w:r>
      <w:r w:rsidRPr="002A7F59">
        <w:rPr>
          <w:rFonts w:cs="B Nazanin" w:hint="cs"/>
          <w:sz w:val="28"/>
          <w:szCs w:val="28"/>
          <w:rtl/>
          <w:lang w:bidi="fa-IR"/>
        </w:rPr>
        <w:t>اندازه</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اجرای</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از</w:t>
      </w:r>
      <w:r w:rsidRPr="002A7F59">
        <w:rPr>
          <w:rFonts w:cs="B Nazanin"/>
          <w:sz w:val="28"/>
          <w:szCs w:val="28"/>
          <w:rtl/>
          <w:lang w:bidi="fa-IR"/>
        </w:rPr>
        <w:t xml:space="preserve"> </w:t>
      </w:r>
      <w:r w:rsidRPr="002A7F59">
        <w:rPr>
          <w:rFonts w:cs="B Nazanin" w:hint="cs"/>
          <w:sz w:val="28"/>
          <w:szCs w:val="28"/>
          <w:rtl/>
          <w:lang w:bidi="fa-IR"/>
        </w:rPr>
        <w:t>طریق</w:t>
      </w:r>
      <w:r w:rsidRPr="002A7F59">
        <w:rPr>
          <w:rFonts w:cs="B Nazanin"/>
          <w:sz w:val="28"/>
          <w:szCs w:val="28"/>
          <w:rtl/>
          <w:lang w:bidi="fa-IR"/>
        </w:rPr>
        <w:t xml:space="preserve"> </w:t>
      </w:r>
      <w:r w:rsidRPr="002A7F59">
        <w:rPr>
          <w:rFonts w:cs="B Nazanin" w:hint="cs"/>
          <w:sz w:val="28"/>
          <w:szCs w:val="28"/>
          <w:rtl/>
          <w:lang w:bidi="fa-IR"/>
        </w:rPr>
        <w:t>مدیریت</w:t>
      </w:r>
      <w:r w:rsidRPr="002A7F59">
        <w:rPr>
          <w:rFonts w:cs="B Nazanin"/>
          <w:sz w:val="28"/>
          <w:szCs w:val="28"/>
          <w:rtl/>
          <w:lang w:bidi="fa-IR"/>
        </w:rPr>
        <w:t xml:space="preserve"> </w:t>
      </w:r>
      <w:r w:rsidRPr="002A7F59">
        <w:rPr>
          <w:rFonts w:cs="B Nazanin" w:hint="cs"/>
          <w:sz w:val="28"/>
          <w:szCs w:val="28"/>
          <w:rtl/>
          <w:lang w:bidi="fa-IR"/>
        </w:rPr>
        <w:t>روزمره</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اجرای</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های</w:t>
      </w:r>
      <w:r w:rsidRPr="002A7F59">
        <w:rPr>
          <w:rFonts w:cs="B Nazanin"/>
          <w:sz w:val="28"/>
          <w:szCs w:val="28"/>
          <w:rtl/>
          <w:lang w:bidi="fa-IR"/>
        </w:rPr>
        <w:t xml:space="preserve"> </w:t>
      </w:r>
      <w:r w:rsidRPr="002A7F59">
        <w:rPr>
          <w:rFonts w:cs="B Nazanin" w:hint="cs"/>
          <w:sz w:val="28"/>
          <w:szCs w:val="28"/>
          <w:rtl/>
          <w:lang w:bidi="fa-IR"/>
        </w:rPr>
        <w:t>جاری</w:t>
      </w:r>
      <w:r w:rsidRPr="002A7F59">
        <w:rPr>
          <w:rFonts w:cs="B Nazanin"/>
          <w:sz w:val="28"/>
          <w:szCs w:val="28"/>
          <w:rtl/>
          <w:lang w:bidi="fa-IR"/>
        </w:rPr>
        <w:t xml:space="preserve"> </w:t>
      </w:r>
      <w:r w:rsidRPr="002A7F59">
        <w:rPr>
          <w:rFonts w:cs="B Nazanin" w:hint="cs"/>
          <w:sz w:val="28"/>
          <w:szCs w:val="28"/>
          <w:rtl/>
          <w:lang w:bidi="fa-IR"/>
        </w:rPr>
        <w:t>آن</w:t>
      </w:r>
      <w:ins w:id="631" w:author="Windows User" w:date="2019-11-08T09:21:00Z">
        <w:r w:rsidR="00281E88">
          <w:rPr>
            <w:rFonts w:cs="B Nazanin" w:hint="cs"/>
            <w:sz w:val="28"/>
            <w:szCs w:val="28"/>
            <w:rtl/>
            <w:lang w:bidi="fa-IR"/>
          </w:rPr>
          <w:t>‌</w:t>
        </w:r>
      </w:ins>
      <w:r w:rsidRPr="002A7F59">
        <w:rPr>
          <w:rFonts w:cs="B Nazanin" w:hint="cs"/>
          <w:sz w:val="28"/>
          <w:szCs w:val="28"/>
          <w:rtl/>
          <w:lang w:bidi="fa-IR"/>
        </w:rPr>
        <w:t>ها</w:t>
      </w:r>
      <w:r w:rsidRPr="002A7F59">
        <w:rPr>
          <w:rFonts w:cs="B Nazanin"/>
          <w:sz w:val="28"/>
          <w:szCs w:val="28"/>
          <w:rtl/>
          <w:lang w:bidi="fa-IR"/>
        </w:rPr>
        <w:t xml:space="preserve"> </w:t>
      </w:r>
      <w:r w:rsidRPr="002A7F59">
        <w:rPr>
          <w:rFonts w:cs="B Nazanin" w:hint="cs"/>
          <w:sz w:val="28"/>
          <w:szCs w:val="28"/>
          <w:rtl/>
          <w:lang w:bidi="fa-IR"/>
        </w:rPr>
        <w:t>مهم</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sidRPr="00FF48ED">
        <w:rPr>
          <w:rFonts w:cs="B Nazanin" w:hint="cs"/>
          <w:sz w:val="28"/>
          <w:szCs w:val="28"/>
          <w:rtl/>
          <w:lang w:bidi="fa-IR"/>
        </w:rPr>
        <w:t>نقش</w:t>
      </w:r>
      <w:r w:rsidRPr="00FF48ED">
        <w:rPr>
          <w:rFonts w:cs="B Nazanin"/>
          <w:sz w:val="28"/>
          <w:szCs w:val="28"/>
          <w:rtl/>
          <w:lang w:bidi="fa-IR"/>
        </w:rPr>
        <w:t xml:space="preserve"> </w:t>
      </w:r>
      <w:r w:rsidRPr="00FF48ED">
        <w:rPr>
          <w:rFonts w:cs="B Nazanin" w:hint="cs"/>
          <w:sz w:val="28"/>
          <w:szCs w:val="28"/>
          <w:rtl/>
          <w:lang w:bidi="fa-IR"/>
        </w:rPr>
        <w:t>بخش</w:t>
      </w:r>
      <w:r w:rsidRPr="00FF48ED">
        <w:rPr>
          <w:rFonts w:cs="B Nazanin"/>
          <w:sz w:val="28"/>
          <w:szCs w:val="28"/>
          <w:rtl/>
          <w:lang w:bidi="fa-IR"/>
        </w:rPr>
        <w:t xml:space="preserve"> </w:t>
      </w:r>
      <w:r w:rsidRPr="00FF48ED">
        <w:rPr>
          <w:rFonts w:cs="B Nazanin" w:hint="cs"/>
          <w:sz w:val="28"/>
          <w:szCs w:val="28"/>
          <w:rtl/>
          <w:lang w:bidi="fa-IR"/>
        </w:rPr>
        <w:t>خصوصی</w:t>
      </w:r>
      <w:r w:rsidRPr="00FF48ED">
        <w:rPr>
          <w:rFonts w:cs="B Nazanin"/>
          <w:sz w:val="28"/>
          <w:szCs w:val="28"/>
          <w:rtl/>
          <w:lang w:bidi="fa-IR"/>
        </w:rPr>
        <w:t xml:space="preserve"> </w:t>
      </w:r>
      <w:r w:rsidRPr="00FF48ED">
        <w:rPr>
          <w:rFonts w:cs="B Nazanin" w:hint="cs"/>
          <w:sz w:val="28"/>
          <w:szCs w:val="28"/>
          <w:rtl/>
          <w:lang w:bidi="fa-IR"/>
        </w:rPr>
        <w:t>و</w:t>
      </w:r>
      <w:r w:rsidRPr="00FF48ED">
        <w:rPr>
          <w:rFonts w:cs="B Nazanin"/>
          <w:sz w:val="28"/>
          <w:szCs w:val="28"/>
          <w:rtl/>
          <w:lang w:bidi="fa-IR"/>
        </w:rPr>
        <w:t xml:space="preserve"> </w:t>
      </w:r>
      <w:r w:rsidRPr="00FF48ED">
        <w:rPr>
          <w:rFonts w:cs="B Nazanin" w:hint="cs"/>
          <w:sz w:val="28"/>
          <w:szCs w:val="28"/>
          <w:rtl/>
          <w:lang w:bidi="fa-IR"/>
        </w:rPr>
        <w:t>سازمان</w:t>
      </w:r>
      <w:ins w:id="632" w:author="Windows User" w:date="2019-11-08T09:21:00Z">
        <w:r w:rsidR="00281E88">
          <w:rPr>
            <w:rFonts w:cs="B Nazanin" w:hint="cs"/>
            <w:sz w:val="28"/>
            <w:szCs w:val="28"/>
            <w:rtl/>
            <w:lang w:bidi="fa-IR"/>
          </w:rPr>
          <w:t>‌</w:t>
        </w:r>
      </w:ins>
      <w:r w:rsidRPr="00FF48ED">
        <w:rPr>
          <w:rFonts w:cs="B Nazanin" w:hint="cs"/>
          <w:sz w:val="28"/>
          <w:szCs w:val="28"/>
          <w:rtl/>
          <w:lang w:bidi="fa-IR"/>
        </w:rPr>
        <w:t>های</w:t>
      </w:r>
      <w:r w:rsidRPr="00FF48ED">
        <w:rPr>
          <w:rFonts w:cs="B Nazanin"/>
          <w:sz w:val="28"/>
          <w:szCs w:val="28"/>
          <w:rtl/>
          <w:lang w:bidi="fa-IR"/>
        </w:rPr>
        <w:t xml:space="preserve"> </w:t>
      </w:r>
      <w:r w:rsidRPr="00FF48ED">
        <w:rPr>
          <w:rFonts w:cs="B Nazanin" w:hint="cs"/>
          <w:sz w:val="28"/>
          <w:szCs w:val="28"/>
          <w:rtl/>
          <w:lang w:bidi="fa-IR"/>
        </w:rPr>
        <w:t>فرهنگی</w:t>
      </w:r>
      <w:r>
        <w:rPr>
          <w:rFonts w:cs="B Nazanin" w:hint="cs"/>
          <w:sz w:val="28"/>
          <w:szCs w:val="28"/>
          <w:rtl/>
          <w:lang w:bidi="fa-IR"/>
        </w:rPr>
        <w:t xml:space="preserve"> غیر</w:t>
      </w:r>
      <w:del w:id="633" w:author="Windows User" w:date="2019-11-08T09:21:00Z">
        <w:r w:rsidDel="00281E88">
          <w:rPr>
            <w:rFonts w:cs="B Nazanin" w:hint="cs"/>
            <w:sz w:val="28"/>
            <w:szCs w:val="28"/>
            <w:rtl/>
            <w:lang w:bidi="fa-IR"/>
          </w:rPr>
          <w:delText xml:space="preserve"> </w:delText>
        </w:r>
      </w:del>
      <w:r>
        <w:rPr>
          <w:rFonts w:cs="B Nazanin" w:hint="cs"/>
          <w:sz w:val="28"/>
          <w:szCs w:val="28"/>
          <w:rtl/>
          <w:lang w:bidi="fa-IR"/>
        </w:rPr>
        <w:t>دولتی</w:t>
      </w:r>
      <w:r w:rsidRPr="00FF48ED">
        <w:rPr>
          <w:rFonts w:cs="B Nazanin"/>
          <w:sz w:val="28"/>
          <w:szCs w:val="28"/>
          <w:rtl/>
          <w:lang w:bidi="fa-IR"/>
        </w:rPr>
        <w:t xml:space="preserve"> </w:t>
      </w:r>
      <w:r w:rsidRPr="00FF48ED">
        <w:rPr>
          <w:rFonts w:cs="B Nazanin" w:hint="cs"/>
          <w:sz w:val="28"/>
          <w:szCs w:val="28"/>
          <w:rtl/>
          <w:lang w:bidi="fa-IR"/>
        </w:rPr>
        <w:t>بسیار</w:t>
      </w:r>
      <w:r w:rsidRPr="00FF48ED">
        <w:rPr>
          <w:rFonts w:cs="B Nazanin"/>
          <w:sz w:val="28"/>
          <w:szCs w:val="28"/>
          <w:rtl/>
          <w:lang w:bidi="fa-IR"/>
        </w:rPr>
        <w:t xml:space="preserve"> </w:t>
      </w:r>
      <w:ins w:id="634" w:author="Windows User" w:date="2019-11-08T09:21:00Z">
        <w:r w:rsidR="00281E88">
          <w:rPr>
            <w:rFonts w:cs="B Nazanin" w:hint="cs"/>
            <w:sz w:val="28"/>
            <w:szCs w:val="28"/>
            <w:rtl/>
            <w:lang w:bidi="fa-IR"/>
          </w:rPr>
          <w:t>اهمیت دارد؛</w:t>
        </w:r>
      </w:ins>
      <w:del w:id="635" w:author="Windows User" w:date="2019-11-08T09:21:00Z">
        <w:r w:rsidRPr="00FF48ED" w:rsidDel="00281E88">
          <w:rPr>
            <w:rFonts w:cs="B Nazanin" w:hint="cs"/>
            <w:sz w:val="28"/>
            <w:szCs w:val="28"/>
            <w:rtl/>
            <w:lang w:bidi="fa-IR"/>
          </w:rPr>
          <w:delText>مورد</w:delText>
        </w:r>
        <w:r w:rsidRPr="00FF48ED" w:rsidDel="00281E88">
          <w:rPr>
            <w:rFonts w:cs="B Nazanin"/>
            <w:sz w:val="28"/>
            <w:szCs w:val="28"/>
            <w:rtl/>
            <w:lang w:bidi="fa-IR"/>
          </w:rPr>
          <w:delText xml:space="preserve"> </w:delText>
        </w:r>
        <w:r w:rsidRPr="00FF48ED" w:rsidDel="00281E88">
          <w:rPr>
            <w:rFonts w:cs="B Nazanin" w:hint="cs"/>
            <w:sz w:val="28"/>
            <w:szCs w:val="28"/>
            <w:rtl/>
            <w:lang w:bidi="fa-IR"/>
          </w:rPr>
          <w:delText>نیاز</w:delText>
        </w:r>
        <w:r w:rsidRPr="00FF48ED" w:rsidDel="00281E88">
          <w:rPr>
            <w:rFonts w:cs="B Nazanin"/>
            <w:sz w:val="28"/>
            <w:szCs w:val="28"/>
            <w:rtl/>
            <w:lang w:bidi="fa-IR"/>
          </w:rPr>
          <w:delText xml:space="preserve"> </w:delText>
        </w:r>
        <w:r w:rsidRPr="00FF48ED" w:rsidDel="00281E88">
          <w:rPr>
            <w:rFonts w:cs="B Nazanin" w:hint="cs"/>
            <w:sz w:val="28"/>
            <w:szCs w:val="28"/>
            <w:rtl/>
            <w:lang w:bidi="fa-IR"/>
          </w:rPr>
          <w:delText>است</w:delText>
        </w:r>
      </w:del>
      <w:r w:rsidRPr="00FF48ED">
        <w:rPr>
          <w:rFonts w:cs="B Nazanin"/>
          <w:sz w:val="28"/>
          <w:szCs w:val="28"/>
          <w:rtl/>
          <w:lang w:bidi="fa-IR"/>
        </w:rPr>
        <w:t xml:space="preserve"> </w:t>
      </w:r>
      <w:r w:rsidRPr="00FF48ED">
        <w:rPr>
          <w:rFonts w:cs="B Nazanin" w:hint="cs"/>
          <w:sz w:val="28"/>
          <w:szCs w:val="28"/>
          <w:rtl/>
          <w:lang w:bidi="fa-IR"/>
        </w:rPr>
        <w:t>زیرا</w:t>
      </w:r>
      <w:r w:rsidRPr="00FF48ED">
        <w:rPr>
          <w:rFonts w:cs="B Nazanin"/>
          <w:sz w:val="28"/>
          <w:szCs w:val="28"/>
          <w:rtl/>
          <w:lang w:bidi="fa-IR"/>
        </w:rPr>
        <w:t xml:space="preserve"> </w:t>
      </w:r>
      <w:r w:rsidRPr="00FF48ED">
        <w:rPr>
          <w:rFonts w:cs="B Nazanin" w:hint="cs"/>
          <w:sz w:val="28"/>
          <w:szCs w:val="28"/>
          <w:rtl/>
          <w:lang w:bidi="fa-IR"/>
        </w:rPr>
        <w:t>می</w:t>
      </w:r>
      <w:ins w:id="636" w:author="Windows User" w:date="2019-11-08T09:21:00Z">
        <w:r w:rsidR="00281E88">
          <w:rPr>
            <w:rFonts w:cs="B Nazanin" w:hint="cs"/>
            <w:sz w:val="28"/>
            <w:szCs w:val="28"/>
            <w:rtl/>
            <w:lang w:bidi="fa-IR"/>
          </w:rPr>
          <w:t>‌</w:t>
        </w:r>
      </w:ins>
      <w:del w:id="637" w:author="Windows User" w:date="2019-11-08T09:21:00Z">
        <w:r w:rsidRPr="00FF48ED" w:rsidDel="00281E88">
          <w:rPr>
            <w:rFonts w:cs="B Nazanin"/>
            <w:sz w:val="28"/>
            <w:szCs w:val="28"/>
            <w:rtl/>
            <w:lang w:bidi="fa-IR"/>
          </w:rPr>
          <w:delText xml:space="preserve"> </w:delText>
        </w:r>
      </w:del>
      <w:r w:rsidRPr="00FF48ED">
        <w:rPr>
          <w:rFonts w:cs="B Nazanin" w:hint="cs"/>
          <w:sz w:val="28"/>
          <w:szCs w:val="28"/>
          <w:rtl/>
          <w:lang w:bidi="fa-IR"/>
        </w:rPr>
        <w:t>توانند</w:t>
      </w:r>
      <w:r w:rsidRPr="00FF48ED">
        <w:rPr>
          <w:rFonts w:cs="B Nazanin"/>
          <w:sz w:val="28"/>
          <w:szCs w:val="28"/>
          <w:rtl/>
          <w:lang w:bidi="fa-IR"/>
        </w:rPr>
        <w:t xml:space="preserve"> </w:t>
      </w:r>
      <w:r w:rsidRPr="00FF48ED">
        <w:rPr>
          <w:rFonts w:cs="B Nazanin" w:hint="cs"/>
          <w:sz w:val="28"/>
          <w:szCs w:val="28"/>
          <w:rtl/>
          <w:lang w:bidi="fa-IR"/>
        </w:rPr>
        <w:t>در</w:t>
      </w:r>
      <w:r w:rsidRPr="00FF48ED">
        <w:rPr>
          <w:rFonts w:cs="B Nazanin"/>
          <w:sz w:val="28"/>
          <w:szCs w:val="28"/>
          <w:rtl/>
          <w:lang w:bidi="fa-IR"/>
        </w:rPr>
        <w:t xml:space="preserve"> </w:t>
      </w:r>
      <w:r w:rsidRPr="00FF48ED">
        <w:rPr>
          <w:rFonts w:cs="B Nazanin" w:hint="cs"/>
          <w:sz w:val="28"/>
          <w:szCs w:val="28"/>
          <w:rtl/>
          <w:lang w:bidi="fa-IR"/>
        </w:rPr>
        <w:t>اجرای</w:t>
      </w:r>
      <w:r w:rsidRPr="00FF48ED">
        <w:rPr>
          <w:rFonts w:cs="B Nazanin"/>
          <w:sz w:val="28"/>
          <w:szCs w:val="28"/>
          <w:rtl/>
          <w:lang w:bidi="fa-IR"/>
        </w:rPr>
        <w:t xml:space="preserve"> </w:t>
      </w:r>
      <w:r>
        <w:rPr>
          <w:rFonts w:cs="B Nazanin" w:hint="cs"/>
          <w:sz w:val="28"/>
          <w:szCs w:val="28"/>
          <w:rtl/>
          <w:lang w:bidi="fa-IR"/>
        </w:rPr>
        <w:t>فعالیت</w:t>
      </w:r>
      <w:ins w:id="638" w:author="Windows User" w:date="2019-11-08T09:21:00Z">
        <w:r w:rsidR="00281E88">
          <w:rPr>
            <w:rFonts w:cs="B Nazanin" w:hint="cs"/>
            <w:sz w:val="28"/>
            <w:szCs w:val="28"/>
            <w:rtl/>
            <w:lang w:bidi="fa-IR"/>
          </w:rPr>
          <w:t>‌</w:t>
        </w:r>
      </w:ins>
      <w:r>
        <w:rPr>
          <w:rFonts w:cs="B Nazanin" w:hint="cs"/>
          <w:sz w:val="28"/>
          <w:szCs w:val="28"/>
          <w:rtl/>
          <w:lang w:bidi="fa-IR"/>
        </w:rPr>
        <w:t>ها</w:t>
      </w:r>
      <w:r w:rsidRPr="00FF48ED">
        <w:rPr>
          <w:rFonts w:cs="B Nazanin"/>
          <w:sz w:val="28"/>
          <w:szCs w:val="28"/>
          <w:rtl/>
          <w:lang w:bidi="fa-IR"/>
        </w:rPr>
        <w:t xml:space="preserve"> </w:t>
      </w:r>
      <w:r w:rsidRPr="00FF48ED">
        <w:rPr>
          <w:rFonts w:cs="B Nazanin" w:hint="cs"/>
          <w:sz w:val="28"/>
          <w:szCs w:val="28"/>
          <w:rtl/>
          <w:lang w:bidi="fa-IR"/>
        </w:rPr>
        <w:t>برای</w:t>
      </w:r>
      <w:r w:rsidRPr="00FF48ED">
        <w:rPr>
          <w:rFonts w:cs="B Nazanin"/>
          <w:sz w:val="28"/>
          <w:szCs w:val="28"/>
          <w:rtl/>
          <w:lang w:bidi="fa-IR"/>
        </w:rPr>
        <w:t xml:space="preserve"> </w:t>
      </w:r>
      <w:r w:rsidRPr="00FF48ED">
        <w:rPr>
          <w:rFonts w:cs="B Nazanin" w:hint="cs"/>
          <w:sz w:val="28"/>
          <w:szCs w:val="28"/>
          <w:rtl/>
          <w:lang w:bidi="fa-IR"/>
        </w:rPr>
        <w:t>ایجاد</w:t>
      </w:r>
      <w:r w:rsidRPr="00FF48ED">
        <w:rPr>
          <w:rFonts w:cs="B Nazanin"/>
          <w:sz w:val="28"/>
          <w:szCs w:val="28"/>
          <w:rtl/>
          <w:lang w:bidi="fa-IR"/>
        </w:rPr>
        <w:t xml:space="preserve"> </w:t>
      </w:r>
      <w:r w:rsidRPr="00FF48ED">
        <w:rPr>
          <w:rFonts w:cs="B Nazanin" w:hint="cs"/>
          <w:sz w:val="28"/>
          <w:szCs w:val="28"/>
          <w:rtl/>
          <w:lang w:bidi="fa-IR"/>
        </w:rPr>
        <w:t>و</w:t>
      </w:r>
      <w:r w:rsidRPr="00FF48ED">
        <w:rPr>
          <w:rFonts w:cs="B Nazanin"/>
          <w:sz w:val="28"/>
          <w:szCs w:val="28"/>
          <w:rtl/>
          <w:lang w:bidi="fa-IR"/>
        </w:rPr>
        <w:t xml:space="preserve"> </w:t>
      </w:r>
      <w:r w:rsidRPr="00FF48ED">
        <w:rPr>
          <w:rFonts w:cs="B Nazanin" w:hint="cs"/>
          <w:sz w:val="28"/>
          <w:szCs w:val="28"/>
          <w:rtl/>
          <w:lang w:bidi="fa-IR"/>
        </w:rPr>
        <w:t>توسع</w:t>
      </w:r>
      <w:ins w:id="639" w:author="Windows User" w:date="2019-11-08T09:21:00Z">
        <w:r w:rsidR="00281E88">
          <w:rPr>
            <w:rFonts w:cs="B Nazanin" w:hint="cs"/>
            <w:sz w:val="28"/>
            <w:szCs w:val="28"/>
            <w:rtl/>
            <w:lang w:bidi="fa-IR"/>
          </w:rPr>
          <w:t>ۀ</w:t>
        </w:r>
      </w:ins>
      <w:del w:id="640" w:author="Windows User" w:date="2019-11-08T09:21:00Z">
        <w:r w:rsidRPr="00FF48ED" w:rsidDel="00281E88">
          <w:rPr>
            <w:rFonts w:cs="B Nazanin" w:hint="cs"/>
            <w:sz w:val="28"/>
            <w:szCs w:val="28"/>
            <w:rtl/>
            <w:lang w:bidi="fa-IR"/>
          </w:rPr>
          <w:delText>ه</w:delText>
        </w:r>
      </w:del>
      <w:r w:rsidRPr="00FF48ED">
        <w:rPr>
          <w:rFonts w:cs="B Nazanin"/>
          <w:sz w:val="28"/>
          <w:szCs w:val="28"/>
          <w:rtl/>
          <w:lang w:bidi="fa-IR"/>
        </w:rPr>
        <w:t xml:space="preserve"> </w:t>
      </w:r>
      <w:r w:rsidRPr="00FF48ED">
        <w:rPr>
          <w:rFonts w:cs="B Nazanin" w:hint="cs"/>
          <w:sz w:val="28"/>
          <w:szCs w:val="28"/>
          <w:rtl/>
          <w:lang w:bidi="fa-IR"/>
        </w:rPr>
        <w:t>فرهنگ</w:t>
      </w:r>
      <w:r w:rsidRPr="00FF48ED">
        <w:rPr>
          <w:rFonts w:cs="B Nazanin"/>
          <w:sz w:val="28"/>
          <w:szCs w:val="28"/>
          <w:rtl/>
          <w:lang w:bidi="fa-IR"/>
        </w:rPr>
        <w:t xml:space="preserve"> </w:t>
      </w:r>
      <w:r w:rsidRPr="00FF48ED">
        <w:rPr>
          <w:rFonts w:cs="B Nazanin" w:hint="cs"/>
          <w:sz w:val="28"/>
          <w:szCs w:val="28"/>
          <w:rtl/>
          <w:lang w:bidi="fa-IR"/>
        </w:rPr>
        <w:t>در</w:t>
      </w:r>
      <w:r w:rsidRPr="00FF48ED">
        <w:rPr>
          <w:rFonts w:cs="B Nazanin"/>
          <w:sz w:val="28"/>
          <w:szCs w:val="28"/>
          <w:rtl/>
          <w:lang w:bidi="fa-IR"/>
        </w:rPr>
        <w:t xml:space="preserve"> </w:t>
      </w:r>
      <w:r w:rsidRPr="00FF48ED">
        <w:rPr>
          <w:rFonts w:cs="B Nazanin" w:hint="cs"/>
          <w:sz w:val="28"/>
          <w:szCs w:val="28"/>
          <w:rtl/>
          <w:lang w:bidi="fa-IR"/>
        </w:rPr>
        <w:t>سازمان</w:t>
      </w:r>
      <w:ins w:id="641" w:author="Windows User" w:date="2019-11-08T09:21:00Z">
        <w:r w:rsidR="00281E88">
          <w:rPr>
            <w:rFonts w:cs="B Nazanin" w:hint="cs"/>
            <w:sz w:val="28"/>
            <w:szCs w:val="28"/>
            <w:rtl/>
            <w:lang w:bidi="fa-IR"/>
          </w:rPr>
          <w:t>‌</w:t>
        </w:r>
      </w:ins>
      <w:r w:rsidRPr="00FF48ED">
        <w:rPr>
          <w:rFonts w:cs="B Nazanin" w:hint="cs"/>
          <w:sz w:val="28"/>
          <w:szCs w:val="28"/>
          <w:rtl/>
          <w:lang w:bidi="fa-IR"/>
        </w:rPr>
        <w:t>های</w:t>
      </w:r>
      <w:r w:rsidRPr="00FF48ED">
        <w:rPr>
          <w:rFonts w:cs="B Nazanin"/>
          <w:sz w:val="28"/>
          <w:szCs w:val="28"/>
          <w:rtl/>
          <w:lang w:bidi="fa-IR"/>
        </w:rPr>
        <w:t xml:space="preserve"> </w:t>
      </w:r>
      <w:r>
        <w:rPr>
          <w:rFonts w:cs="B Nazanin" w:hint="cs"/>
          <w:sz w:val="28"/>
          <w:szCs w:val="28"/>
          <w:rtl/>
          <w:lang w:bidi="fa-IR"/>
        </w:rPr>
        <w:t>زیر</w:t>
      </w:r>
      <w:del w:id="642" w:author="Windows User" w:date="2019-11-08T09:21:00Z">
        <w:r w:rsidDel="00281E88">
          <w:rPr>
            <w:rFonts w:cs="B Nazanin" w:hint="cs"/>
            <w:sz w:val="28"/>
            <w:szCs w:val="28"/>
            <w:rtl/>
            <w:lang w:bidi="fa-IR"/>
          </w:rPr>
          <w:delText xml:space="preserve"> </w:delText>
        </w:r>
      </w:del>
      <w:r>
        <w:rPr>
          <w:rFonts w:cs="B Nazanin" w:hint="cs"/>
          <w:sz w:val="28"/>
          <w:szCs w:val="28"/>
          <w:rtl/>
          <w:lang w:bidi="fa-IR"/>
        </w:rPr>
        <w:t>مجموع</w:t>
      </w:r>
      <w:ins w:id="643" w:author="Windows User" w:date="2019-11-08T09:22:00Z">
        <w:r w:rsidR="00281E88">
          <w:rPr>
            <w:rFonts w:cs="B Nazanin" w:hint="cs"/>
            <w:sz w:val="28"/>
            <w:szCs w:val="28"/>
            <w:rtl/>
            <w:lang w:bidi="fa-IR"/>
          </w:rPr>
          <w:t>ۀ</w:t>
        </w:r>
      </w:ins>
      <w:del w:id="644" w:author="Windows User" w:date="2019-11-08T09:21:00Z">
        <w:r w:rsidDel="00281E88">
          <w:rPr>
            <w:rFonts w:cs="B Nazanin" w:hint="cs"/>
            <w:sz w:val="28"/>
            <w:szCs w:val="28"/>
            <w:rtl/>
            <w:lang w:bidi="fa-IR"/>
          </w:rPr>
          <w:delText>ه</w:delText>
        </w:r>
      </w:del>
      <w:r>
        <w:rPr>
          <w:rFonts w:cs="B Nazanin" w:hint="cs"/>
          <w:sz w:val="28"/>
          <w:szCs w:val="28"/>
          <w:rtl/>
          <w:lang w:bidi="fa-IR"/>
        </w:rPr>
        <w:t xml:space="preserve"> خود</w:t>
      </w:r>
      <w:r w:rsidRPr="00FF48ED">
        <w:rPr>
          <w:rFonts w:cs="B Nazanin"/>
          <w:sz w:val="28"/>
          <w:szCs w:val="28"/>
          <w:rtl/>
          <w:lang w:bidi="fa-IR"/>
        </w:rPr>
        <w:t xml:space="preserve"> </w:t>
      </w:r>
      <w:r w:rsidRPr="00FF48ED">
        <w:rPr>
          <w:rFonts w:cs="B Nazanin" w:hint="cs"/>
          <w:sz w:val="28"/>
          <w:szCs w:val="28"/>
          <w:rtl/>
          <w:lang w:bidi="fa-IR"/>
        </w:rPr>
        <w:t>یاری</w:t>
      </w:r>
      <w:r w:rsidRPr="00FF48ED">
        <w:rPr>
          <w:rFonts w:cs="B Nazanin"/>
          <w:sz w:val="28"/>
          <w:szCs w:val="28"/>
          <w:rtl/>
          <w:lang w:bidi="fa-IR"/>
        </w:rPr>
        <w:t xml:space="preserve"> </w:t>
      </w:r>
      <w:r>
        <w:rPr>
          <w:rFonts w:cs="B Nazanin" w:hint="cs"/>
          <w:sz w:val="28"/>
          <w:szCs w:val="28"/>
          <w:rtl/>
          <w:lang w:bidi="fa-IR"/>
        </w:rPr>
        <w:t>نموده</w:t>
      </w:r>
      <w:r w:rsidRPr="00FF48ED">
        <w:rPr>
          <w:rFonts w:cs="B Nazanin"/>
          <w:sz w:val="28"/>
          <w:szCs w:val="28"/>
          <w:rtl/>
          <w:lang w:bidi="fa-IR"/>
        </w:rPr>
        <w:t xml:space="preserve"> </w:t>
      </w:r>
      <w:r w:rsidRPr="00FF48ED">
        <w:rPr>
          <w:rFonts w:cs="B Nazanin" w:hint="cs"/>
          <w:sz w:val="28"/>
          <w:szCs w:val="28"/>
          <w:rtl/>
          <w:lang w:bidi="fa-IR"/>
        </w:rPr>
        <w:t>و</w:t>
      </w:r>
      <w:r w:rsidRPr="00FF48ED">
        <w:rPr>
          <w:rFonts w:cs="B Nazanin"/>
          <w:sz w:val="28"/>
          <w:szCs w:val="28"/>
          <w:rtl/>
          <w:lang w:bidi="fa-IR"/>
        </w:rPr>
        <w:t xml:space="preserve"> </w:t>
      </w:r>
      <w:r w:rsidRPr="00FF48ED">
        <w:rPr>
          <w:rFonts w:cs="B Nazanin" w:hint="cs"/>
          <w:sz w:val="28"/>
          <w:szCs w:val="28"/>
          <w:rtl/>
          <w:lang w:bidi="fa-IR"/>
        </w:rPr>
        <w:t>از</w:t>
      </w:r>
      <w:r w:rsidRPr="00FF48ED">
        <w:rPr>
          <w:rFonts w:cs="B Nazanin"/>
          <w:sz w:val="28"/>
          <w:szCs w:val="28"/>
          <w:rtl/>
          <w:lang w:bidi="fa-IR"/>
        </w:rPr>
        <w:t xml:space="preserve"> </w:t>
      </w:r>
      <w:r w:rsidRPr="00FF48ED">
        <w:rPr>
          <w:rFonts w:cs="B Nazanin" w:hint="cs"/>
          <w:sz w:val="28"/>
          <w:szCs w:val="28"/>
          <w:rtl/>
          <w:lang w:bidi="fa-IR"/>
        </w:rPr>
        <w:t>برنامه</w:t>
      </w:r>
      <w:ins w:id="645" w:author="Windows User" w:date="2019-11-08T09:22:00Z">
        <w:r w:rsidR="00281E88">
          <w:rPr>
            <w:rFonts w:cs="B Nazanin" w:hint="cs"/>
            <w:sz w:val="28"/>
            <w:szCs w:val="28"/>
            <w:rtl/>
            <w:lang w:bidi="fa-IR"/>
          </w:rPr>
          <w:t>‌</w:t>
        </w:r>
      </w:ins>
      <w:del w:id="646" w:author="Windows User" w:date="2019-11-08T09:22:00Z">
        <w:r w:rsidRPr="00FF48ED" w:rsidDel="00281E88">
          <w:rPr>
            <w:rFonts w:cs="B Nazanin"/>
            <w:sz w:val="28"/>
            <w:szCs w:val="28"/>
            <w:rtl/>
            <w:lang w:bidi="fa-IR"/>
          </w:rPr>
          <w:delText xml:space="preserve"> </w:delText>
        </w:r>
      </w:del>
      <w:r w:rsidRPr="00FF48ED">
        <w:rPr>
          <w:rFonts w:cs="B Nazanin" w:hint="cs"/>
          <w:sz w:val="28"/>
          <w:szCs w:val="28"/>
          <w:rtl/>
          <w:lang w:bidi="fa-IR"/>
        </w:rPr>
        <w:t>ها</w:t>
      </w:r>
      <w:r w:rsidRPr="00FF48ED">
        <w:rPr>
          <w:rFonts w:cs="B Nazanin"/>
          <w:sz w:val="28"/>
          <w:szCs w:val="28"/>
          <w:rtl/>
          <w:lang w:bidi="fa-IR"/>
        </w:rPr>
        <w:t xml:space="preserve"> </w:t>
      </w:r>
      <w:r w:rsidRPr="00FF48ED">
        <w:rPr>
          <w:rFonts w:cs="B Nazanin" w:hint="cs"/>
          <w:sz w:val="28"/>
          <w:szCs w:val="28"/>
          <w:rtl/>
          <w:lang w:bidi="fa-IR"/>
        </w:rPr>
        <w:t>یا</w:t>
      </w:r>
      <w:r w:rsidRPr="00FF48ED">
        <w:rPr>
          <w:rFonts w:cs="B Nazanin"/>
          <w:sz w:val="28"/>
          <w:szCs w:val="28"/>
          <w:rtl/>
          <w:lang w:bidi="fa-IR"/>
        </w:rPr>
        <w:t xml:space="preserve"> </w:t>
      </w:r>
      <w:r w:rsidRPr="00FF48ED">
        <w:rPr>
          <w:rFonts w:cs="B Nazanin" w:hint="cs"/>
          <w:sz w:val="28"/>
          <w:szCs w:val="28"/>
          <w:rtl/>
          <w:lang w:bidi="fa-IR"/>
        </w:rPr>
        <w:t>پروژه</w:t>
      </w:r>
      <w:ins w:id="647" w:author="Windows User" w:date="2019-11-08T09:22:00Z">
        <w:r w:rsidR="00281E88">
          <w:rPr>
            <w:rFonts w:cs="B Nazanin" w:hint="cs"/>
            <w:sz w:val="28"/>
            <w:szCs w:val="28"/>
            <w:rtl/>
            <w:lang w:bidi="fa-IR"/>
          </w:rPr>
          <w:t>‌</w:t>
        </w:r>
      </w:ins>
      <w:del w:id="648" w:author="Windows User" w:date="2019-11-08T09:22:00Z">
        <w:r w:rsidRPr="00FF48ED" w:rsidDel="00281E88">
          <w:rPr>
            <w:rFonts w:cs="B Nazanin"/>
            <w:sz w:val="28"/>
            <w:szCs w:val="28"/>
            <w:rtl/>
            <w:lang w:bidi="fa-IR"/>
          </w:rPr>
          <w:delText xml:space="preserve"> </w:delText>
        </w:r>
      </w:del>
      <w:r w:rsidRPr="00FF48ED">
        <w:rPr>
          <w:rFonts w:cs="B Nazanin" w:hint="cs"/>
          <w:sz w:val="28"/>
          <w:szCs w:val="28"/>
          <w:rtl/>
          <w:lang w:bidi="fa-IR"/>
        </w:rPr>
        <w:t>های</w:t>
      </w:r>
      <w:r w:rsidRPr="00FF48ED">
        <w:rPr>
          <w:rFonts w:cs="B Nazanin"/>
          <w:sz w:val="28"/>
          <w:szCs w:val="28"/>
          <w:rtl/>
          <w:lang w:bidi="fa-IR"/>
        </w:rPr>
        <w:t xml:space="preserve"> </w:t>
      </w:r>
      <w:r w:rsidRPr="00FF48ED">
        <w:rPr>
          <w:rFonts w:cs="B Nazanin" w:hint="cs"/>
          <w:sz w:val="28"/>
          <w:szCs w:val="28"/>
          <w:rtl/>
          <w:lang w:bidi="fa-IR"/>
        </w:rPr>
        <w:t>فرهنگی</w:t>
      </w:r>
      <w:r w:rsidRPr="00FF48ED">
        <w:rPr>
          <w:rFonts w:cs="B Nazanin"/>
          <w:sz w:val="28"/>
          <w:szCs w:val="28"/>
          <w:rtl/>
          <w:lang w:bidi="fa-IR"/>
        </w:rPr>
        <w:t xml:space="preserve"> </w:t>
      </w:r>
      <w:r w:rsidRPr="00FF48ED">
        <w:rPr>
          <w:rFonts w:cs="B Nazanin" w:hint="cs"/>
          <w:sz w:val="28"/>
          <w:szCs w:val="28"/>
          <w:rtl/>
          <w:lang w:bidi="fa-IR"/>
        </w:rPr>
        <w:t>حمایت</w:t>
      </w:r>
      <w:r w:rsidRPr="00FF48ED">
        <w:rPr>
          <w:rFonts w:cs="B Nazanin"/>
          <w:sz w:val="28"/>
          <w:szCs w:val="28"/>
          <w:rtl/>
          <w:lang w:bidi="fa-IR"/>
        </w:rPr>
        <w:t xml:space="preserve"> </w:t>
      </w:r>
      <w:r w:rsidRPr="00FF48ED">
        <w:rPr>
          <w:rFonts w:cs="B Nazanin" w:hint="cs"/>
          <w:sz w:val="28"/>
          <w:szCs w:val="28"/>
          <w:rtl/>
          <w:lang w:bidi="fa-IR"/>
        </w:rPr>
        <w:t>مالی</w:t>
      </w:r>
      <w:r w:rsidRPr="00FF48ED">
        <w:rPr>
          <w:rFonts w:cs="B Nazanin"/>
          <w:sz w:val="28"/>
          <w:szCs w:val="28"/>
          <w:rtl/>
          <w:lang w:bidi="fa-IR"/>
        </w:rPr>
        <w:t xml:space="preserve"> </w:t>
      </w:r>
      <w:r w:rsidRPr="00FF48ED">
        <w:rPr>
          <w:rFonts w:cs="B Nazanin" w:hint="cs"/>
          <w:sz w:val="28"/>
          <w:szCs w:val="28"/>
          <w:rtl/>
          <w:lang w:bidi="fa-IR"/>
        </w:rPr>
        <w:t>کنند</w:t>
      </w:r>
      <w:r w:rsidRPr="00FF48ED">
        <w:rPr>
          <w:rFonts w:cs="B Nazanin"/>
          <w:sz w:val="28"/>
          <w:szCs w:val="28"/>
          <w:rtl/>
          <w:lang w:bidi="fa-IR"/>
        </w:rPr>
        <w:t>.</w:t>
      </w:r>
    </w:p>
    <w:p w:rsidR="00FF48ED" w:rsidRPr="002A7F59" w:rsidDel="00D1488F" w:rsidRDefault="00FF48ED" w:rsidP="00FF48ED">
      <w:pPr>
        <w:bidi/>
        <w:ind w:left="360"/>
        <w:rPr>
          <w:del w:id="649" w:author="Windows User" w:date="2019-11-08T10:59:00Z"/>
          <w:rFonts w:cs="B Nazanin"/>
          <w:sz w:val="28"/>
          <w:szCs w:val="28"/>
          <w:rtl/>
          <w:lang w:bidi="fa-IR"/>
        </w:rPr>
      </w:pPr>
      <w:r w:rsidRPr="002A7F59">
        <w:rPr>
          <w:rFonts w:cs="B Nazanin" w:hint="cs"/>
          <w:sz w:val="28"/>
          <w:szCs w:val="28"/>
          <w:rtl/>
          <w:lang w:bidi="fa-IR"/>
        </w:rPr>
        <w:t>تدوین</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اجرای</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مالزی</w:t>
      </w:r>
      <w:ins w:id="650" w:author="Windows User" w:date="2019-11-08T09:16:00Z">
        <w:r w:rsidR="00A33054">
          <w:rPr>
            <w:rFonts w:cs="B Nazanin" w:hint="cs"/>
            <w:sz w:val="28"/>
            <w:szCs w:val="28"/>
            <w:rtl/>
            <w:lang w:bidi="fa-IR"/>
          </w:rPr>
          <w:t xml:space="preserve"> که</w:t>
        </w:r>
      </w:ins>
      <w:del w:id="651" w:author="Windows User" w:date="2019-11-08T09:16:00Z">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به</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عنوان</w:delText>
        </w:r>
      </w:del>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کشور</w:t>
      </w:r>
      <w:r w:rsidRPr="002A7F59">
        <w:rPr>
          <w:rFonts w:cs="B Nazanin"/>
          <w:sz w:val="28"/>
          <w:szCs w:val="28"/>
          <w:rtl/>
          <w:lang w:bidi="fa-IR"/>
        </w:rPr>
        <w:t xml:space="preserve"> </w:t>
      </w:r>
      <w:r w:rsidRPr="002A7F59">
        <w:rPr>
          <w:rFonts w:cs="B Nazanin" w:hint="cs"/>
          <w:sz w:val="28"/>
          <w:szCs w:val="28"/>
          <w:rtl/>
          <w:lang w:bidi="fa-IR"/>
        </w:rPr>
        <w:t>در</w:t>
      </w:r>
      <w:del w:id="652"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حال</w:t>
      </w:r>
      <w:ins w:id="653" w:author="Windows User" w:date="2019-11-08T09:17:00Z">
        <w:r w:rsidR="00A33054">
          <w:rPr>
            <w:rFonts w:cs="B Nazanin" w:hint="cs"/>
            <w:sz w:val="28"/>
            <w:szCs w:val="28"/>
            <w:rtl/>
            <w:lang w:bidi="fa-IR"/>
          </w:rPr>
          <w:t>‌</w:t>
        </w:r>
      </w:ins>
      <w:del w:id="654"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توسعه</w:t>
      </w:r>
      <w:r w:rsidRPr="002A7F59">
        <w:rPr>
          <w:rFonts w:cs="B Nazanin"/>
          <w:sz w:val="28"/>
          <w:szCs w:val="28"/>
          <w:rtl/>
          <w:lang w:bidi="fa-IR"/>
        </w:rPr>
        <w:t xml:space="preserve"> </w:t>
      </w: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جامع</w:t>
      </w:r>
      <w:ins w:id="655" w:author="Windows User" w:date="2019-11-08T09:16:00Z">
        <w:r w:rsidR="00A33054">
          <w:rPr>
            <w:rFonts w:cs="B Nazanin" w:hint="cs"/>
            <w:sz w:val="28"/>
            <w:szCs w:val="28"/>
            <w:rtl/>
            <w:lang w:bidi="fa-IR"/>
          </w:rPr>
          <w:t xml:space="preserve">ۀ </w:t>
        </w:r>
      </w:ins>
      <w:del w:id="656" w:author="Windows User" w:date="2019-11-08T09:16:00Z">
        <w:r w:rsidRPr="002A7F59" w:rsidDel="00A33054">
          <w:rPr>
            <w:rFonts w:cs="B Nazanin" w:hint="cs"/>
            <w:sz w:val="28"/>
            <w:szCs w:val="28"/>
            <w:rtl/>
            <w:lang w:bidi="fa-IR"/>
          </w:rPr>
          <w:delText>ه</w:delText>
        </w:r>
        <w:r w:rsidRPr="002A7F59" w:rsidDel="00A33054">
          <w:rPr>
            <w:rFonts w:cs="B Nazanin"/>
            <w:sz w:val="28"/>
            <w:szCs w:val="28"/>
            <w:rtl/>
            <w:lang w:bidi="fa-IR"/>
          </w:rPr>
          <w:delText xml:space="preserve"> </w:delText>
        </w:r>
      </w:del>
      <w:r w:rsidRPr="002A7F59">
        <w:rPr>
          <w:rFonts w:cs="B Nazanin" w:hint="cs"/>
          <w:sz w:val="28"/>
          <w:szCs w:val="28"/>
          <w:rtl/>
          <w:lang w:bidi="fa-IR"/>
        </w:rPr>
        <w:t>چند</w:t>
      </w:r>
      <w:del w:id="657" w:author="Windows User" w:date="2019-11-08T09:16:00Z">
        <w:r w:rsidRPr="002A7F59" w:rsidDel="00A33054">
          <w:rPr>
            <w:rFonts w:cs="B Nazanin"/>
            <w:sz w:val="28"/>
            <w:szCs w:val="28"/>
            <w:rtl/>
            <w:lang w:bidi="fa-IR"/>
          </w:rPr>
          <w:delText xml:space="preserve"> </w:delText>
        </w:r>
      </w:del>
      <w:r w:rsidRPr="002A7F59">
        <w:rPr>
          <w:rFonts w:cs="B Nazanin" w:hint="cs"/>
          <w:sz w:val="28"/>
          <w:szCs w:val="28"/>
          <w:rtl/>
          <w:lang w:bidi="fa-IR"/>
        </w:rPr>
        <w:t>نژادی</w:t>
      </w:r>
      <w:ins w:id="658" w:author="Windows User" w:date="2019-11-08T09:17:00Z">
        <w:r w:rsidR="00A33054">
          <w:rPr>
            <w:rFonts w:cs="B Nazanin" w:hint="cs"/>
            <w:sz w:val="28"/>
            <w:szCs w:val="28"/>
            <w:rtl/>
            <w:lang w:bidi="fa-IR"/>
          </w:rPr>
          <w:t xml:space="preserve"> و </w:t>
        </w:r>
      </w:ins>
      <w:del w:id="659" w:author="Windows User" w:date="2019-11-08T09:17:00Z">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و</w:delText>
        </w:r>
        <w:r w:rsidRPr="002A7F59" w:rsidDel="00A33054">
          <w:rPr>
            <w:rFonts w:cs="B Nazanin"/>
            <w:sz w:val="28"/>
            <w:szCs w:val="28"/>
            <w:rtl/>
            <w:lang w:bidi="fa-IR"/>
          </w:rPr>
          <w:delText xml:space="preserve"> </w:delText>
        </w:r>
      </w:del>
      <w:r w:rsidRPr="002A7F59">
        <w:rPr>
          <w:rFonts w:cs="B Nazanin" w:hint="cs"/>
          <w:sz w:val="28"/>
          <w:szCs w:val="28"/>
          <w:rtl/>
          <w:lang w:bidi="fa-IR"/>
        </w:rPr>
        <w:t>چند</w:t>
      </w:r>
      <w:del w:id="660" w:author="Windows User" w:date="2019-11-08T09:16:00Z">
        <w:r w:rsidRPr="002A7F59" w:rsidDel="00A33054">
          <w:rPr>
            <w:rFonts w:cs="B Nazanin"/>
            <w:sz w:val="28"/>
            <w:szCs w:val="28"/>
            <w:rtl/>
            <w:lang w:bidi="fa-IR"/>
          </w:rPr>
          <w:delText xml:space="preserve"> </w:delText>
        </w:r>
      </w:del>
      <w:r w:rsidRPr="002A7F59">
        <w:rPr>
          <w:rFonts w:cs="B Nazanin" w:hint="cs"/>
          <w:sz w:val="28"/>
          <w:szCs w:val="28"/>
          <w:rtl/>
          <w:lang w:bidi="fa-IR"/>
        </w:rPr>
        <w:t>فرهنگی</w:t>
      </w:r>
      <w:ins w:id="661" w:author="Windows User" w:date="2019-11-08T09:16:00Z">
        <w:r w:rsidR="00A33054">
          <w:rPr>
            <w:rFonts w:cs="B Nazanin" w:hint="cs"/>
            <w:sz w:val="28"/>
            <w:szCs w:val="28"/>
            <w:rtl/>
            <w:lang w:bidi="fa-IR"/>
          </w:rPr>
          <w:t xml:space="preserve"> است، بسیار</w:t>
        </w:r>
      </w:ins>
      <w:r w:rsidRPr="002A7F59">
        <w:rPr>
          <w:rFonts w:cs="B Nazanin"/>
          <w:sz w:val="28"/>
          <w:szCs w:val="28"/>
          <w:rtl/>
          <w:lang w:bidi="fa-IR"/>
        </w:rPr>
        <w:t xml:space="preserve"> </w:t>
      </w:r>
      <w:r>
        <w:rPr>
          <w:rFonts w:cs="B Nazanin" w:hint="cs"/>
          <w:sz w:val="28"/>
          <w:szCs w:val="28"/>
          <w:rtl/>
          <w:lang w:bidi="fa-IR"/>
        </w:rPr>
        <w:t>ضر</w:t>
      </w:r>
      <w:ins w:id="662" w:author="Windows User" w:date="2019-11-08T09:16:00Z">
        <w:r w:rsidR="00A33054">
          <w:rPr>
            <w:rFonts w:cs="B Nazanin" w:hint="cs"/>
            <w:sz w:val="28"/>
            <w:szCs w:val="28"/>
            <w:rtl/>
            <w:lang w:bidi="fa-IR"/>
          </w:rPr>
          <w:t>ورت دارد</w:t>
        </w:r>
      </w:ins>
      <w:del w:id="663" w:author="Windows User" w:date="2019-11-08T09:16:00Z">
        <w:r w:rsidDel="00A33054">
          <w:rPr>
            <w:rFonts w:cs="B Nazanin" w:hint="cs"/>
            <w:sz w:val="28"/>
            <w:szCs w:val="28"/>
            <w:rtl/>
            <w:lang w:bidi="fa-IR"/>
          </w:rPr>
          <w:delText xml:space="preserve">ورت </w:delText>
        </w:r>
        <w:r w:rsidRPr="002A7F59" w:rsidDel="00A33054">
          <w:rPr>
            <w:rFonts w:cs="B Nazanin" w:hint="cs"/>
            <w:sz w:val="28"/>
            <w:szCs w:val="28"/>
            <w:rtl/>
            <w:lang w:bidi="fa-IR"/>
          </w:rPr>
          <w:delText>مورد</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نیاز</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است</w:delText>
        </w:r>
      </w:del>
      <w:r w:rsidRPr="002A7F59">
        <w:rPr>
          <w:rFonts w:cs="B Nazanin"/>
          <w:sz w:val="28"/>
          <w:szCs w:val="28"/>
          <w:rtl/>
          <w:lang w:bidi="fa-IR"/>
        </w:rPr>
        <w:t xml:space="preserve">. </w:t>
      </w:r>
      <w:r>
        <w:rPr>
          <w:rFonts w:cs="B Nazanin" w:hint="cs"/>
          <w:sz w:val="28"/>
          <w:szCs w:val="28"/>
          <w:rtl/>
          <w:lang w:bidi="fa-IR"/>
        </w:rPr>
        <w:t xml:space="preserve">از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خط</w:t>
      </w:r>
      <w:r w:rsidRPr="002A7F59">
        <w:rPr>
          <w:rFonts w:cs="B Nazanin"/>
          <w:sz w:val="28"/>
          <w:szCs w:val="28"/>
          <w:rtl/>
          <w:lang w:bidi="fa-IR"/>
        </w:rPr>
        <w:t xml:space="preserve"> </w:t>
      </w:r>
      <w:r w:rsidRPr="002A7F59">
        <w:rPr>
          <w:rFonts w:cs="B Nazanin" w:hint="cs"/>
          <w:sz w:val="28"/>
          <w:szCs w:val="28"/>
          <w:rtl/>
          <w:lang w:bidi="fa-IR"/>
        </w:rPr>
        <w:t>مشی</w:t>
      </w:r>
      <w:r w:rsidRPr="002A7F59">
        <w:rPr>
          <w:rFonts w:cs="B Nazanin"/>
          <w:sz w:val="28"/>
          <w:szCs w:val="28"/>
          <w:rtl/>
          <w:lang w:bidi="fa-IR"/>
        </w:rPr>
        <w:t xml:space="preserve"> </w:t>
      </w:r>
      <w:r>
        <w:rPr>
          <w:rFonts w:cs="B Nazanin" w:hint="cs"/>
          <w:sz w:val="28"/>
          <w:szCs w:val="28"/>
          <w:rtl/>
          <w:lang w:bidi="fa-IR"/>
        </w:rPr>
        <w:t xml:space="preserve">و سیاست </w:t>
      </w:r>
      <w:r w:rsidRPr="002A7F59">
        <w:rPr>
          <w:rFonts w:cs="B Nazanin" w:hint="cs"/>
          <w:sz w:val="28"/>
          <w:szCs w:val="28"/>
          <w:rtl/>
          <w:lang w:bidi="fa-IR"/>
        </w:rPr>
        <w:t>به</w:t>
      </w:r>
      <w:ins w:id="664" w:author="Windows User" w:date="2019-11-08T09:17:00Z">
        <w:r w:rsidR="00A33054">
          <w:rPr>
            <w:rFonts w:cs="B Nazanin" w:hint="cs"/>
            <w:sz w:val="28"/>
            <w:szCs w:val="28"/>
            <w:rtl/>
            <w:lang w:bidi="fa-IR"/>
          </w:rPr>
          <w:t>‌</w:t>
        </w:r>
      </w:ins>
      <w:del w:id="665"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عنوان</w:t>
      </w:r>
      <w:r w:rsidRPr="002A7F59">
        <w:rPr>
          <w:rFonts w:cs="B Nazanin"/>
          <w:sz w:val="28"/>
          <w:szCs w:val="28"/>
          <w:rtl/>
          <w:lang w:bidi="fa-IR"/>
        </w:rPr>
        <w:t xml:space="preserve"> </w:t>
      </w:r>
      <w:r w:rsidRPr="002A7F59">
        <w:rPr>
          <w:rFonts w:cs="B Nazanin" w:hint="cs"/>
          <w:sz w:val="28"/>
          <w:szCs w:val="28"/>
          <w:rtl/>
          <w:lang w:bidi="fa-IR"/>
        </w:rPr>
        <w:t>راهنمایی</w:t>
      </w:r>
      <w:r w:rsidRPr="002A7F59">
        <w:rPr>
          <w:rFonts w:cs="B Nazanin"/>
          <w:sz w:val="28"/>
          <w:szCs w:val="28"/>
          <w:rtl/>
          <w:lang w:bidi="fa-IR"/>
        </w:rPr>
        <w:t xml:space="preserve"> </w:t>
      </w:r>
      <w:r w:rsidRPr="002A7F59">
        <w:rPr>
          <w:rFonts w:cs="B Nazanin" w:hint="cs"/>
          <w:sz w:val="28"/>
          <w:szCs w:val="28"/>
          <w:rtl/>
          <w:lang w:bidi="fa-IR"/>
        </w:rPr>
        <w:t>برای</w:t>
      </w:r>
      <w:r w:rsidRPr="002A7F59">
        <w:rPr>
          <w:rFonts w:cs="B Nazanin"/>
          <w:sz w:val="28"/>
          <w:szCs w:val="28"/>
          <w:rtl/>
          <w:lang w:bidi="fa-IR"/>
        </w:rPr>
        <w:t xml:space="preserve"> </w:t>
      </w:r>
      <w:r w:rsidRPr="002A7F59">
        <w:rPr>
          <w:rFonts w:cs="B Nazanin" w:hint="cs"/>
          <w:sz w:val="28"/>
          <w:szCs w:val="28"/>
          <w:rtl/>
          <w:lang w:bidi="fa-IR"/>
        </w:rPr>
        <w:t>ایجاد</w:t>
      </w:r>
      <w:r w:rsidRPr="002A7F59">
        <w:rPr>
          <w:rFonts w:cs="B Nazanin"/>
          <w:sz w:val="28"/>
          <w:szCs w:val="28"/>
          <w:rtl/>
          <w:lang w:bidi="fa-IR"/>
        </w:rPr>
        <w:t xml:space="preserve"> </w:t>
      </w:r>
      <w:ins w:id="666" w:author="Windows User" w:date="2019-11-08T10:58:00Z">
        <w:r w:rsidR="00D1488F">
          <w:rPr>
            <w:rFonts w:cs="B Nazanin" w:hint="cs"/>
            <w:sz w:val="28"/>
            <w:szCs w:val="28"/>
            <w:rtl/>
            <w:lang w:bidi="fa-IR"/>
          </w:rPr>
          <w:t xml:space="preserve">یک </w:t>
        </w:r>
      </w:ins>
      <w:r w:rsidRPr="002A7F59">
        <w:rPr>
          <w:rFonts w:cs="B Nazanin" w:hint="cs"/>
          <w:sz w:val="28"/>
          <w:szCs w:val="28"/>
          <w:rtl/>
          <w:lang w:bidi="fa-IR"/>
        </w:rPr>
        <w:t>نژاد</w:t>
      </w:r>
      <w:r w:rsidRPr="002A7F59">
        <w:rPr>
          <w:rFonts w:cs="B Nazanin"/>
          <w:sz w:val="28"/>
          <w:szCs w:val="28"/>
          <w:rtl/>
          <w:lang w:bidi="fa-IR"/>
        </w:rPr>
        <w:t xml:space="preserve"> </w:t>
      </w:r>
      <w:r w:rsidRPr="002A7F59">
        <w:rPr>
          <w:rFonts w:cs="B Nazanin" w:hint="cs"/>
          <w:sz w:val="28"/>
          <w:szCs w:val="28"/>
          <w:rtl/>
          <w:lang w:bidi="fa-IR"/>
        </w:rPr>
        <w:lastRenderedPageBreak/>
        <w:t>متحد</w:t>
      </w:r>
      <w:r w:rsidRPr="002A7F59">
        <w:rPr>
          <w:rFonts w:cs="B Nazanin"/>
          <w:sz w:val="28"/>
          <w:szCs w:val="28"/>
          <w:rtl/>
          <w:lang w:bidi="fa-IR"/>
        </w:rPr>
        <w:t xml:space="preserve"> </w:t>
      </w:r>
      <w:ins w:id="667" w:author="Windows User" w:date="2019-11-08T10:58:00Z">
        <w:r w:rsidR="00D1488F">
          <w:rPr>
            <w:rFonts w:cs="B Nazanin" w:hint="cs"/>
            <w:sz w:val="28"/>
            <w:szCs w:val="28"/>
            <w:rtl/>
            <w:lang w:bidi="fa-IR"/>
          </w:rPr>
          <w:t xml:space="preserve">در </w:t>
        </w:r>
      </w:ins>
      <w:r w:rsidRPr="002A7F59">
        <w:rPr>
          <w:rFonts w:cs="B Nazanin" w:hint="cs"/>
          <w:sz w:val="28"/>
          <w:szCs w:val="28"/>
          <w:rtl/>
          <w:lang w:bidi="fa-IR"/>
        </w:rPr>
        <w:t>مالزی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حفظ</w:t>
      </w:r>
      <w:r w:rsidRPr="002A7F59">
        <w:rPr>
          <w:rFonts w:cs="B Nazanin"/>
          <w:sz w:val="28"/>
          <w:szCs w:val="28"/>
          <w:rtl/>
          <w:lang w:bidi="fa-IR"/>
        </w:rPr>
        <w:t xml:space="preserve"> </w:t>
      </w:r>
      <w:r w:rsidRPr="002A7F59">
        <w:rPr>
          <w:rFonts w:cs="B Nazanin" w:hint="cs"/>
          <w:sz w:val="28"/>
          <w:szCs w:val="28"/>
          <w:rtl/>
          <w:lang w:bidi="fa-IR"/>
        </w:rPr>
        <w:t>هویت</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سطح</w:t>
      </w:r>
      <w:r w:rsidRPr="002A7F59">
        <w:rPr>
          <w:rFonts w:cs="B Nazanin"/>
          <w:sz w:val="28"/>
          <w:szCs w:val="28"/>
          <w:rtl/>
          <w:lang w:bidi="fa-IR"/>
        </w:rPr>
        <w:t xml:space="preserve"> </w:t>
      </w:r>
      <w:r w:rsidRPr="002A7F59">
        <w:rPr>
          <w:rFonts w:cs="B Nazanin" w:hint="cs"/>
          <w:sz w:val="28"/>
          <w:szCs w:val="28"/>
          <w:rtl/>
          <w:lang w:bidi="fa-IR"/>
        </w:rPr>
        <w:t>بین</w:t>
      </w:r>
      <w:ins w:id="668" w:author="Windows User" w:date="2019-11-08T09:17:00Z">
        <w:r w:rsidR="00A33054">
          <w:rPr>
            <w:rFonts w:cs="B Nazanin" w:hint="cs"/>
            <w:sz w:val="28"/>
            <w:szCs w:val="28"/>
            <w:rtl/>
            <w:lang w:bidi="fa-IR"/>
          </w:rPr>
          <w:t>‌</w:t>
        </w:r>
      </w:ins>
      <w:del w:id="669"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المللی</w:t>
      </w:r>
      <w:r w:rsidRPr="002A7F59">
        <w:rPr>
          <w:rFonts w:cs="B Nazanin"/>
          <w:sz w:val="28"/>
          <w:szCs w:val="28"/>
          <w:rtl/>
          <w:lang w:bidi="fa-IR"/>
        </w:rPr>
        <w:t xml:space="preserve"> </w:t>
      </w:r>
      <w:r w:rsidRPr="002A7F59">
        <w:rPr>
          <w:rFonts w:cs="B Nazanin" w:hint="cs"/>
          <w:sz w:val="28"/>
          <w:szCs w:val="28"/>
          <w:rtl/>
          <w:lang w:bidi="fa-IR"/>
        </w:rPr>
        <w:t>استفاده</w:t>
      </w:r>
      <w:r w:rsidRPr="002A7F59">
        <w:rPr>
          <w:rFonts w:cs="B Nazanin"/>
          <w:sz w:val="28"/>
          <w:szCs w:val="28"/>
          <w:rtl/>
          <w:lang w:bidi="fa-IR"/>
        </w:rPr>
        <w:t xml:space="preserve"> </w:t>
      </w:r>
      <w:r w:rsidRPr="002A7F59">
        <w:rPr>
          <w:rFonts w:cs="B Nazanin" w:hint="cs"/>
          <w:sz w:val="28"/>
          <w:szCs w:val="28"/>
          <w:rtl/>
          <w:lang w:bidi="fa-IR"/>
        </w:rPr>
        <w:t>می</w:t>
      </w:r>
      <w:ins w:id="670" w:author="Windows User" w:date="2019-11-08T09:17:00Z">
        <w:r w:rsidR="00A33054">
          <w:rPr>
            <w:rFonts w:cs="B Nazanin" w:hint="cs"/>
            <w:sz w:val="28"/>
            <w:szCs w:val="28"/>
            <w:rtl/>
            <w:lang w:bidi="fa-IR"/>
          </w:rPr>
          <w:t>‌</w:t>
        </w:r>
      </w:ins>
      <w:del w:id="671"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شود</w:t>
      </w:r>
      <w:r w:rsidRPr="002A7F59">
        <w:rPr>
          <w:rFonts w:cs="B Nazanin"/>
          <w:sz w:val="28"/>
          <w:szCs w:val="28"/>
          <w:rtl/>
          <w:lang w:bidi="fa-IR"/>
        </w:rPr>
        <w:t xml:space="preserve">. </w:t>
      </w: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حال</w:t>
      </w:r>
      <w:del w:id="672"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اجرای</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یک</w:t>
      </w:r>
      <w:r w:rsidRPr="002A7F59">
        <w:rPr>
          <w:rFonts w:cs="B Nazanin"/>
          <w:sz w:val="28"/>
          <w:szCs w:val="28"/>
          <w:rtl/>
          <w:lang w:bidi="fa-IR"/>
        </w:rPr>
        <w:t xml:space="preserve"> </w:t>
      </w:r>
      <w:r w:rsidRPr="002A7F59">
        <w:rPr>
          <w:rFonts w:cs="B Nazanin" w:hint="cs"/>
          <w:sz w:val="28"/>
          <w:szCs w:val="28"/>
          <w:rtl/>
          <w:lang w:bidi="fa-IR"/>
        </w:rPr>
        <w:t>فرایند</w:t>
      </w:r>
      <w:r w:rsidRPr="002A7F59">
        <w:rPr>
          <w:rFonts w:cs="B Nazanin"/>
          <w:sz w:val="28"/>
          <w:szCs w:val="28"/>
          <w:rtl/>
          <w:lang w:bidi="fa-IR"/>
        </w:rPr>
        <w:t xml:space="preserve"> </w:t>
      </w:r>
      <w:r w:rsidRPr="002A7F59">
        <w:rPr>
          <w:rFonts w:cs="B Nazanin" w:hint="cs"/>
          <w:sz w:val="28"/>
          <w:szCs w:val="28"/>
          <w:rtl/>
          <w:lang w:bidi="fa-IR"/>
        </w:rPr>
        <w:t>پیچیده</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sidRPr="002A7F59">
        <w:rPr>
          <w:rFonts w:cs="B Nazanin" w:hint="cs"/>
          <w:sz w:val="28"/>
          <w:szCs w:val="28"/>
          <w:rtl/>
          <w:lang w:bidi="fa-IR"/>
        </w:rPr>
        <w:t>که</w:t>
      </w:r>
      <w:r w:rsidRPr="002A7F59">
        <w:rPr>
          <w:rFonts w:cs="B Nazanin"/>
          <w:sz w:val="28"/>
          <w:szCs w:val="28"/>
          <w:rtl/>
          <w:lang w:bidi="fa-IR"/>
        </w:rPr>
        <w:t xml:space="preserve"> </w:t>
      </w:r>
      <w:r w:rsidRPr="002A7F59">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مدت</w:t>
      </w:r>
      <w:r w:rsidRPr="002A7F59">
        <w:rPr>
          <w:rFonts w:cs="B Nazanin"/>
          <w:sz w:val="28"/>
          <w:szCs w:val="28"/>
          <w:rtl/>
          <w:lang w:bidi="fa-IR"/>
        </w:rPr>
        <w:t xml:space="preserve"> </w:t>
      </w:r>
      <w:r w:rsidRPr="002A7F59">
        <w:rPr>
          <w:rFonts w:cs="B Nazanin" w:hint="cs"/>
          <w:sz w:val="28"/>
          <w:szCs w:val="28"/>
          <w:rtl/>
          <w:lang w:bidi="fa-IR"/>
        </w:rPr>
        <w:t>زمان</w:t>
      </w:r>
      <w:r w:rsidRPr="002A7F59">
        <w:rPr>
          <w:rFonts w:cs="B Nazanin"/>
          <w:sz w:val="28"/>
          <w:szCs w:val="28"/>
          <w:rtl/>
          <w:lang w:bidi="fa-IR"/>
        </w:rPr>
        <w:t xml:space="preserve"> </w:t>
      </w:r>
      <w:r w:rsidRPr="002A7F59">
        <w:rPr>
          <w:rFonts w:cs="B Nazanin" w:hint="cs"/>
          <w:sz w:val="28"/>
          <w:szCs w:val="28"/>
          <w:rtl/>
          <w:lang w:bidi="fa-IR"/>
        </w:rPr>
        <w:t>کوتاه</w:t>
      </w:r>
      <w:r w:rsidRPr="002A7F59">
        <w:rPr>
          <w:rFonts w:cs="B Nazanin"/>
          <w:sz w:val="28"/>
          <w:szCs w:val="28"/>
          <w:rtl/>
          <w:lang w:bidi="fa-IR"/>
        </w:rPr>
        <w:t xml:space="preserve"> </w:t>
      </w:r>
      <w:r w:rsidRPr="002A7F59">
        <w:rPr>
          <w:rFonts w:cs="B Nazanin" w:hint="cs"/>
          <w:sz w:val="28"/>
          <w:szCs w:val="28"/>
          <w:rtl/>
          <w:lang w:bidi="fa-IR"/>
        </w:rPr>
        <w:t>امکان</w:t>
      </w:r>
      <w:ins w:id="673" w:author="Windows User" w:date="2019-11-08T09:17:00Z">
        <w:r w:rsidR="00A33054">
          <w:rPr>
            <w:rFonts w:cs="B Nazanin" w:hint="cs"/>
            <w:sz w:val="28"/>
            <w:szCs w:val="28"/>
            <w:rtl/>
            <w:lang w:bidi="fa-IR"/>
          </w:rPr>
          <w:t>‌</w:t>
        </w:r>
      </w:ins>
      <w:del w:id="674" w:author="Windows User" w:date="2019-11-08T09:17:00Z">
        <w:r w:rsidRPr="002A7F59" w:rsidDel="00A33054">
          <w:rPr>
            <w:rFonts w:cs="B Nazanin"/>
            <w:sz w:val="28"/>
            <w:szCs w:val="28"/>
            <w:rtl/>
            <w:lang w:bidi="fa-IR"/>
          </w:rPr>
          <w:delText xml:space="preserve"> </w:delText>
        </w:r>
      </w:del>
      <w:r w:rsidRPr="002A7F59">
        <w:rPr>
          <w:rFonts w:cs="B Nazanin" w:hint="cs"/>
          <w:sz w:val="28"/>
          <w:szCs w:val="28"/>
          <w:rtl/>
          <w:lang w:bidi="fa-IR"/>
        </w:rPr>
        <w:t>پذیر</w:t>
      </w:r>
      <w:r w:rsidRPr="002A7F59">
        <w:rPr>
          <w:rFonts w:cs="B Nazanin"/>
          <w:sz w:val="28"/>
          <w:szCs w:val="28"/>
          <w:rtl/>
          <w:lang w:bidi="fa-IR"/>
        </w:rPr>
        <w:t xml:space="preserve"> </w:t>
      </w:r>
      <w:r w:rsidRPr="002A7F59">
        <w:rPr>
          <w:rFonts w:cs="B Nazanin" w:hint="cs"/>
          <w:sz w:val="28"/>
          <w:szCs w:val="28"/>
          <w:rtl/>
          <w:lang w:bidi="fa-IR"/>
        </w:rPr>
        <w:t>نیست</w:t>
      </w:r>
      <w:r w:rsidRPr="002A7F59">
        <w:rPr>
          <w:rFonts w:cs="B Nazanin"/>
          <w:sz w:val="28"/>
          <w:szCs w:val="28"/>
          <w:rtl/>
          <w:lang w:bidi="fa-IR"/>
        </w:rPr>
        <w:t xml:space="preserve">. </w:t>
      </w:r>
      <w:r w:rsidRPr="002A7F59">
        <w:rPr>
          <w:rFonts w:cs="B Nazanin" w:hint="cs"/>
          <w:sz w:val="28"/>
          <w:szCs w:val="28"/>
          <w:rtl/>
          <w:lang w:bidi="fa-IR"/>
        </w:rPr>
        <w:t>تحقق</w:t>
      </w:r>
      <w:r w:rsidRPr="002A7F59">
        <w:rPr>
          <w:rFonts w:cs="B Nazanin"/>
          <w:sz w:val="28"/>
          <w:szCs w:val="28"/>
          <w:rtl/>
          <w:lang w:bidi="fa-IR"/>
        </w:rPr>
        <w:t xml:space="preserve"> </w:t>
      </w:r>
      <w:r w:rsidRPr="002A7F59">
        <w:rPr>
          <w:rFonts w:cs="B Nazanin" w:hint="cs"/>
          <w:sz w:val="28"/>
          <w:szCs w:val="28"/>
          <w:rtl/>
          <w:lang w:bidi="fa-IR"/>
        </w:rPr>
        <w:t>آگاهی</w:t>
      </w:r>
      <w:r w:rsidRPr="002A7F59">
        <w:rPr>
          <w:rFonts w:cs="B Nazanin"/>
          <w:sz w:val="28"/>
          <w:szCs w:val="28"/>
          <w:rtl/>
          <w:lang w:bidi="fa-IR"/>
        </w:rPr>
        <w:t xml:space="preserve"> </w:t>
      </w:r>
      <w:r w:rsidRPr="002A7F59">
        <w:rPr>
          <w:rFonts w:cs="B Nazanin" w:hint="cs"/>
          <w:sz w:val="28"/>
          <w:szCs w:val="28"/>
          <w:rtl/>
          <w:lang w:bidi="fa-IR"/>
        </w:rPr>
        <w:t>عمومی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درک</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Pr>
          <w:rFonts w:cs="B Nazanin" w:hint="cs"/>
          <w:sz w:val="28"/>
          <w:szCs w:val="28"/>
          <w:rtl/>
          <w:lang w:bidi="fa-IR"/>
        </w:rPr>
        <w:t>در</w:t>
      </w:r>
      <w:r w:rsidRPr="002A7F59">
        <w:rPr>
          <w:rFonts w:cs="B Nazanin"/>
          <w:sz w:val="28"/>
          <w:szCs w:val="28"/>
          <w:rtl/>
          <w:lang w:bidi="fa-IR"/>
        </w:rPr>
        <w:t xml:space="preserve"> </w:t>
      </w:r>
      <w:r w:rsidRPr="002A7F59">
        <w:rPr>
          <w:rFonts w:cs="B Nazanin" w:hint="cs"/>
          <w:sz w:val="28"/>
          <w:szCs w:val="28"/>
          <w:rtl/>
          <w:lang w:bidi="fa-IR"/>
        </w:rPr>
        <w:t>دستیابی</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کمک</w:t>
      </w:r>
      <w:r w:rsidRPr="002A7F59">
        <w:rPr>
          <w:rFonts w:cs="B Nazanin"/>
          <w:sz w:val="28"/>
          <w:szCs w:val="28"/>
          <w:rtl/>
          <w:lang w:bidi="fa-IR"/>
        </w:rPr>
        <w:t xml:space="preserve"> </w:t>
      </w:r>
      <w:r w:rsidRPr="002A7F59">
        <w:rPr>
          <w:rFonts w:cs="B Nazanin" w:hint="cs"/>
          <w:sz w:val="28"/>
          <w:szCs w:val="28"/>
          <w:rtl/>
          <w:lang w:bidi="fa-IR"/>
        </w:rPr>
        <w:t>می</w:t>
      </w:r>
      <w:ins w:id="675" w:author="Windows User" w:date="2019-11-08T09:18:00Z">
        <w:r w:rsidR="00A33054">
          <w:rPr>
            <w:rFonts w:cs="B Nazanin" w:hint="cs"/>
            <w:sz w:val="28"/>
            <w:szCs w:val="28"/>
            <w:rtl/>
            <w:lang w:bidi="fa-IR"/>
          </w:rPr>
          <w:t>‌</w:t>
        </w:r>
      </w:ins>
      <w:del w:id="676" w:author="Windows User" w:date="2019-11-08T09:18:00Z">
        <w:r w:rsidRPr="002A7F59" w:rsidDel="00A33054">
          <w:rPr>
            <w:rFonts w:cs="B Nazanin"/>
            <w:sz w:val="28"/>
            <w:szCs w:val="28"/>
            <w:rtl/>
            <w:lang w:bidi="fa-IR"/>
          </w:rPr>
          <w:delText xml:space="preserve"> </w:delText>
        </w:r>
      </w:del>
      <w:r w:rsidRPr="002A7F59">
        <w:rPr>
          <w:rFonts w:cs="B Nazanin" w:hint="cs"/>
          <w:sz w:val="28"/>
          <w:szCs w:val="28"/>
          <w:rtl/>
          <w:lang w:bidi="fa-IR"/>
        </w:rPr>
        <w:t>کند</w:t>
      </w:r>
      <w:r w:rsidRPr="002A7F59">
        <w:rPr>
          <w:rFonts w:cs="B Nazanin"/>
          <w:sz w:val="28"/>
          <w:szCs w:val="28"/>
          <w:rtl/>
          <w:lang w:bidi="fa-IR"/>
        </w:rPr>
        <w:t xml:space="preserve">. </w:t>
      </w:r>
      <w:ins w:id="677" w:author="Windows User" w:date="2019-11-08T09:18:00Z">
        <w:r w:rsidR="00A33054">
          <w:rPr>
            <w:rFonts w:cs="B Nazanin" w:hint="cs"/>
            <w:sz w:val="28"/>
            <w:szCs w:val="28"/>
            <w:rtl/>
            <w:lang w:bidi="fa-IR"/>
          </w:rPr>
          <w:t>فقط</w:t>
        </w:r>
      </w:ins>
      <w:del w:id="678" w:author="Windows User" w:date="2019-11-08T09:18:00Z">
        <w:r w:rsidRPr="002A7F59" w:rsidDel="00A33054">
          <w:rPr>
            <w:rFonts w:cs="B Nazanin" w:hint="cs"/>
            <w:sz w:val="28"/>
            <w:szCs w:val="28"/>
            <w:rtl/>
            <w:lang w:bidi="fa-IR"/>
          </w:rPr>
          <w:delText>تنها</w:delText>
        </w:r>
      </w:del>
      <w:r w:rsidRPr="002A7F59">
        <w:rPr>
          <w:rFonts w:cs="B Nazanin"/>
          <w:sz w:val="28"/>
          <w:szCs w:val="28"/>
          <w:rtl/>
          <w:lang w:bidi="fa-IR"/>
        </w:rPr>
        <w:t xml:space="preserve"> </w:t>
      </w:r>
      <w:r w:rsidRPr="002A7F59">
        <w:rPr>
          <w:rFonts w:cs="B Nazanin" w:hint="cs"/>
          <w:sz w:val="28"/>
          <w:szCs w:val="28"/>
          <w:rtl/>
          <w:lang w:bidi="fa-IR"/>
        </w:rPr>
        <w:t>با</w:t>
      </w:r>
      <w:ins w:id="679" w:author="Windows User" w:date="2019-11-08T09:18:00Z">
        <w:r w:rsidR="00A33054">
          <w:rPr>
            <w:rFonts w:cs="B Nazanin" w:hint="cs"/>
            <w:sz w:val="28"/>
            <w:szCs w:val="28"/>
            <w:rtl/>
            <w:lang w:bidi="fa-IR"/>
          </w:rPr>
          <w:t xml:space="preserve"> کسب</w:t>
        </w:r>
      </w:ins>
      <w:r w:rsidRPr="002A7F59">
        <w:rPr>
          <w:rFonts w:cs="B Nazanin"/>
          <w:sz w:val="28"/>
          <w:szCs w:val="28"/>
          <w:rtl/>
          <w:lang w:bidi="fa-IR"/>
        </w:rPr>
        <w:t xml:space="preserve"> </w:t>
      </w:r>
      <w:r w:rsidRPr="002A7F59">
        <w:rPr>
          <w:rFonts w:cs="B Nazanin" w:hint="cs"/>
          <w:sz w:val="28"/>
          <w:szCs w:val="28"/>
          <w:rtl/>
          <w:lang w:bidi="fa-IR"/>
        </w:rPr>
        <w:t>آگاهی</w:t>
      </w:r>
      <w:r w:rsidRPr="002A7F59">
        <w:rPr>
          <w:rFonts w:cs="B Nazanin"/>
          <w:sz w:val="28"/>
          <w:szCs w:val="28"/>
          <w:rtl/>
          <w:lang w:bidi="fa-IR"/>
        </w:rPr>
        <w:t xml:space="preserve"> </w:t>
      </w:r>
      <w:r w:rsidRPr="002A7F59">
        <w:rPr>
          <w:rFonts w:cs="B Nazanin" w:hint="cs"/>
          <w:sz w:val="28"/>
          <w:szCs w:val="28"/>
          <w:rtl/>
          <w:lang w:bidi="fa-IR"/>
        </w:rPr>
        <w:t>می</w:t>
      </w:r>
      <w:ins w:id="680" w:author="Windows User" w:date="2019-11-08T09:18:00Z">
        <w:r w:rsidR="00A33054">
          <w:rPr>
            <w:rFonts w:cs="B Nazanin" w:hint="cs"/>
            <w:sz w:val="28"/>
            <w:szCs w:val="28"/>
            <w:rtl/>
            <w:lang w:bidi="fa-IR"/>
          </w:rPr>
          <w:t>‌</w:t>
        </w:r>
      </w:ins>
      <w:del w:id="681" w:author="Windows User" w:date="2019-11-08T09:18:00Z">
        <w:r w:rsidRPr="002A7F59" w:rsidDel="00A33054">
          <w:rPr>
            <w:rFonts w:cs="B Nazanin"/>
            <w:sz w:val="28"/>
            <w:szCs w:val="28"/>
            <w:rtl/>
            <w:lang w:bidi="fa-IR"/>
          </w:rPr>
          <w:delText xml:space="preserve"> </w:delText>
        </w:r>
      </w:del>
      <w:r w:rsidRPr="002A7F59">
        <w:rPr>
          <w:rFonts w:cs="B Nazanin" w:hint="cs"/>
          <w:sz w:val="28"/>
          <w:szCs w:val="28"/>
          <w:rtl/>
          <w:lang w:bidi="fa-IR"/>
        </w:rPr>
        <w:t>توان</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r w:rsidRPr="002A7F59">
        <w:rPr>
          <w:rFonts w:cs="B Nazanin"/>
          <w:sz w:val="28"/>
          <w:szCs w:val="28"/>
          <w:rtl/>
          <w:lang w:bidi="fa-IR"/>
        </w:rPr>
        <w:t xml:space="preserve"> </w:t>
      </w:r>
      <w:r w:rsidRPr="002A7F59">
        <w:rPr>
          <w:rFonts w:cs="B Nazanin" w:hint="cs"/>
          <w:sz w:val="28"/>
          <w:szCs w:val="28"/>
          <w:rtl/>
          <w:lang w:bidi="fa-IR"/>
        </w:rPr>
        <w:t>را</w:t>
      </w:r>
      <w:r w:rsidRPr="002A7F59">
        <w:rPr>
          <w:rFonts w:cs="B Nazanin"/>
          <w:sz w:val="28"/>
          <w:szCs w:val="28"/>
          <w:rtl/>
          <w:lang w:bidi="fa-IR"/>
        </w:rPr>
        <w:t xml:space="preserve"> </w:t>
      </w:r>
      <w:r w:rsidRPr="002A7F59">
        <w:rPr>
          <w:rFonts w:cs="B Nazanin" w:hint="cs"/>
          <w:sz w:val="28"/>
          <w:szCs w:val="28"/>
          <w:rtl/>
          <w:lang w:bidi="fa-IR"/>
        </w:rPr>
        <w:t>از</w:t>
      </w:r>
      <w:r w:rsidRPr="002A7F59">
        <w:rPr>
          <w:rFonts w:cs="B Nazanin"/>
          <w:sz w:val="28"/>
          <w:szCs w:val="28"/>
          <w:rtl/>
          <w:lang w:bidi="fa-IR"/>
        </w:rPr>
        <w:t xml:space="preserve"> </w:t>
      </w:r>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قومی</w:t>
      </w:r>
      <w:r w:rsidRPr="002A7F59">
        <w:rPr>
          <w:rFonts w:cs="B Nazanin"/>
          <w:sz w:val="28"/>
          <w:szCs w:val="28"/>
          <w:rtl/>
          <w:lang w:bidi="fa-IR"/>
        </w:rPr>
        <w:t xml:space="preserve"> </w:t>
      </w:r>
      <w:r w:rsidRPr="002A7F59">
        <w:rPr>
          <w:rFonts w:cs="B Nazanin" w:hint="cs"/>
          <w:sz w:val="28"/>
          <w:szCs w:val="28"/>
          <w:rtl/>
          <w:lang w:bidi="fa-IR"/>
        </w:rPr>
        <w:t>متمایز</w:t>
      </w:r>
      <w:r w:rsidRPr="002A7F59">
        <w:rPr>
          <w:rFonts w:cs="B Nazanin"/>
          <w:sz w:val="28"/>
          <w:szCs w:val="28"/>
          <w:rtl/>
          <w:lang w:bidi="fa-IR"/>
        </w:rPr>
        <w:t xml:space="preserve"> </w:t>
      </w:r>
      <w:r w:rsidRPr="002A7F59">
        <w:rPr>
          <w:rFonts w:cs="B Nazanin" w:hint="cs"/>
          <w:sz w:val="28"/>
          <w:szCs w:val="28"/>
          <w:rtl/>
          <w:lang w:bidi="fa-IR"/>
        </w:rPr>
        <w:t>کرد</w:t>
      </w:r>
      <w:r w:rsidRPr="002A7F59">
        <w:rPr>
          <w:rFonts w:cs="B Nazanin"/>
          <w:sz w:val="28"/>
          <w:szCs w:val="28"/>
          <w:rtl/>
          <w:lang w:bidi="fa-IR"/>
        </w:rPr>
        <w:t xml:space="preserve">. </w:t>
      </w:r>
      <w:ins w:id="682" w:author="Windows User" w:date="2019-11-08T09:19:00Z">
        <w:r w:rsidR="00A33054">
          <w:rPr>
            <w:rFonts w:cs="B Nazanin" w:hint="cs"/>
            <w:sz w:val="28"/>
            <w:szCs w:val="28"/>
            <w:rtl/>
            <w:lang w:bidi="fa-IR"/>
          </w:rPr>
          <w:t xml:space="preserve">هنگامی که </w:t>
        </w:r>
      </w:ins>
      <w:r w:rsidRPr="002A7F59">
        <w:rPr>
          <w:rFonts w:cs="B Nazanin" w:hint="cs"/>
          <w:sz w:val="28"/>
          <w:szCs w:val="28"/>
          <w:rtl/>
          <w:lang w:bidi="fa-IR"/>
        </w:rPr>
        <w:t>فرهنگ</w:t>
      </w:r>
      <w:r w:rsidRPr="002A7F59">
        <w:rPr>
          <w:rFonts w:cs="B Nazanin"/>
          <w:sz w:val="28"/>
          <w:szCs w:val="28"/>
          <w:rtl/>
          <w:lang w:bidi="fa-IR"/>
        </w:rPr>
        <w:t xml:space="preserve"> </w:t>
      </w:r>
      <w:r w:rsidRPr="002A7F59">
        <w:rPr>
          <w:rFonts w:cs="B Nazanin" w:hint="cs"/>
          <w:sz w:val="28"/>
          <w:szCs w:val="28"/>
          <w:rtl/>
          <w:lang w:bidi="fa-IR"/>
        </w:rPr>
        <w:t>ملی</w:t>
      </w:r>
      <w:del w:id="683" w:author="Windows User" w:date="2019-11-08T10:59:00Z">
        <w:r w:rsidRPr="002A7F59" w:rsidDel="00D1488F">
          <w:rPr>
            <w:rFonts w:cs="B Nazanin"/>
            <w:sz w:val="28"/>
            <w:szCs w:val="28"/>
            <w:rtl/>
            <w:lang w:bidi="fa-IR"/>
          </w:rPr>
          <w:delText xml:space="preserve"> </w:delText>
        </w:r>
        <w:r w:rsidRPr="002A7F59" w:rsidDel="00D1488F">
          <w:rPr>
            <w:rFonts w:cs="B Nazanin" w:hint="cs"/>
            <w:sz w:val="28"/>
            <w:szCs w:val="28"/>
            <w:rtl/>
            <w:lang w:bidi="fa-IR"/>
          </w:rPr>
          <w:delText>که</w:delText>
        </w:r>
      </w:del>
      <w:r w:rsidRPr="002A7F59">
        <w:rPr>
          <w:rFonts w:cs="B Nazanin"/>
          <w:sz w:val="28"/>
          <w:szCs w:val="28"/>
          <w:rtl/>
          <w:lang w:bidi="fa-IR"/>
        </w:rPr>
        <w:t xml:space="preserve"> </w:t>
      </w:r>
      <w:r w:rsidRPr="002A7F59">
        <w:rPr>
          <w:rFonts w:cs="B Nazanin" w:hint="cs"/>
          <w:sz w:val="28"/>
          <w:szCs w:val="28"/>
          <w:rtl/>
          <w:lang w:bidi="fa-IR"/>
        </w:rPr>
        <w:t>پرورش</w:t>
      </w:r>
      <w:r w:rsidRPr="002A7F59">
        <w:rPr>
          <w:rFonts w:cs="B Nazanin"/>
          <w:sz w:val="28"/>
          <w:szCs w:val="28"/>
          <w:rtl/>
          <w:lang w:bidi="fa-IR"/>
        </w:rPr>
        <w:t xml:space="preserve"> </w:t>
      </w:r>
      <w:r w:rsidRPr="002A7F59">
        <w:rPr>
          <w:rFonts w:cs="B Nazanin" w:hint="cs"/>
          <w:sz w:val="28"/>
          <w:szCs w:val="28"/>
          <w:rtl/>
          <w:lang w:bidi="fa-IR"/>
        </w:rPr>
        <w:t>یابد</w:t>
      </w:r>
      <w:del w:id="684" w:author="Windows User" w:date="2019-11-08T09:18:00Z">
        <w:r w:rsidRPr="002A7F59" w:rsidDel="00A33054">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از</w:t>
      </w:r>
      <w:r w:rsidRPr="002A7F59">
        <w:rPr>
          <w:rFonts w:cs="B Nazanin"/>
          <w:sz w:val="28"/>
          <w:szCs w:val="28"/>
          <w:rtl/>
          <w:lang w:bidi="fa-IR"/>
        </w:rPr>
        <w:t xml:space="preserve"> </w:t>
      </w:r>
      <w:r w:rsidRPr="002A7F59">
        <w:rPr>
          <w:rFonts w:cs="B Nazanin" w:hint="cs"/>
          <w:sz w:val="28"/>
          <w:szCs w:val="28"/>
          <w:rtl/>
          <w:lang w:bidi="fa-IR"/>
        </w:rPr>
        <w:t>مرزهای</w:t>
      </w:r>
      <w:r w:rsidRPr="002A7F59">
        <w:rPr>
          <w:rFonts w:cs="B Nazanin"/>
          <w:sz w:val="28"/>
          <w:szCs w:val="28"/>
          <w:rtl/>
          <w:lang w:bidi="fa-IR"/>
        </w:rPr>
        <w:t xml:space="preserve"> </w:t>
      </w:r>
      <w:r w:rsidRPr="002A7F59">
        <w:rPr>
          <w:rFonts w:cs="B Nazanin" w:hint="cs"/>
          <w:sz w:val="28"/>
          <w:szCs w:val="28"/>
          <w:rtl/>
          <w:lang w:bidi="fa-IR"/>
        </w:rPr>
        <w:t>نژادی</w:t>
      </w:r>
      <w:r w:rsidRPr="002A7F59">
        <w:rPr>
          <w:rFonts w:cs="B Nazanin"/>
          <w:sz w:val="28"/>
          <w:szCs w:val="28"/>
          <w:rtl/>
          <w:lang w:bidi="fa-IR"/>
        </w:rPr>
        <w:t xml:space="preserve"> </w:t>
      </w:r>
      <w:r w:rsidRPr="002A7F59">
        <w:rPr>
          <w:rFonts w:cs="B Nazanin" w:hint="cs"/>
          <w:sz w:val="28"/>
          <w:szCs w:val="28"/>
          <w:rtl/>
          <w:lang w:bidi="fa-IR"/>
        </w:rPr>
        <w:t>به</w:t>
      </w:r>
      <w:ins w:id="685" w:author="Windows User" w:date="2019-11-08T09:18:00Z">
        <w:r w:rsidR="00A33054">
          <w:rPr>
            <w:rFonts w:cs="B Nazanin" w:hint="cs"/>
            <w:sz w:val="28"/>
            <w:szCs w:val="28"/>
            <w:rtl/>
            <w:lang w:bidi="fa-IR"/>
          </w:rPr>
          <w:t>‌</w:t>
        </w:r>
      </w:ins>
      <w:del w:id="686" w:author="Windows User" w:date="2019-11-08T09:18:00Z">
        <w:r w:rsidRPr="002A7F59" w:rsidDel="00A33054">
          <w:rPr>
            <w:rFonts w:cs="B Nazanin"/>
            <w:sz w:val="28"/>
            <w:szCs w:val="28"/>
            <w:rtl/>
            <w:lang w:bidi="fa-IR"/>
          </w:rPr>
          <w:delText xml:space="preserve"> </w:delText>
        </w:r>
      </w:del>
      <w:r w:rsidRPr="002A7F59">
        <w:rPr>
          <w:rFonts w:cs="B Nazanin" w:hint="cs"/>
          <w:sz w:val="28"/>
          <w:szCs w:val="28"/>
          <w:rtl/>
          <w:lang w:bidi="fa-IR"/>
        </w:rPr>
        <w:t>سمت</w:t>
      </w:r>
      <w:r w:rsidRPr="002A7F59">
        <w:rPr>
          <w:rFonts w:cs="B Nazanin"/>
          <w:sz w:val="28"/>
          <w:szCs w:val="28"/>
          <w:rtl/>
          <w:lang w:bidi="fa-IR"/>
        </w:rPr>
        <w:t xml:space="preserve"> </w:t>
      </w:r>
      <w:r w:rsidRPr="002A7F59">
        <w:rPr>
          <w:rFonts w:cs="B Nazanin" w:hint="cs"/>
          <w:sz w:val="28"/>
          <w:szCs w:val="28"/>
          <w:rtl/>
          <w:lang w:bidi="fa-IR"/>
        </w:rPr>
        <w:t>ایجاد</w:t>
      </w:r>
      <w:r w:rsidRPr="002A7F59">
        <w:rPr>
          <w:rFonts w:cs="B Nazanin"/>
          <w:sz w:val="28"/>
          <w:szCs w:val="28"/>
          <w:rtl/>
          <w:lang w:bidi="fa-IR"/>
        </w:rPr>
        <w:t xml:space="preserve"> </w:t>
      </w:r>
      <w:r w:rsidRPr="002A7F59">
        <w:rPr>
          <w:rFonts w:cs="B Nazanin" w:hint="cs"/>
          <w:sz w:val="28"/>
          <w:szCs w:val="28"/>
          <w:rtl/>
          <w:lang w:bidi="fa-IR"/>
        </w:rPr>
        <w:t>نژاد</w:t>
      </w:r>
      <w:r w:rsidRPr="002A7F59">
        <w:rPr>
          <w:rFonts w:cs="B Nazanin"/>
          <w:sz w:val="28"/>
          <w:szCs w:val="28"/>
          <w:rtl/>
          <w:lang w:bidi="fa-IR"/>
        </w:rPr>
        <w:t xml:space="preserve"> </w:t>
      </w:r>
      <w:r w:rsidRPr="002A7F59">
        <w:rPr>
          <w:rFonts w:cs="B Nazanin" w:hint="cs"/>
          <w:sz w:val="28"/>
          <w:szCs w:val="28"/>
          <w:rtl/>
          <w:lang w:bidi="fa-IR"/>
        </w:rPr>
        <w:t>متحد</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عزت</w:t>
      </w:r>
      <w:r w:rsidRPr="002A7F59">
        <w:rPr>
          <w:rFonts w:cs="B Nazanin"/>
          <w:sz w:val="28"/>
          <w:szCs w:val="28"/>
          <w:rtl/>
          <w:lang w:bidi="fa-IR"/>
        </w:rPr>
        <w:t xml:space="preserve"> </w:t>
      </w:r>
      <w:r w:rsidRPr="002A7F59">
        <w:rPr>
          <w:rFonts w:cs="B Nazanin" w:hint="cs"/>
          <w:sz w:val="28"/>
          <w:szCs w:val="28"/>
          <w:rtl/>
          <w:lang w:bidi="fa-IR"/>
        </w:rPr>
        <w:t>مالز</w:t>
      </w:r>
      <w:r>
        <w:rPr>
          <w:rFonts w:cs="B Nazanin" w:hint="cs"/>
          <w:sz w:val="28"/>
          <w:szCs w:val="28"/>
          <w:rtl/>
          <w:lang w:bidi="fa-IR"/>
        </w:rPr>
        <w:t>یای</w:t>
      </w:r>
      <w:r w:rsidRPr="002A7F59">
        <w:rPr>
          <w:rFonts w:cs="B Nazanin" w:hint="cs"/>
          <w:sz w:val="28"/>
          <w:szCs w:val="28"/>
          <w:rtl/>
          <w:lang w:bidi="fa-IR"/>
        </w:rPr>
        <w:t>ی</w:t>
      </w:r>
      <w:r w:rsidRPr="002A7F59">
        <w:rPr>
          <w:rFonts w:cs="B Nazanin"/>
          <w:sz w:val="28"/>
          <w:szCs w:val="28"/>
          <w:rtl/>
          <w:lang w:bidi="fa-IR"/>
        </w:rPr>
        <w:t xml:space="preserve"> </w:t>
      </w:r>
      <w:r w:rsidRPr="002A7F59">
        <w:rPr>
          <w:rFonts w:cs="B Nazanin" w:hint="cs"/>
          <w:sz w:val="28"/>
          <w:szCs w:val="28"/>
          <w:rtl/>
          <w:lang w:bidi="fa-IR"/>
        </w:rPr>
        <w:t>فراتر</w:t>
      </w:r>
      <w:r w:rsidRPr="002A7F59">
        <w:rPr>
          <w:rFonts w:cs="B Nazanin"/>
          <w:sz w:val="28"/>
          <w:szCs w:val="28"/>
          <w:rtl/>
          <w:lang w:bidi="fa-IR"/>
        </w:rPr>
        <w:t xml:space="preserve"> </w:t>
      </w:r>
      <w:r w:rsidRPr="002A7F59">
        <w:rPr>
          <w:rFonts w:cs="B Nazanin" w:hint="cs"/>
          <w:sz w:val="28"/>
          <w:szCs w:val="28"/>
          <w:rtl/>
          <w:lang w:bidi="fa-IR"/>
        </w:rPr>
        <w:t>خواهد</w:t>
      </w:r>
      <w:r w:rsidRPr="002A7F59">
        <w:rPr>
          <w:rFonts w:cs="B Nazanin"/>
          <w:sz w:val="28"/>
          <w:szCs w:val="28"/>
          <w:rtl/>
          <w:lang w:bidi="fa-IR"/>
        </w:rPr>
        <w:t xml:space="preserve"> </w:t>
      </w:r>
      <w:r w:rsidRPr="002A7F59">
        <w:rPr>
          <w:rFonts w:cs="B Nazanin" w:hint="cs"/>
          <w:sz w:val="28"/>
          <w:szCs w:val="28"/>
          <w:rtl/>
          <w:lang w:bidi="fa-IR"/>
        </w:rPr>
        <w:t>رفت</w:t>
      </w:r>
      <w:r w:rsidRPr="002A7F59">
        <w:rPr>
          <w:rFonts w:cs="B Nazanin"/>
          <w:sz w:val="28"/>
          <w:szCs w:val="28"/>
          <w:rtl/>
          <w:lang w:bidi="fa-IR"/>
        </w:rPr>
        <w:t>.</w:t>
      </w:r>
      <w:ins w:id="687" w:author="Windows User" w:date="2019-11-08T10:59:00Z">
        <w:r w:rsidR="00D1488F">
          <w:rPr>
            <w:rFonts w:cs="B Nazanin" w:hint="cs"/>
            <w:sz w:val="28"/>
            <w:szCs w:val="28"/>
            <w:rtl/>
            <w:lang w:bidi="fa-IR"/>
          </w:rPr>
          <w:t xml:space="preserve"> </w:t>
        </w:r>
      </w:ins>
    </w:p>
    <w:p w:rsidR="00FF48ED" w:rsidRDefault="00FF48ED" w:rsidP="00CD4F47">
      <w:pPr>
        <w:bidi/>
        <w:ind w:left="360"/>
        <w:rPr>
          <w:rFonts w:cs="B Nazanin"/>
          <w:sz w:val="28"/>
          <w:szCs w:val="28"/>
          <w:rtl/>
          <w:lang w:bidi="fa-IR"/>
        </w:rPr>
      </w:pPr>
      <w:r w:rsidRPr="002A7F59">
        <w:rPr>
          <w:rFonts w:cs="B Nazanin" w:hint="cs"/>
          <w:sz w:val="28"/>
          <w:szCs w:val="28"/>
          <w:rtl/>
          <w:lang w:bidi="fa-IR"/>
        </w:rPr>
        <w:t>با</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حال</w:t>
      </w:r>
      <w:del w:id="688" w:author="Windows User" w:date="2019-11-08T09:14:00Z">
        <w:r w:rsidRPr="002A7F59" w:rsidDel="009C344C">
          <w:rPr>
            <w:rFonts w:cs="B Nazanin"/>
            <w:sz w:val="28"/>
            <w:szCs w:val="28"/>
            <w:rtl/>
            <w:lang w:bidi="fa-IR"/>
          </w:rPr>
          <w:delText xml:space="preserve"> </w:delText>
        </w:r>
      </w:del>
      <w:r w:rsidRPr="002A7F59">
        <w:rPr>
          <w:rFonts w:cs="B Nazanin" w:hint="cs"/>
          <w:sz w:val="28"/>
          <w:szCs w:val="28"/>
          <w:rtl/>
          <w:lang w:bidi="fa-IR"/>
        </w:rPr>
        <w:t>،</w:t>
      </w:r>
      <w:r w:rsidRPr="002A7F59">
        <w:rPr>
          <w:rFonts w:cs="B Nazanin"/>
          <w:sz w:val="28"/>
          <w:szCs w:val="28"/>
          <w:rtl/>
          <w:lang w:bidi="fa-IR"/>
        </w:rPr>
        <w:t xml:space="preserve"> </w:t>
      </w:r>
      <w:r w:rsidRPr="002A7F59">
        <w:rPr>
          <w:rFonts w:cs="B Nazanin" w:hint="cs"/>
          <w:sz w:val="28"/>
          <w:szCs w:val="28"/>
          <w:rtl/>
          <w:lang w:bidi="fa-IR"/>
        </w:rPr>
        <w:t>اجرای</w:t>
      </w:r>
      <w:r w:rsidRPr="00FF48ED">
        <w:rPr>
          <w:rFonts w:cs="B Nazanin" w:hint="cs"/>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فرایند</w:t>
      </w:r>
      <w:r w:rsidRPr="002A7F59">
        <w:rPr>
          <w:rFonts w:cs="B Nazanin"/>
          <w:sz w:val="28"/>
          <w:szCs w:val="28"/>
          <w:rtl/>
          <w:lang w:bidi="fa-IR"/>
        </w:rPr>
        <w:t xml:space="preserve"> </w:t>
      </w:r>
      <w:r w:rsidRPr="002A7F59">
        <w:rPr>
          <w:rFonts w:cs="B Nazanin" w:hint="cs"/>
          <w:sz w:val="28"/>
          <w:szCs w:val="28"/>
          <w:rtl/>
          <w:lang w:bidi="fa-IR"/>
        </w:rPr>
        <w:t>پیچیده</w:t>
      </w:r>
      <w:r w:rsidRPr="002A7F59">
        <w:rPr>
          <w:rFonts w:cs="B Nazanin"/>
          <w:sz w:val="28"/>
          <w:szCs w:val="28"/>
          <w:rtl/>
          <w:lang w:bidi="fa-IR"/>
        </w:rPr>
        <w:t xml:space="preserve"> </w:t>
      </w:r>
      <w:r w:rsidRPr="002A7F59">
        <w:rPr>
          <w:rFonts w:cs="B Nazanin" w:hint="cs"/>
          <w:sz w:val="28"/>
          <w:szCs w:val="28"/>
          <w:rtl/>
          <w:lang w:bidi="fa-IR"/>
        </w:rPr>
        <w:t>است</w:t>
      </w:r>
      <w:r w:rsidRPr="002A7F59">
        <w:rPr>
          <w:rFonts w:cs="B Nazanin"/>
          <w:sz w:val="28"/>
          <w:szCs w:val="28"/>
          <w:rtl/>
          <w:lang w:bidi="fa-IR"/>
        </w:rPr>
        <w:t xml:space="preserve">. </w:t>
      </w:r>
      <w:r>
        <w:rPr>
          <w:rFonts w:cs="B Nazanin" w:hint="cs"/>
          <w:sz w:val="28"/>
          <w:szCs w:val="28"/>
          <w:rtl/>
          <w:lang w:bidi="fa-IR"/>
        </w:rPr>
        <w:t>افزایش</w:t>
      </w:r>
      <w:r w:rsidRPr="002A7F59">
        <w:rPr>
          <w:rFonts w:cs="B Nazanin"/>
          <w:sz w:val="28"/>
          <w:szCs w:val="28"/>
          <w:rtl/>
          <w:lang w:bidi="fa-IR"/>
        </w:rPr>
        <w:t xml:space="preserve"> </w:t>
      </w:r>
      <w:r w:rsidRPr="002A7F59">
        <w:rPr>
          <w:rFonts w:cs="B Nazanin" w:hint="cs"/>
          <w:sz w:val="28"/>
          <w:szCs w:val="28"/>
          <w:rtl/>
          <w:lang w:bidi="fa-IR"/>
        </w:rPr>
        <w:t>آگاهی</w:t>
      </w:r>
      <w:r w:rsidRPr="002A7F59">
        <w:rPr>
          <w:rFonts w:cs="B Nazanin"/>
          <w:sz w:val="28"/>
          <w:szCs w:val="28"/>
          <w:rtl/>
          <w:lang w:bidi="fa-IR"/>
        </w:rPr>
        <w:t xml:space="preserve"> </w:t>
      </w:r>
      <w:r w:rsidRPr="002A7F59">
        <w:rPr>
          <w:rFonts w:cs="B Nazanin" w:hint="cs"/>
          <w:sz w:val="28"/>
          <w:szCs w:val="28"/>
          <w:rtl/>
          <w:lang w:bidi="fa-IR"/>
        </w:rPr>
        <w:t>و</w:t>
      </w:r>
      <w:r w:rsidRPr="002A7F59">
        <w:rPr>
          <w:rFonts w:cs="B Nazanin"/>
          <w:sz w:val="28"/>
          <w:szCs w:val="28"/>
          <w:rtl/>
          <w:lang w:bidi="fa-IR"/>
        </w:rPr>
        <w:t xml:space="preserve"> </w:t>
      </w:r>
      <w:r w:rsidRPr="002A7F59">
        <w:rPr>
          <w:rFonts w:cs="B Nazanin" w:hint="cs"/>
          <w:sz w:val="28"/>
          <w:szCs w:val="28"/>
          <w:rtl/>
          <w:lang w:bidi="fa-IR"/>
        </w:rPr>
        <w:t>تفاهم</w:t>
      </w:r>
      <w:r w:rsidRPr="002A7F59">
        <w:rPr>
          <w:rFonts w:cs="B Nazanin"/>
          <w:sz w:val="28"/>
          <w:szCs w:val="28"/>
          <w:rtl/>
          <w:lang w:bidi="fa-IR"/>
        </w:rPr>
        <w:t xml:space="preserve"> </w:t>
      </w:r>
      <w:r w:rsidR="00B83071">
        <w:rPr>
          <w:rFonts w:cs="B Nazanin" w:hint="cs"/>
          <w:sz w:val="28"/>
          <w:szCs w:val="28"/>
          <w:rtl/>
          <w:lang w:bidi="fa-IR"/>
        </w:rPr>
        <w:t xml:space="preserve">اجتماعی </w:t>
      </w:r>
      <w:ins w:id="689" w:author="Windows User" w:date="2019-11-08T09:14:00Z">
        <w:r w:rsidR="009C344C">
          <w:rPr>
            <w:rFonts w:cs="B Nazanin" w:hint="cs"/>
            <w:sz w:val="28"/>
            <w:szCs w:val="28"/>
            <w:rtl/>
            <w:lang w:bidi="fa-IR"/>
          </w:rPr>
          <w:t>برای</w:t>
        </w:r>
      </w:ins>
      <w:del w:id="690" w:author="Windows User" w:date="2019-11-08T09:14:00Z">
        <w:r w:rsidR="00B83071" w:rsidDel="009C344C">
          <w:rPr>
            <w:rFonts w:cs="B Nazanin" w:hint="cs"/>
            <w:sz w:val="28"/>
            <w:szCs w:val="28"/>
            <w:rtl/>
            <w:lang w:bidi="fa-IR"/>
          </w:rPr>
          <w:delText>در</w:delText>
        </w:r>
      </w:del>
      <w:r w:rsidRPr="002A7F59">
        <w:rPr>
          <w:rFonts w:cs="B Nazanin"/>
          <w:sz w:val="28"/>
          <w:szCs w:val="28"/>
          <w:rtl/>
          <w:lang w:bidi="fa-IR"/>
        </w:rPr>
        <w:t xml:space="preserve"> </w:t>
      </w:r>
      <w:r w:rsidRPr="002A7F59">
        <w:rPr>
          <w:rFonts w:cs="B Nazanin" w:hint="cs"/>
          <w:sz w:val="28"/>
          <w:szCs w:val="28"/>
          <w:rtl/>
          <w:lang w:bidi="fa-IR"/>
        </w:rPr>
        <w:t>دستیابی</w:t>
      </w:r>
      <w:r w:rsidRPr="002A7F59">
        <w:rPr>
          <w:rFonts w:cs="B Nazanin"/>
          <w:sz w:val="28"/>
          <w:szCs w:val="28"/>
          <w:rtl/>
          <w:lang w:bidi="fa-IR"/>
        </w:rPr>
        <w:t xml:space="preserve"> </w:t>
      </w:r>
      <w:r w:rsidRPr="002A7F59">
        <w:rPr>
          <w:rFonts w:cs="B Nazanin" w:hint="cs"/>
          <w:sz w:val="28"/>
          <w:szCs w:val="28"/>
          <w:rtl/>
          <w:lang w:bidi="fa-IR"/>
        </w:rPr>
        <w:t>به</w:t>
      </w:r>
      <w:r w:rsidRPr="002A7F59">
        <w:rPr>
          <w:rFonts w:cs="B Nazanin"/>
          <w:sz w:val="28"/>
          <w:szCs w:val="28"/>
          <w:rtl/>
          <w:lang w:bidi="fa-IR"/>
        </w:rPr>
        <w:t xml:space="preserve"> </w:t>
      </w:r>
      <w:r w:rsidRPr="002A7F59">
        <w:rPr>
          <w:rFonts w:cs="B Nazanin" w:hint="cs"/>
          <w:sz w:val="28"/>
          <w:szCs w:val="28"/>
          <w:rtl/>
          <w:lang w:bidi="fa-IR"/>
        </w:rPr>
        <w:t>این</w:t>
      </w:r>
      <w:r w:rsidRPr="002A7F59">
        <w:rPr>
          <w:rFonts w:cs="B Nazanin"/>
          <w:sz w:val="28"/>
          <w:szCs w:val="28"/>
          <w:rtl/>
          <w:lang w:bidi="fa-IR"/>
        </w:rPr>
        <w:t xml:space="preserve"> </w:t>
      </w:r>
      <w:r w:rsidRPr="002A7F59">
        <w:rPr>
          <w:rFonts w:cs="B Nazanin" w:hint="cs"/>
          <w:sz w:val="28"/>
          <w:szCs w:val="28"/>
          <w:rtl/>
          <w:lang w:bidi="fa-IR"/>
        </w:rPr>
        <w:t>سیاست</w:t>
      </w:r>
      <w:r w:rsidRPr="002A7F59">
        <w:rPr>
          <w:rFonts w:cs="B Nazanin"/>
          <w:sz w:val="28"/>
          <w:szCs w:val="28"/>
          <w:rtl/>
          <w:lang w:bidi="fa-IR"/>
        </w:rPr>
        <w:t xml:space="preserve"> </w:t>
      </w:r>
      <w:r w:rsidRPr="002A7F59">
        <w:rPr>
          <w:rFonts w:cs="B Nazanin" w:hint="cs"/>
          <w:sz w:val="28"/>
          <w:szCs w:val="28"/>
          <w:rtl/>
          <w:lang w:bidi="fa-IR"/>
        </w:rPr>
        <w:t>کمک</w:t>
      </w:r>
      <w:r w:rsidRPr="002A7F59">
        <w:rPr>
          <w:rFonts w:cs="B Nazanin"/>
          <w:sz w:val="28"/>
          <w:szCs w:val="28"/>
          <w:rtl/>
          <w:lang w:bidi="fa-IR"/>
        </w:rPr>
        <w:t xml:space="preserve"> </w:t>
      </w:r>
      <w:r w:rsidR="00B83071">
        <w:rPr>
          <w:rFonts w:cs="B Nazanin" w:hint="cs"/>
          <w:sz w:val="28"/>
          <w:szCs w:val="28"/>
          <w:rtl/>
          <w:lang w:bidi="fa-IR"/>
        </w:rPr>
        <w:t xml:space="preserve">مؤثری </w:t>
      </w:r>
      <w:r w:rsidRPr="002A7F59">
        <w:rPr>
          <w:rFonts w:cs="B Nazanin" w:hint="cs"/>
          <w:sz w:val="28"/>
          <w:szCs w:val="28"/>
          <w:rtl/>
          <w:lang w:bidi="fa-IR"/>
        </w:rPr>
        <w:t>خواهد</w:t>
      </w:r>
      <w:r w:rsidRPr="002A7F59">
        <w:rPr>
          <w:rFonts w:cs="B Nazanin"/>
          <w:sz w:val="28"/>
          <w:szCs w:val="28"/>
          <w:rtl/>
          <w:lang w:bidi="fa-IR"/>
        </w:rPr>
        <w:t xml:space="preserve"> </w:t>
      </w:r>
      <w:r w:rsidRPr="002A7F59">
        <w:rPr>
          <w:rFonts w:cs="B Nazanin" w:hint="cs"/>
          <w:sz w:val="28"/>
          <w:szCs w:val="28"/>
          <w:rtl/>
          <w:lang w:bidi="fa-IR"/>
        </w:rPr>
        <w:t>کرد</w:t>
      </w:r>
      <w:r w:rsidRPr="002A7F59">
        <w:rPr>
          <w:rFonts w:cs="B Nazanin"/>
          <w:sz w:val="28"/>
          <w:szCs w:val="28"/>
          <w:rtl/>
          <w:lang w:bidi="fa-IR"/>
        </w:rPr>
        <w:t>.</w:t>
      </w:r>
      <w:del w:id="691" w:author="Windows User" w:date="2019-11-08T09:19:00Z">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فرهنگ</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ملی</w:delText>
        </w:r>
      </w:del>
      <w:del w:id="692" w:author="Windows User" w:date="2019-11-08T09:15:00Z">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که</w:delText>
        </w:r>
      </w:del>
      <w:del w:id="693" w:author="Windows User" w:date="2019-11-08T09:19:00Z">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پرورش</w:delText>
        </w:r>
        <w:r w:rsidRPr="002A7F59" w:rsidDel="00A33054">
          <w:rPr>
            <w:rFonts w:cs="B Nazanin"/>
            <w:sz w:val="28"/>
            <w:szCs w:val="28"/>
            <w:rtl/>
            <w:lang w:bidi="fa-IR"/>
          </w:rPr>
          <w:delText xml:space="preserve"> </w:delText>
        </w:r>
        <w:r w:rsidDel="00A33054">
          <w:rPr>
            <w:rFonts w:cs="B Nazanin" w:hint="cs"/>
            <w:sz w:val="28"/>
            <w:szCs w:val="28"/>
            <w:rtl/>
            <w:lang w:bidi="fa-IR"/>
          </w:rPr>
          <w:delText>یا</w:delText>
        </w:r>
        <w:r w:rsidR="00B83071" w:rsidDel="00A33054">
          <w:rPr>
            <w:rFonts w:cs="B Nazanin" w:hint="cs"/>
            <w:sz w:val="28"/>
            <w:szCs w:val="28"/>
            <w:rtl/>
            <w:lang w:bidi="fa-IR"/>
          </w:rPr>
          <w:delText>بد</w:delText>
        </w:r>
        <w:r w:rsidRPr="002A7F59" w:rsidDel="00A33054">
          <w:rPr>
            <w:rFonts w:cs="B Nazanin" w:hint="cs"/>
            <w:sz w:val="28"/>
            <w:szCs w:val="28"/>
            <w:rtl/>
            <w:lang w:bidi="fa-IR"/>
          </w:rPr>
          <w:delText>،</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در</w:delText>
        </w:r>
        <w:r w:rsidRPr="002A7F59" w:rsidDel="00A33054">
          <w:rPr>
            <w:rFonts w:cs="B Nazanin"/>
            <w:sz w:val="28"/>
            <w:szCs w:val="28"/>
            <w:rtl/>
            <w:lang w:bidi="fa-IR"/>
          </w:rPr>
          <w:delText xml:space="preserve"> </w:delText>
        </w:r>
        <w:r w:rsidRPr="00A33054" w:rsidDel="00A33054">
          <w:rPr>
            <w:rFonts w:cs="B Nazanin" w:hint="eastAsia"/>
            <w:sz w:val="28"/>
            <w:szCs w:val="28"/>
            <w:highlight w:val="yellow"/>
            <w:rtl/>
            <w:lang w:bidi="fa-IR"/>
            <w:rPrChange w:id="694" w:author="Windows User" w:date="2019-11-08T09:15:00Z">
              <w:rPr>
                <w:rFonts w:cs="B Nazanin" w:hint="eastAsia"/>
                <w:sz w:val="28"/>
                <w:szCs w:val="28"/>
                <w:rtl/>
                <w:lang w:bidi="fa-IR"/>
              </w:rPr>
            </w:rPrChange>
          </w:rPr>
          <w:delText>ا</w:delText>
        </w:r>
        <w:r w:rsidRPr="00A33054" w:rsidDel="00A33054">
          <w:rPr>
            <w:rFonts w:cs="B Nazanin" w:hint="cs"/>
            <w:sz w:val="28"/>
            <w:szCs w:val="28"/>
            <w:highlight w:val="yellow"/>
            <w:rtl/>
            <w:lang w:bidi="fa-IR"/>
            <w:rPrChange w:id="695" w:author="Windows User" w:date="2019-11-08T09:15:00Z">
              <w:rPr>
                <w:rFonts w:cs="B Nazanin" w:hint="cs"/>
                <w:sz w:val="28"/>
                <w:szCs w:val="28"/>
                <w:rtl/>
                <w:lang w:bidi="fa-IR"/>
              </w:rPr>
            </w:rPrChange>
          </w:rPr>
          <w:delText>ی</w:delText>
        </w:r>
        <w:r w:rsidRPr="00A33054" w:rsidDel="00A33054">
          <w:rPr>
            <w:rFonts w:cs="B Nazanin" w:hint="eastAsia"/>
            <w:sz w:val="28"/>
            <w:szCs w:val="28"/>
            <w:highlight w:val="yellow"/>
            <w:rtl/>
            <w:lang w:bidi="fa-IR"/>
            <w:rPrChange w:id="696" w:author="Windows User" w:date="2019-11-08T09:15:00Z">
              <w:rPr>
                <w:rFonts w:cs="B Nazanin" w:hint="eastAsia"/>
                <w:sz w:val="28"/>
                <w:szCs w:val="28"/>
                <w:rtl/>
                <w:lang w:bidi="fa-IR"/>
              </w:rPr>
            </w:rPrChange>
          </w:rPr>
          <w:delText>جاد</w:delText>
        </w:r>
        <w:r w:rsidRPr="00A33054" w:rsidDel="00A33054">
          <w:rPr>
            <w:rFonts w:cs="B Nazanin"/>
            <w:sz w:val="28"/>
            <w:szCs w:val="28"/>
            <w:highlight w:val="yellow"/>
            <w:rtl/>
            <w:lang w:bidi="fa-IR"/>
            <w:rPrChange w:id="697" w:author="Windows User" w:date="2019-11-08T09:15:00Z">
              <w:rPr>
                <w:rFonts w:cs="B Nazanin"/>
                <w:sz w:val="28"/>
                <w:szCs w:val="28"/>
                <w:rtl/>
                <w:lang w:bidi="fa-IR"/>
              </w:rPr>
            </w:rPrChange>
          </w:rPr>
          <w:delText xml:space="preserve"> </w:delText>
        </w:r>
        <w:r w:rsidRPr="00A33054" w:rsidDel="00A33054">
          <w:rPr>
            <w:rFonts w:cs="B Nazanin" w:hint="eastAsia"/>
            <w:sz w:val="28"/>
            <w:szCs w:val="28"/>
            <w:highlight w:val="yellow"/>
            <w:rtl/>
            <w:lang w:bidi="fa-IR"/>
            <w:rPrChange w:id="698" w:author="Windows User" w:date="2019-11-08T09:15:00Z">
              <w:rPr>
                <w:rFonts w:cs="B Nazanin" w:hint="eastAsia"/>
                <w:sz w:val="28"/>
                <w:szCs w:val="28"/>
                <w:rtl/>
                <w:lang w:bidi="fa-IR"/>
              </w:rPr>
            </w:rPrChange>
          </w:rPr>
          <w:delText>نژاد</w:delText>
        </w:r>
        <w:r w:rsidRPr="00A33054" w:rsidDel="00A33054">
          <w:rPr>
            <w:rFonts w:cs="B Nazanin"/>
            <w:sz w:val="28"/>
            <w:szCs w:val="28"/>
            <w:highlight w:val="yellow"/>
            <w:rtl/>
            <w:lang w:bidi="fa-IR"/>
            <w:rPrChange w:id="699" w:author="Windows User" w:date="2019-11-08T09:15:00Z">
              <w:rPr>
                <w:rFonts w:cs="B Nazanin"/>
                <w:sz w:val="28"/>
                <w:szCs w:val="28"/>
                <w:rtl/>
                <w:lang w:bidi="fa-IR"/>
              </w:rPr>
            </w:rPrChange>
          </w:rPr>
          <w:delText xml:space="preserve"> </w:delText>
        </w:r>
        <w:r w:rsidRPr="00A33054" w:rsidDel="00A33054">
          <w:rPr>
            <w:rFonts w:cs="B Nazanin" w:hint="eastAsia"/>
            <w:sz w:val="28"/>
            <w:szCs w:val="28"/>
            <w:highlight w:val="yellow"/>
            <w:rtl/>
            <w:lang w:bidi="fa-IR"/>
            <w:rPrChange w:id="700" w:author="Windows User" w:date="2019-11-08T09:15:00Z">
              <w:rPr>
                <w:rFonts w:cs="B Nazanin" w:hint="eastAsia"/>
                <w:sz w:val="28"/>
                <w:szCs w:val="28"/>
                <w:rtl/>
                <w:lang w:bidi="fa-IR"/>
              </w:rPr>
            </w:rPrChange>
          </w:rPr>
          <w:delText>با</w:delText>
        </w:r>
        <w:r w:rsidRPr="00A33054" w:rsidDel="00A33054">
          <w:rPr>
            <w:rFonts w:cs="B Nazanin"/>
            <w:sz w:val="28"/>
            <w:szCs w:val="28"/>
            <w:highlight w:val="yellow"/>
            <w:rtl/>
            <w:lang w:bidi="fa-IR"/>
            <w:rPrChange w:id="701" w:author="Windows User" w:date="2019-11-08T09:15:00Z">
              <w:rPr>
                <w:rFonts w:cs="B Nazanin"/>
                <w:sz w:val="28"/>
                <w:szCs w:val="28"/>
                <w:rtl/>
                <w:lang w:bidi="fa-IR"/>
              </w:rPr>
            </w:rPrChange>
          </w:rPr>
          <w:delText xml:space="preserve"> </w:delText>
        </w:r>
        <w:r w:rsidRPr="00A33054" w:rsidDel="00A33054">
          <w:rPr>
            <w:rFonts w:cs="B Nazanin" w:hint="eastAsia"/>
            <w:sz w:val="28"/>
            <w:szCs w:val="28"/>
            <w:highlight w:val="yellow"/>
            <w:rtl/>
            <w:lang w:bidi="fa-IR"/>
            <w:rPrChange w:id="702" w:author="Windows User" w:date="2019-11-08T09:15:00Z">
              <w:rPr>
                <w:rFonts w:cs="B Nazanin" w:hint="eastAsia"/>
                <w:sz w:val="28"/>
                <w:szCs w:val="28"/>
                <w:rtl/>
                <w:lang w:bidi="fa-IR"/>
              </w:rPr>
            </w:rPrChange>
          </w:rPr>
          <w:delText>عزت</w:delText>
        </w:r>
        <w:r w:rsidRPr="00A33054" w:rsidDel="00A33054">
          <w:rPr>
            <w:rFonts w:cs="B Nazanin"/>
            <w:sz w:val="28"/>
            <w:szCs w:val="28"/>
            <w:highlight w:val="yellow"/>
            <w:rtl/>
            <w:lang w:bidi="fa-IR"/>
            <w:rPrChange w:id="703" w:author="Windows User" w:date="2019-11-08T09:15:00Z">
              <w:rPr>
                <w:rFonts w:cs="B Nazanin"/>
                <w:sz w:val="28"/>
                <w:szCs w:val="28"/>
                <w:rtl/>
                <w:lang w:bidi="fa-IR"/>
              </w:rPr>
            </w:rPrChange>
          </w:rPr>
          <w:delText xml:space="preserve"> </w:delText>
        </w:r>
        <w:r w:rsidRPr="00A33054" w:rsidDel="00A33054">
          <w:rPr>
            <w:rFonts w:cs="B Nazanin" w:hint="eastAsia"/>
            <w:sz w:val="28"/>
            <w:szCs w:val="28"/>
            <w:highlight w:val="yellow"/>
            <w:rtl/>
            <w:lang w:bidi="fa-IR"/>
            <w:rPrChange w:id="704" w:author="Windows User" w:date="2019-11-08T09:15:00Z">
              <w:rPr>
                <w:rFonts w:cs="B Nazanin" w:hint="eastAsia"/>
                <w:sz w:val="28"/>
                <w:szCs w:val="28"/>
                <w:rtl/>
                <w:lang w:bidi="fa-IR"/>
              </w:rPr>
            </w:rPrChange>
          </w:rPr>
          <w:delText>مالز</w:delText>
        </w:r>
        <w:r w:rsidR="00B83071" w:rsidRPr="00A33054" w:rsidDel="00A33054">
          <w:rPr>
            <w:rFonts w:cs="B Nazanin" w:hint="cs"/>
            <w:sz w:val="28"/>
            <w:szCs w:val="28"/>
            <w:highlight w:val="yellow"/>
            <w:rtl/>
            <w:lang w:bidi="fa-IR"/>
            <w:rPrChange w:id="705" w:author="Windows User" w:date="2019-11-08T09:15:00Z">
              <w:rPr>
                <w:rFonts w:cs="B Nazanin" w:hint="cs"/>
                <w:sz w:val="28"/>
                <w:szCs w:val="28"/>
                <w:rtl/>
                <w:lang w:bidi="fa-IR"/>
              </w:rPr>
            </w:rPrChange>
          </w:rPr>
          <w:delText>ی</w:delText>
        </w:r>
        <w:r w:rsidR="00B83071" w:rsidRPr="00A33054" w:rsidDel="00A33054">
          <w:rPr>
            <w:rFonts w:cs="B Nazanin" w:hint="eastAsia"/>
            <w:sz w:val="28"/>
            <w:szCs w:val="28"/>
            <w:highlight w:val="yellow"/>
            <w:rtl/>
            <w:lang w:bidi="fa-IR"/>
            <w:rPrChange w:id="706" w:author="Windows User" w:date="2019-11-08T09:15:00Z">
              <w:rPr>
                <w:rFonts w:cs="B Nazanin" w:hint="eastAsia"/>
                <w:sz w:val="28"/>
                <w:szCs w:val="28"/>
                <w:rtl/>
                <w:lang w:bidi="fa-IR"/>
              </w:rPr>
            </w:rPrChange>
          </w:rPr>
          <w:delText>ا</w:delText>
        </w:r>
        <w:r w:rsidR="00B83071" w:rsidRPr="00A33054" w:rsidDel="00A33054">
          <w:rPr>
            <w:rFonts w:cs="B Nazanin" w:hint="cs"/>
            <w:sz w:val="28"/>
            <w:szCs w:val="28"/>
            <w:highlight w:val="yellow"/>
            <w:rtl/>
            <w:lang w:bidi="fa-IR"/>
            <w:rPrChange w:id="707" w:author="Windows User" w:date="2019-11-08T09:15:00Z">
              <w:rPr>
                <w:rFonts w:cs="B Nazanin" w:hint="cs"/>
                <w:sz w:val="28"/>
                <w:szCs w:val="28"/>
                <w:rtl/>
                <w:lang w:bidi="fa-IR"/>
              </w:rPr>
            </w:rPrChange>
          </w:rPr>
          <w:delText>ی</w:delText>
        </w:r>
        <w:r w:rsidRPr="00A33054" w:rsidDel="00A33054">
          <w:rPr>
            <w:rFonts w:cs="B Nazanin" w:hint="cs"/>
            <w:sz w:val="28"/>
            <w:szCs w:val="28"/>
            <w:highlight w:val="yellow"/>
            <w:rtl/>
            <w:lang w:bidi="fa-IR"/>
            <w:rPrChange w:id="708" w:author="Windows User" w:date="2019-11-08T09:15:00Z">
              <w:rPr>
                <w:rFonts w:cs="B Nazanin" w:hint="cs"/>
                <w:sz w:val="28"/>
                <w:szCs w:val="28"/>
                <w:rtl/>
                <w:lang w:bidi="fa-IR"/>
              </w:rPr>
            </w:rPrChange>
          </w:rPr>
          <w:delText>ی</w:delText>
        </w:r>
        <w:r w:rsidR="00B83071" w:rsidDel="00A33054">
          <w:rPr>
            <w:rFonts w:cs="B Nazanin" w:hint="cs"/>
            <w:sz w:val="28"/>
            <w:szCs w:val="28"/>
            <w:rtl/>
            <w:lang w:bidi="fa-IR"/>
          </w:rPr>
          <w:delText>،</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از</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مرزهای</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نژاد</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و</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دین</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فراتر</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خواهد</w:delText>
        </w:r>
        <w:r w:rsidRPr="002A7F59" w:rsidDel="00A33054">
          <w:rPr>
            <w:rFonts w:cs="B Nazanin"/>
            <w:sz w:val="28"/>
            <w:szCs w:val="28"/>
            <w:rtl/>
            <w:lang w:bidi="fa-IR"/>
          </w:rPr>
          <w:delText xml:space="preserve"> </w:delText>
        </w:r>
        <w:r w:rsidRPr="002A7F59" w:rsidDel="00A33054">
          <w:rPr>
            <w:rFonts w:cs="B Nazanin" w:hint="cs"/>
            <w:sz w:val="28"/>
            <w:szCs w:val="28"/>
            <w:rtl/>
            <w:lang w:bidi="fa-IR"/>
          </w:rPr>
          <w:delText>رفت</w:delText>
        </w:r>
        <w:r w:rsidRPr="002A7F59" w:rsidDel="00A33054">
          <w:rPr>
            <w:rFonts w:cs="B Nazanin"/>
            <w:sz w:val="28"/>
            <w:szCs w:val="28"/>
            <w:rtl/>
            <w:lang w:bidi="fa-IR"/>
          </w:rPr>
          <w:delText>.</w:delText>
        </w:r>
      </w:del>
    </w:p>
    <w:p w:rsidR="00700D4D" w:rsidRPr="00700D4D" w:rsidRDefault="00700D4D" w:rsidP="00700D4D">
      <w:pPr>
        <w:bidi/>
        <w:rPr>
          <w:rFonts w:cs="B Zar"/>
          <w:b/>
          <w:bCs/>
          <w:sz w:val="26"/>
          <w:szCs w:val="26"/>
          <w:rtl/>
          <w:lang w:bidi="fa-IR"/>
        </w:rPr>
      </w:pPr>
      <w:r w:rsidRPr="00700D4D">
        <w:rPr>
          <w:rFonts w:cs="B Zar" w:hint="cs"/>
          <w:b/>
          <w:bCs/>
          <w:sz w:val="26"/>
          <w:szCs w:val="26"/>
          <w:rtl/>
          <w:lang w:bidi="fa-IR"/>
        </w:rPr>
        <w:t>رایزنی فرهنگی ج.ا.ایران در مالزی</w:t>
      </w:r>
    </w:p>
    <w:p w:rsidR="00753B39" w:rsidRDefault="00753B39" w:rsidP="00753B39">
      <w:pPr>
        <w:shd w:val="clear" w:color="auto" w:fill="FFFFFF"/>
        <w:spacing w:before="161" w:after="225" w:line="240" w:lineRule="auto"/>
        <w:outlineLvl w:val="0"/>
        <w:rPr>
          <w:rFonts w:ascii="Georgia" w:hAnsi="Georgia"/>
          <w:i/>
          <w:iCs/>
          <w:color w:val="FFFFFF"/>
          <w:spacing w:val="15"/>
          <w:sz w:val="25"/>
          <w:szCs w:val="25"/>
          <w:shd w:val="clear" w:color="auto" w:fill="6A6A5A"/>
          <w:rtl/>
        </w:rPr>
      </w:pPr>
    </w:p>
    <w:p w:rsidR="00753B39" w:rsidRDefault="00753B39" w:rsidP="00753B39">
      <w:pPr>
        <w:shd w:val="clear" w:color="auto" w:fill="FFFFFF"/>
        <w:spacing w:before="161" w:after="225" w:line="240" w:lineRule="auto"/>
        <w:outlineLvl w:val="0"/>
        <w:rPr>
          <w:rFonts w:ascii="Georgia" w:hAnsi="Georgia"/>
          <w:i/>
          <w:iCs/>
          <w:color w:val="FFFFFF"/>
          <w:spacing w:val="15"/>
          <w:sz w:val="25"/>
          <w:szCs w:val="25"/>
          <w:shd w:val="clear" w:color="auto" w:fill="6A6A5A"/>
          <w:rtl/>
        </w:rPr>
      </w:pPr>
      <w:r>
        <w:rPr>
          <w:rFonts w:ascii="Georgia" w:hAnsi="Georgia"/>
          <w:i/>
          <w:iCs/>
          <w:color w:val="FFFFFF"/>
          <w:spacing w:val="15"/>
          <w:sz w:val="25"/>
          <w:szCs w:val="25"/>
          <w:shd w:val="clear" w:color="auto" w:fill="6A6A5A"/>
        </w:rPr>
        <w:t xml:space="preserve">Official Website </w:t>
      </w:r>
      <w:proofErr w:type="gramStart"/>
      <w:r>
        <w:rPr>
          <w:rFonts w:ascii="Georgia" w:hAnsi="Georgia"/>
          <w:i/>
          <w:iCs/>
          <w:color w:val="FFFFFF"/>
          <w:spacing w:val="15"/>
          <w:sz w:val="25"/>
          <w:szCs w:val="25"/>
          <w:shd w:val="clear" w:color="auto" w:fill="6A6A5A"/>
        </w:rPr>
        <w:t>Of</w:t>
      </w:r>
      <w:proofErr w:type="gramEnd"/>
      <w:r>
        <w:rPr>
          <w:rFonts w:ascii="Georgia" w:hAnsi="Georgia"/>
          <w:i/>
          <w:iCs/>
          <w:color w:val="FFFFFF"/>
          <w:spacing w:val="15"/>
          <w:sz w:val="25"/>
          <w:szCs w:val="25"/>
          <w:shd w:val="clear" w:color="auto" w:fill="6A6A5A"/>
        </w:rPr>
        <w:t xml:space="preserve"> The National Department For Culture And Arts</w:t>
      </w:r>
    </w:p>
    <w:p w:rsidR="00753B39" w:rsidRDefault="001D2F0C" w:rsidP="00753B39">
      <w:pPr>
        <w:shd w:val="clear" w:color="auto" w:fill="FFFFFF"/>
        <w:spacing w:before="161" w:after="225" w:line="240" w:lineRule="auto"/>
        <w:outlineLvl w:val="0"/>
        <w:rPr>
          <w:rFonts w:ascii="Arial" w:eastAsia="Times New Roman" w:hAnsi="Arial" w:cs="Arial"/>
          <w:caps/>
          <w:color w:val="333333"/>
          <w:kern w:val="36"/>
          <w:sz w:val="47"/>
          <w:szCs w:val="47"/>
          <w:rtl/>
        </w:rPr>
      </w:pPr>
      <w:hyperlink r:id="rId8" w:history="1">
        <w:r w:rsidR="00753B39">
          <w:rPr>
            <w:rStyle w:val="Hyperlink"/>
          </w:rPr>
          <w:t>http://www.jkkn.gov.my/en/national-culture-policy</w:t>
        </w:r>
      </w:hyperlink>
    </w:p>
    <w:p w:rsidR="00753B39" w:rsidRPr="00172C92" w:rsidRDefault="00753B39" w:rsidP="00753B39">
      <w:pPr>
        <w:shd w:val="clear" w:color="auto" w:fill="FFFFFF"/>
        <w:spacing w:before="161" w:after="225" w:line="240" w:lineRule="auto"/>
        <w:outlineLvl w:val="0"/>
        <w:rPr>
          <w:rFonts w:ascii="Arial" w:eastAsia="Times New Roman" w:hAnsi="Arial" w:cs="Arial"/>
          <w:caps/>
          <w:color w:val="333333"/>
          <w:kern w:val="36"/>
          <w:sz w:val="47"/>
          <w:szCs w:val="47"/>
        </w:rPr>
      </w:pPr>
      <w:r w:rsidRPr="00172C92">
        <w:rPr>
          <w:rFonts w:ascii="Arial" w:eastAsia="Times New Roman" w:hAnsi="Arial" w:cs="Arial"/>
          <w:caps/>
          <w:color w:val="333333"/>
          <w:kern w:val="36"/>
          <w:sz w:val="47"/>
          <w:szCs w:val="47"/>
        </w:rPr>
        <w:t>NATIONAL CULTURE POLICY</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b/>
          <w:bCs/>
          <w:i/>
          <w:iCs/>
          <w:color w:val="333333"/>
          <w:sz w:val="20"/>
          <w:szCs w:val="20"/>
        </w:rPr>
        <w:t>Background</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Culture is mankind’s way of life. It plays an important role in the national development process of Malaysia in which</w:t>
      </w:r>
      <w:proofErr w:type="gramStart"/>
      <w:r w:rsidRPr="00172C92">
        <w:rPr>
          <w:rFonts w:ascii="Arial" w:eastAsia="Times New Roman" w:hAnsi="Arial" w:cs="Arial"/>
          <w:color w:val="333333"/>
          <w:sz w:val="20"/>
          <w:szCs w:val="20"/>
        </w:rPr>
        <w:t>  the</w:t>
      </w:r>
      <w:proofErr w:type="gramEnd"/>
      <w:r w:rsidRPr="00172C92">
        <w:rPr>
          <w:rFonts w:ascii="Arial" w:eastAsia="Times New Roman" w:hAnsi="Arial" w:cs="Arial"/>
          <w:color w:val="333333"/>
          <w:sz w:val="20"/>
          <w:szCs w:val="20"/>
        </w:rPr>
        <w:t xml:space="preserve"> Malaysian identity is upheld in efforts undertaken to improve socio-economic and political development.  It definitely requires the mobilization and involvement of all levels of the Malaysian society in an ongoing process.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For a country with multi-racial society like Malaysia, the process of national culture development requires careful and detailed planning in cultivating the Malaysian way of life.  This cultural planning outlines the good and noble values vital in strengthening the national identity as the Malaysian race.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b/>
          <w:bCs/>
          <w:i/>
          <w:iCs/>
          <w:color w:val="333333"/>
          <w:sz w:val="20"/>
          <w:szCs w:val="20"/>
        </w:rPr>
        <w:t>Rationale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The formulation of the National Culture Policy is important to a developing country with multi-racial society like Malaysia. This policy will be used as guidelines in designing, formulating and sustaining the national identity of Malaysia in the world.</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The National Culture Policy has been formulated after taking into consideration of the historical facts of this region as well as Malaysia’s position as a meeting point and </w:t>
      </w:r>
      <w:proofErr w:type="spellStart"/>
      <w:r w:rsidRPr="00172C92">
        <w:rPr>
          <w:rFonts w:ascii="Arial" w:eastAsia="Times New Roman" w:hAnsi="Arial" w:cs="Arial"/>
          <w:color w:val="333333"/>
          <w:sz w:val="20"/>
          <w:szCs w:val="20"/>
        </w:rPr>
        <w:t>centre</w:t>
      </w:r>
      <w:proofErr w:type="spellEnd"/>
      <w:r w:rsidRPr="00172C92">
        <w:rPr>
          <w:rFonts w:ascii="Arial" w:eastAsia="Times New Roman" w:hAnsi="Arial" w:cs="Arial"/>
          <w:color w:val="333333"/>
          <w:sz w:val="20"/>
          <w:szCs w:val="20"/>
        </w:rPr>
        <w:t xml:space="preserve"> of trade and civilization some two thousand years ago.  Malaysia’s role as a meeting point has resulted in interaction, introduction, assimilation and acceptance of various elements suitable to be adopted as basic culture of this region.</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Thus, as an ongoing process, the formulation of the National Culture Policy is based on several elements and three principles determined by the government as the National Culture Policy as </w:t>
      </w:r>
      <w:proofErr w:type="gramStart"/>
      <w:r w:rsidRPr="00172C92">
        <w:rPr>
          <w:rFonts w:ascii="Arial" w:eastAsia="Times New Roman" w:hAnsi="Arial" w:cs="Arial"/>
          <w:color w:val="333333"/>
          <w:sz w:val="20"/>
          <w:szCs w:val="20"/>
        </w:rPr>
        <w:t>follows :</w:t>
      </w:r>
      <w:proofErr w:type="gramEnd"/>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1)   The national culture must be based on the indigenous culture of this </w:t>
      </w:r>
      <w:proofErr w:type="gramStart"/>
      <w:r w:rsidRPr="00172C92">
        <w:rPr>
          <w:rFonts w:ascii="Arial" w:eastAsia="Times New Roman" w:hAnsi="Arial" w:cs="Arial"/>
          <w:color w:val="333333"/>
          <w:sz w:val="20"/>
          <w:szCs w:val="20"/>
        </w:rPr>
        <w:t>region :</w:t>
      </w:r>
      <w:proofErr w:type="gramEnd"/>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lastRenderedPageBreak/>
        <w:t>The region involved   covers Malaysia, Indonesia, Philippines, Singapore, Brunei, Thailand and Cambodia, as well as the South Pacific islands (Polynesia, Melanesia and Oceania</w:t>
      </w:r>
      <w:proofErr w:type="gramStart"/>
      <w:r w:rsidRPr="00172C92">
        <w:rPr>
          <w:rFonts w:ascii="Arial" w:eastAsia="Times New Roman" w:hAnsi="Arial" w:cs="Arial"/>
          <w:color w:val="333333"/>
          <w:sz w:val="20"/>
          <w:szCs w:val="20"/>
        </w:rPr>
        <w:t>)  and</w:t>
      </w:r>
      <w:proofErr w:type="gramEnd"/>
      <w:r w:rsidRPr="00172C92">
        <w:rPr>
          <w:rFonts w:ascii="Arial" w:eastAsia="Times New Roman" w:hAnsi="Arial" w:cs="Arial"/>
          <w:color w:val="333333"/>
          <w:sz w:val="20"/>
          <w:szCs w:val="20"/>
        </w:rPr>
        <w:t xml:space="preserve"> Malagasy. This whole region has been an important part of Malay civilization and culture. </w:t>
      </w:r>
      <w:proofErr w:type="gramStart"/>
      <w:r w:rsidRPr="00172C92">
        <w:rPr>
          <w:rFonts w:ascii="Arial" w:eastAsia="Times New Roman" w:hAnsi="Arial" w:cs="Arial"/>
          <w:color w:val="333333"/>
          <w:sz w:val="20"/>
          <w:szCs w:val="20"/>
        </w:rPr>
        <w:t>During  the</w:t>
      </w:r>
      <w:proofErr w:type="gramEnd"/>
      <w:r w:rsidRPr="00172C92">
        <w:rPr>
          <w:rFonts w:ascii="Arial" w:eastAsia="Times New Roman" w:hAnsi="Arial" w:cs="Arial"/>
          <w:color w:val="333333"/>
          <w:sz w:val="20"/>
          <w:szCs w:val="20"/>
        </w:rPr>
        <w:t xml:space="preserve"> height of the Malay civilization era based in Malacca, the Malay language has been used as an international language in trade relations (lingua franca). The culture of this region showed several similarities,</w:t>
      </w:r>
      <w:proofErr w:type="gramStart"/>
      <w:r w:rsidRPr="00172C92">
        <w:rPr>
          <w:rFonts w:ascii="Arial" w:eastAsia="Times New Roman" w:hAnsi="Arial" w:cs="Arial"/>
          <w:color w:val="333333"/>
          <w:sz w:val="20"/>
          <w:szCs w:val="20"/>
        </w:rPr>
        <w:t>  in</w:t>
      </w:r>
      <w:proofErr w:type="gramEnd"/>
      <w:r w:rsidRPr="00172C92">
        <w:rPr>
          <w:rFonts w:ascii="Arial" w:eastAsia="Times New Roman" w:hAnsi="Arial" w:cs="Arial"/>
          <w:color w:val="333333"/>
          <w:sz w:val="20"/>
          <w:szCs w:val="20"/>
        </w:rPr>
        <w:t xml:space="preserve"> the language used, which was basically the Malay language – Austronesia, the geographical location, historical experience, natural resources, arts and moral values.  The Malay culture today is a way of life and symbol of identity </w:t>
      </w:r>
      <w:proofErr w:type="gramStart"/>
      <w:r w:rsidRPr="00172C92">
        <w:rPr>
          <w:rFonts w:ascii="Arial" w:eastAsia="Times New Roman" w:hAnsi="Arial" w:cs="Arial"/>
          <w:color w:val="333333"/>
          <w:sz w:val="20"/>
          <w:szCs w:val="20"/>
        </w:rPr>
        <w:t>of  more</w:t>
      </w:r>
      <w:proofErr w:type="gramEnd"/>
      <w:r w:rsidRPr="00172C92">
        <w:rPr>
          <w:rFonts w:ascii="Arial" w:eastAsia="Times New Roman" w:hAnsi="Arial" w:cs="Arial"/>
          <w:color w:val="333333"/>
          <w:sz w:val="20"/>
          <w:szCs w:val="20"/>
        </w:rPr>
        <w:t xml:space="preserve"> than 200 million people who speak the same language. As such, the culture of the indigenous people from this </w:t>
      </w:r>
      <w:proofErr w:type="gramStart"/>
      <w:r w:rsidRPr="00172C92">
        <w:rPr>
          <w:rFonts w:ascii="Arial" w:eastAsia="Times New Roman" w:hAnsi="Arial" w:cs="Arial"/>
          <w:color w:val="333333"/>
          <w:sz w:val="20"/>
          <w:szCs w:val="20"/>
        </w:rPr>
        <w:t>region ,</w:t>
      </w:r>
      <w:proofErr w:type="gramEnd"/>
      <w:r w:rsidRPr="00172C92">
        <w:rPr>
          <w:rFonts w:ascii="Arial" w:eastAsia="Times New Roman" w:hAnsi="Arial" w:cs="Arial"/>
          <w:color w:val="333333"/>
          <w:sz w:val="20"/>
          <w:szCs w:val="20"/>
        </w:rPr>
        <w:t xml:space="preserve"> which, in a wider or narrower sense, refers to the Malay culture, forms the basis of the National Culture Policy.</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2)   Suitable elements from the other culture may be accepted as part of the national </w:t>
      </w:r>
      <w:proofErr w:type="gramStart"/>
      <w:r w:rsidRPr="00172C92">
        <w:rPr>
          <w:rFonts w:ascii="Arial" w:eastAsia="Times New Roman" w:hAnsi="Arial" w:cs="Arial"/>
          <w:color w:val="333333"/>
          <w:sz w:val="20"/>
          <w:szCs w:val="20"/>
        </w:rPr>
        <w:t>culture :</w:t>
      </w:r>
      <w:proofErr w:type="gramEnd"/>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Culture is a dynamic phenomenon, always changing through the on-going process of adaptation and assimilation.  This principle takes into consideration the multi-cultural aspects in a multi-racial society.  Hence, cultural elements of the Chinese, Indians, Arabs, Westerners and others which are considered suitable and acceptable are included in the national culture.  Such acceptance must be in accordance with the provisions in the Constitution and the principles of </w:t>
      </w:r>
      <w:proofErr w:type="spellStart"/>
      <w:r w:rsidRPr="00172C92">
        <w:rPr>
          <w:rFonts w:ascii="Arial" w:eastAsia="Times New Roman" w:hAnsi="Arial" w:cs="Arial"/>
          <w:i/>
          <w:iCs/>
          <w:color w:val="333333"/>
          <w:sz w:val="20"/>
          <w:szCs w:val="20"/>
        </w:rPr>
        <w:t>Rukun</w:t>
      </w:r>
      <w:proofErr w:type="spellEnd"/>
      <w:r w:rsidRPr="00172C92">
        <w:rPr>
          <w:rFonts w:ascii="Arial" w:eastAsia="Times New Roman" w:hAnsi="Arial" w:cs="Arial"/>
          <w:i/>
          <w:iCs/>
          <w:color w:val="333333"/>
          <w:sz w:val="20"/>
          <w:szCs w:val="20"/>
        </w:rPr>
        <w:t xml:space="preserve"> </w:t>
      </w:r>
      <w:proofErr w:type="gramStart"/>
      <w:r w:rsidRPr="00172C92">
        <w:rPr>
          <w:rFonts w:ascii="Arial" w:eastAsia="Times New Roman" w:hAnsi="Arial" w:cs="Arial"/>
          <w:i/>
          <w:iCs/>
          <w:color w:val="333333"/>
          <w:sz w:val="20"/>
          <w:szCs w:val="20"/>
        </w:rPr>
        <w:t>Negara</w:t>
      </w:r>
      <w:r w:rsidRPr="00172C92">
        <w:rPr>
          <w:rFonts w:ascii="Arial" w:eastAsia="Times New Roman" w:hAnsi="Arial" w:cs="Arial"/>
          <w:color w:val="333333"/>
          <w:sz w:val="20"/>
          <w:szCs w:val="20"/>
        </w:rPr>
        <w:t> ,</w:t>
      </w:r>
      <w:proofErr w:type="gramEnd"/>
      <w:r w:rsidRPr="00172C92">
        <w:rPr>
          <w:rFonts w:ascii="Arial" w:eastAsia="Times New Roman" w:hAnsi="Arial" w:cs="Arial"/>
          <w:color w:val="333333"/>
          <w:sz w:val="20"/>
          <w:szCs w:val="20"/>
        </w:rPr>
        <w:t xml:space="preserve"> as well as national interest, moral values and the position of Islam as the official religion of the country.</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3)   Islam is an important component in the formulation of the national culture: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Religion or the belief in God is important in the development process of</w:t>
      </w:r>
      <w:proofErr w:type="gramStart"/>
      <w:r w:rsidRPr="00172C92">
        <w:rPr>
          <w:rFonts w:ascii="Arial" w:eastAsia="Times New Roman" w:hAnsi="Arial" w:cs="Arial"/>
          <w:color w:val="333333"/>
          <w:sz w:val="20"/>
          <w:szCs w:val="20"/>
        </w:rPr>
        <w:t>  a</w:t>
      </w:r>
      <w:proofErr w:type="gramEnd"/>
      <w:r w:rsidRPr="00172C92">
        <w:rPr>
          <w:rFonts w:ascii="Arial" w:eastAsia="Times New Roman" w:hAnsi="Arial" w:cs="Arial"/>
          <w:color w:val="333333"/>
          <w:sz w:val="20"/>
          <w:szCs w:val="20"/>
        </w:rPr>
        <w:t xml:space="preserve"> country and also in the personal development of her people. Islam provides guidance to mankind and fulfills the physical and emotional needs. Hence </w:t>
      </w:r>
      <w:proofErr w:type="gramStart"/>
      <w:r w:rsidRPr="00172C92">
        <w:rPr>
          <w:rFonts w:ascii="Arial" w:eastAsia="Times New Roman" w:hAnsi="Arial" w:cs="Arial"/>
          <w:color w:val="333333"/>
          <w:sz w:val="20"/>
          <w:szCs w:val="20"/>
        </w:rPr>
        <w:t>Islam  should</w:t>
      </w:r>
      <w:proofErr w:type="gramEnd"/>
      <w:r w:rsidRPr="00172C92">
        <w:rPr>
          <w:rFonts w:ascii="Arial" w:eastAsia="Times New Roman" w:hAnsi="Arial" w:cs="Arial"/>
          <w:color w:val="333333"/>
          <w:sz w:val="20"/>
          <w:szCs w:val="20"/>
        </w:rPr>
        <w:t xml:space="preserve"> be an important element in formulating the National Culture Policy based on its position as the official religion of the country.</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These three </w:t>
      </w:r>
      <w:proofErr w:type="spellStart"/>
      <w:r w:rsidRPr="00172C92">
        <w:rPr>
          <w:rFonts w:ascii="Arial" w:eastAsia="Times New Roman" w:hAnsi="Arial" w:cs="Arial"/>
          <w:color w:val="333333"/>
          <w:sz w:val="20"/>
          <w:szCs w:val="20"/>
        </w:rPr>
        <w:t>principles</w:t>
      </w:r>
      <w:proofErr w:type="spellEnd"/>
      <w:r w:rsidRPr="00172C92">
        <w:rPr>
          <w:rFonts w:ascii="Arial" w:eastAsia="Times New Roman" w:hAnsi="Arial" w:cs="Arial"/>
          <w:color w:val="333333"/>
          <w:sz w:val="20"/>
          <w:szCs w:val="20"/>
        </w:rPr>
        <w:t xml:space="preserve"> have been </w:t>
      </w:r>
      <w:proofErr w:type="gramStart"/>
      <w:r w:rsidRPr="00172C92">
        <w:rPr>
          <w:rFonts w:ascii="Arial" w:eastAsia="Times New Roman" w:hAnsi="Arial" w:cs="Arial"/>
          <w:color w:val="333333"/>
          <w:sz w:val="20"/>
          <w:szCs w:val="20"/>
        </w:rPr>
        <w:t>accepted  by</w:t>
      </w:r>
      <w:proofErr w:type="gramEnd"/>
      <w:r w:rsidRPr="00172C92">
        <w:rPr>
          <w:rFonts w:ascii="Arial" w:eastAsia="Times New Roman" w:hAnsi="Arial" w:cs="Arial"/>
          <w:color w:val="333333"/>
          <w:sz w:val="20"/>
          <w:szCs w:val="20"/>
        </w:rPr>
        <w:t xml:space="preserve"> the National Culture Congress in 1971.</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b/>
          <w:bCs/>
          <w:i/>
          <w:iCs/>
          <w:color w:val="333333"/>
          <w:sz w:val="20"/>
          <w:szCs w:val="20"/>
        </w:rPr>
        <w:t>The Objectives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The development of national culture for newly independent countries is extremely important to create a stable and united nation.  As such, efforts in formulating the national culture of Malaysia are undertaken to achieve the following </w:t>
      </w:r>
      <w:proofErr w:type="gramStart"/>
      <w:r w:rsidRPr="00172C92">
        <w:rPr>
          <w:rFonts w:ascii="Arial" w:eastAsia="Times New Roman" w:hAnsi="Arial" w:cs="Arial"/>
          <w:color w:val="333333"/>
          <w:sz w:val="20"/>
          <w:szCs w:val="20"/>
        </w:rPr>
        <w:t>objectives :</w:t>
      </w:r>
      <w:proofErr w:type="gramEnd"/>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w:t>
      </w:r>
      <w:proofErr w:type="spellStart"/>
      <w:r w:rsidRPr="00172C92">
        <w:rPr>
          <w:rFonts w:ascii="Arial" w:eastAsia="Times New Roman" w:hAnsi="Arial" w:cs="Arial"/>
          <w:color w:val="333333"/>
          <w:sz w:val="20"/>
          <w:szCs w:val="20"/>
        </w:rPr>
        <w:t>i</w:t>
      </w:r>
      <w:proofErr w:type="spellEnd"/>
      <w:r w:rsidRPr="00172C92">
        <w:rPr>
          <w:rFonts w:ascii="Arial" w:eastAsia="Times New Roman" w:hAnsi="Arial" w:cs="Arial"/>
          <w:color w:val="333333"/>
          <w:sz w:val="20"/>
          <w:szCs w:val="20"/>
        </w:rPr>
        <w:t>)          To strengthen national unity through culture.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(ii)         To foster and preserve national identity created through national culture.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(iii)        To enrich and enhance the quality of human life in equilibrium with socio-economic development.</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The strategy and implementation of this Policy can be achieved through the </w:t>
      </w:r>
      <w:proofErr w:type="gramStart"/>
      <w:r w:rsidRPr="00172C92">
        <w:rPr>
          <w:rFonts w:ascii="Arial" w:eastAsia="Times New Roman" w:hAnsi="Arial" w:cs="Arial"/>
          <w:color w:val="333333"/>
          <w:sz w:val="20"/>
          <w:szCs w:val="20"/>
        </w:rPr>
        <w:t>following :</w:t>
      </w:r>
      <w:proofErr w:type="gramEnd"/>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w:t>
      </w:r>
      <w:proofErr w:type="spellStart"/>
      <w:r w:rsidRPr="00172C92">
        <w:rPr>
          <w:rFonts w:ascii="Arial" w:eastAsia="Times New Roman" w:hAnsi="Arial" w:cs="Arial"/>
          <w:color w:val="333333"/>
          <w:sz w:val="20"/>
          <w:szCs w:val="20"/>
        </w:rPr>
        <w:t>i</w:t>
      </w:r>
      <w:proofErr w:type="spellEnd"/>
      <w:r w:rsidRPr="00172C92">
        <w:rPr>
          <w:rFonts w:ascii="Arial" w:eastAsia="Times New Roman" w:hAnsi="Arial" w:cs="Arial"/>
          <w:color w:val="333333"/>
          <w:sz w:val="20"/>
          <w:szCs w:val="20"/>
        </w:rPr>
        <w:t xml:space="preserve">)          Restore, preserve and develop culture towards strengthening national culture through joint research, </w:t>
      </w:r>
      <w:proofErr w:type="gramStart"/>
      <w:r w:rsidRPr="00172C92">
        <w:rPr>
          <w:rFonts w:ascii="Arial" w:eastAsia="Times New Roman" w:hAnsi="Arial" w:cs="Arial"/>
          <w:color w:val="333333"/>
          <w:sz w:val="20"/>
          <w:szCs w:val="20"/>
        </w:rPr>
        <w:t>development ,</w:t>
      </w:r>
      <w:proofErr w:type="gramEnd"/>
      <w:r w:rsidRPr="00172C92">
        <w:rPr>
          <w:rFonts w:ascii="Arial" w:eastAsia="Times New Roman" w:hAnsi="Arial" w:cs="Arial"/>
          <w:color w:val="333333"/>
          <w:sz w:val="20"/>
          <w:szCs w:val="20"/>
        </w:rPr>
        <w:t xml:space="preserve"> education and cultural expansion and connections.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(ii)         Increase and strengthen</w:t>
      </w:r>
      <w:proofErr w:type="gramStart"/>
      <w:r w:rsidRPr="00172C92">
        <w:rPr>
          <w:rFonts w:ascii="Arial" w:eastAsia="Times New Roman" w:hAnsi="Arial" w:cs="Arial"/>
          <w:color w:val="333333"/>
          <w:sz w:val="20"/>
          <w:szCs w:val="20"/>
        </w:rPr>
        <w:t>  cultural</w:t>
      </w:r>
      <w:proofErr w:type="gramEnd"/>
      <w:r w:rsidRPr="00172C92">
        <w:rPr>
          <w:rFonts w:ascii="Arial" w:eastAsia="Times New Roman" w:hAnsi="Arial" w:cs="Arial"/>
          <w:color w:val="333333"/>
          <w:sz w:val="20"/>
          <w:szCs w:val="20"/>
        </w:rPr>
        <w:t xml:space="preserve">  leadership through training and guidance to interested individuals. Support and mobilize culture as an effective engine of growth.</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(iii)        Establish effective communication to instill national awareness and Malaysian nationalism.</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(vii)       </w:t>
      </w:r>
      <w:proofErr w:type="gramStart"/>
      <w:r w:rsidRPr="00172C92">
        <w:rPr>
          <w:rFonts w:ascii="Arial" w:eastAsia="Times New Roman" w:hAnsi="Arial" w:cs="Arial"/>
          <w:color w:val="333333"/>
          <w:sz w:val="20"/>
          <w:szCs w:val="20"/>
        </w:rPr>
        <w:t>Fulfill  socio</w:t>
      </w:r>
      <w:proofErr w:type="gramEnd"/>
      <w:r w:rsidRPr="00172C92">
        <w:rPr>
          <w:rFonts w:ascii="Arial" w:eastAsia="Times New Roman" w:hAnsi="Arial" w:cs="Arial"/>
          <w:color w:val="333333"/>
          <w:sz w:val="20"/>
          <w:szCs w:val="20"/>
        </w:rPr>
        <w:t>-cultural needs.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lastRenderedPageBreak/>
        <w:t>(viii)      Improve the standard and quality of arts.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Besides the Ministry of Tourism and Culture, the </w:t>
      </w:r>
      <w:proofErr w:type="gramStart"/>
      <w:r w:rsidRPr="00172C92">
        <w:rPr>
          <w:rFonts w:ascii="Arial" w:eastAsia="Times New Roman" w:hAnsi="Arial" w:cs="Arial"/>
          <w:color w:val="333333"/>
          <w:sz w:val="20"/>
          <w:szCs w:val="20"/>
        </w:rPr>
        <w:t>role of other agencies are</w:t>
      </w:r>
      <w:proofErr w:type="gramEnd"/>
      <w:r w:rsidRPr="00172C92">
        <w:rPr>
          <w:rFonts w:ascii="Arial" w:eastAsia="Times New Roman" w:hAnsi="Arial" w:cs="Arial"/>
          <w:color w:val="333333"/>
          <w:sz w:val="20"/>
          <w:szCs w:val="20"/>
        </w:rPr>
        <w:t xml:space="preserve"> also important in implementing the National Culture Policy. These include Ministries and Departments at the federal and state levels, statutory bodies, </w:t>
      </w:r>
      <w:proofErr w:type="gramStart"/>
      <w:r w:rsidRPr="00172C92">
        <w:rPr>
          <w:rFonts w:ascii="Arial" w:eastAsia="Times New Roman" w:hAnsi="Arial" w:cs="Arial"/>
          <w:color w:val="333333"/>
          <w:sz w:val="20"/>
          <w:szCs w:val="20"/>
        </w:rPr>
        <w:t>private</w:t>
      </w:r>
      <w:proofErr w:type="gramEnd"/>
      <w:r w:rsidRPr="00172C92">
        <w:rPr>
          <w:rFonts w:ascii="Arial" w:eastAsia="Times New Roman" w:hAnsi="Arial" w:cs="Arial"/>
          <w:color w:val="333333"/>
          <w:sz w:val="20"/>
          <w:szCs w:val="20"/>
        </w:rPr>
        <w:t xml:space="preserve"> sector and non-government organizations for culture.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The role of the Ministry Tourism and Culture in implementing the National Culture Policy is very important. Amongst others, this Ministry manages research and development, education and expansion of the </w:t>
      </w:r>
      <w:proofErr w:type="gramStart"/>
      <w:r w:rsidRPr="00172C92">
        <w:rPr>
          <w:rFonts w:ascii="Arial" w:eastAsia="Times New Roman" w:hAnsi="Arial" w:cs="Arial"/>
          <w:color w:val="333333"/>
          <w:sz w:val="20"/>
          <w:szCs w:val="20"/>
        </w:rPr>
        <w:t>arts .</w:t>
      </w:r>
      <w:proofErr w:type="gramEnd"/>
      <w:r w:rsidRPr="00172C92">
        <w:rPr>
          <w:rFonts w:ascii="Arial" w:eastAsia="Times New Roman" w:hAnsi="Arial" w:cs="Arial"/>
          <w:color w:val="333333"/>
          <w:sz w:val="20"/>
          <w:szCs w:val="20"/>
        </w:rPr>
        <w:t xml:space="preserve"> Efforts have been achieved through development programs, arts performance at National Culture Complex that acts as organizer and secretariat for international cultural connections, State Culture </w:t>
      </w:r>
      <w:proofErr w:type="gramStart"/>
      <w:r w:rsidRPr="00172C92">
        <w:rPr>
          <w:rFonts w:ascii="Arial" w:eastAsia="Times New Roman" w:hAnsi="Arial" w:cs="Arial"/>
          <w:color w:val="333333"/>
          <w:sz w:val="20"/>
          <w:szCs w:val="20"/>
        </w:rPr>
        <w:t>Councils ,</w:t>
      </w:r>
      <w:proofErr w:type="gramEnd"/>
      <w:r w:rsidRPr="00172C92">
        <w:rPr>
          <w:rFonts w:ascii="Arial" w:eastAsia="Times New Roman" w:hAnsi="Arial" w:cs="Arial"/>
          <w:color w:val="333333"/>
          <w:sz w:val="20"/>
          <w:szCs w:val="20"/>
        </w:rPr>
        <w:t xml:space="preserve"> advisory services for cultural organizations and co-operation with international bodies.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 xml:space="preserve">The role of other Ministries and Departments, state governments and statutory </w:t>
      </w:r>
      <w:proofErr w:type="gramStart"/>
      <w:r w:rsidRPr="00172C92">
        <w:rPr>
          <w:rFonts w:ascii="Arial" w:eastAsia="Times New Roman" w:hAnsi="Arial" w:cs="Arial"/>
          <w:color w:val="333333"/>
          <w:sz w:val="20"/>
          <w:szCs w:val="20"/>
        </w:rPr>
        <w:t>bodies  is</w:t>
      </w:r>
      <w:proofErr w:type="gramEnd"/>
      <w:r w:rsidRPr="00172C92">
        <w:rPr>
          <w:rFonts w:ascii="Arial" w:eastAsia="Times New Roman" w:hAnsi="Arial" w:cs="Arial"/>
          <w:color w:val="333333"/>
          <w:sz w:val="20"/>
          <w:szCs w:val="20"/>
        </w:rPr>
        <w:t xml:space="preserve"> equally important in implementing the National Culture Policy through their daily management and implementation of current policies.. The role of the private sector and cultural organizations</w:t>
      </w:r>
      <w:proofErr w:type="gramStart"/>
      <w:r w:rsidRPr="00172C92">
        <w:rPr>
          <w:rFonts w:ascii="Arial" w:eastAsia="Times New Roman" w:hAnsi="Arial" w:cs="Arial"/>
          <w:color w:val="333333"/>
          <w:sz w:val="20"/>
          <w:szCs w:val="20"/>
        </w:rPr>
        <w:t>  are</w:t>
      </w:r>
      <w:proofErr w:type="gramEnd"/>
      <w:r w:rsidRPr="00172C92">
        <w:rPr>
          <w:rFonts w:ascii="Arial" w:eastAsia="Times New Roman" w:hAnsi="Arial" w:cs="Arial"/>
          <w:color w:val="333333"/>
          <w:sz w:val="20"/>
          <w:szCs w:val="20"/>
        </w:rPr>
        <w:t xml:space="preserve"> much needed as they can assist in implementing efforts to create and develop culture in their own organizations and sponsor cultural programs or projects.</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The formulation and implementation of the National Culture Policy is needed in Malaysia as a developing country with multi-racial and multi-cultural society.  This Policy is used as guidelines to create a united Malaysian race and to sustain national identity at international level.  However, the implementation of this Policy is a complex process that cannot be accomplished within a short time. Arousing general awareness and understanding of the national culture will help towards the achievement of this Policy. Only with awareness can the national culture be differentiated from ethnic culture. The national culture that is nurtured will transcend racial boundaries towards the creation of a united and dignified Malaysian race.</w:t>
      </w:r>
    </w:p>
    <w:p w:rsidR="00753B39" w:rsidRPr="00172C92" w:rsidRDefault="00753B39" w:rsidP="00753B39">
      <w:pPr>
        <w:spacing w:before="100" w:beforeAutospacing="1" w:after="100" w:afterAutospacing="1" w:line="240" w:lineRule="auto"/>
        <w:rPr>
          <w:rFonts w:ascii="Arial" w:eastAsia="Times New Roman" w:hAnsi="Arial" w:cs="Arial"/>
          <w:color w:val="333333"/>
          <w:sz w:val="20"/>
          <w:szCs w:val="20"/>
        </w:rPr>
      </w:pPr>
      <w:r w:rsidRPr="00172C92">
        <w:rPr>
          <w:rFonts w:ascii="Arial" w:eastAsia="Times New Roman" w:hAnsi="Arial" w:cs="Arial"/>
          <w:color w:val="333333"/>
          <w:sz w:val="20"/>
          <w:szCs w:val="20"/>
        </w:rPr>
        <w:t>However, this implementation is a complex process. Arousing awareness and understanding will help towards the achievement of this Policy. The national culture that is nurtured will transcend the boundaries of race and religion in creating a dignified Malaysian race.</w:t>
      </w:r>
    </w:p>
    <w:p w:rsidR="00753B39" w:rsidRPr="002A7F59" w:rsidRDefault="00753B39" w:rsidP="00753B39">
      <w:pPr>
        <w:bidi/>
        <w:ind w:left="360"/>
        <w:rPr>
          <w:rFonts w:cs="B Nazanin"/>
          <w:sz w:val="28"/>
          <w:szCs w:val="28"/>
          <w:lang w:bidi="fa-IR"/>
        </w:rPr>
      </w:pPr>
    </w:p>
    <w:p w:rsidR="006E5883" w:rsidRDefault="001D2F0C" w:rsidP="001007AB">
      <w:pPr>
        <w:bidi/>
      </w:pPr>
    </w:p>
    <w:sectPr w:rsidR="006E58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F0C" w:rsidRDefault="001D2F0C" w:rsidP="00EE2930">
      <w:pPr>
        <w:spacing w:after="0" w:line="240" w:lineRule="auto"/>
      </w:pPr>
      <w:r>
        <w:separator/>
      </w:r>
    </w:p>
  </w:endnote>
  <w:endnote w:type="continuationSeparator" w:id="0">
    <w:p w:rsidR="001D2F0C" w:rsidRDefault="001D2F0C" w:rsidP="00EE2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F0C" w:rsidRDefault="001D2F0C" w:rsidP="00EE2930">
      <w:pPr>
        <w:spacing w:after="0" w:line="240" w:lineRule="auto"/>
      </w:pPr>
      <w:r>
        <w:separator/>
      </w:r>
    </w:p>
  </w:footnote>
  <w:footnote w:type="continuationSeparator" w:id="0">
    <w:p w:rsidR="001D2F0C" w:rsidRDefault="001D2F0C" w:rsidP="00EE29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0D0106"/>
    <w:multiLevelType w:val="hybridMultilevel"/>
    <w:tmpl w:val="879AA4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C92"/>
    <w:rsid w:val="001007AB"/>
    <w:rsid w:val="00126E6C"/>
    <w:rsid w:val="00130CE6"/>
    <w:rsid w:val="00172C92"/>
    <w:rsid w:val="001B2D0B"/>
    <w:rsid w:val="001D2F0C"/>
    <w:rsid w:val="00272BA1"/>
    <w:rsid w:val="00277BF6"/>
    <w:rsid w:val="00281E88"/>
    <w:rsid w:val="003546BA"/>
    <w:rsid w:val="003D6951"/>
    <w:rsid w:val="00486845"/>
    <w:rsid w:val="00555EC2"/>
    <w:rsid w:val="005B1F14"/>
    <w:rsid w:val="005C4CBA"/>
    <w:rsid w:val="005E39AB"/>
    <w:rsid w:val="006022EB"/>
    <w:rsid w:val="00692C49"/>
    <w:rsid w:val="00700D4D"/>
    <w:rsid w:val="00753B39"/>
    <w:rsid w:val="00777AF8"/>
    <w:rsid w:val="007E076B"/>
    <w:rsid w:val="008D3AFB"/>
    <w:rsid w:val="0096055C"/>
    <w:rsid w:val="009C344C"/>
    <w:rsid w:val="00A33054"/>
    <w:rsid w:val="00A55B3F"/>
    <w:rsid w:val="00B3584D"/>
    <w:rsid w:val="00B83071"/>
    <w:rsid w:val="00C37370"/>
    <w:rsid w:val="00CD4F47"/>
    <w:rsid w:val="00D1488F"/>
    <w:rsid w:val="00DE43E9"/>
    <w:rsid w:val="00E17CF4"/>
    <w:rsid w:val="00EE2930"/>
    <w:rsid w:val="00F01ED8"/>
    <w:rsid w:val="00F324B2"/>
    <w:rsid w:val="00F4697A"/>
    <w:rsid w:val="00F542D6"/>
    <w:rsid w:val="00FB7A47"/>
    <w:rsid w:val="00FF48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72C92"/>
    <w:rPr>
      <w:color w:val="0000FF"/>
      <w:u w:val="single"/>
    </w:rPr>
  </w:style>
  <w:style w:type="paragraph" w:styleId="ListParagraph">
    <w:name w:val="List Paragraph"/>
    <w:basedOn w:val="Normal"/>
    <w:uiPriority w:val="34"/>
    <w:qFormat/>
    <w:rsid w:val="001007AB"/>
    <w:pPr>
      <w:ind w:left="720"/>
      <w:contextualSpacing/>
    </w:pPr>
  </w:style>
  <w:style w:type="paragraph" w:styleId="Header">
    <w:name w:val="header"/>
    <w:basedOn w:val="Normal"/>
    <w:link w:val="HeaderChar"/>
    <w:uiPriority w:val="99"/>
    <w:unhideWhenUsed/>
    <w:rsid w:val="00EE2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930"/>
  </w:style>
  <w:style w:type="paragraph" w:styleId="Footer">
    <w:name w:val="footer"/>
    <w:basedOn w:val="Normal"/>
    <w:link w:val="FooterChar"/>
    <w:uiPriority w:val="99"/>
    <w:unhideWhenUsed/>
    <w:rsid w:val="00EE2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930"/>
  </w:style>
  <w:style w:type="paragraph" w:styleId="BalloonText">
    <w:name w:val="Balloon Text"/>
    <w:basedOn w:val="Normal"/>
    <w:link w:val="BalloonTextChar"/>
    <w:uiPriority w:val="99"/>
    <w:semiHidden/>
    <w:unhideWhenUsed/>
    <w:rsid w:val="00DE43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3E9"/>
    <w:rPr>
      <w:rFonts w:ascii="Tahoma" w:hAnsi="Tahoma" w:cs="Tahoma"/>
      <w:sz w:val="16"/>
      <w:szCs w:val="16"/>
    </w:rPr>
  </w:style>
  <w:style w:type="character" w:styleId="PlaceholderText">
    <w:name w:val="Placeholder Text"/>
    <w:basedOn w:val="DefaultParagraphFont"/>
    <w:uiPriority w:val="99"/>
    <w:semiHidden/>
    <w:rsid w:val="00F324B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72C92"/>
    <w:rPr>
      <w:color w:val="0000FF"/>
      <w:u w:val="single"/>
    </w:rPr>
  </w:style>
  <w:style w:type="paragraph" w:styleId="ListParagraph">
    <w:name w:val="List Paragraph"/>
    <w:basedOn w:val="Normal"/>
    <w:uiPriority w:val="34"/>
    <w:qFormat/>
    <w:rsid w:val="001007AB"/>
    <w:pPr>
      <w:ind w:left="720"/>
      <w:contextualSpacing/>
    </w:pPr>
  </w:style>
  <w:style w:type="paragraph" w:styleId="Header">
    <w:name w:val="header"/>
    <w:basedOn w:val="Normal"/>
    <w:link w:val="HeaderChar"/>
    <w:uiPriority w:val="99"/>
    <w:unhideWhenUsed/>
    <w:rsid w:val="00EE29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930"/>
  </w:style>
  <w:style w:type="paragraph" w:styleId="Footer">
    <w:name w:val="footer"/>
    <w:basedOn w:val="Normal"/>
    <w:link w:val="FooterChar"/>
    <w:uiPriority w:val="99"/>
    <w:unhideWhenUsed/>
    <w:rsid w:val="00EE29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930"/>
  </w:style>
  <w:style w:type="paragraph" w:styleId="BalloonText">
    <w:name w:val="Balloon Text"/>
    <w:basedOn w:val="Normal"/>
    <w:link w:val="BalloonTextChar"/>
    <w:uiPriority w:val="99"/>
    <w:semiHidden/>
    <w:unhideWhenUsed/>
    <w:rsid w:val="00DE43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3E9"/>
    <w:rPr>
      <w:rFonts w:ascii="Tahoma" w:hAnsi="Tahoma" w:cs="Tahoma"/>
      <w:sz w:val="16"/>
      <w:szCs w:val="16"/>
    </w:rPr>
  </w:style>
  <w:style w:type="character" w:styleId="PlaceholderText">
    <w:name w:val="Placeholder Text"/>
    <w:basedOn w:val="DefaultParagraphFont"/>
    <w:uiPriority w:val="99"/>
    <w:semiHidden/>
    <w:rsid w:val="00F324B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323865">
      <w:bodyDiv w:val="1"/>
      <w:marLeft w:val="0"/>
      <w:marRight w:val="0"/>
      <w:marTop w:val="0"/>
      <w:marBottom w:val="0"/>
      <w:divBdr>
        <w:top w:val="none" w:sz="0" w:space="0" w:color="auto"/>
        <w:left w:val="none" w:sz="0" w:space="0" w:color="auto"/>
        <w:bottom w:val="none" w:sz="0" w:space="0" w:color="auto"/>
        <w:right w:val="none" w:sz="0" w:space="0" w:color="auto"/>
      </w:divBdr>
      <w:divsChild>
        <w:div w:id="985159016">
          <w:marLeft w:val="0"/>
          <w:marRight w:val="0"/>
          <w:marTop w:val="0"/>
          <w:marBottom w:val="0"/>
          <w:divBdr>
            <w:top w:val="none" w:sz="0" w:space="0" w:color="auto"/>
            <w:left w:val="none" w:sz="0" w:space="0" w:color="auto"/>
            <w:bottom w:val="none" w:sz="0" w:space="0" w:color="auto"/>
            <w:right w:val="none" w:sz="0" w:space="0" w:color="auto"/>
          </w:divBdr>
          <w:divsChild>
            <w:div w:id="22942042">
              <w:marLeft w:val="0"/>
              <w:marRight w:val="0"/>
              <w:marTop w:val="0"/>
              <w:marBottom w:val="0"/>
              <w:divBdr>
                <w:top w:val="none" w:sz="0" w:space="0" w:color="auto"/>
                <w:left w:val="none" w:sz="0" w:space="0" w:color="auto"/>
                <w:bottom w:val="none" w:sz="0" w:space="0" w:color="auto"/>
                <w:right w:val="none" w:sz="0" w:space="0" w:color="auto"/>
              </w:divBdr>
              <w:divsChild>
                <w:div w:id="1919555162">
                  <w:marLeft w:val="0"/>
                  <w:marRight w:val="0"/>
                  <w:marTop w:val="0"/>
                  <w:marBottom w:val="0"/>
                  <w:divBdr>
                    <w:top w:val="none" w:sz="0" w:space="0" w:color="auto"/>
                    <w:left w:val="none" w:sz="0" w:space="0" w:color="auto"/>
                    <w:bottom w:val="none" w:sz="0" w:space="0" w:color="auto"/>
                    <w:right w:val="none" w:sz="0" w:space="0" w:color="auto"/>
                  </w:divBdr>
                  <w:divsChild>
                    <w:div w:id="544633777">
                      <w:marLeft w:val="0"/>
                      <w:marRight w:val="0"/>
                      <w:marTop w:val="0"/>
                      <w:marBottom w:val="0"/>
                      <w:divBdr>
                        <w:top w:val="none" w:sz="0" w:space="0" w:color="auto"/>
                        <w:left w:val="none" w:sz="0" w:space="0" w:color="auto"/>
                        <w:bottom w:val="none" w:sz="0" w:space="0" w:color="auto"/>
                        <w:right w:val="none" w:sz="0" w:space="0" w:color="auto"/>
                      </w:divBdr>
                      <w:divsChild>
                        <w:div w:id="2034530423">
                          <w:marLeft w:val="0"/>
                          <w:marRight w:val="0"/>
                          <w:marTop w:val="0"/>
                          <w:marBottom w:val="0"/>
                          <w:divBdr>
                            <w:top w:val="none" w:sz="0" w:space="0" w:color="auto"/>
                            <w:left w:val="none" w:sz="0" w:space="0" w:color="auto"/>
                            <w:bottom w:val="none" w:sz="0" w:space="0" w:color="auto"/>
                            <w:right w:val="none" w:sz="0" w:space="0" w:color="auto"/>
                          </w:divBdr>
                          <w:divsChild>
                            <w:div w:id="1709530609">
                              <w:marLeft w:val="0"/>
                              <w:marRight w:val="0"/>
                              <w:marTop w:val="0"/>
                              <w:marBottom w:val="0"/>
                              <w:divBdr>
                                <w:top w:val="none" w:sz="0" w:space="0" w:color="auto"/>
                                <w:left w:val="none" w:sz="0" w:space="0" w:color="auto"/>
                                <w:bottom w:val="none" w:sz="0" w:space="0" w:color="auto"/>
                                <w:right w:val="none" w:sz="0" w:space="0" w:color="auto"/>
                              </w:divBdr>
                              <w:divsChild>
                                <w:div w:id="10856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kkn.gov.my/en/national-culture-policy"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6</Pages>
  <Words>2023</Words>
  <Characters>11537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sabeghi</dc:creator>
  <cp:lastModifiedBy>Windows User</cp:lastModifiedBy>
  <cp:revision>42</cp:revision>
  <dcterms:created xsi:type="dcterms:W3CDTF">2019-11-06T14:07:00Z</dcterms:created>
  <dcterms:modified xsi:type="dcterms:W3CDTF">2019-11-08T07:32:00Z</dcterms:modified>
</cp:coreProperties>
</file>