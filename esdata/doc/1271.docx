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CBF" w:rsidRPr="0000433E" w:rsidRDefault="00BC5262" w:rsidP="00B0417E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00433E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del w:id="0" w:author="Windows User" w:date="2019-11-09T09:05:00Z">
        <w:r w:rsidRPr="0000433E" w:rsidDel="00AD69A2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="002A282E" w:rsidRPr="0000433E">
        <w:rPr>
          <w:rFonts w:cs="B Nazanin" w:hint="cs"/>
          <w:b/>
          <w:bCs/>
          <w:sz w:val="28"/>
          <w:szCs w:val="28"/>
          <w:rtl/>
          <w:lang w:bidi="fa-IR"/>
        </w:rPr>
        <w:t xml:space="preserve">تلاش </w:t>
      </w:r>
      <w:r w:rsidR="0026040D" w:rsidRPr="0000433E">
        <w:rPr>
          <w:rFonts w:cs="B Nazanin" w:hint="cs"/>
          <w:b/>
          <w:bCs/>
          <w:sz w:val="28"/>
          <w:szCs w:val="28"/>
          <w:rtl/>
          <w:lang w:bidi="fa-IR"/>
        </w:rPr>
        <w:t xml:space="preserve">عربستان </w:t>
      </w:r>
      <w:r w:rsidR="002A282E" w:rsidRPr="0000433E">
        <w:rPr>
          <w:rFonts w:cs="B Nazanin" w:hint="cs"/>
          <w:b/>
          <w:bCs/>
          <w:sz w:val="28"/>
          <w:szCs w:val="28"/>
          <w:rtl/>
          <w:lang w:bidi="fa-IR"/>
        </w:rPr>
        <w:t>برای بازگشت</w:t>
      </w:r>
      <w:del w:id="1" w:author="Windows User" w:date="2019-11-09T09:05:00Z">
        <w:r w:rsidRPr="0000433E" w:rsidDel="00AD69A2">
          <w:rPr>
            <w:rFonts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Pr="0000433E">
        <w:rPr>
          <w:rFonts w:cs="B Nazanin" w:hint="cs"/>
          <w:b/>
          <w:bCs/>
          <w:sz w:val="28"/>
          <w:szCs w:val="28"/>
          <w:rtl/>
          <w:lang w:bidi="fa-IR"/>
        </w:rPr>
        <w:t>»</w:t>
      </w:r>
    </w:p>
    <w:p w:rsidR="002A282E" w:rsidRDefault="002A282E" w:rsidP="00DA01FC">
      <w:pPr>
        <w:bidi/>
        <w:jc w:val="both"/>
        <w:rPr>
          <w:rFonts w:cs="B Nazanin"/>
          <w:sz w:val="28"/>
          <w:szCs w:val="28"/>
          <w:rtl/>
          <w:lang w:bidi="fa-IR"/>
        </w:rPr>
        <w:pPrChange w:id="2" w:author="Windows User" w:date="2019-11-09T09:50:00Z">
          <w:pPr>
            <w:bidi/>
            <w:jc w:val="both"/>
          </w:pPr>
        </w:pPrChange>
      </w:pPr>
      <w:r w:rsidRPr="00F37D2C">
        <w:rPr>
          <w:rFonts w:cs="B Nazanin" w:hint="cs"/>
          <w:sz w:val="28"/>
          <w:szCs w:val="28"/>
          <w:rtl/>
          <w:lang w:bidi="fa-IR"/>
        </w:rPr>
        <w:t>پس از وقوع حوادث تروریستی در</w:t>
      </w:r>
      <w:ins w:id="3" w:author="Windows User" w:date="2019-11-09T09:05:00Z">
        <w:r w:rsidR="00AD69A2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Pr="00F37D2C">
        <w:rPr>
          <w:rFonts w:cs="B Nazanin" w:hint="cs"/>
          <w:sz w:val="28"/>
          <w:szCs w:val="28"/>
          <w:rtl/>
          <w:lang w:bidi="fa-IR"/>
        </w:rPr>
        <w:t>بهار</w:t>
      </w:r>
      <w:r w:rsidR="00F37D2C">
        <w:rPr>
          <w:rFonts w:cs="B Nazanin" w:hint="cs"/>
          <w:sz w:val="28"/>
          <w:szCs w:val="28"/>
          <w:rtl/>
          <w:lang w:bidi="fa-IR"/>
        </w:rPr>
        <w:t xml:space="preserve"> سال</w:t>
      </w:r>
      <w:ins w:id="4" w:author="Windows User" w:date="2019-11-09T09:05:00Z">
        <w:r w:rsidR="00AD69A2">
          <w:rPr>
            <w:rFonts w:cs="Calibri"/>
            <w:sz w:val="28"/>
            <w:szCs w:val="28"/>
            <w:rtl/>
            <w:lang w:bidi="fa-IR"/>
          </w:rPr>
          <w:t>۹۸</w:t>
        </w:r>
      </w:ins>
      <w:del w:id="5" w:author="Windows User" w:date="2019-11-09T09:05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>98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که</w:t>
      </w:r>
      <w:del w:id="6" w:author="Windows User" w:date="2019-11-09T09:06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7" w:author="Windows User" w:date="2019-11-09T09:05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>منجر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</w:t>
      </w:r>
      <w:ins w:id="8" w:author="Windows User" w:date="2019-11-09T09:06:00Z">
        <w:r w:rsidR="00AD69A2">
          <w:rPr>
            <w:rFonts w:cs="B Nazanin" w:hint="cs"/>
            <w:sz w:val="28"/>
            <w:szCs w:val="28"/>
            <w:rtl/>
            <w:lang w:bidi="fa-IR"/>
          </w:rPr>
          <w:t>سبب</w:t>
        </w:r>
      </w:ins>
      <w:del w:id="9" w:author="Windows User" w:date="2019-11-09T09:06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>به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37D2C">
        <w:rPr>
          <w:rFonts w:cs="B Nazanin" w:hint="cs"/>
          <w:sz w:val="28"/>
          <w:szCs w:val="28"/>
          <w:rtl/>
          <w:lang w:bidi="fa-IR"/>
        </w:rPr>
        <w:t xml:space="preserve">کشته </w:t>
      </w:r>
      <w:r w:rsidR="00F37D2C">
        <w:rPr>
          <w:rFonts w:cs="B Nazanin" w:hint="cs"/>
          <w:sz w:val="28"/>
          <w:szCs w:val="28"/>
          <w:rtl/>
          <w:lang w:bidi="fa-IR"/>
        </w:rPr>
        <w:t>و</w:t>
      </w:r>
      <w:r w:rsidRPr="00F37D2C">
        <w:rPr>
          <w:rFonts w:cs="B Nazanin" w:hint="cs"/>
          <w:sz w:val="28"/>
          <w:szCs w:val="28"/>
          <w:rtl/>
          <w:lang w:bidi="fa-IR"/>
        </w:rPr>
        <w:t xml:space="preserve"> مجروح</w:t>
      </w:r>
      <w:ins w:id="10" w:author="Windows User" w:date="2019-11-09T09:06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" w:author="Windows User" w:date="2019-11-09T09:06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>شدن تعداد قابل</w:t>
      </w:r>
      <w:ins w:id="12" w:author="Windows User" w:date="2019-11-09T09:06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" w:author="Windows User" w:date="2019-11-09T09:06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>ملاحظه</w:t>
      </w:r>
      <w:ins w:id="14" w:author="Windows User" w:date="2019-11-09T09:06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" w:author="Windows User" w:date="2019-11-09T09:06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>ای از مس</w:t>
      </w:r>
      <w:r w:rsidR="00F37D2C">
        <w:rPr>
          <w:rFonts w:cs="B Nazanin" w:hint="cs"/>
          <w:sz w:val="28"/>
          <w:szCs w:val="28"/>
          <w:rtl/>
          <w:lang w:bidi="fa-IR"/>
        </w:rPr>
        <w:t>ی</w:t>
      </w:r>
      <w:r w:rsidRPr="00F37D2C">
        <w:rPr>
          <w:rFonts w:cs="B Nazanin" w:hint="cs"/>
          <w:sz w:val="28"/>
          <w:szCs w:val="28"/>
          <w:rtl/>
          <w:lang w:bidi="fa-IR"/>
        </w:rPr>
        <w:t xml:space="preserve">حیان </w:t>
      </w:r>
      <w:del w:id="16" w:author="Windows User" w:date="2019-11-09T09:50:00Z">
        <w:r w:rsidRPr="00F37D2C" w:rsidDel="00DA01FC">
          <w:rPr>
            <w:rFonts w:cs="B Nazanin" w:hint="cs"/>
            <w:sz w:val="28"/>
            <w:szCs w:val="28"/>
            <w:rtl/>
            <w:lang w:bidi="fa-IR"/>
          </w:rPr>
          <w:delText>در سریلانکا</w:delText>
        </w:r>
      </w:del>
      <w:ins w:id="17" w:author="Windows User" w:date="2019-11-09T09:06:00Z">
        <w:r w:rsidR="00AD69A2">
          <w:rPr>
            <w:rFonts w:cs="B Nazanin" w:hint="cs"/>
            <w:sz w:val="28"/>
            <w:szCs w:val="28"/>
            <w:rtl/>
            <w:lang w:bidi="fa-IR"/>
          </w:rPr>
          <w:t>از جمله</w:t>
        </w:r>
      </w:ins>
      <w:del w:id="18" w:author="Windows User" w:date="2019-11-09T09:06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به شمول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 xml:space="preserve"> پنجاه گردشگرخارجی</w:t>
      </w:r>
      <w:ins w:id="19" w:author="Windows User" w:date="2019-11-09T09:50:00Z">
        <w:r w:rsidR="00DA01FC" w:rsidRPr="00DA01F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 w:rsidR="00DA01FC" w:rsidRPr="00F37D2C">
          <w:rPr>
            <w:rFonts w:cs="B Nazanin" w:hint="cs"/>
            <w:sz w:val="28"/>
            <w:szCs w:val="28"/>
            <w:rtl/>
            <w:lang w:bidi="fa-IR"/>
          </w:rPr>
          <w:t>در سریلانکا</w:t>
        </w:r>
      </w:ins>
      <w:r w:rsidR="00F37D2C">
        <w:rPr>
          <w:rFonts w:cs="B Nazanin" w:hint="cs"/>
          <w:sz w:val="28"/>
          <w:szCs w:val="28"/>
          <w:rtl/>
          <w:lang w:bidi="fa-IR"/>
        </w:rPr>
        <w:t xml:space="preserve"> شد</w:t>
      </w:r>
      <w:del w:id="20" w:author="Windows User" w:date="2019-11-09T09:06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 xml:space="preserve">، </w:t>
      </w:r>
      <w:del w:id="21" w:author="Windows User" w:date="2019-11-09T09:50:00Z">
        <w:r w:rsidR="00F37D2C" w:rsidDel="00DA01F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عباراتی همچون «</w:t>
      </w:r>
      <w:del w:id="22" w:author="Windows User" w:date="2019-11-09T09:07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وهابی</w:t>
      </w:r>
      <w:del w:id="23" w:author="Windows User" w:date="2019-11-09T09:50:00Z">
        <w:r w:rsidR="00F37D2C" w:rsidDel="00DA01F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،</w:t>
      </w:r>
      <w:ins w:id="24" w:author="Windows User" w:date="2019-11-09T09:50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25" w:author="Windows User" w:date="2019-11-09T09:07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س</w:t>
      </w:r>
      <w:ins w:id="26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>َ</w:t>
        </w:r>
      </w:ins>
      <w:r w:rsidR="00F37D2C">
        <w:rPr>
          <w:rFonts w:cs="B Nazanin" w:hint="cs"/>
          <w:sz w:val="28"/>
          <w:szCs w:val="28"/>
          <w:rtl/>
          <w:lang w:bidi="fa-IR"/>
        </w:rPr>
        <w:t>ل</w:t>
      </w:r>
      <w:ins w:id="27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>َ</w:t>
        </w:r>
      </w:ins>
      <w:r w:rsidR="00F37D2C">
        <w:rPr>
          <w:rFonts w:cs="B Nazanin" w:hint="cs"/>
          <w:sz w:val="28"/>
          <w:szCs w:val="28"/>
          <w:rtl/>
          <w:lang w:bidi="fa-IR"/>
        </w:rPr>
        <w:t>فی</w:t>
      </w:r>
      <w:del w:id="28" w:author="Windows User" w:date="2019-11-09T09:07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، افراط</w:t>
      </w:r>
      <w:ins w:id="29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0" w:author="Windows User" w:date="2019-11-09T09:07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گرایی و </w:t>
      </w:r>
      <w:r w:rsidRPr="00F37D2C">
        <w:rPr>
          <w:rFonts w:cs="B Nazanin" w:hint="cs"/>
          <w:sz w:val="28"/>
          <w:szCs w:val="28"/>
          <w:rtl/>
          <w:lang w:bidi="fa-IR"/>
        </w:rPr>
        <w:t>عربستان سعودی</w:t>
      </w:r>
      <w:del w:id="31" w:author="Windows User" w:date="2019-11-09T09:07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» </w:t>
      </w:r>
      <w:r w:rsidRPr="00F37D2C">
        <w:rPr>
          <w:rFonts w:cs="B Nazanin" w:hint="cs"/>
          <w:sz w:val="28"/>
          <w:szCs w:val="28"/>
          <w:rtl/>
          <w:lang w:bidi="fa-IR"/>
        </w:rPr>
        <w:t>دائما</w:t>
      </w:r>
      <w:ins w:id="32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F37D2C">
        <w:rPr>
          <w:rFonts w:cs="B Nazanin" w:hint="cs"/>
          <w:sz w:val="28"/>
          <w:szCs w:val="28"/>
          <w:rtl/>
          <w:lang w:bidi="fa-IR"/>
        </w:rPr>
        <w:t xml:space="preserve"> در</w:t>
      </w:r>
      <w:ins w:id="33" w:author="Windows User" w:date="2019-11-09T09:50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Pr="00F37D2C">
        <w:rPr>
          <w:rFonts w:cs="B Nazanin" w:hint="cs"/>
          <w:sz w:val="28"/>
          <w:szCs w:val="28"/>
          <w:rtl/>
          <w:lang w:bidi="fa-IR"/>
        </w:rPr>
        <w:t>فضای مجازی</w:t>
      </w:r>
      <w:del w:id="34" w:author="Windows User" w:date="2019-11-09T09:07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>، در متن اخبار و</w:t>
      </w:r>
      <w:ins w:id="35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Pr="00F37D2C">
        <w:rPr>
          <w:rFonts w:cs="B Nazanin" w:hint="cs"/>
          <w:sz w:val="28"/>
          <w:szCs w:val="28"/>
          <w:rtl/>
          <w:lang w:bidi="fa-IR"/>
        </w:rPr>
        <w:t>در</w:t>
      </w:r>
      <w:ins w:id="36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Pr="00F37D2C">
        <w:rPr>
          <w:rFonts w:cs="B Nazanin" w:hint="cs"/>
          <w:sz w:val="28"/>
          <w:szCs w:val="28"/>
          <w:rtl/>
          <w:lang w:bidi="fa-IR"/>
        </w:rPr>
        <w:t>بین</w:t>
      </w:r>
      <w:r w:rsidR="00841784">
        <w:rPr>
          <w:rFonts w:cs="B Nazanin" w:hint="cs"/>
          <w:sz w:val="28"/>
          <w:szCs w:val="28"/>
          <w:rtl/>
          <w:lang w:bidi="fa-IR"/>
        </w:rPr>
        <w:t xml:space="preserve"> </w:t>
      </w:r>
      <w:ins w:id="37" w:author="Windows User" w:date="2019-11-09T09:07:00Z">
        <w:r w:rsidR="00AD69A2">
          <w:rPr>
            <w:rFonts w:cs="B Nazanin" w:hint="cs"/>
            <w:sz w:val="28"/>
            <w:szCs w:val="28"/>
            <w:rtl/>
            <w:lang w:bidi="fa-IR"/>
          </w:rPr>
          <w:t>همۀ افراد</w:t>
        </w:r>
      </w:ins>
      <w:del w:id="38" w:author="Windows User" w:date="2019-11-09T09:07:00Z">
        <w:r w:rsidR="00841784" w:rsidDel="00AD69A2">
          <w:rPr>
            <w:rFonts w:cs="B Nazanin" w:hint="cs"/>
            <w:sz w:val="28"/>
            <w:szCs w:val="28"/>
            <w:rtl/>
            <w:lang w:bidi="fa-IR"/>
          </w:rPr>
          <w:delText>آحاد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 xml:space="preserve"> ج</w:t>
      </w:r>
      <w:r w:rsidR="00841784">
        <w:rPr>
          <w:rFonts w:cs="B Nazanin" w:hint="cs"/>
          <w:sz w:val="28"/>
          <w:szCs w:val="28"/>
          <w:rtl/>
          <w:lang w:bidi="fa-IR"/>
        </w:rPr>
        <w:t>امعه دست</w:t>
      </w:r>
      <w:ins w:id="39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0" w:author="Windows User" w:date="2019-11-09T09:08:00Z">
        <w:r w:rsidR="00841784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41784">
        <w:rPr>
          <w:rFonts w:cs="B Nazanin" w:hint="cs"/>
          <w:sz w:val="28"/>
          <w:szCs w:val="28"/>
          <w:rtl/>
          <w:lang w:bidi="fa-IR"/>
        </w:rPr>
        <w:t>به</w:t>
      </w:r>
      <w:ins w:id="41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2" w:author="Windows User" w:date="2019-11-09T09:08:00Z">
        <w:r w:rsidR="00841784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41784">
        <w:rPr>
          <w:rFonts w:cs="B Nazanin" w:hint="cs"/>
          <w:sz w:val="28"/>
          <w:szCs w:val="28"/>
          <w:rtl/>
          <w:lang w:bidi="fa-IR"/>
        </w:rPr>
        <w:t>دست و ده</w:t>
      </w:r>
      <w:ins w:id="43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ا</w:t>
        </w:r>
      </w:ins>
      <w:r w:rsidR="00841784">
        <w:rPr>
          <w:rFonts w:cs="B Nazanin" w:hint="cs"/>
          <w:sz w:val="28"/>
          <w:szCs w:val="28"/>
          <w:rtl/>
          <w:lang w:bidi="fa-IR"/>
        </w:rPr>
        <w:t>ن</w:t>
      </w:r>
      <w:ins w:id="44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5" w:author="Windows User" w:date="2019-11-09T09:08:00Z">
        <w:r w:rsidR="00841784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41784">
        <w:rPr>
          <w:rFonts w:cs="B Nazanin" w:hint="cs"/>
          <w:sz w:val="28"/>
          <w:szCs w:val="28"/>
          <w:rtl/>
          <w:lang w:bidi="fa-IR"/>
        </w:rPr>
        <w:t>به</w:t>
      </w:r>
      <w:ins w:id="46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7" w:author="Windows User" w:date="2019-11-09T09:08:00Z">
        <w:r w:rsidR="00841784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41784">
        <w:rPr>
          <w:rFonts w:cs="B Nazanin" w:hint="cs"/>
          <w:sz w:val="28"/>
          <w:szCs w:val="28"/>
          <w:rtl/>
          <w:lang w:bidi="fa-IR"/>
        </w:rPr>
        <w:t>ده</w:t>
      </w:r>
      <w:ins w:id="48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ا</w:t>
        </w:r>
      </w:ins>
      <w:r w:rsidR="00841784">
        <w:rPr>
          <w:rFonts w:cs="B Nazanin" w:hint="cs"/>
          <w:sz w:val="28"/>
          <w:szCs w:val="28"/>
          <w:rtl/>
          <w:lang w:bidi="fa-IR"/>
        </w:rPr>
        <w:t>ن می</w:t>
      </w:r>
      <w:ins w:id="49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0" w:author="Windows User" w:date="2019-11-09T09:08:00Z">
        <w:r w:rsidR="00841784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>گشت</w:t>
      </w:r>
      <w:ins w:id="51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52" w:author="Windows User" w:date="2019-11-09T09:08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عربستان سعودی به</w:t>
      </w:r>
      <w:ins w:id="53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‌خاطر</w:t>
        </w:r>
      </w:ins>
      <w:del w:id="54" w:author="Windows User" w:date="2019-11-09T09:08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همراه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سیاست</w:t>
      </w:r>
      <w:ins w:id="55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6" w:author="Windows User" w:date="2019-11-09T09:08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های تعصب</w:t>
      </w:r>
      <w:ins w:id="57" w:author="Windows User" w:date="2019-11-09T09:08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8" w:author="Windows User" w:date="2019-11-09T09:08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آمیز</w:t>
      </w:r>
      <w:del w:id="59" w:author="Windows User" w:date="2019-11-09T09:08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، متهم اصلی حمایت از تفکرات و اعمال افراط</w:t>
      </w:r>
      <w:ins w:id="60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1" w:author="Windows User" w:date="2019-11-09T09:09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گرایانه معرفی شد</w:t>
      </w:r>
      <w:del w:id="62" w:author="Windows User" w:date="2019-11-09T09:09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. البته این</w:t>
      </w:r>
      <w:r w:rsidR="009B1788">
        <w:rPr>
          <w:rFonts w:cs="B Nazanin" w:hint="cs"/>
          <w:sz w:val="28"/>
          <w:szCs w:val="28"/>
          <w:rtl/>
          <w:lang w:bidi="fa-IR"/>
        </w:rPr>
        <w:t xml:space="preserve"> موضوع</w:t>
      </w:r>
      <w:del w:id="63" w:author="Windows User" w:date="2019-11-09T09:09:00Z">
        <w:r w:rsidR="009B1788" w:rsidDel="00AD69A2">
          <w:rPr>
            <w:rFonts w:cs="B Nazanin" w:hint="cs"/>
            <w:sz w:val="28"/>
            <w:szCs w:val="28"/>
            <w:rtl/>
            <w:lang w:bidi="fa-IR"/>
          </w:rPr>
          <w:delText xml:space="preserve"> د</w:delText>
        </w:r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>رکل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موجب تخریب وجه</w:t>
      </w:r>
      <w:ins w:id="64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65" w:author="Windows User" w:date="2019-11-09T09:09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 xml:space="preserve"> عمومی مسلمانان نیز می</w:t>
      </w:r>
      <w:ins w:id="66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7" w:author="Windows User" w:date="2019-11-09T09:09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7D2C">
        <w:rPr>
          <w:rFonts w:cs="B Nazanin" w:hint="cs"/>
          <w:sz w:val="28"/>
          <w:szCs w:val="28"/>
          <w:rtl/>
          <w:lang w:bidi="fa-IR"/>
        </w:rPr>
        <w:t>شد</w:t>
      </w:r>
      <w:del w:id="68" w:author="Windows User" w:date="2019-11-09T09:09:00Z">
        <w:r w:rsid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1788">
        <w:rPr>
          <w:rFonts w:cs="B Nazanin" w:hint="cs"/>
          <w:sz w:val="28"/>
          <w:szCs w:val="28"/>
          <w:rtl/>
          <w:lang w:bidi="fa-IR"/>
        </w:rPr>
        <w:t xml:space="preserve">. </w:t>
      </w:r>
      <w:r w:rsidR="00F37D2C">
        <w:rPr>
          <w:rFonts w:cs="B Nazanin" w:hint="cs"/>
          <w:sz w:val="28"/>
          <w:szCs w:val="28"/>
          <w:rtl/>
          <w:lang w:bidi="fa-IR"/>
        </w:rPr>
        <w:t>هرچند</w:t>
      </w:r>
      <w:ins w:id="69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F37D2C">
        <w:rPr>
          <w:rFonts w:cs="B Nazanin" w:hint="cs"/>
          <w:sz w:val="28"/>
          <w:szCs w:val="28"/>
          <w:rtl/>
          <w:lang w:bidi="fa-IR"/>
        </w:rPr>
        <w:t>که</w:t>
      </w:r>
      <w:r w:rsidRPr="00F37D2C">
        <w:rPr>
          <w:rFonts w:cs="B Nazanin" w:hint="cs"/>
          <w:sz w:val="28"/>
          <w:szCs w:val="28"/>
          <w:rtl/>
          <w:lang w:bidi="fa-IR"/>
        </w:rPr>
        <w:t xml:space="preserve"> در ساعا</w:t>
      </w:r>
      <w:r w:rsidR="00045FF0">
        <w:rPr>
          <w:rFonts w:cs="B Nazanin" w:hint="cs"/>
          <w:sz w:val="28"/>
          <w:szCs w:val="28"/>
          <w:rtl/>
          <w:lang w:bidi="fa-IR"/>
        </w:rPr>
        <w:t xml:space="preserve">ت </w:t>
      </w:r>
      <w:ins w:id="70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>ابتدایی</w:t>
        </w:r>
      </w:ins>
      <w:del w:id="71" w:author="Windows User" w:date="2019-11-09T09:09:00Z">
        <w:r w:rsidR="00045FF0" w:rsidDel="00AD69A2">
          <w:rPr>
            <w:rFonts w:cs="B Nazanin" w:hint="cs"/>
            <w:sz w:val="28"/>
            <w:szCs w:val="28"/>
            <w:rtl/>
            <w:lang w:bidi="fa-IR"/>
          </w:rPr>
          <w:delText>اول</w:delText>
        </w:r>
      </w:del>
      <w:r w:rsidR="00045FF0">
        <w:rPr>
          <w:rFonts w:cs="B Nazanin" w:hint="cs"/>
          <w:sz w:val="28"/>
          <w:szCs w:val="28"/>
          <w:rtl/>
          <w:lang w:bidi="fa-IR"/>
        </w:rPr>
        <w:t xml:space="preserve"> وقوع این حوادث تروریستی «</w:t>
      </w:r>
      <w:del w:id="72" w:author="Windows User" w:date="2019-11-09T09:09:00Z">
        <w:r w:rsidR="00045FF0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>کاردینال مالکوم</w:t>
      </w:r>
      <w:r w:rsidR="009B1788">
        <w:rPr>
          <w:rFonts w:cs="B Nazanin" w:hint="cs"/>
          <w:sz w:val="28"/>
          <w:szCs w:val="28"/>
          <w:rtl/>
          <w:lang w:bidi="fa-IR"/>
        </w:rPr>
        <w:t xml:space="preserve"> رانجیت</w:t>
      </w:r>
      <w:del w:id="73" w:author="Windows User" w:date="2019-11-09T09:09:00Z">
        <w:r w:rsidR="009B1788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45FF0">
        <w:rPr>
          <w:rFonts w:cs="B Nazanin" w:hint="cs"/>
          <w:sz w:val="28"/>
          <w:szCs w:val="28"/>
          <w:rtl/>
          <w:lang w:bidi="fa-IR"/>
        </w:rPr>
        <w:t>»</w:t>
      </w:r>
      <w:ins w:id="74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045FF0">
        <w:rPr>
          <w:rFonts w:cs="B Nazanin" w:hint="cs"/>
          <w:sz w:val="28"/>
          <w:szCs w:val="28"/>
          <w:rtl/>
          <w:lang w:bidi="fa-IR"/>
        </w:rPr>
        <w:t xml:space="preserve"> رهبر م</w:t>
      </w:r>
      <w:r w:rsidRPr="00F37D2C">
        <w:rPr>
          <w:rFonts w:cs="B Nazanin" w:hint="cs"/>
          <w:sz w:val="28"/>
          <w:szCs w:val="28"/>
          <w:rtl/>
          <w:lang w:bidi="fa-IR"/>
        </w:rPr>
        <w:t>سیحیان کاتولیک در سریلانکا</w:t>
      </w:r>
      <w:ins w:id="75" w:author="Windows User" w:date="2019-11-09T09:09:00Z">
        <w:r w:rsidR="00AD69A2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F37D2C">
        <w:rPr>
          <w:rFonts w:cs="B Nazanin" w:hint="cs"/>
          <w:sz w:val="28"/>
          <w:szCs w:val="28"/>
          <w:rtl/>
          <w:lang w:bidi="fa-IR"/>
        </w:rPr>
        <w:t xml:space="preserve"> </w:t>
      </w:r>
      <w:r w:rsidR="009B1788">
        <w:rPr>
          <w:rFonts w:cs="B Nazanin" w:hint="cs"/>
          <w:sz w:val="28"/>
          <w:szCs w:val="28"/>
          <w:rtl/>
          <w:lang w:bidi="fa-IR"/>
        </w:rPr>
        <w:t xml:space="preserve">اعلام </w:t>
      </w:r>
      <w:ins w:id="76" w:author="Windows User" w:date="2019-11-09T09:10:00Z">
        <w:r w:rsidR="00AD69A2">
          <w:rPr>
            <w:rFonts w:cs="B Nazanin" w:hint="cs"/>
            <w:sz w:val="28"/>
            <w:szCs w:val="28"/>
            <w:rtl/>
            <w:lang w:bidi="fa-IR"/>
          </w:rPr>
          <w:t>کرد که</w:t>
        </w:r>
      </w:ins>
      <w:del w:id="77" w:author="Windows User" w:date="2019-11-09T09:10:00Z">
        <w:r w:rsidR="009B1788" w:rsidDel="00AD69A2">
          <w:rPr>
            <w:rFonts w:cs="B Nazanin" w:hint="cs"/>
            <w:sz w:val="28"/>
            <w:szCs w:val="28"/>
            <w:rtl/>
            <w:lang w:bidi="fa-IR"/>
          </w:rPr>
          <w:delText>نمود</w:delText>
        </w:r>
      </w:del>
      <w:r w:rsidRPr="00F37D2C">
        <w:rPr>
          <w:rFonts w:cs="B Nazanin" w:hint="cs"/>
          <w:sz w:val="28"/>
          <w:szCs w:val="28"/>
          <w:rtl/>
          <w:lang w:bidi="fa-IR"/>
        </w:rPr>
        <w:t xml:space="preserve"> این اتفاق</w:t>
      </w:r>
      <w:del w:id="78" w:author="Windows User" w:date="2019-11-09T09:10:00Z"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9B1788" w:rsidDel="00AD69A2">
          <w:rPr>
            <w:rFonts w:cs="B Nazanin" w:hint="cs"/>
            <w:sz w:val="28"/>
            <w:szCs w:val="28"/>
            <w:rtl/>
            <w:lang w:bidi="fa-IR"/>
          </w:rPr>
          <w:delText>ربطی</w:delText>
        </w:r>
      </w:del>
      <w:r w:rsidR="009B1788">
        <w:rPr>
          <w:rFonts w:cs="B Nazanin" w:hint="cs"/>
          <w:sz w:val="28"/>
          <w:szCs w:val="28"/>
          <w:rtl/>
          <w:lang w:bidi="fa-IR"/>
        </w:rPr>
        <w:t xml:space="preserve"> به جامع</w:t>
      </w:r>
      <w:ins w:id="79" w:author="Windows User" w:date="2019-11-09T09:10:00Z">
        <w:r w:rsidR="00AD69A2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80" w:author="Windows User" w:date="2019-11-09T09:10:00Z">
        <w:r w:rsidR="009B1788" w:rsidDel="00AD69A2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9B1788">
        <w:rPr>
          <w:rFonts w:cs="B Nazanin" w:hint="cs"/>
          <w:sz w:val="28"/>
          <w:szCs w:val="28"/>
          <w:rtl/>
          <w:lang w:bidi="fa-IR"/>
        </w:rPr>
        <w:t xml:space="preserve"> مسلمان این کشور </w:t>
      </w:r>
      <w:ins w:id="81" w:author="Windows User" w:date="2019-11-09T09:10:00Z">
        <w:r w:rsidR="00AD69A2">
          <w:rPr>
            <w:rFonts w:cs="B Nazanin" w:hint="cs"/>
            <w:sz w:val="28"/>
            <w:szCs w:val="28"/>
            <w:rtl/>
            <w:lang w:bidi="fa-IR"/>
          </w:rPr>
          <w:t>ارتباطی ندارد.</w:t>
        </w:r>
      </w:ins>
      <w:del w:id="82" w:author="Windows User" w:date="2019-11-09T09:10:00Z">
        <w:r w:rsidR="009B1788" w:rsidDel="00AD69A2">
          <w:rPr>
            <w:rFonts w:cs="B Nazanin" w:hint="cs"/>
            <w:sz w:val="28"/>
            <w:szCs w:val="28"/>
            <w:rtl/>
            <w:lang w:bidi="fa-IR"/>
          </w:rPr>
          <w:delText xml:space="preserve">ندارد . </w:delText>
        </w:r>
        <w:r w:rsidRPr="00F37D2C" w:rsidDel="00AD69A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B1788" w:rsidRDefault="009B1788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پس از این اعلام</w:t>
      </w:r>
      <w:ins w:id="83" w:author="Windows User" w:date="2019-11-09T09:54:00Z">
        <w:r w:rsidR="00DA01F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4" w:author="Windows User" w:date="2019-11-09T09:54:00Z">
        <w:r w:rsidDel="00DA01F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نظر هوشمندانه از </w:t>
      </w:r>
      <w:ins w:id="85" w:author="Windows User" w:date="2019-11-09T09:55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طرف </w:t>
        </w:r>
      </w:ins>
      <w:del w:id="86" w:author="Windows User" w:date="2019-11-09T09:55:00Z">
        <w:r w:rsidDel="00DA01FC">
          <w:rPr>
            <w:rFonts w:cs="B Nazanin" w:hint="cs"/>
            <w:sz w:val="28"/>
            <w:szCs w:val="28"/>
            <w:rtl/>
            <w:lang w:bidi="fa-IR"/>
          </w:rPr>
          <w:delText xml:space="preserve">سوی </w:delText>
        </w:r>
      </w:del>
      <w:r>
        <w:rPr>
          <w:rFonts w:cs="B Nazanin" w:hint="cs"/>
          <w:sz w:val="28"/>
          <w:szCs w:val="28"/>
          <w:rtl/>
          <w:lang w:bidi="fa-IR"/>
        </w:rPr>
        <w:t>رهبر</w:t>
      </w:r>
      <w:ins w:id="87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مسیحیان</w:t>
      </w:r>
      <w:r w:rsidR="002C74C2">
        <w:rPr>
          <w:rFonts w:cs="B Nazanin" w:hint="cs"/>
          <w:sz w:val="28"/>
          <w:szCs w:val="28"/>
          <w:rtl/>
          <w:lang w:bidi="fa-IR"/>
        </w:rPr>
        <w:t xml:space="preserve"> و مدیریت بح</w:t>
      </w:r>
      <w:r w:rsidR="00BC5262">
        <w:rPr>
          <w:rFonts w:cs="B Nazanin" w:hint="cs"/>
          <w:sz w:val="28"/>
          <w:szCs w:val="28"/>
          <w:rtl/>
          <w:lang w:bidi="fa-IR"/>
        </w:rPr>
        <w:t>ران از سوی ایشان</w:t>
      </w:r>
      <w:del w:id="88" w:author="Windows User" w:date="2019-11-09T09:17:00Z">
        <w:r w:rsidR="00BC5262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C5262">
        <w:rPr>
          <w:rFonts w:cs="B Nazanin" w:hint="cs"/>
          <w:sz w:val="28"/>
          <w:szCs w:val="28"/>
          <w:rtl/>
          <w:lang w:bidi="fa-IR"/>
        </w:rPr>
        <w:t>، مدعی جدیدی د</w:t>
      </w:r>
      <w:r w:rsidR="002C74C2">
        <w:rPr>
          <w:rFonts w:cs="B Nazanin" w:hint="cs"/>
          <w:sz w:val="28"/>
          <w:szCs w:val="28"/>
          <w:rtl/>
          <w:lang w:bidi="fa-IR"/>
        </w:rPr>
        <w:t>ر</w:t>
      </w:r>
      <w:ins w:id="89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2C74C2">
        <w:rPr>
          <w:rFonts w:cs="B Nazanin" w:hint="cs"/>
          <w:sz w:val="28"/>
          <w:szCs w:val="28"/>
          <w:rtl/>
          <w:lang w:bidi="fa-IR"/>
        </w:rPr>
        <w:t>این خصوص</w:t>
      </w:r>
      <w:r>
        <w:rPr>
          <w:rFonts w:cs="B Nazanin" w:hint="cs"/>
          <w:sz w:val="28"/>
          <w:szCs w:val="28"/>
          <w:rtl/>
          <w:lang w:bidi="fa-IR"/>
        </w:rPr>
        <w:t xml:space="preserve"> پیدا شد</w:t>
      </w:r>
      <w:del w:id="90" w:author="Windows User" w:date="2019-11-09T09:17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. </w:t>
      </w:r>
      <w:ins w:id="91" w:author="Windows User" w:date="2019-11-09T09:55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در این موقعیت </w:t>
        </w:r>
      </w:ins>
      <w:r>
        <w:rPr>
          <w:rFonts w:cs="B Nazanin" w:hint="cs"/>
          <w:sz w:val="28"/>
          <w:szCs w:val="28"/>
          <w:rtl/>
          <w:lang w:bidi="fa-IR"/>
        </w:rPr>
        <w:t>برخی رهبران بودایی</w:t>
      </w:r>
      <w:del w:id="92" w:author="Windows User" w:date="2019-11-09T09:17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فرصت را مغتنم شمرده و</w:t>
      </w:r>
      <w:ins w:id="93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در</w:t>
      </w:r>
      <w:ins w:id="94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>بارۀ</w:t>
        </w:r>
      </w:ins>
      <w:del w:id="95" w:author="Windows User" w:date="2019-11-09T09:17:00Z">
        <w:r w:rsidDel="008F74A5">
          <w:rPr>
            <w:rFonts w:cs="B Nazanin" w:hint="cs"/>
            <w:sz w:val="28"/>
            <w:szCs w:val="28"/>
            <w:rtl/>
            <w:lang w:bidi="fa-IR"/>
          </w:rPr>
          <w:delText>خصوص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گسترش</w:t>
      </w:r>
      <w:r w:rsidR="002C74C2">
        <w:rPr>
          <w:rFonts w:cs="B Nazanin" w:hint="cs"/>
          <w:sz w:val="28"/>
          <w:szCs w:val="28"/>
          <w:rtl/>
          <w:lang w:bidi="fa-IR"/>
        </w:rPr>
        <w:t xml:space="preserve"> اعمال و رفتار</w:t>
      </w:r>
      <w:r>
        <w:rPr>
          <w:rFonts w:cs="B Nazanin" w:hint="cs"/>
          <w:sz w:val="28"/>
          <w:szCs w:val="28"/>
          <w:rtl/>
          <w:lang w:bidi="fa-IR"/>
        </w:rPr>
        <w:t xml:space="preserve"> افراط</w:t>
      </w:r>
      <w:ins w:id="96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7" w:author="Windows User" w:date="2019-11-09T09:17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گرای</w:t>
      </w:r>
      <w:r w:rsidR="002C74C2">
        <w:rPr>
          <w:rFonts w:cs="B Nazanin" w:hint="cs"/>
          <w:sz w:val="28"/>
          <w:szCs w:val="28"/>
          <w:rtl/>
          <w:lang w:bidi="fa-IR"/>
        </w:rPr>
        <w:t>انه</w:t>
      </w:r>
      <w:del w:id="98" w:author="Windows User" w:date="2019-11-09T09:55:00Z">
        <w:r w:rsidR="002C74C2" w:rsidDel="00DA01FC">
          <w:rPr>
            <w:rFonts w:cs="B Nazanin" w:hint="cs"/>
            <w:sz w:val="28"/>
            <w:szCs w:val="28"/>
            <w:rtl/>
            <w:lang w:bidi="fa-IR"/>
          </w:rPr>
          <w:delText xml:space="preserve"> از سوی</w:delText>
        </w:r>
      </w:del>
      <w:r w:rsidR="002C74C2">
        <w:rPr>
          <w:rFonts w:cs="B Nazanin" w:hint="cs"/>
          <w:sz w:val="28"/>
          <w:szCs w:val="28"/>
          <w:rtl/>
          <w:lang w:bidi="fa-IR"/>
        </w:rPr>
        <w:t xml:space="preserve"> مسلمانان</w:t>
      </w:r>
      <w:r w:rsidR="00BC5262">
        <w:rPr>
          <w:rFonts w:cs="B Nazanin" w:hint="cs"/>
          <w:sz w:val="28"/>
          <w:szCs w:val="28"/>
          <w:rtl/>
          <w:lang w:bidi="fa-IR"/>
        </w:rPr>
        <w:t xml:space="preserve"> و تبعات آن اظهار</w:t>
      </w:r>
      <w:ins w:id="99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BC5262">
        <w:rPr>
          <w:rFonts w:cs="B Nazanin" w:hint="cs"/>
          <w:sz w:val="28"/>
          <w:szCs w:val="28"/>
          <w:rtl/>
          <w:lang w:bidi="fa-IR"/>
        </w:rPr>
        <w:t>نظرکردند</w:t>
      </w:r>
      <w:del w:id="100" w:author="Windows User" w:date="2019-11-09T09:17:00Z">
        <w:r w:rsidR="00BC5262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C5262">
        <w:rPr>
          <w:rFonts w:cs="B Nazanin" w:hint="cs"/>
          <w:sz w:val="28"/>
          <w:szCs w:val="28"/>
          <w:rtl/>
          <w:lang w:bidi="fa-IR"/>
        </w:rPr>
        <w:t>.</w:t>
      </w:r>
      <w:r>
        <w:rPr>
          <w:rFonts w:cs="B Nazanin" w:hint="cs"/>
          <w:sz w:val="28"/>
          <w:szCs w:val="28"/>
          <w:rtl/>
          <w:lang w:bidi="fa-IR"/>
        </w:rPr>
        <w:t xml:space="preserve"> این موضع</w:t>
      </w:r>
      <w:ins w:id="101" w:author="Windows User" w:date="2019-11-09T09:17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2" w:author="Windows User" w:date="2019-11-09T09:17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گیری</w:t>
      </w:r>
      <w:ins w:id="103" w:author="Windows User" w:date="2019-11-09T09:18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4" w:author="Windows User" w:date="2019-11-09T09:18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ها </w:delText>
        </w:r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از سوی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بودایی</w:t>
      </w:r>
      <w:r w:rsidR="009B3E1D">
        <w:rPr>
          <w:rFonts w:cs="B Nazanin" w:hint="cs"/>
          <w:sz w:val="28"/>
          <w:szCs w:val="28"/>
          <w:rtl/>
          <w:lang w:bidi="fa-IR"/>
        </w:rPr>
        <w:t>ان</w:t>
      </w:r>
      <w:del w:id="105" w:author="Windows User" w:date="2019-11-09T09:55:00Z">
        <w:r w:rsidDel="00DA01F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موجب نگرانی فراوانی در</w:t>
      </w:r>
      <w:ins w:id="106" w:author="Windows User" w:date="2019-11-09T09:18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بین «</w:t>
      </w:r>
      <w:del w:id="107" w:author="Windows User" w:date="2019-11-09T09:18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خواص و عوام</w:t>
      </w:r>
      <w:del w:id="108" w:author="Windows User" w:date="2019-11-09T09:18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» مسلمانان</w:t>
      </w:r>
      <w:r w:rsidR="002C74C2">
        <w:rPr>
          <w:rFonts w:cs="B Nazanin" w:hint="cs"/>
          <w:sz w:val="28"/>
          <w:szCs w:val="28"/>
          <w:rtl/>
          <w:lang w:bidi="fa-IR"/>
        </w:rPr>
        <w:t xml:space="preserve"> شد</w:t>
      </w:r>
      <w:del w:id="109" w:author="Windows User" w:date="2019-11-09T09:18:00Z">
        <w:r w:rsidR="002C74C2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C74C2">
        <w:rPr>
          <w:rFonts w:cs="B Nazanin" w:hint="cs"/>
          <w:sz w:val="28"/>
          <w:szCs w:val="28"/>
          <w:rtl/>
          <w:lang w:bidi="fa-IR"/>
        </w:rPr>
        <w:t>. مسلمانان</w:t>
      </w:r>
      <w:r w:rsidR="002C74C2" w:rsidRPr="002C74C2">
        <w:rPr>
          <w:rFonts w:hint="cs"/>
          <w:rtl/>
        </w:rPr>
        <w:t xml:space="preserve"> </w:t>
      </w:r>
      <w:r w:rsidR="002C74C2" w:rsidRPr="002C74C2">
        <w:rPr>
          <w:rFonts w:cs="B Nazanin" w:hint="cs"/>
          <w:sz w:val="28"/>
          <w:szCs w:val="28"/>
          <w:rtl/>
          <w:lang w:bidi="fa-IR"/>
        </w:rPr>
        <w:t>تلاش</w:t>
      </w:r>
      <w:ins w:id="110" w:author="Windows User" w:date="2019-11-09T09:18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بسیاری</w:t>
        </w:r>
      </w:ins>
      <w:del w:id="111" w:author="Windows User" w:date="2019-11-09T09:18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چشمگیری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کردن</w:t>
      </w:r>
      <w:r w:rsidR="009B3E1D">
        <w:rPr>
          <w:rFonts w:cs="B Nazanin" w:hint="cs"/>
          <w:sz w:val="28"/>
          <w:szCs w:val="28"/>
          <w:rtl/>
          <w:lang w:bidi="fa-IR"/>
        </w:rPr>
        <w:t>د</w:t>
      </w:r>
      <w:r>
        <w:rPr>
          <w:rFonts w:cs="B Nazanin" w:hint="cs"/>
          <w:sz w:val="28"/>
          <w:szCs w:val="28"/>
          <w:rtl/>
          <w:lang w:bidi="fa-IR"/>
        </w:rPr>
        <w:t xml:space="preserve"> تا از بروز کوچک</w:t>
      </w:r>
      <w:ins w:id="112" w:author="Windows User" w:date="2019-11-09T09:18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3" w:author="Windows User" w:date="2019-11-09T09:18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ترین </w:t>
      </w:r>
      <w:ins w:id="114" w:author="Windows User" w:date="2019-11-09T09:56:00Z">
        <w:r w:rsidR="00DA01FC">
          <w:rPr>
            <w:rFonts w:cs="B Nazanin" w:hint="cs"/>
            <w:sz w:val="28"/>
            <w:szCs w:val="28"/>
            <w:rtl/>
            <w:lang w:bidi="fa-IR"/>
          </w:rPr>
          <w:t>برخوردی</w:t>
        </w:r>
      </w:ins>
      <w:del w:id="115" w:author="Windows User" w:date="2019-11-09T09:56:00Z">
        <w:r w:rsidDel="00DA01FC">
          <w:rPr>
            <w:rFonts w:cs="B Nazanin" w:hint="cs"/>
            <w:sz w:val="28"/>
            <w:szCs w:val="28"/>
            <w:rtl/>
            <w:lang w:bidi="fa-IR"/>
          </w:rPr>
          <w:delText>اصطکاک</w:delText>
        </w:r>
      </w:del>
      <w:del w:id="116" w:author="Windows User" w:date="2019-11-09T09:18:00Z">
        <w:r w:rsidDel="008F74A5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نیز پرهیز شود</w:t>
      </w:r>
      <w:del w:id="117" w:author="Windows User" w:date="2019-11-09T09:19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118" w:author="Windows User" w:date="2019-11-09T09:57:00Z">
        <w:r w:rsidR="00DA01FC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119" w:author="Windows User" w:date="2019-11-09T09:57:00Z">
        <w:r w:rsidDel="00DA01FC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این موضوع تا</w:t>
      </w:r>
      <w:del w:id="120" w:author="Windows User" w:date="2019-11-09T09:19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عدم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پخش</w:t>
      </w:r>
      <w:ins w:id="121" w:author="Windows User" w:date="2019-11-09T09:19:00Z">
        <w:r w:rsidR="008F74A5">
          <w:rPr>
            <w:rFonts w:cs="B Nazanin" w:hint="cs"/>
            <w:sz w:val="28"/>
            <w:szCs w:val="28"/>
            <w:rtl/>
            <w:lang w:bidi="fa-IR"/>
          </w:rPr>
          <w:t>‌نشدن</w:t>
        </w:r>
      </w:ins>
      <w:r>
        <w:rPr>
          <w:rFonts w:cs="B Nazanin" w:hint="cs"/>
          <w:sz w:val="28"/>
          <w:szCs w:val="28"/>
          <w:rtl/>
          <w:lang w:bidi="fa-IR"/>
        </w:rPr>
        <w:t xml:space="preserve"> ا</w:t>
      </w:r>
      <w:r w:rsidR="0026040D">
        <w:rPr>
          <w:rFonts w:cs="B Nazanin" w:hint="cs"/>
          <w:sz w:val="28"/>
          <w:szCs w:val="28"/>
          <w:rtl/>
          <w:lang w:bidi="fa-IR"/>
        </w:rPr>
        <w:t xml:space="preserve">ذان از مساجد و </w:t>
      </w:r>
      <w:r w:rsidR="00BC5262">
        <w:rPr>
          <w:rFonts w:cs="B Nazanin" w:hint="cs"/>
          <w:sz w:val="28"/>
          <w:szCs w:val="28"/>
          <w:rtl/>
          <w:lang w:bidi="fa-IR"/>
        </w:rPr>
        <w:t>خودداری از</w:t>
      </w:r>
      <w:ins w:id="122" w:author="Windows User" w:date="2019-11-09T09:19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26040D">
        <w:rPr>
          <w:rFonts w:cs="B Nazanin" w:hint="cs"/>
          <w:sz w:val="28"/>
          <w:szCs w:val="28"/>
          <w:rtl/>
          <w:lang w:bidi="fa-IR"/>
        </w:rPr>
        <w:t>ظهور و</w:t>
      </w:r>
      <w:ins w:id="123" w:author="Windows User" w:date="2019-11-09T09:19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26040D">
        <w:rPr>
          <w:rFonts w:cs="B Nazanin" w:hint="cs"/>
          <w:sz w:val="28"/>
          <w:szCs w:val="28"/>
          <w:rtl/>
          <w:lang w:bidi="fa-IR"/>
        </w:rPr>
        <w:t>بروز برخی از</w:t>
      </w:r>
      <w:r>
        <w:rPr>
          <w:rFonts w:cs="B Nazanin" w:hint="cs"/>
          <w:sz w:val="28"/>
          <w:szCs w:val="28"/>
          <w:rtl/>
          <w:lang w:bidi="fa-IR"/>
        </w:rPr>
        <w:t xml:space="preserve"> شعائر</w:t>
      </w:r>
      <w:r w:rsidR="0026040D">
        <w:rPr>
          <w:rFonts w:cs="B Nazanin" w:hint="cs"/>
          <w:sz w:val="28"/>
          <w:szCs w:val="28"/>
          <w:rtl/>
          <w:lang w:bidi="fa-IR"/>
        </w:rPr>
        <w:t>اسلامی</w:t>
      </w:r>
      <w:r>
        <w:rPr>
          <w:rFonts w:cs="B Nazanin" w:hint="cs"/>
          <w:sz w:val="28"/>
          <w:szCs w:val="28"/>
          <w:rtl/>
          <w:lang w:bidi="fa-IR"/>
        </w:rPr>
        <w:t xml:space="preserve"> نیز پیش رفت</w:t>
      </w:r>
      <w:del w:id="124" w:author="Windows User" w:date="2019-11-09T09:19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125" w:author="Windows User" w:date="2019-11-09T09:20:00Z">
        <w:r w:rsidR="008F74A5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126" w:author="Windows User" w:date="2019-11-09T09:20:00Z">
        <w:r w:rsidDel="008F74A5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حتی </w:t>
      </w:r>
      <w:del w:id="127" w:author="Windows User" w:date="2019-11-09T09:58:00Z">
        <w:r w:rsidDel="00DA01FC">
          <w:rPr>
            <w:rFonts w:cs="B Nazanin" w:hint="cs"/>
            <w:sz w:val="28"/>
            <w:szCs w:val="28"/>
            <w:rtl/>
            <w:lang w:bidi="fa-IR"/>
          </w:rPr>
          <w:delText>وز</w:delText>
        </w:r>
      </w:del>
      <w:del w:id="128" w:author="Windows User" w:date="2019-11-09T09:20:00Z">
        <w:r w:rsidDel="008F74A5">
          <w:rPr>
            <w:rFonts w:cs="B Nazanin" w:hint="cs"/>
            <w:sz w:val="28"/>
            <w:szCs w:val="28"/>
            <w:rtl/>
            <w:lang w:bidi="fa-IR"/>
          </w:rPr>
          <w:delText>رای</w:delText>
        </w:r>
      </w:del>
      <w:del w:id="129" w:author="Windows User" w:date="2019-11-09T09:58:00Z">
        <w:r w:rsidDel="00DA01FC">
          <w:rPr>
            <w:rFonts w:cs="B Nazanin" w:hint="cs"/>
            <w:sz w:val="28"/>
            <w:szCs w:val="28"/>
            <w:rtl/>
            <w:lang w:bidi="fa-IR"/>
          </w:rPr>
          <w:delText xml:space="preserve"> مسلمان کابینه و</w:delText>
        </w:r>
        <w:r w:rsidR="009B3E1D" w:rsidDel="00DA01F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فرمانداران</w:t>
      </w:r>
      <w:ins w:id="130" w:author="Windows User" w:date="2019-11-09T09:58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 و وزیران</w:t>
        </w:r>
      </w:ins>
      <w:r w:rsidR="009B3E1D">
        <w:rPr>
          <w:rFonts w:cs="B Nazanin" w:hint="cs"/>
          <w:sz w:val="28"/>
          <w:szCs w:val="28"/>
          <w:rtl/>
          <w:lang w:bidi="fa-IR"/>
        </w:rPr>
        <w:t xml:space="preserve"> مسلمان </w:t>
      </w:r>
      <w:ins w:id="131" w:author="Windows User" w:date="2019-11-09T09:58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کابینه </w:t>
        </w:r>
      </w:ins>
      <w:r w:rsidR="00BC5262">
        <w:rPr>
          <w:rFonts w:cs="B Nazanin" w:hint="cs"/>
          <w:sz w:val="28"/>
          <w:szCs w:val="28"/>
          <w:rtl/>
          <w:lang w:bidi="fa-IR"/>
        </w:rPr>
        <w:t>در</w:t>
      </w:r>
      <w:ins w:id="132" w:author="Windows User" w:date="2019-11-09T09:20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9B3E1D">
        <w:rPr>
          <w:rFonts w:cs="B Nazanin" w:hint="cs"/>
          <w:sz w:val="28"/>
          <w:szCs w:val="28"/>
          <w:rtl/>
          <w:lang w:bidi="fa-IR"/>
        </w:rPr>
        <w:t>دو</w:t>
      </w:r>
      <w:ins w:id="133" w:author="Windows User" w:date="2019-11-09T09:20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9B3E1D">
        <w:rPr>
          <w:rFonts w:cs="B Nazanin" w:hint="cs"/>
          <w:sz w:val="28"/>
          <w:szCs w:val="28"/>
          <w:rtl/>
          <w:lang w:bidi="fa-IR"/>
        </w:rPr>
        <w:t xml:space="preserve">ایالت </w:t>
      </w:r>
      <w:ins w:id="134" w:author="Windows User" w:date="2019-11-09T09:20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برای </w:t>
        </w:r>
      </w:ins>
      <w:del w:id="135" w:author="Windows User" w:date="2019-11-09T09:20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به منظور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کاهش تنش</w:t>
      </w:r>
      <w:ins w:id="136" w:author="Windows User" w:date="2019-11-09T09:20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7" w:author="Windows User" w:date="2019-11-09T09:20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ها</w:t>
      </w:r>
      <w:del w:id="138" w:author="Windows User" w:date="2019-11-09T09:21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، اقدام به استعفا کردند</w:t>
      </w:r>
      <w:del w:id="139" w:author="Windows User" w:date="2019-11-09T09:21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.</w:t>
      </w:r>
      <w:del w:id="140" w:author="Windows User" w:date="2019-11-09T09:21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B3E1D" w:rsidRDefault="009B3E1D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روزها</w:t>
      </w:r>
      <w:del w:id="141" w:author="Windows User" w:date="2019-11-09T09:21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، </w:t>
      </w:r>
      <w:ins w:id="142" w:author="Windows User" w:date="2019-11-09T09:21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اعمال </w:t>
        </w:r>
      </w:ins>
      <w:r>
        <w:rPr>
          <w:rFonts w:cs="B Nazanin" w:hint="cs"/>
          <w:sz w:val="28"/>
          <w:szCs w:val="28"/>
          <w:rtl/>
          <w:lang w:bidi="fa-IR"/>
        </w:rPr>
        <w:t>فشار</w:t>
      </w:r>
      <w:ins w:id="143" w:author="Windows User" w:date="2019-11-09T09:21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نسبت به مسلمانان</w:t>
        </w:r>
      </w:ins>
      <w:r>
        <w:rPr>
          <w:rFonts w:cs="B Nazanin" w:hint="cs"/>
          <w:sz w:val="28"/>
          <w:szCs w:val="28"/>
          <w:rtl/>
          <w:lang w:bidi="fa-IR"/>
        </w:rPr>
        <w:t xml:space="preserve"> تا حدی</w:t>
      </w:r>
      <w:ins w:id="144" w:author="Windows User" w:date="2019-11-09T09:21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145" w:author="Windows User" w:date="2019-11-09T09:21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نسبت به مسلمانان ،</w:delText>
        </w:r>
      </w:del>
      <w:r>
        <w:rPr>
          <w:rFonts w:cs="B Nazanin" w:hint="cs"/>
          <w:sz w:val="28"/>
          <w:szCs w:val="28"/>
          <w:rtl/>
          <w:lang w:bidi="fa-IR"/>
        </w:rPr>
        <w:t>کاهش یافته</w:t>
      </w:r>
      <w:ins w:id="146" w:author="Windows User" w:date="2019-11-09T09:22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r>
        <w:rPr>
          <w:rFonts w:cs="B Nazanin" w:hint="cs"/>
          <w:sz w:val="28"/>
          <w:szCs w:val="28"/>
          <w:rtl/>
          <w:lang w:bidi="fa-IR"/>
        </w:rPr>
        <w:t xml:space="preserve"> و </w:t>
      </w:r>
      <w:ins w:id="147" w:author="Windows User" w:date="2019-11-09T09:22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قرار است </w:t>
        </w:r>
      </w:ins>
      <w:r>
        <w:rPr>
          <w:rFonts w:cs="B Nazanin" w:hint="cs"/>
          <w:sz w:val="28"/>
          <w:szCs w:val="28"/>
          <w:rtl/>
          <w:lang w:bidi="fa-IR"/>
        </w:rPr>
        <w:t>وزرای مسلمان که استعفای</w:t>
      </w:r>
      <w:del w:id="148" w:author="Windows User" w:date="2019-11-09T09:22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شان پذیرفته نشده بود</w:t>
      </w:r>
      <w:ins w:id="149" w:author="Windows User" w:date="2019-11-09T09:22:00Z">
        <w:r w:rsidR="008F74A5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50" w:author="Windows User" w:date="2019-11-09T09:22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قراراست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به محل کارشان ب</w:t>
      </w:r>
      <w:ins w:id="151" w:author="Windows User" w:date="2019-11-09T09:22:00Z">
        <w:r w:rsidR="008F74A5">
          <w:rPr>
            <w:rFonts w:cs="B Nazanin" w:hint="cs"/>
            <w:sz w:val="28"/>
            <w:szCs w:val="28"/>
            <w:rtl/>
            <w:lang w:bidi="fa-IR"/>
          </w:rPr>
          <w:t>از</w:t>
        </w:r>
      </w:ins>
      <w:del w:id="152" w:author="Windows User" w:date="2019-11-09T09:22:00Z">
        <w:r w:rsidDel="008F74A5">
          <w:rPr>
            <w:rFonts w:cs="B Nazanin" w:hint="cs"/>
            <w:sz w:val="28"/>
            <w:szCs w:val="28"/>
            <w:rtl/>
            <w:lang w:bidi="fa-IR"/>
          </w:rPr>
          <w:delText>ر</w:delText>
        </w:r>
      </w:del>
      <w:r>
        <w:rPr>
          <w:rFonts w:cs="B Nazanin" w:hint="cs"/>
          <w:sz w:val="28"/>
          <w:szCs w:val="28"/>
          <w:rtl/>
          <w:lang w:bidi="fa-IR"/>
        </w:rPr>
        <w:t>گردند</w:t>
      </w:r>
      <w:del w:id="153" w:author="Windows User" w:date="2019-11-09T09:22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  <w:del w:id="154" w:author="Windows User" w:date="2019-11-09T09:58:00Z">
        <w:r w:rsidDel="00DA01F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9B3E1D" w:rsidRDefault="00F00146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</w:t>
      </w:r>
      <w:ins w:id="155" w:author="Windows User" w:date="2019-11-09T09:22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این هنگام</w:t>
      </w:r>
      <w:r w:rsidR="009B3E1D">
        <w:rPr>
          <w:rFonts w:cs="B Nazanin" w:hint="cs"/>
          <w:sz w:val="28"/>
          <w:szCs w:val="28"/>
          <w:rtl/>
          <w:lang w:bidi="fa-IR"/>
        </w:rPr>
        <w:t xml:space="preserve"> که</w:t>
      </w:r>
      <w:del w:id="156" w:author="Windows User" w:date="2019-11-09T09:22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،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 xml:space="preserve"> عربستان سعودی</w:t>
      </w:r>
      <w:ins w:id="157" w:author="Windows User" w:date="2019-11-09T09:23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از نظر افکار عمومی</w:t>
        </w:r>
      </w:ins>
      <w:r w:rsidR="009B3E1D">
        <w:rPr>
          <w:rFonts w:cs="B Nazanin" w:hint="cs"/>
          <w:sz w:val="28"/>
          <w:szCs w:val="28"/>
          <w:rtl/>
          <w:lang w:bidi="fa-IR"/>
        </w:rPr>
        <w:t xml:space="preserve"> در بدترین شرایط </w:t>
      </w:r>
      <w:del w:id="158" w:author="Windows User" w:date="2019-11-09T09:23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در نزد افکار عمومی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در سریلانکا قرار</w:t>
      </w:r>
      <w:ins w:id="159" w:author="Windows User" w:date="2019-11-09T09:59:00Z">
        <w:r w:rsidR="00DA01F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9B3E1D">
        <w:rPr>
          <w:rFonts w:cs="B Nazanin" w:hint="cs"/>
          <w:sz w:val="28"/>
          <w:szCs w:val="28"/>
          <w:rtl/>
          <w:lang w:bidi="fa-IR"/>
        </w:rPr>
        <w:t>داشت</w:t>
      </w:r>
      <w:del w:id="160" w:author="Windows User" w:date="2019-11-09T09:23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161" w:author="Windows User" w:date="2019-11-09T09:23:00Z">
        <w:r w:rsidR="008F74A5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162" w:author="Windows User" w:date="2019-11-09T09:23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 xml:space="preserve"> </w:t>
      </w:r>
      <w:ins w:id="163" w:author="Windows User" w:date="2019-11-09T09:24:00Z">
        <w:r w:rsidR="008F74A5">
          <w:rPr>
            <w:rFonts w:cs="B Nazanin" w:hint="cs"/>
            <w:sz w:val="28"/>
            <w:szCs w:val="28"/>
            <w:rtl/>
            <w:lang w:bidi="fa-IR"/>
          </w:rPr>
          <w:t>حادثه‌ای</w:t>
        </w:r>
      </w:ins>
      <w:del w:id="164" w:author="Windows User" w:date="2019-11-09T09:24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اتفاقی</w:delText>
        </w:r>
        <w:r w:rsidR="00841784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841784">
        <w:rPr>
          <w:rFonts w:cs="B Nazanin" w:hint="cs"/>
          <w:sz w:val="28"/>
          <w:szCs w:val="28"/>
          <w:rtl/>
          <w:lang w:bidi="fa-IR"/>
        </w:rPr>
        <w:t>،</w:t>
      </w:r>
      <w:r w:rsidR="009B3E1D">
        <w:rPr>
          <w:rFonts w:cs="B Nazanin" w:hint="cs"/>
          <w:sz w:val="28"/>
          <w:szCs w:val="28"/>
          <w:rtl/>
          <w:lang w:bidi="fa-IR"/>
        </w:rPr>
        <w:t xml:space="preserve"> مجددا</w:t>
      </w:r>
      <w:ins w:id="165" w:author="Windows User" w:date="2019-11-09T09:24:00Z">
        <w:r w:rsidR="008F74A5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9B3E1D">
        <w:rPr>
          <w:rFonts w:cs="B Nazanin" w:hint="cs"/>
          <w:sz w:val="28"/>
          <w:szCs w:val="28"/>
          <w:rtl/>
          <w:lang w:bidi="fa-IR"/>
        </w:rPr>
        <w:t xml:space="preserve"> پای این کشور را به صحن</w:t>
      </w:r>
      <w:ins w:id="166" w:author="Windows User" w:date="2019-11-09T09:24:00Z">
        <w:r w:rsidR="008F74A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67" w:author="Windows User" w:date="2019-11-09T09:24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E12A69">
        <w:rPr>
          <w:rFonts w:cs="B Nazanin" w:hint="cs"/>
          <w:sz w:val="28"/>
          <w:szCs w:val="28"/>
          <w:rtl/>
          <w:lang w:bidi="fa-IR"/>
        </w:rPr>
        <w:t xml:space="preserve"> علنی فعالیت</w:t>
      </w:r>
      <w:ins w:id="168" w:author="Windows User" w:date="2019-11-09T09:24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69" w:author="Windows User" w:date="2019-11-09T09:24:00Z">
        <w:r w:rsidR="00E12A69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12A69">
        <w:rPr>
          <w:rFonts w:cs="B Nazanin" w:hint="cs"/>
          <w:sz w:val="28"/>
          <w:szCs w:val="28"/>
          <w:rtl/>
          <w:lang w:bidi="fa-IR"/>
        </w:rPr>
        <w:t>ها</w:t>
      </w:r>
      <w:r w:rsidR="009B3E1D">
        <w:rPr>
          <w:rFonts w:cs="B Nazanin" w:hint="cs"/>
          <w:sz w:val="28"/>
          <w:szCs w:val="28"/>
          <w:rtl/>
          <w:lang w:bidi="fa-IR"/>
        </w:rPr>
        <w:t xml:space="preserve"> باز کرد</w:t>
      </w:r>
      <w:ins w:id="170" w:author="Windows User" w:date="2019-11-09T09:24:00Z">
        <w:r w:rsidR="008F74A5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171" w:author="Windows User" w:date="2019-11-09T09:24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="00E12A69">
        <w:rPr>
          <w:rFonts w:cs="B Nazanin" w:hint="cs"/>
          <w:sz w:val="28"/>
          <w:szCs w:val="28"/>
          <w:rtl/>
          <w:lang w:bidi="fa-IR"/>
        </w:rPr>
        <w:t xml:space="preserve"> البته </w:t>
      </w:r>
      <w:r w:rsidR="009B3E1D">
        <w:rPr>
          <w:rFonts w:cs="B Nazanin" w:hint="cs"/>
          <w:sz w:val="28"/>
          <w:szCs w:val="28"/>
          <w:rtl/>
          <w:lang w:bidi="fa-IR"/>
        </w:rPr>
        <w:t>مثل همیشه</w:t>
      </w:r>
      <w:del w:id="172" w:author="Windows User" w:date="2019-11-09T09:24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، </w:t>
      </w:r>
      <w:r w:rsidR="009B3E1D">
        <w:rPr>
          <w:rFonts w:cs="B Nazanin" w:hint="cs"/>
          <w:sz w:val="28"/>
          <w:szCs w:val="28"/>
          <w:rtl/>
          <w:lang w:bidi="fa-IR"/>
        </w:rPr>
        <w:t>ورود</w:t>
      </w:r>
      <w:r w:rsidR="00E12A69">
        <w:rPr>
          <w:rFonts w:cs="B Nazanin" w:hint="cs"/>
          <w:sz w:val="28"/>
          <w:szCs w:val="28"/>
          <w:rtl/>
          <w:lang w:bidi="fa-IR"/>
        </w:rPr>
        <w:t xml:space="preserve"> به صحنه</w:t>
      </w:r>
      <w:r w:rsidR="009B3E1D">
        <w:rPr>
          <w:rFonts w:cs="B Nazanin" w:hint="cs"/>
          <w:sz w:val="28"/>
          <w:szCs w:val="28"/>
          <w:rtl/>
          <w:lang w:bidi="fa-IR"/>
        </w:rPr>
        <w:t xml:space="preserve"> ب</w:t>
      </w:r>
      <w:ins w:id="173" w:author="Windows User" w:date="2019-11-09T09:25:00Z">
        <w:r w:rsidR="00DA01FC">
          <w:rPr>
            <w:rFonts w:cs="B Nazanin" w:hint="cs"/>
            <w:sz w:val="28"/>
            <w:szCs w:val="28"/>
            <w:rtl/>
            <w:lang w:bidi="fa-IR"/>
          </w:rPr>
          <w:t>ه</w:t>
        </w:r>
      </w:ins>
      <w:ins w:id="174" w:author="Windows User" w:date="2019-11-09T09:59:00Z">
        <w:r w:rsidR="00DA01FC">
          <w:rPr>
            <w:rFonts w:cs="B Nazanin" w:hint="cs"/>
            <w:sz w:val="28"/>
            <w:szCs w:val="28"/>
            <w:rtl/>
            <w:lang w:bidi="fa-IR"/>
          </w:rPr>
          <w:t>‌‌واسطۀ</w:t>
        </w:r>
      </w:ins>
      <w:del w:id="175" w:author="Windows User" w:date="2019-11-09T09:25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 xml:space="preserve"> «</w:t>
      </w:r>
      <w:del w:id="176" w:author="Windows User" w:date="2019-11-09T09:25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دلارهای نفتی</w:t>
      </w:r>
      <w:del w:id="177" w:author="Windows User" w:date="2019-11-09T09:25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»</w:t>
      </w:r>
      <w:ins w:id="178" w:author="Windows User" w:date="2019-11-09T09:25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صورت گرفت</w:t>
        </w:r>
      </w:ins>
      <w:del w:id="179" w:author="Windows User" w:date="2019-11-09T09:25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.</w:t>
      </w:r>
    </w:p>
    <w:p w:rsidR="009B3E1D" w:rsidRDefault="0094080D" w:rsidP="0022657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اعلام شده بود </w:t>
      </w:r>
      <w:ins w:id="180" w:author="Windows User" w:date="2019-11-09T09:25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که در </w:t>
        </w:r>
      </w:ins>
      <w:r w:rsidR="009B3E1D">
        <w:rPr>
          <w:rFonts w:cs="B Nazanin" w:hint="cs"/>
          <w:sz w:val="28"/>
          <w:szCs w:val="28"/>
          <w:rtl/>
          <w:lang w:bidi="fa-IR"/>
        </w:rPr>
        <w:t>روز سه</w:t>
      </w:r>
      <w:ins w:id="181" w:author="Windows User" w:date="2019-11-09T09:25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2" w:author="Windows User" w:date="2019-11-09T09:25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 xml:space="preserve">شنبه مورخ </w:t>
      </w:r>
      <w:ins w:id="183" w:author="Windows User" w:date="2019-11-09T09:26:00Z">
        <w:r w:rsidR="008F74A5">
          <w:rPr>
            <w:rFonts w:cs="Calibri"/>
            <w:sz w:val="28"/>
            <w:szCs w:val="28"/>
            <w:rtl/>
            <w:lang w:bidi="fa-IR"/>
          </w:rPr>
          <w:t>۸</w:t>
        </w:r>
      </w:ins>
      <w:del w:id="184" w:author="Windows User" w:date="2019-11-09T09:26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8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/</w:t>
      </w:r>
      <w:ins w:id="185" w:author="Windows User" w:date="2019-11-09T09:26:00Z">
        <w:r w:rsidR="008F74A5">
          <w:rPr>
            <w:rFonts w:cs="Calibri"/>
            <w:sz w:val="28"/>
            <w:szCs w:val="28"/>
            <w:rtl/>
            <w:lang w:bidi="fa-IR"/>
          </w:rPr>
          <w:t>۵</w:t>
        </w:r>
      </w:ins>
      <w:del w:id="186" w:author="Windows User" w:date="2019-11-09T09:26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5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/</w:t>
      </w:r>
      <w:ins w:id="187" w:author="Windows User" w:date="2019-11-09T09:25:00Z">
        <w:r w:rsidR="008F74A5">
          <w:rPr>
            <w:rFonts w:cs="Calibri"/>
            <w:sz w:val="28"/>
            <w:szCs w:val="28"/>
            <w:rtl/>
            <w:lang w:bidi="fa-IR"/>
          </w:rPr>
          <w:t>۹۸</w:t>
        </w:r>
      </w:ins>
      <w:del w:id="188" w:author="Windows User" w:date="2019-11-09T09:25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98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 xml:space="preserve"> کنفرانسی از </w:t>
      </w:r>
      <w:ins w:id="189" w:author="Windows User" w:date="2019-11-09T09:26:00Z">
        <w:r w:rsidR="008F74A5">
          <w:rPr>
            <w:rFonts w:cs="B Nazanin" w:hint="cs"/>
            <w:sz w:val="28"/>
            <w:szCs w:val="28"/>
            <w:rtl/>
            <w:lang w:bidi="fa-IR"/>
          </w:rPr>
          <w:t>طرف</w:t>
        </w:r>
      </w:ins>
      <w:del w:id="190" w:author="Windows User" w:date="2019-11-09T09:26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>سوی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 xml:space="preserve"> دولت سریلانکا تحت عنوان «</w:t>
      </w:r>
      <w:del w:id="191" w:author="Windows User" w:date="2019-11-09T09:26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 w:rsidRPr="009B3E1D">
        <w:rPr>
          <w:rFonts w:cs="B Nazanin" w:hint="cs"/>
          <w:sz w:val="28"/>
          <w:szCs w:val="28"/>
          <w:rtl/>
          <w:lang w:bidi="fa-IR"/>
        </w:rPr>
        <w:t>کنفرانس</w:t>
      </w:r>
      <w:r w:rsidR="009B3E1D" w:rsidRPr="009B3E1D">
        <w:rPr>
          <w:rFonts w:cs="B Nazanin"/>
          <w:sz w:val="28"/>
          <w:szCs w:val="28"/>
          <w:rtl/>
          <w:lang w:bidi="fa-IR"/>
        </w:rPr>
        <w:t xml:space="preserve"> </w:t>
      </w:r>
      <w:r w:rsidR="009B3E1D" w:rsidRPr="009B3E1D">
        <w:rPr>
          <w:rFonts w:cs="B Nazanin" w:hint="cs"/>
          <w:sz w:val="28"/>
          <w:szCs w:val="28"/>
          <w:rtl/>
          <w:lang w:bidi="fa-IR"/>
        </w:rPr>
        <w:t>ملی</w:t>
      </w:r>
      <w:r w:rsidR="009B3E1D" w:rsidRPr="009B3E1D">
        <w:rPr>
          <w:rFonts w:cs="B Nazanin"/>
          <w:sz w:val="28"/>
          <w:szCs w:val="28"/>
          <w:rtl/>
          <w:lang w:bidi="fa-IR"/>
        </w:rPr>
        <w:t xml:space="preserve"> </w:t>
      </w:r>
      <w:r w:rsidR="009B3E1D" w:rsidRPr="009B3E1D">
        <w:rPr>
          <w:rFonts w:cs="B Nazanin" w:hint="cs"/>
          <w:sz w:val="28"/>
          <w:szCs w:val="28"/>
          <w:rtl/>
          <w:lang w:bidi="fa-IR"/>
        </w:rPr>
        <w:t>صلح</w:t>
      </w:r>
      <w:del w:id="192" w:author="Windows User" w:date="2019-11-09T09:26:00Z">
        <w:r w:rsidR="009B3E1D" w:rsidRPr="009B3E1D" w:rsidDel="008F74A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9B3E1D" w:rsidRPr="009B3E1D">
        <w:rPr>
          <w:rFonts w:cs="B Nazanin" w:hint="cs"/>
          <w:sz w:val="28"/>
          <w:szCs w:val="28"/>
          <w:rtl/>
          <w:lang w:bidi="fa-IR"/>
        </w:rPr>
        <w:t>،</w:t>
      </w:r>
      <w:r w:rsidR="009B3E1D" w:rsidRPr="009B3E1D">
        <w:rPr>
          <w:rFonts w:cs="B Nazanin"/>
          <w:sz w:val="28"/>
          <w:szCs w:val="28"/>
          <w:rtl/>
          <w:lang w:bidi="fa-IR"/>
        </w:rPr>
        <w:t xml:space="preserve"> </w:t>
      </w:r>
      <w:r w:rsidR="009B3E1D" w:rsidRPr="009B3E1D">
        <w:rPr>
          <w:rFonts w:cs="B Nazanin" w:hint="cs"/>
          <w:sz w:val="28"/>
          <w:szCs w:val="28"/>
          <w:rtl/>
          <w:lang w:bidi="fa-IR"/>
        </w:rPr>
        <w:t>وحدت</w:t>
      </w:r>
      <w:r w:rsidR="009B3E1D" w:rsidRPr="009B3E1D">
        <w:rPr>
          <w:rFonts w:cs="B Nazanin"/>
          <w:sz w:val="28"/>
          <w:szCs w:val="28"/>
          <w:rtl/>
          <w:lang w:bidi="fa-IR"/>
        </w:rPr>
        <w:t xml:space="preserve"> </w:t>
      </w:r>
      <w:r w:rsidR="009B3E1D" w:rsidRPr="009B3E1D">
        <w:rPr>
          <w:rFonts w:cs="B Nazanin" w:hint="cs"/>
          <w:sz w:val="28"/>
          <w:szCs w:val="28"/>
          <w:rtl/>
          <w:lang w:bidi="fa-IR"/>
        </w:rPr>
        <w:t>و</w:t>
      </w:r>
      <w:r w:rsidR="009B3E1D" w:rsidRPr="009B3E1D">
        <w:rPr>
          <w:rFonts w:cs="B Nazanin"/>
          <w:sz w:val="28"/>
          <w:szCs w:val="28"/>
          <w:rtl/>
          <w:lang w:bidi="fa-IR"/>
        </w:rPr>
        <w:t xml:space="preserve"> </w:t>
      </w:r>
      <w:r w:rsidR="009B3E1D" w:rsidRPr="009B3E1D">
        <w:rPr>
          <w:rFonts w:cs="B Nazanin" w:hint="cs"/>
          <w:sz w:val="28"/>
          <w:szCs w:val="28"/>
          <w:rtl/>
          <w:lang w:bidi="fa-IR"/>
        </w:rPr>
        <w:t>آشتی</w:t>
      </w:r>
      <w:del w:id="193" w:author="Windows User" w:date="2019-11-09T09:26:00Z">
        <w:r w:rsidR="009B3E1D"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9B3E1D">
        <w:rPr>
          <w:rFonts w:cs="B Nazanin" w:hint="cs"/>
          <w:sz w:val="28"/>
          <w:szCs w:val="28"/>
          <w:rtl/>
          <w:lang w:bidi="fa-IR"/>
        </w:rPr>
        <w:t>» زیر نظر</w:t>
      </w:r>
      <w:ins w:id="194" w:author="Windows User" w:date="2019-11-09T09:26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9B3E1D" w:rsidRPr="009B3E1D">
        <w:rPr>
          <w:rFonts w:cs="B Nazanin" w:hint="cs"/>
          <w:sz w:val="28"/>
          <w:szCs w:val="28"/>
          <w:rtl/>
          <w:lang w:bidi="fa-IR"/>
        </w:rPr>
        <w:t>رئیس</w:t>
      </w:r>
      <w:ins w:id="195" w:author="Windows User" w:date="2019-11-09T09:26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6" w:author="Windows User" w:date="2019-11-09T09:26:00Z">
        <w:r w:rsidR="009B3E1D" w:rsidRPr="009B3E1D" w:rsidDel="008F74A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="009B3E1D" w:rsidRPr="009B3E1D">
        <w:rPr>
          <w:rFonts w:cs="B Nazanin" w:hint="cs"/>
          <w:sz w:val="28"/>
          <w:szCs w:val="28"/>
          <w:rtl/>
          <w:lang w:bidi="fa-IR"/>
        </w:rPr>
        <w:t>جمهور</w:t>
      </w:r>
      <w:r>
        <w:rPr>
          <w:rFonts w:cs="B Nazanin" w:hint="cs"/>
          <w:sz w:val="28"/>
          <w:szCs w:val="28"/>
          <w:rtl/>
          <w:lang w:bidi="fa-IR"/>
        </w:rPr>
        <w:t xml:space="preserve"> و</w:t>
      </w:r>
      <w:ins w:id="197" w:author="Windows User" w:date="2019-11-09T09:26:00Z">
        <w:r w:rsidR="008F74A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با حضور شخصیت</w:t>
      </w:r>
      <w:ins w:id="198" w:author="Windows User" w:date="2019-11-09T09:26:00Z">
        <w:r w:rsidR="008F74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9" w:author="Windows User" w:date="2019-11-09T09:26:00Z">
        <w:r w:rsidDel="008F74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سیاسی و دینی درکلمبو</w:t>
      </w:r>
      <w:r w:rsidR="009B3E1D">
        <w:rPr>
          <w:rFonts w:cs="B Nazanin" w:hint="cs"/>
          <w:sz w:val="28"/>
          <w:szCs w:val="28"/>
          <w:rtl/>
          <w:lang w:bidi="fa-IR"/>
        </w:rPr>
        <w:t xml:space="preserve"> برگزار</w:t>
      </w:r>
      <w:r>
        <w:rPr>
          <w:rFonts w:cs="B Nazanin" w:hint="cs"/>
          <w:sz w:val="28"/>
          <w:szCs w:val="28"/>
          <w:rtl/>
          <w:lang w:bidi="fa-IR"/>
        </w:rPr>
        <w:t xml:space="preserve">خواهد </w:t>
      </w:r>
      <w:r w:rsidR="009B3E1D">
        <w:rPr>
          <w:rFonts w:cs="B Nazanin" w:hint="cs"/>
          <w:sz w:val="28"/>
          <w:szCs w:val="28"/>
          <w:rtl/>
          <w:lang w:bidi="fa-IR"/>
        </w:rPr>
        <w:t>شد</w:t>
      </w:r>
      <w:ins w:id="200" w:author="Windows User" w:date="2019-11-09T09:27:00Z">
        <w:r w:rsidR="004E783B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201" w:author="Windows User" w:date="2019-11-09T09:27:00Z">
        <w:r w:rsidR="009B3E1D" w:rsidDel="004E783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Del="004E783B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اما در</w:t>
      </w:r>
      <w:ins w:id="202" w:author="Windows User" w:date="2019-11-09T09:27:00Z">
        <w:r w:rsidR="004E783B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این «</w:t>
      </w:r>
      <w:del w:id="203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نشست ملی</w:t>
      </w:r>
      <w:del w:id="204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»  فردی</w:t>
      </w:r>
      <w:r w:rsidR="00841784">
        <w:rPr>
          <w:rFonts w:cs="B Nazanin" w:hint="cs"/>
          <w:sz w:val="28"/>
          <w:szCs w:val="28"/>
          <w:rtl/>
          <w:lang w:bidi="fa-IR"/>
        </w:rPr>
        <w:t xml:space="preserve"> بیگانه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41784">
        <w:rPr>
          <w:rFonts w:cs="B Nazanin" w:hint="cs"/>
          <w:sz w:val="28"/>
          <w:szCs w:val="28"/>
          <w:rtl/>
          <w:lang w:bidi="fa-IR"/>
        </w:rPr>
        <w:t xml:space="preserve">نیز شرکت کرده </w:t>
      </w:r>
      <w:r>
        <w:rPr>
          <w:rFonts w:cs="B Nazanin" w:hint="cs"/>
          <w:sz w:val="28"/>
          <w:szCs w:val="28"/>
          <w:rtl/>
          <w:lang w:bidi="fa-IR"/>
        </w:rPr>
        <w:t>که حضورش منادی بازگشت عربستان به صحنه</w:t>
      </w:r>
      <w:del w:id="205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با همان سبک</w:t>
      </w:r>
      <w:ins w:id="206" w:author="Windows User" w:date="2019-11-09T09:27:00Z">
        <w:r w:rsidR="004E783B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7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وسیاق گذشته</w:t>
      </w:r>
      <w:del w:id="208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یعنی</w:t>
      </w:r>
      <w:r w:rsidR="00E12A69">
        <w:rPr>
          <w:rFonts w:cs="B Nazanin" w:hint="cs"/>
          <w:sz w:val="28"/>
          <w:szCs w:val="28"/>
          <w:rtl/>
          <w:lang w:bidi="fa-IR"/>
        </w:rPr>
        <w:t xml:space="preserve"> با</w:t>
      </w:r>
      <w:r>
        <w:rPr>
          <w:rFonts w:cs="B Nazanin" w:hint="cs"/>
          <w:sz w:val="28"/>
          <w:szCs w:val="28"/>
          <w:rtl/>
          <w:lang w:bidi="fa-IR"/>
        </w:rPr>
        <w:t xml:space="preserve"> شیو</w:t>
      </w:r>
      <w:ins w:id="209" w:author="Windows User" w:date="2019-11-09T09:27:00Z">
        <w:r w:rsidR="004E783B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10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توزیع پول است</w:t>
      </w:r>
      <w:del w:id="211" w:author="Windows User" w:date="2019-11-09T09:27:00Z">
        <w:r w:rsidDel="004E783B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</w:p>
    <w:p w:rsidR="00CC12A0" w:rsidRDefault="00CC12A0" w:rsidP="00CC12A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CC12A0" w:rsidRDefault="00CC12A0" w:rsidP="00CC12A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7C3F5B" w:rsidRDefault="00CC12A0" w:rsidP="00CC12A0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w:drawing>
          <wp:inline distT="0" distB="0" distL="0" distR="0">
            <wp:extent cx="2914650" cy="2028825"/>
            <wp:effectExtent l="0" t="0" r="0" b="9525"/>
            <wp:docPr id="6" name="Picture 6" descr="C:\Users\4722900371\Desktop\رصد\محتوای بولتن\1398\تابستان\مرداد98\موقت\سریلانکا-10-5-98-پورمرجان-تلاش برای بازگشت عربستان\National-Conference-on-Pea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4722900371\Desktop\رصد\محتوای بولتن\1398\تابستان\مرداد98\موقت\سریلانکا-10-5-98-پورمرجان-تلاش برای بازگشت عربستان\National-Conference-on-Peac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80D" w:rsidRDefault="0094080D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  <w:del w:id="212" w:author="Windows User" w:date="2019-11-09T10:02:00Z">
        <w:r w:rsidDel="003F0C1A">
          <w:rPr>
            <w:rFonts w:cs="B Nazanin" w:hint="cs"/>
            <w:sz w:val="28"/>
            <w:szCs w:val="28"/>
            <w:rtl/>
            <w:lang w:bidi="fa-IR"/>
          </w:rPr>
          <w:delText xml:space="preserve">آقای </w:delText>
        </w:r>
      </w:del>
      <w:r>
        <w:rPr>
          <w:rFonts w:cs="B Nazanin" w:hint="cs"/>
          <w:sz w:val="28"/>
          <w:szCs w:val="28"/>
          <w:rtl/>
          <w:lang w:bidi="fa-IR"/>
        </w:rPr>
        <w:t>«</w:t>
      </w:r>
      <w:del w:id="213" w:author="Windows User" w:date="2019-11-09T09:29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محمد بن عبدالکریم عیسی</w:t>
      </w:r>
      <w:del w:id="214" w:author="Windows User" w:date="2019-11-09T09:29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» رئیس سازمان رابطه</w:t>
      </w:r>
      <w:ins w:id="215" w:author="Windows User" w:date="2019-11-09T10:02:00Z">
        <w:r w:rsidR="003F0C1A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ins w:id="216" w:author="Windows User" w:date="2019-11-09T09:29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17" w:author="Windows User" w:date="2019-11-09T09:29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العالم سعودی</w:t>
      </w:r>
      <w:del w:id="218" w:author="Windows User" w:date="2019-11-09T09:29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، میهمان </w:t>
      </w:r>
      <w:r w:rsidRPr="0094080D">
        <w:rPr>
          <w:rFonts w:cs="B Nazanin"/>
          <w:sz w:val="28"/>
          <w:szCs w:val="28"/>
          <w:rtl/>
          <w:lang w:bidi="fa-IR"/>
        </w:rPr>
        <w:t>«</w:t>
      </w:r>
      <w:del w:id="219" w:author="Windows User" w:date="2019-11-09T09:29:00Z">
        <w:r w:rsidRPr="0094080D" w:rsidDel="00BE352C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94080D">
        <w:rPr>
          <w:rFonts w:cs="B Nazanin" w:hint="cs"/>
          <w:sz w:val="28"/>
          <w:szCs w:val="28"/>
          <w:rtl/>
          <w:lang w:bidi="fa-IR"/>
        </w:rPr>
        <w:t>کنفرانس</w:t>
      </w:r>
      <w:r w:rsidRPr="0094080D">
        <w:rPr>
          <w:rFonts w:cs="B Nazanin"/>
          <w:sz w:val="28"/>
          <w:szCs w:val="28"/>
          <w:rtl/>
          <w:lang w:bidi="fa-IR"/>
        </w:rPr>
        <w:t xml:space="preserve"> </w:t>
      </w:r>
      <w:r w:rsidRPr="0094080D">
        <w:rPr>
          <w:rFonts w:cs="B Nazanin" w:hint="cs"/>
          <w:sz w:val="28"/>
          <w:szCs w:val="28"/>
          <w:rtl/>
          <w:lang w:bidi="fa-IR"/>
        </w:rPr>
        <w:t>ملی</w:t>
      </w:r>
      <w:r w:rsidRPr="0094080D">
        <w:rPr>
          <w:rFonts w:cs="B Nazanin"/>
          <w:sz w:val="28"/>
          <w:szCs w:val="28"/>
          <w:rtl/>
          <w:lang w:bidi="fa-IR"/>
        </w:rPr>
        <w:t xml:space="preserve"> </w:t>
      </w:r>
      <w:r w:rsidRPr="0094080D">
        <w:rPr>
          <w:rFonts w:cs="B Nazanin" w:hint="cs"/>
          <w:sz w:val="28"/>
          <w:szCs w:val="28"/>
          <w:rtl/>
          <w:lang w:bidi="fa-IR"/>
        </w:rPr>
        <w:t>صلح</w:t>
      </w:r>
      <w:del w:id="220" w:author="Windows User" w:date="2019-11-09T09:30:00Z">
        <w:r w:rsidRPr="0094080D" w:rsidDel="00BE352C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94080D">
        <w:rPr>
          <w:rFonts w:cs="B Nazanin" w:hint="cs"/>
          <w:sz w:val="28"/>
          <w:szCs w:val="28"/>
          <w:rtl/>
          <w:lang w:bidi="fa-IR"/>
        </w:rPr>
        <w:t>،</w:t>
      </w:r>
      <w:r w:rsidRPr="0094080D">
        <w:rPr>
          <w:rFonts w:cs="B Nazanin"/>
          <w:sz w:val="28"/>
          <w:szCs w:val="28"/>
          <w:rtl/>
          <w:lang w:bidi="fa-IR"/>
        </w:rPr>
        <w:t xml:space="preserve"> </w:t>
      </w:r>
      <w:r w:rsidRPr="0094080D">
        <w:rPr>
          <w:rFonts w:cs="B Nazanin" w:hint="cs"/>
          <w:sz w:val="28"/>
          <w:szCs w:val="28"/>
          <w:rtl/>
          <w:lang w:bidi="fa-IR"/>
        </w:rPr>
        <w:t>وحدت</w:t>
      </w:r>
      <w:r w:rsidRPr="0094080D">
        <w:rPr>
          <w:rFonts w:cs="B Nazanin"/>
          <w:sz w:val="28"/>
          <w:szCs w:val="28"/>
          <w:rtl/>
          <w:lang w:bidi="fa-IR"/>
        </w:rPr>
        <w:t xml:space="preserve"> </w:t>
      </w:r>
      <w:r w:rsidRPr="0094080D">
        <w:rPr>
          <w:rFonts w:cs="B Nazanin" w:hint="cs"/>
          <w:sz w:val="28"/>
          <w:szCs w:val="28"/>
          <w:rtl/>
          <w:lang w:bidi="fa-IR"/>
        </w:rPr>
        <w:t>و</w:t>
      </w:r>
      <w:r w:rsidRPr="0094080D">
        <w:rPr>
          <w:rFonts w:cs="B Nazanin"/>
          <w:sz w:val="28"/>
          <w:szCs w:val="28"/>
          <w:rtl/>
          <w:lang w:bidi="fa-IR"/>
        </w:rPr>
        <w:t xml:space="preserve"> </w:t>
      </w:r>
      <w:r w:rsidRPr="0094080D">
        <w:rPr>
          <w:rFonts w:cs="B Nazanin" w:hint="cs"/>
          <w:sz w:val="28"/>
          <w:szCs w:val="28"/>
          <w:rtl/>
          <w:lang w:bidi="fa-IR"/>
        </w:rPr>
        <w:t>آشتی</w:t>
      </w:r>
      <w:del w:id="221" w:author="Windows User" w:date="2019-11-09T09:30:00Z">
        <w:r w:rsidRPr="0094080D" w:rsidDel="00BE352C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94080D">
        <w:rPr>
          <w:rFonts w:cs="B Nazanin"/>
          <w:sz w:val="28"/>
          <w:szCs w:val="28"/>
          <w:rtl/>
          <w:lang w:bidi="fa-IR"/>
        </w:rPr>
        <w:t>»</w:t>
      </w:r>
      <w:r w:rsidR="00F00146">
        <w:rPr>
          <w:rFonts w:cs="B Nazanin" w:hint="cs"/>
          <w:sz w:val="28"/>
          <w:szCs w:val="28"/>
          <w:rtl/>
          <w:lang w:bidi="fa-IR"/>
        </w:rPr>
        <w:t xml:space="preserve"> بود</w:t>
      </w:r>
      <w:del w:id="222" w:author="Windows User" w:date="2019-11-09T09:30:00Z">
        <w:r w:rsidR="00F00146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00146">
        <w:rPr>
          <w:rFonts w:cs="B Nazanin" w:hint="cs"/>
          <w:sz w:val="28"/>
          <w:szCs w:val="28"/>
          <w:rtl/>
          <w:lang w:bidi="fa-IR"/>
        </w:rPr>
        <w:t>. از آن روز تا</w:t>
      </w:r>
      <w:del w:id="223" w:author="Windows User" w:date="2019-11-09T09:30:00Z">
        <w:r w:rsidR="00F00146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00146">
        <w:rPr>
          <w:rFonts w:cs="B Nazanin" w:hint="cs"/>
          <w:sz w:val="28"/>
          <w:szCs w:val="28"/>
          <w:rtl/>
          <w:lang w:bidi="fa-IR"/>
        </w:rPr>
        <w:t>کنون</w:t>
      </w:r>
      <w:r>
        <w:rPr>
          <w:rFonts w:cs="B Nazanin" w:hint="cs"/>
          <w:sz w:val="28"/>
          <w:szCs w:val="28"/>
          <w:rtl/>
          <w:lang w:bidi="fa-IR"/>
        </w:rPr>
        <w:t xml:space="preserve"> این خبر مطرح است که </w:t>
      </w:r>
      <w:ins w:id="224" w:author="Windows User" w:date="2019-11-09T09:30:00Z">
        <w:r w:rsidR="00BE352C">
          <w:rPr>
            <w:rFonts w:cs="B Nazanin" w:hint="cs"/>
            <w:sz w:val="28"/>
            <w:szCs w:val="28"/>
            <w:rtl/>
            <w:lang w:bidi="fa-IR"/>
          </w:rPr>
          <w:t>او</w:t>
        </w:r>
      </w:ins>
      <w:del w:id="225" w:author="Windows User" w:date="2019-11-09T09:30:00Z">
        <w:r w:rsidDel="00BE352C">
          <w:rPr>
            <w:rFonts w:cs="B Nazanin" w:hint="cs"/>
            <w:sz w:val="28"/>
            <w:szCs w:val="28"/>
            <w:rtl/>
            <w:lang w:bidi="fa-IR"/>
          </w:rPr>
          <w:delText>وی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برای کمک</w:t>
      </w:r>
      <w:r w:rsidR="00F00146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 آسیب</w:t>
      </w:r>
      <w:ins w:id="226" w:author="Windows User" w:date="2019-11-09T09:30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27" w:author="Windows User" w:date="2019-11-09T09:30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دیدگان و</w:t>
      </w:r>
      <w:r w:rsidR="00E12A69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بازماندگان</w:t>
      </w:r>
      <w:r w:rsidR="007C3F5B">
        <w:rPr>
          <w:rFonts w:cs="B Nazanin" w:hint="cs"/>
          <w:sz w:val="28"/>
          <w:szCs w:val="28"/>
          <w:rtl/>
          <w:lang w:bidi="fa-IR"/>
        </w:rPr>
        <w:t xml:space="preserve"> کشته</w:t>
      </w:r>
      <w:ins w:id="228" w:author="Windows User" w:date="2019-11-09T09:30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29" w:author="Windows User" w:date="2019-11-09T09:30:00Z">
        <w:r w:rsidR="007C3F5B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230" w:author="Windows User" w:date="2019-11-09T10:02:00Z">
        <w:r w:rsidR="003F0C1A">
          <w:rPr>
            <w:rFonts w:cs="B Nazanin" w:hint="cs"/>
            <w:sz w:val="28"/>
            <w:szCs w:val="28"/>
            <w:rtl/>
            <w:lang w:bidi="fa-IR"/>
          </w:rPr>
          <w:t xml:space="preserve">‌های </w:t>
        </w:r>
      </w:ins>
      <w:del w:id="231" w:author="Windows User" w:date="2019-11-09T10:02:00Z">
        <w:r w:rsidR="007C3F5B" w:rsidDel="003F0C1A">
          <w:rPr>
            <w:rFonts w:cs="B Nazanin" w:hint="cs"/>
            <w:sz w:val="28"/>
            <w:szCs w:val="28"/>
            <w:rtl/>
            <w:lang w:bidi="fa-IR"/>
          </w:rPr>
          <w:delText>های</w:delText>
        </w:r>
        <w:r w:rsidDel="003F0C1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حادث</w:t>
      </w:r>
      <w:ins w:id="232" w:author="Windows User" w:date="2019-11-09T09:30:00Z">
        <w:r w:rsidR="00BE352C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33" w:author="Windows User" w:date="2019-11-09T09:30:00Z">
        <w:r w:rsidDel="00BE352C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عملیات تروریستی در سریلانکا</w:t>
      </w:r>
      <w:ins w:id="234" w:author="Windows User" w:date="2019-11-09T09:31:00Z">
        <w:r w:rsidR="00BE352C">
          <w:rPr>
            <w:rFonts w:cs="B Nazanin" w:hint="cs"/>
            <w:sz w:val="28"/>
            <w:szCs w:val="28"/>
            <w:rtl/>
            <w:lang w:bidi="fa-IR"/>
          </w:rPr>
          <w:t xml:space="preserve"> پنج میلیون دلار پرداخت کرده است.</w:t>
        </w:r>
      </w:ins>
      <w:del w:id="235" w:author="Windows User" w:date="2019-11-09T09:32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که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عاملان</w:t>
      </w:r>
      <w:r w:rsidR="00E12A69">
        <w:rPr>
          <w:rFonts w:cs="B Nazanin" w:hint="cs"/>
          <w:sz w:val="28"/>
          <w:szCs w:val="28"/>
          <w:rtl/>
          <w:lang w:bidi="fa-IR"/>
        </w:rPr>
        <w:t xml:space="preserve"> </w:t>
      </w:r>
      <w:ins w:id="236" w:author="Windows User" w:date="2019-11-09T09:33:00Z">
        <w:r w:rsidR="00BE352C">
          <w:rPr>
            <w:rFonts w:cs="B Nazanin" w:hint="cs"/>
            <w:sz w:val="28"/>
            <w:szCs w:val="28"/>
            <w:rtl/>
            <w:lang w:bidi="fa-IR"/>
          </w:rPr>
          <w:t>این حملۀ تروریستی</w:t>
        </w:r>
      </w:ins>
      <w:del w:id="237" w:author="Windows User" w:date="2019-11-09T09:33:00Z">
        <w:r w:rsidR="00E12A69" w:rsidDel="00BE352C">
          <w:rPr>
            <w:rFonts w:cs="B Nazanin" w:hint="cs"/>
            <w:sz w:val="28"/>
            <w:szCs w:val="28"/>
            <w:rtl/>
            <w:lang w:bidi="fa-IR"/>
          </w:rPr>
          <w:delText>آن</w:delText>
        </w:r>
      </w:del>
      <w:r w:rsidR="00E12A69">
        <w:rPr>
          <w:rFonts w:cs="B Nazanin" w:hint="cs"/>
          <w:sz w:val="28"/>
          <w:szCs w:val="28"/>
          <w:rtl/>
          <w:lang w:bidi="fa-IR"/>
        </w:rPr>
        <w:t xml:space="preserve"> با بهره</w:t>
      </w:r>
      <w:ins w:id="238" w:author="Windows User" w:date="2019-11-09T09:33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39" w:author="Windows User" w:date="2019-11-09T09:33:00Z">
        <w:r w:rsidR="00E12A69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12A69">
        <w:rPr>
          <w:rFonts w:cs="B Nazanin" w:hint="cs"/>
          <w:sz w:val="28"/>
          <w:szCs w:val="28"/>
          <w:rtl/>
          <w:lang w:bidi="fa-IR"/>
        </w:rPr>
        <w:t>گیری از</w:t>
      </w:r>
      <w:r>
        <w:rPr>
          <w:rFonts w:cs="B Nazanin" w:hint="cs"/>
          <w:sz w:val="28"/>
          <w:szCs w:val="28"/>
          <w:rtl/>
          <w:lang w:bidi="fa-IR"/>
        </w:rPr>
        <w:t xml:space="preserve"> آبشخور فکری وهابیت </w:t>
      </w:r>
      <w:r w:rsidR="00F53B1A">
        <w:rPr>
          <w:rFonts w:cs="B Nazanin" w:hint="cs"/>
          <w:sz w:val="28"/>
          <w:szCs w:val="28"/>
          <w:rtl/>
          <w:lang w:bidi="fa-IR"/>
        </w:rPr>
        <w:t>دست</w:t>
      </w:r>
      <w:r w:rsidR="00E12A69">
        <w:rPr>
          <w:rFonts w:cs="B Nazanin" w:hint="cs"/>
          <w:sz w:val="28"/>
          <w:szCs w:val="28"/>
          <w:rtl/>
          <w:lang w:bidi="fa-IR"/>
        </w:rPr>
        <w:t xml:space="preserve"> به کشتار مسیحیان در</w:t>
      </w:r>
      <w:ins w:id="240" w:author="Windows User" w:date="2019-11-09T09:33:00Z">
        <w:r w:rsidR="00BE352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E12A69">
        <w:rPr>
          <w:rFonts w:cs="B Nazanin" w:hint="cs"/>
          <w:sz w:val="28"/>
          <w:szCs w:val="28"/>
          <w:rtl/>
          <w:lang w:bidi="fa-IR"/>
        </w:rPr>
        <w:t xml:space="preserve">کلیسا و </w:t>
      </w:r>
      <w:ins w:id="241" w:author="Windows User" w:date="2019-11-09T09:34:00Z">
        <w:r w:rsidR="00BE352C">
          <w:rPr>
            <w:rFonts w:cs="B Nazanin" w:hint="cs"/>
            <w:sz w:val="28"/>
            <w:szCs w:val="28"/>
            <w:rtl/>
            <w:lang w:bidi="fa-IR"/>
          </w:rPr>
          <w:t xml:space="preserve">قتل عام </w:t>
        </w:r>
      </w:ins>
      <w:r w:rsidR="00E12A69">
        <w:rPr>
          <w:rFonts w:cs="B Nazanin" w:hint="cs"/>
          <w:sz w:val="28"/>
          <w:szCs w:val="28"/>
          <w:rtl/>
          <w:lang w:bidi="fa-IR"/>
        </w:rPr>
        <w:t>گردشگران خار</w:t>
      </w:r>
      <w:r w:rsidR="007C3F5B">
        <w:rPr>
          <w:rFonts w:cs="B Nazanin" w:hint="cs"/>
          <w:sz w:val="28"/>
          <w:szCs w:val="28"/>
          <w:rtl/>
          <w:lang w:bidi="fa-IR"/>
        </w:rPr>
        <w:t>جی در هتل</w:t>
      </w:r>
      <w:ins w:id="242" w:author="Windows User" w:date="2019-11-09T09:34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43" w:author="Windows User" w:date="2019-11-09T09:34:00Z">
        <w:r w:rsidR="007C3F5B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C3F5B">
        <w:rPr>
          <w:rFonts w:cs="B Nazanin" w:hint="cs"/>
          <w:sz w:val="28"/>
          <w:szCs w:val="28"/>
          <w:rtl/>
          <w:lang w:bidi="fa-IR"/>
        </w:rPr>
        <w:t>های معروف شهر کلمبو ز</w:t>
      </w:r>
      <w:r w:rsidR="00E12A69">
        <w:rPr>
          <w:rFonts w:cs="B Nazanin" w:hint="cs"/>
          <w:sz w:val="28"/>
          <w:szCs w:val="28"/>
          <w:rtl/>
          <w:lang w:bidi="fa-IR"/>
        </w:rPr>
        <w:t>د</w:t>
      </w:r>
      <w:ins w:id="244" w:author="Windows User" w:date="2019-11-09T10:03:00Z">
        <w:r w:rsidR="003F0C1A">
          <w:rPr>
            <w:rFonts w:cs="B Nazanin" w:hint="cs"/>
            <w:sz w:val="28"/>
            <w:szCs w:val="28"/>
            <w:rtl/>
            <w:lang w:bidi="fa-IR"/>
          </w:rPr>
          <w:t>ه بود</w:t>
        </w:r>
      </w:ins>
      <w:r w:rsidR="00E12A69">
        <w:rPr>
          <w:rFonts w:cs="B Nazanin" w:hint="cs"/>
          <w:sz w:val="28"/>
          <w:szCs w:val="28"/>
          <w:rtl/>
          <w:lang w:bidi="fa-IR"/>
        </w:rPr>
        <w:t>ند</w:t>
      </w:r>
      <w:del w:id="245" w:author="Windows User" w:date="2019-11-09T09:34:00Z">
        <w:r w:rsidR="00E12A69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، اقدام به </w:delText>
        </w:r>
        <w:r w:rsidR="00F25218" w:rsidDel="00BE352C">
          <w:rPr>
            <w:rFonts w:cs="B Nazanin" w:hint="cs"/>
            <w:sz w:val="28"/>
            <w:szCs w:val="28"/>
            <w:rtl/>
            <w:lang w:bidi="fa-IR"/>
          </w:rPr>
          <w:delText>پ</w:delText>
        </w:r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رداخت پنج میلیون دلار نموده است </w:delText>
        </w:r>
      </w:del>
      <w:r w:rsidR="00F25218">
        <w:rPr>
          <w:rFonts w:cs="B Nazanin" w:hint="cs"/>
          <w:sz w:val="28"/>
          <w:szCs w:val="28"/>
          <w:rtl/>
          <w:lang w:bidi="fa-IR"/>
        </w:rPr>
        <w:t xml:space="preserve">. البته </w:t>
      </w:r>
      <w:ins w:id="246" w:author="Windows User" w:date="2019-11-09T09:32:00Z">
        <w:r w:rsidR="00BE352C">
          <w:rPr>
            <w:rFonts w:cs="B Nazanin" w:hint="cs"/>
            <w:sz w:val="28"/>
            <w:szCs w:val="28"/>
            <w:rtl/>
            <w:lang w:bidi="fa-IR"/>
          </w:rPr>
          <w:t>بحث</w:t>
        </w:r>
      </w:ins>
      <w:del w:id="247" w:author="Windows User" w:date="2019-11-09T09:32:00Z">
        <w:r w:rsidR="00F25218" w:rsidDel="00BE352C">
          <w:rPr>
            <w:rFonts w:cs="B Nazanin" w:hint="cs"/>
            <w:sz w:val="28"/>
            <w:szCs w:val="28"/>
            <w:rtl/>
            <w:lang w:bidi="fa-IR"/>
          </w:rPr>
          <w:delText>صحبت از</w:delText>
        </w:r>
      </w:del>
      <w:r w:rsidR="00F25218">
        <w:rPr>
          <w:rFonts w:cs="B Nazanin" w:hint="cs"/>
          <w:sz w:val="28"/>
          <w:szCs w:val="28"/>
          <w:rtl/>
          <w:lang w:bidi="fa-IR"/>
        </w:rPr>
        <w:t xml:space="preserve"> پرداخت دو میلیون دلار از سوی امارات متحده عربی نیز</w:t>
      </w:r>
      <w:ins w:id="248" w:author="Windows User" w:date="2019-11-09T09:32:00Z">
        <w:r w:rsidR="00BE352C">
          <w:rPr>
            <w:rFonts w:cs="B Nazanin" w:hint="cs"/>
            <w:sz w:val="28"/>
            <w:szCs w:val="28"/>
            <w:rtl/>
            <w:lang w:bidi="fa-IR"/>
          </w:rPr>
          <w:t xml:space="preserve"> مطرح است</w:t>
        </w:r>
      </w:ins>
      <w:del w:id="249" w:author="Windows User" w:date="2019-11-09T09:32:00Z">
        <w:r w:rsidR="00F25218" w:rsidDel="00BE352C">
          <w:rPr>
            <w:rFonts w:cs="B Nazanin" w:hint="cs"/>
            <w:sz w:val="28"/>
            <w:szCs w:val="28"/>
            <w:rtl/>
            <w:lang w:bidi="fa-IR"/>
          </w:rPr>
          <w:delText xml:space="preserve"> شنیده می شود </w:delText>
        </w:r>
      </w:del>
      <w:r w:rsidR="00F25218">
        <w:rPr>
          <w:rFonts w:cs="B Nazanin" w:hint="cs"/>
          <w:sz w:val="28"/>
          <w:szCs w:val="28"/>
          <w:rtl/>
          <w:lang w:bidi="fa-IR"/>
        </w:rPr>
        <w:t>.</w:t>
      </w:r>
      <w:del w:id="250" w:author="Windows User" w:date="2019-11-09T09:32:00Z">
        <w:r w:rsidR="00F25218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F25218" w:rsidRDefault="00F25218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  <w:del w:id="251" w:author="Windows User" w:date="2019-11-09T10:03:00Z">
        <w:r w:rsidRPr="00F25218" w:rsidDel="003F0C1A">
          <w:rPr>
            <w:rFonts w:cs="B Nazanin" w:hint="cs"/>
            <w:sz w:val="28"/>
            <w:szCs w:val="28"/>
            <w:rtl/>
            <w:lang w:bidi="fa-IR"/>
          </w:rPr>
          <w:delText>آقای</w:delText>
        </w:r>
        <w:r w:rsidRPr="00F25218" w:rsidDel="003F0C1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F25218">
        <w:rPr>
          <w:rFonts w:cs="B Nazanin"/>
          <w:sz w:val="28"/>
          <w:szCs w:val="28"/>
          <w:rtl/>
          <w:lang w:bidi="fa-IR"/>
        </w:rPr>
        <w:t>«</w:t>
      </w:r>
      <w:del w:id="252" w:author="Windows User" w:date="2019-11-09T09:34:00Z">
        <w:r w:rsidRPr="00F25218" w:rsidDel="00BE352C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F25218">
        <w:rPr>
          <w:rFonts w:cs="B Nazanin" w:hint="cs"/>
          <w:sz w:val="28"/>
          <w:szCs w:val="28"/>
          <w:rtl/>
          <w:lang w:bidi="fa-IR"/>
        </w:rPr>
        <w:t>محمد</w:t>
      </w:r>
      <w:r w:rsidRPr="00F25218">
        <w:rPr>
          <w:rFonts w:cs="B Nazanin"/>
          <w:sz w:val="28"/>
          <w:szCs w:val="28"/>
          <w:rtl/>
          <w:lang w:bidi="fa-IR"/>
        </w:rPr>
        <w:t xml:space="preserve"> </w:t>
      </w:r>
      <w:r w:rsidRPr="00F25218">
        <w:rPr>
          <w:rFonts w:cs="B Nazanin" w:hint="cs"/>
          <w:sz w:val="28"/>
          <w:szCs w:val="28"/>
          <w:rtl/>
          <w:lang w:bidi="fa-IR"/>
        </w:rPr>
        <w:t>بن</w:t>
      </w:r>
      <w:r w:rsidRPr="00F25218">
        <w:rPr>
          <w:rFonts w:cs="B Nazanin"/>
          <w:sz w:val="28"/>
          <w:szCs w:val="28"/>
          <w:rtl/>
          <w:lang w:bidi="fa-IR"/>
        </w:rPr>
        <w:t xml:space="preserve"> </w:t>
      </w:r>
      <w:r w:rsidRPr="00F25218">
        <w:rPr>
          <w:rFonts w:cs="B Nazanin" w:hint="cs"/>
          <w:sz w:val="28"/>
          <w:szCs w:val="28"/>
          <w:rtl/>
          <w:lang w:bidi="fa-IR"/>
        </w:rPr>
        <w:t>عبدالکریم</w:t>
      </w:r>
      <w:r w:rsidRPr="00F25218">
        <w:rPr>
          <w:rFonts w:cs="B Nazanin"/>
          <w:sz w:val="28"/>
          <w:szCs w:val="28"/>
          <w:rtl/>
          <w:lang w:bidi="fa-IR"/>
        </w:rPr>
        <w:t xml:space="preserve"> </w:t>
      </w:r>
      <w:r w:rsidRPr="00F25218">
        <w:rPr>
          <w:rFonts w:cs="B Nazanin" w:hint="cs"/>
          <w:sz w:val="28"/>
          <w:szCs w:val="28"/>
          <w:rtl/>
          <w:lang w:bidi="fa-IR"/>
        </w:rPr>
        <w:t>عیسی</w:t>
      </w:r>
      <w:del w:id="253" w:author="Windows User" w:date="2019-11-09T09:34:00Z">
        <w:r w:rsidRPr="00F25218" w:rsidDel="00BE352C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F25218">
        <w:rPr>
          <w:rFonts w:cs="B Nazanin"/>
          <w:sz w:val="28"/>
          <w:szCs w:val="28"/>
          <w:rtl/>
          <w:lang w:bidi="fa-IR"/>
        </w:rPr>
        <w:t>»</w:t>
      </w:r>
      <w:r>
        <w:rPr>
          <w:rFonts w:cs="B Nazanin" w:hint="cs"/>
          <w:sz w:val="28"/>
          <w:szCs w:val="28"/>
          <w:rtl/>
          <w:lang w:bidi="fa-IR"/>
        </w:rPr>
        <w:t xml:space="preserve"> همچنین با نخست</w:t>
      </w:r>
      <w:ins w:id="254" w:author="Windows User" w:date="2019-11-09T09:34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5" w:author="Windows User" w:date="2019-11-09T09:34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وزیر سریلانکا</w:t>
      </w:r>
      <w:del w:id="256" w:author="Windows User" w:date="2019-11-09T09:35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نیز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دیدار داشته</w:t>
      </w:r>
      <w:del w:id="257" w:author="Windows User" w:date="2019-11-09T09:35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این در</w:t>
      </w:r>
      <w:ins w:id="258" w:author="Windows User" w:date="2019-11-09T09:35:00Z">
        <w:r w:rsidR="00BE352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 xml:space="preserve">حالی </w:t>
      </w:r>
      <w:ins w:id="259" w:author="Windows User" w:date="2019-11-09T09:35:00Z">
        <w:r w:rsidR="00BE352C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260" w:author="Windows User" w:date="2019-11-09T09:35:00Z">
        <w:r w:rsidDel="00BE352C">
          <w:rPr>
            <w:rFonts w:cs="B Nazanin" w:hint="cs"/>
            <w:sz w:val="28"/>
            <w:szCs w:val="28"/>
            <w:rtl/>
            <w:lang w:bidi="fa-IR"/>
          </w:rPr>
          <w:delText>هست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که شنیده شده</w:t>
      </w:r>
      <w:del w:id="261" w:author="Windows User" w:date="2019-11-09T09:35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نخست</w:t>
      </w:r>
      <w:ins w:id="262" w:author="Windows User" w:date="2019-11-09T09:35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3" w:author="Windows User" w:date="2019-11-09T09:35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وزیر </w:t>
      </w:r>
      <w:r w:rsidR="001276CD">
        <w:rPr>
          <w:rFonts w:cs="B Nazanin" w:hint="cs"/>
          <w:sz w:val="28"/>
          <w:szCs w:val="28"/>
          <w:rtl/>
          <w:lang w:bidi="fa-IR"/>
        </w:rPr>
        <w:t xml:space="preserve">از زمان روی کار آمدن </w:t>
      </w:r>
      <w:r>
        <w:rPr>
          <w:rFonts w:cs="B Nazanin" w:hint="cs"/>
          <w:sz w:val="28"/>
          <w:szCs w:val="28"/>
          <w:rtl/>
          <w:lang w:bidi="fa-IR"/>
        </w:rPr>
        <w:t>تاک</w:t>
      </w:r>
      <w:r w:rsidR="007C3F5B">
        <w:rPr>
          <w:rFonts w:cs="B Nazanin" w:hint="cs"/>
          <w:sz w:val="28"/>
          <w:szCs w:val="28"/>
          <w:rtl/>
          <w:lang w:bidi="fa-IR"/>
        </w:rPr>
        <w:t>نون به غیر از سفیر ایران</w:t>
      </w:r>
      <w:r>
        <w:rPr>
          <w:rFonts w:cs="B Nazanin" w:hint="cs"/>
          <w:sz w:val="28"/>
          <w:szCs w:val="28"/>
          <w:rtl/>
          <w:lang w:bidi="fa-IR"/>
        </w:rPr>
        <w:t xml:space="preserve"> ب</w:t>
      </w:r>
      <w:r w:rsidR="001529EC">
        <w:rPr>
          <w:rFonts w:cs="B Nazanin" w:hint="cs"/>
          <w:sz w:val="28"/>
          <w:szCs w:val="28"/>
          <w:rtl/>
          <w:lang w:bidi="fa-IR"/>
        </w:rPr>
        <w:t>ا هیچ سفیر مسلمان</w:t>
      </w:r>
      <w:r w:rsidR="007C3F5B">
        <w:rPr>
          <w:rFonts w:cs="B Nazanin" w:hint="cs"/>
          <w:sz w:val="28"/>
          <w:szCs w:val="28"/>
          <w:rtl/>
          <w:lang w:bidi="fa-IR"/>
        </w:rPr>
        <w:t>ی</w:t>
      </w:r>
      <w:r w:rsidR="001529EC">
        <w:rPr>
          <w:rFonts w:cs="B Nazanin" w:hint="cs"/>
          <w:sz w:val="28"/>
          <w:szCs w:val="28"/>
          <w:rtl/>
          <w:lang w:bidi="fa-IR"/>
        </w:rPr>
        <w:t xml:space="preserve"> دیدار</w:t>
      </w:r>
      <w:ins w:id="264" w:author="Windows User" w:date="2019-11-09T09:35:00Z">
        <w:r w:rsidR="00BE352C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1529EC">
        <w:rPr>
          <w:rFonts w:cs="B Nazanin" w:hint="cs"/>
          <w:sz w:val="28"/>
          <w:szCs w:val="28"/>
          <w:rtl/>
          <w:lang w:bidi="fa-IR"/>
        </w:rPr>
        <w:t>نکرده</w:t>
      </w:r>
      <w:ins w:id="265" w:author="Windows User" w:date="2019-11-09T10:05:00Z">
        <w:r w:rsidR="003F0C1A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ins w:id="266" w:author="Windows User" w:date="2019-11-09T09:35:00Z">
        <w:r w:rsidR="00BE352C">
          <w:rPr>
            <w:rFonts w:cs="B Nazanin" w:hint="cs"/>
            <w:sz w:val="28"/>
            <w:szCs w:val="28"/>
            <w:rtl/>
            <w:lang w:bidi="fa-IR"/>
          </w:rPr>
          <w:t>، اما</w:t>
        </w:r>
      </w:ins>
      <w:del w:id="267" w:author="Windows User" w:date="2019-11-09T09:35:00Z">
        <w:r w:rsidR="001529EC" w:rsidDel="00BE352C">
          <w:rPr>
            <w:rFonts w:cs="B Nazanin" w:hint="cs"/>
            <w:sz w:val="28"/>
            <w:szCs w:val="28"/>
            <w:rtl/>
            <w:lang w:bidi="fa-IR"/>
          </w:rPr>
          <w:delText xml:space="preserve"> ولی</w:delText>
        </w:r>
      </w:del>
      <w:r w:rsidR="001529EC">
        <w:rPr>
          <w:rFonts w:cs="B Nazanin" w:hint="cs"/>
          <w:sz w:val="28"/>
          <w:szCs w:val="28"/>
          <w:rtl/>
          <w:lang w:bidi="fa-IR"/>
        </w:rPr>
        <w:t xml:space="preserve"> حاضر به دیدار با </w:t>
      </w:r>
      <w:ins w:id="268" w:author="Windows User" w:date="2019-11-09T09:35:00Z">
        <w:r w:rsidR="00BE352C">
          <w:rPr>
            <w:rFonts w:cs="B Nazanin" w:hint="cs"/>
            <w:sz w:val="28"/>
            <w:szCs w:val="28"/>
            <w:rtl/>
            <w:lang w:bidi="fa-IR"/>
          </w:rPr>
          <w:t>او</w:t>
        </w:r>
      </w:ins>
      <w:del w:id="269" w:author="Windows User" w:date="2019-11-09T09:35:00Z">
        <w:r w:rsidR="001529EC" w:rsidDel="00BE352C">
          <w:rPr>
            <w:rFonts w:cs="B Nazanin" w:hint="cs"/>
            <w:sz w:val="28"/>
            <w:szCs w:val="28"/>
            <w:rtl/>
            <w:lang w:bidi="fa-IR"/>
          </w:rPr>
          <w:delText>وی</w:delText>
        </w:r>
      </w:del>
      <w:r w:rsidR="001529EC">
        <w:rPr>
          <w:rFonts w:cs="B Nazanin" w:hint="cs"/>
          <w:sz w:val="28"/>
          <w:szCs w:val="28"/>
          <w:rtl/>
          <w:lang w:bidi="fa-IR"/>
        </w:rPr>
        <w:t xml:space="preserve"> شده است</w:t>
      </w:r>
      <w:del w:id="270" w:author="Windows User" w:date="2019-11-09T09:36:00Z">
        <w:r w:rsidR="001529EC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="001276CD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276CD">
        <w:rPr>
          <w:rFonts w:cs="B Nazanin" w:hint="cs"/>
          <w:sz w:val="28"/>
          <w:szCs w:val="28"/>
          <w:rtl/>
          <w:lang w:bidi="fa-IR"/>
        </w:rPr>
        <w:t>. البته برنامه</w:t>
      </w:r>
      <w:ins w:id="271" w:author="Windows User" w:date="2019-11-09T09:36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2" w:author="Windows User" w:date="2019-11-09T09:36:00Z">
        <w:r w:rsidR="001276CD"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276CD">
        <w:rPr>
          <w:rFonts w:cs="B Nazanin" w:hint="cs"/>
          <w:sz w:val="28"/>
          <w:szCs w:val="28"/>
          <w:rtl/>
          <w:lang w:bidi="fa-IR"/>
        </w:rPr>
        <w:t>ریزان سفر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del w:id="273" w:author="Windows User" w:date="2019-11-09T09:36:00Z">
        <w:r w:rsidRPr="00F25218" w:rsidDel="00BE352C">
          <w:rPr>
            <w:rFonts w:cs="B Nazanin"/>
            <w:sz w:val="28"/>
            <w:szCs w:val="28"/>
            <w:rtl/>
            <w:lang w:bidi="fa-IR"/>
          </w:rPr>
          <w:delText xml:space="preserve">« </w:delText>
        </w:r>
      </w:del>
      <w:r w:rsidRPr="00F25218">
        <w:rPr>
          <w:rFonts w:cs="B Nazanin" w:hint="cs"/>
          <w:sz w:val="28"/>
          <w:szCs w:val="28"/>
          <w:rtl/>
          <w:lang w:bidi="fa-IR"/>
        </w:rPr>
        <w:t>محمد</w:t>
      </w:r>
      <w:r w:rsidRPr="00F25218">
        <w:rPr>
          <w:rFonts w:cs="B Nazanin"/>
          <w:sz w:val="28"/>
          <w:szCs w:val="28"/>
          <w:rtl/>
          <w:lang w:bidi="fa-IR"/>
        </w:rPr>
        <w:t xml:space="preserve"> </w:t>
      </w:r>
      <w:r w:rsidRPr="00F25218">
        <w:rPr>
          <w:rFonts w:cs="B Nazanin" w:hint="cs"/>
          <w:sz w:val="28"/>
          <w:szCs w:val="28"/>
          <w:rtl/>
          <w:lang w:bidi="fa-IR"/>
        </w:rPr>
        <w:t>بن</w:t>
      </w:r>
      <w:r w:rsidRPr="00F25218">
        <w:rPr>
          <w:rFonts w:cs="B Nazanin"/>
          <w:sz w:val="28"/>
          <w:szCs w:val="28"/>
          <w:rtl/>
          <w:lang w:bidi="fa-IR"/>
        </w:rPr>
        <w:t xml:space="preserve"> </w:t>
      </w:r>
      <w:r w:rsidRPr="00F25218">
        <w:rPr>
          <w:rFonts w:cs="B Nazanin" w:hint="cs"/>
          <w:sz w:val="28"/>
          <w:szCs w:val="28"/>
          <w:rtl/>
          <w:lang w:bidi="fa-IR"/>
        </w:rPr>
        <w:t>عبدالکریم</w:t>
      </w:r>
      <w:r w:rsidRPr="00F25218">
        <w:rPr>
          <w:rFonts w:cs="B Nazanin"/>
          <w:sz w:val="28"/>
          <w:szCs w:val="28"/>
          <w:rtl/>
          <w:lang w:bidi="fa-IR"/>
        </w:rPr>
        <w:t xml:space="preserve"> </w:t>
      </w:r>
      <w:r w:rsidRPr="00F25218">
        <w:rPr>
          <w:rFonts w:cs="B Nazanin" w:hint="cs"/>
          <w:sz w:val="28"/>
          <w:szCs w:val="28"/>
          <w:rtl/>
          <w:lang w:bidi="fa-IR"/>
        </w:rPr>
        <w:t>عیسی</w:t>
      </w:r>
      <w:del w:id="274" w:author="Windows User" w:date="2019-11-09T09:36:00Z">
        <w:r w:rsidRPr="00F25218" w:rsidDel="00BE352C">
          <w:rPr>
            <w:rFonts w:cs="B Nazanin"/>
            <w:sz w:val="28"/>
            <w:szCs w:val="28"/>
            <w:rtl/>
            <w:lang w:bidi="fa-IR"/>
          </w:rPr>
          <w:delText xml:space="preserve"> »</w:delText>
        </w:r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وی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را به دیدار رهبران دو فرق</w:t>
      </w:r>
      <w:ins w:id="275" w:author="Windows User" w:date="2019-11-09T09:36:00Z">
        <w:r w:rsidR="00BE352C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76" w:author="Windows User" w:date="2019-11-09T09:36:00Z">
        <w:r w:rsidDel="00BE352C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اصلی بودایی در شهر کندی نیز برده</w:t>
      </w:r>
      <w:ins w:id="277" w:author="Windows User" w:date="2019-11-09T09:37:00Z">
        <w:r w:rsidR="00BE352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8" w:author="Windows User" w:date="2019-11-09T09:37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اند</w:t>
      </w:r>
      <w:del w:id="279" w:author="Windows User" w:date="2019-11-09T09:37:00Z">
        <w:r w:rsidDel="00BE352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</w:p>
    <w:p w:rsidR="0075666B" w:rsidRDefault="005F1A8D" w:rsidP="0022657F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به هرحال با توجه به جو سنگینی که</w:t>
      </w:r>
      <w:del w:id="280" w:author="Windows User" w:date="2019-11-09T09:37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بر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</w:t>
      </w:r>
      <w:ins w:id="281" w:author="Windows User" w:date="2019-11-09T09:37:00Z">
        <w:r w:rsidR="00E21D0E">
          <w:rPr>
            <w:rFonts w:cs="B Nazanin" w:hint="cs"/>
            <w:sz w:val="28"/>
            <w:szCs w:val="28"/>
            <w:rtl/>
            <w:lang w:bidi="fa-IR"/>
          </w:rPr>
          <w:t xml:space="preserve">پس از حوادث اخیر </w:t>
        </w:r>
      </w:ins>
      <w:r>
        <w:rPr>
          <w:rFonts w:cs="B Nazanin" w:hint="cs"/>
          <w:sz w:val="28"/>
          <w:szCs w:val="28"/>
          <w:rtl/>
          <w:lang w:bidi="fa-IR"/>
        </w:rPr>
        <w:t>علیه عربستان سعودی</w:t>
      </w:r>
      <w:del w:id="282" w:author="Windows User" w:date="2019-11-09T09:37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</w:t>
      </w:r>
      <w:del w:id="283" w:author="Windows User" w:date="2019-11-09T09:37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پس از حوادث اخیر </w:delText>
        </w:r>
      </w:del>
      <w:r>
        <w:rPr>
          <w:rFonts w:cs="B Nazanin" w:hint="cs"/>
          <w:sz w:val="28"/>
          <w:szCs w:val="28"/>
          <w:rtl/>
          <w:lang w:bidi="fa-IR"/>
        </w:rPr>
        <w:t>شکل گرفته</w:t>
      </w:r>
      <w:ins w:id="284" w:author="Windows User" w:date="2019-11-09T09:37:00Z">
        <w:r w:rsidR="00E21D0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5" w:author="Windows User" w:date="2019-11-09T09:37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حضور رئیس سازمان رابطه</w:t>
      </w:r>
      <w:ins w:id="286" w:author="Windows User" w:date="2019-11-09T10:06:00Z">
        <w:r w:rsidR="003F0C1A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ins w:id="287" w:author="Windows User" w:date="2019-11-09T09:38:00Z">
        <w:r w:rsidR="00E21D0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8" w:author="Windows User" w:date="2019-11-09T09:37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العالم اسلامی</w:t>
      </w:r>
      <w:del w:id="289" w:author="Windows User" w:date="2019-11-09T09:38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در</w:t>
      </w:r>
      <w:del w:id="290" w:author="Windows User" w:date="2019-11-09T09:38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یک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کنفرانسی که سطح </w:t>
      </w:r>
      <w:r w:rsidR="003C33DA">
        <w:rPr>
          <w:rFonts w:cs="B Nazanin" w:hint="cs"/>
          <w:sz w:val="28"/>
          <w:szCs w:val="28"/>
          <w:rtl/>
          <w:lang w:bidi="fa-IR"/>
        </w:rPr>
        <w:t xml:space="preserve">برگزاری آن </w:t>
      </w:r>
      <w:r>
        <w:rPr>
          <w:rFonts w:cs="B Nazanin" w:hint="cs"/>
          <w:sz w:val="28"/>
          <w:szCs w:val="28"/>
          <w:rtl/>
          <w:lang w:bidi="fa-IR"/>
        </w:rPr>
        <w:t xml:space="preserve">ملی </w:t>
      </w:r>
      <w:r w:rsidR="0075666B">
        <w:rPr>
          <w:rFonts w:cs="B Nazanin" w:hint="cs"/>
          <w:sz w:val="28"/>
          <w:szCs w:val="28"/>
          <w:rtl/>
          <w:lang w:bidi="fa-IR"/>
        </w:rPr>
        <w:t xml:space="preserve">و با موضوع  صلح </w:t>
      </w:r>
      <w:r w:rsidR="00B0417E">
        <w:rPr>
          <w:rFonts w:cs="B Nazanin" w:hint="cs"/>
          <w:sz w:val="28"/>
          <w:szCs w:val="28"/>
          <w:rtl/>
          <w:lang w:bidi="fa-IR"/>
        </w:rPr>
        <w:t>و</w:t>
      </w:r>
      <w:r w:rsidR="0075666B">
        <w:rPr>
          <w:rFonts w:cs="B Nazanin" w:hint="cs"/>
          <w:sz w:val="28"/>
          <w:szCs w:val="28"/>
          <w:rtl/>
          <w:lang w:bidi="fa-IR"/>
        </w:rPr>
        <w:t xml:space="preserve">آشتی </w:t>
      </w:r>
      <w:r>
        <w:rPr>
          <w:rFonts w:cs="B Nazanin" w:hint="cs"/>
          <w:sz w:val="28"/>
          <w:szCs w:val="28"/>
          <w:rtl/>
          <w:lang w:bidi="fa-IR"/>
        </w:rPr>
        <w:t>تعریف شده</w:t>
      </w:r>
      <w:del w:id="291" w:author="Windows User" w:date="2019-11-09T09:38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، نشان</w:t>
      </w:r>
      <w:ins w:id="292" w:author="Windows User" w:date="2019-11-09T10:06:00Z">
        <w:r w:rsidR="003F0C1A">
          <w:rPr>
            <w:rFonts w:cs="B Nazanin" w:hint="cs"/>
            <w:sz w:val="28"/>
            <w:szCs w:val="28"/>
            <w:rtl/>
            <w:lang w:bidi="fa-IR"/>
          </w:rPr>
          <w:t>‌دهندۀ</w:t>
        </w:r>
      </w:ins>
      <w:del w:id="293" w:author="Windows User" w:date="2019-11-09T10:06:00Z">
        <w:r w:rsidDel="003F0C1A">
          <w:rPr>
            <w:rFonts w:cs="B Nazanin" w:hint="cs"/>
            <w:sz w:val="28"/>
            <w:szCs w:val="28"/>
            <w:rtl/>
            <w:lang w:bidi="fa-IR"/>
          </w:rPr>
          <w:delText xml:space="preserve"> از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بازگشت آن</w:t>
      </w:r>
      <w:ins w:id="294" w:author="Windows User" w:date="2019-11-09T09:38:00Z">
        <w:r w:rsidR="00E21D0E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>
        <w:rPr>
          <w:rFonts w:cs="B Nazanin" w:hint="cs"/>
          <w:sz w:val="28"/>
          <w:szCs w:val="28"/>
          <w:rtl/>
          <w:lang w:bidi="fa-IR"/>
        </w:rPr>
        <w:t>ها به صحنه و همچنین نشانگر داشتن «</w:t>
      </w:r>
      <w:del w:id="295" w:author="Windows User" w:date="2019-11-09T09:38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لابی</w:t>
      </w:r>
      <w:del w:id="296" w:author="Windows User" w:date="2019-11-09T09:38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» مناسب در سریلانکا</w:t>
      </w:r>
      <w:del w:id="297" w:author="Windows User" w:date="2019-11-09T10:07:00Z">
        <w:r w:rsidDel="003F0C1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298" w:author="Windows User" w:date="2019-11-09T09:38:00Z">
        <w:r w:rsidR="00E21D0E">
          <w:rPr>
            <w:rFonts w:cs="B Nazanin" w:hint="cs"/>
            <w:sz w:val="28"/>
            <w:szCs w:val="28"/>
            <w:rtl/>
            <w:lang w:bidi="fa-IR"/>
          </w:rPr>
          <w:t>ست</w:t>
        </w:r>
      </w:ins>
      <w:del w:id="299" w:author="Windows User" w:date="2019-11-09T09:38:00Z">
        <w:r w:rsidDel="00E21D0E">
          <w:rPr>
            <w:rFonts w:cs="B Nazanin" w:hint="cs"/>
            <w:sz w:val="28"/>
            <w:szCs w:val="28"/>
            <w:rtl/>
            <w:lang w:bidi="fa-IR"/>
          </w:rPr>
          <w:delText xml:space="preserve">می باشد 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</w:p>
    <w:p w:rsidR="0075666B" w:rsidRDefault="0075666B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البته همیشه</w:t>
      </w:r>
      <w:ins w:id="300" w:author="Windows User" w:date="2019-11-09T09:41:00Z">
        <w:r w:rsidR="009F5127">
          <w:rPr>
            <w:rFonts w:cs="B Nazanin" w:hint="cs"/>
            <w:sz w:val="28"/>
            <w:szCs w:val="28"/>
            <w:rtl/>
            <w:lang w:bidi="fa-IR"/>
          </w:rPr>
          <w:t xml:space="preserve"> ساده‌ترین</w:t>
        </w:r>
      </w:ins>
      <w:del w:id="301" w:author="Windows User" w:date="2019-11-09T09:41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سهل الوصول ترین</w:delText>
        </w:r>
      </w:del>
      <w:r w:rsidR="005F1A8D">
        <w:rPr>
          <w:rFonts w:cs="B Nazanin" w:hint="cs"/>
          <w:sz w:val="28"/>
          <w:szCs w:val="28"/>
          <w:rtl/>
          <w:lang w:bidi="fa-IR"/>
        </w:rPr>
        <w:t xml:space="preserve"> لابی </w:t>
      </w:r>
      <w:r>
        <w:rPr>
          <w:rFonts w:cs="B Nazanin" w:hint="cs"/>
          <w:sz w:val="28"/>
          <w:szCs w:val="28"/>
          <w:rtl/>
          <w:lang w:bidi="fa-IR"/>
        </w:rPr>
        <w:t>«</w:t>
      </w:r>
      <w:del w:id="302" w:author="Windows User" w:date="2019-11-09T09:41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نیازمندی</w:t>
      </w:r>
      <w:ins w:id="303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04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</w:t>
      </w:r>
      <w:r w:rsidR="00B0417E">
        <w:rPr>
          <w:rFonts w:cs="B Nazanin" w:hint="cs"/>
          <w:sz w:val="28"/>
          <w:szCs w:val="28"/>
          <w:rtl/>
          <w:lang w:bidi="fa-IR"/>
        </w:rPr>
        <w:t xml:space="preserve"> موجود</w:t>
      </w:r>
      <w:del w:id="305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» </w:t>
      </w:r>
      <w:del w:id="306" w:author="Windows User" w:date="2019-11-09T09:42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در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طرف مقابل </w:t>
      </w:r>
      <w:ins w:id="307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308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هستند </w:delText>
        </w:r>
      </w:del>
      <w:r>
        <w:rPr>
          <w:rFonts w:cs="B Nazanin" w:hint="cs"/>
          <w:sz w:val="28"/>
          <w:szCs w:val="28"/>
          <w:rtl/>
          <w:lang w:bidi="fa-IR"/>
        </w:rPr>
        <w:t>. این روزها این کشور صحن</w:t>
      </w:r>
      <w:ins w:id="309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310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ارا</w:t>
      </w:r>
      <w:ins w:id="311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ئ</w:t>
        </w:r>
      </w:ins>
      <w:del w:id="312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ه </w:t>
      </w:r>
      <w:del w:id="313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یا </w:t>
      </w:r>
      <w:r>
        <w:rPr>
          <w:rFonts w:cs="B Nazanin" w:hint="cs"/>
          <w:sz w:val="28"/>
          <w:szCs w:val="28"/>
          <w:rtl/>
          <w:lang w:bidi="fa-IR"/>
        </w:rPr>
        <w:t>قول ارا</w:t>
      </w:r>
      <w:ins w:id="314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ئ</w:t>
        </w:r>
      </w:ins>
      <w:del w:id="315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ins w:id="316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317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bidi="fa-IR"/>
        </w:rPr>
        <w:t xml:space="preserve"> کمک</w:t>
      </w:r>
      <w:ins w:id="318" w:author="Windows User" w:date="2019-11-09T09:42:00Z">
        <w:r w:rsidR="009F512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19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های گوناگون از سوی قدرت</w:t>
      </w:r>
      <w:ins w:id="320" w:author="Windows User" w:date="2019-11-09T09:43:00Z">
        <w:r w:rsidR="009F512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1" w:author="Windows User" w:date="2019-11-09T09:42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ها و رقبای منطقه</w:t>
      </w:r>
      <w:ins w:id="322" w:author="Windows User" w:date="2019-11-09T09:43:00Z">
        <w:r w:rsidR="009F512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3" w:author="Windows User" w:date="2019-11-09T09:43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ای و</w:t>
      </w:r>
      <w:ins w:id="324" w:author="Windows User" w:date="2019-11-09T09:43:00Z">
        <w:r w:rsidR="009F5127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>
        <w:rPr>
          <w:rFonts w:cs="B Nazanin" w:hint="cs"/>
          <w:sz w:val="28"/>
          <w:szCs w:val="28"/>
          <w:rtl/>
          <w:lang w:bidi="fa-IR"/>
        </w:rPr>
        <w:t>بین</w:t>
      </w:r>
      <w:ins w:id="325" w:author="Windows User" w:date="2019-11-09T09:43:00Z">
        <w:r w:rsidR="009F512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6" w:author="Windows User" w:date="2019-11-09T09:43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bidi="fa-IR"/>
        </w:rPr>
        <w:t>المللی</w:t>
      </w:r>
      <w:ins w:id="327" w:author="Windows User" w:date="2019-11-09T09:43:00Z">
        <w:r w:rsidR="009F5127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8" w:author="Windows User" w:date="2019-11-09T09:43:00Z">
        <w:r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شان </w:t>
      </w:r>
      <w:ins w:id="329" w:author="Windows User" w:date="2019-11-09T09:43:00Z">
        <w:r w:rsidR="009F5127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330" w:author="Windows User" w:date="2019-11-09T09:43:00Z">
        <w:r w:rsidDel="009F5127">
          <w:rPr>
            <w:rFonts w:cs="B Nazanin" w:hint="cs"/>
            <w:sz w:val="28"/>
            <w:szCs w:val="28"/>
            <w:rtl/>
            <w:lang w:bidi="fa-IR"/>
          </w:rPr>
          <w:delText>می باشد</w:delText>
        </w:r>
      </w:del>
      <w:r>
        <w:rPr>
          <w:rFonts w:cs="B Nazanin" w:hint="cs"/>
          <w:sz w:val="28"/>
          <w:szCs w:val="28"/>
          <w:rtl/>
          <w:lang w:bidi="fa-IR"/>
        </w:rPr>
        <w:t>.</w:t>
      </w:r>
    </w:p>
    <w:p w:rsidR="00F25218" w:rsidRDefault="009F5127" w:rsidP="0022657F">
      <w:pPr>
        <w:bidi/>
        <w:jc w:val="both"/>
        <w:rPr>
          <w:rFonts w:cs="B Nazanin"/>
          <w:sz w:val="28"/>
          <w:szCs w:val="28"/>
          <w:rtl/>
          <w:lang w:bidi="fa-IR"/>
        </w:rPr>
      </w:pPr>
      <w:ins w:id="331" w:author="Windows User" w:date="2019-11-09T09:43:00Z">
        <w:r>
          <w:rPr>
            <w:rFonts w:cs="B Nazanin" w:hint="cs"/>
            <w:sz w:val="28"/>
            <w:szCs w:val="28"/>
            <w:rtl/>
            <w:lang w:bidi="fa-IR"/>
          </w:rPr>
          <w:lastRenderedPageBreak/>
          <w:t>با این حال</w:t>
        </w:r>
      </w:ins>
      <w:del w:id="332" w:author="Windows User" w:date="2019-11-09T09:43:00Z">
        <w:r w:rsidR="0075666B" w:rsidDel="009F5127">
          <w:rPr>
            <w:rFonts w:cs="B Nazanin" w:hint="cs"/>
            <w:sz w:val="28"/>
            <w:szCs w:val="28"/>
            <w:rtl/>
            <w:lang w:bidi="fa-IR"/>
          </w:rPr>
          <w:delText>علی ایحال</w:delText>
        </w:r>
      </w:del>
      <w:r w:rsidR="0075666B">
        <w:rPr>
          <w:rFonts w:cs="B Nazanin" w:hint="cs"/>
          <w:sz w:val="28"/>
          <w:szCs w:val="28"/>
          <w:rtl/>
          <w:lang w:bidi="fa-IR"/>
        </w:rPr>
        <w:t xml:space="preserve"> باید </w:t>
      </w:r>
      <w:r w:rsidR="00B0417E">
        <w:rPr>
          <w:rFonts w:cs="B Nazanin" w:hint="cs"/>
          <w:sz w:val="28"/>
          <w:szCs w:val="28"/>
          <w:rtl/>
          <w:lang w:bidi="fa-IR"/>
        </w:rPr>
        <w:t xml:space="preserve">امید داشت </w:t>
      </w:r>
      <w:ins w:id="333" w:author="Windows User" w:date="2019-11-09T09:44:00Z">
        <w:r>
          <w:rPr>
            <w:rFonts w:cs="B Nazanin" w:hint="cs"/>
            <w:sz w:val="28"/>
            <w:szCs w:val="28"/>
            <w:rtl/>
            <w:lang w:bidi="fa-IR"/>
          </w:rPr>
          <w:t>که</w:t>
        </w:r>
      </w:ins>
      <w:del w:id="334" w:author="Windows User" w:date="2019-11-09T09:43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 این بازگشت</w:t>
      </w:r>
      <w:ins w:id="335" w:author="Windows User" w:date="2019-11-09T09:44:00Z">
        <w:r w:rsidRPr="009F5127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  <w:r>
          <w:rPr>
            <w:rFonts w:cs="B Nazanin" w:hint="cs"/>
            <w:sz w:val="28"/>
            <w:szCs w:val="28"/>
            <w:rtl/>
            <w:lang w:bidi="fa-IR"/>
          </w:rPr>
          <w:t>همچون گذشته</w:t>
        </w:r>
        <w:r>
          <w:rPr>
            <w:rFonts w:cs="B Nazanin" w:hint="cs"/>
            <w:sz w:val="28"/>
            <w:szCs w:val="28"/>
            <w:rtl/>
            <w:lang w:bidi="fa-IR"/>
          </w:rPr>
          <w:t xml:space="preserve"> موضوع</w:t>
        </w:r>
      </w:ins>
      <w:del w:id="336" w:author="Windows User" w:date="2019-11-09T09:44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به همراه خود</w:delText>
        </w:r>
        <w:r w:rsidR="0075666B" w:rsidDel="009F5127">
          <w:rPr>
            <w:rFonts w:cs="B Nazanin" w:hint="cs"/>
            <w:sz w:val="28"/>
            <w:szCs w:val="28"/>
            <w:rtl/>
            <w:lang w:bidi="fa-IR"/>
          </w:rPr>
          <w:delText xml:space="preserve"> همچون گذشته ، ارمغان</w:delText>
        </w:r>
      </w:del>
      <w:r w:rsidR="0075666B">
        <w:rPr>
          <w:rFonts w:cs="B Nazanin" w:hint="cs"/>
          <w:sz w:val="28"/>
          <w:szCs w:val="28"/>
          <w:rtl/>
          <w:lang w:bidi="fa-IR"/>
        </w:rPr>
        <w:t xml:space="preserve"> تکفیر و افراط</w:t>
      </w:r>
      <w:ins w:id="337" w:author="Windows User" w:date="2019-11-09T09:44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38" w:author="Windows User" w:date="2019-11-09T09:44:00Z">
        <w:r w:rsidR="0075666B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5666B">
        <w:rPr>
          <w:rFonts w:cs="B Nazanin" w:hint="cs"/>
          <w:sz w:val="28"/>
          <w:szCs w:val="28"/>
          <w:rtl/>
          <w:lang w:bidi="fa-IR"/>
        </w:rPr>
        <w:t xml:space="preserve">گرایی </w:t>
      </w:r>
      <w:r w:rsidR="001276CD">
        <w:rPr>
          <w:rFonts w:cs="B Nazanin" w:hint="cs"/>
          <w:sz w:val="28"/>
          <w:szCs w:val="28"/>
          <w:rtl/>
          <w:lang w:bidi="fa-IR"/>
        </w:rPr>
        <w:t>را به</w:t>
      </w:r>
      <w:ins w:id="339" w:author="Windows User" w:date="2019-11-09T09:44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40" w:author="Windows User" w:date="2019-11-09T09:44:00Z">
        <w:r w:rsidR="001276CD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1276CD">
        <w:rPr>
          <w:rFonts w:cs="B Nazanin" w:hint="cs"/>
          <w:sz w:val="28"/>
          <w:szCs w:val="28"/>
          <w:rtl/>
          <w:lang w:bidi="fa-IR"/>
        </w:rPr>
        <w:t>دنبال</w:t>
      </w:r>
      <w:ins w:id="341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 xml:space="preserve"> خود</w:t>
        </w:r>
      </w:ins>
      <w:r w:rsidR="001276CD">
        <w:rPr>
          <w:rFonts w:cs="B Nazanin" w:hint="cs"/>
          <w:sz w:val="28"/>
          <w:szCs w:val="28"/>
          <w:rtl/>
          <w:lang w:bidi="fa-IR"/>
        </w:rPr>
        <w:t xml:space="preserve"> </w:t>
      </w:r>
      <w:r w:rsidR="00582576">
        <w:rPr>
          <w:rFonts w:cs="B Nazanin" w:hint="cs"/>
          <w:sz w:val="28"/>
          <w:szCs w:val="28"/>
          <w:rtl/>
          <w:lang w:bidi="fa-IR"/>
        </w:rPr>
        <w:t>نداشته باش</w:t>
      </w:r>
      <w:ins w:id="342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>د؛ زیرا</w:t>
        </w:r>
      </w:ins>
      <w:del w:id="343" w:author="Windows User" w:date="2019-11-09T09:45:00Z">
        <w:r w:rsidR="00582576" w:rsidDel="009F5127">
          <w:rPr>
            <w:rFonts w:cs="B Nazanin" w:hint="cs"/>
            <w:sz w:val="28"/>
            <w:szCs w:val="28"/>
            <w:rtl/>
            <w:lang w:bidi="fa-IR"/>
          </w:rPr>
          <w:delText>د که</w:delText>
        </w:r>
      </w:del>
      <w:r w:rsidR="00582576">
        <w:rPr>
          <w:rFonts w:cs="B Nazanin" w:hint="cs"/>
          <w:sz w:val="28"/>
          <w:szCs w:val="28"/>
          <w:rtl/>
          <w:lang w:bidi="fa-IR"/>
        </w:rPr>
        <w:t xml:space="preserve"> در</w:t>
      </w:r>
      <w:ins w:id="344" w:author="Windows User" w:date="2019-11-09T10:07:00Z">
        <w:r w:rsidR="003F0C1A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582576">
        <w:rPr>
          <w:rFonts w:cs="B Nazanin" w:hint="cs"/>
          <w:sz w:val="28"/>
          <w:szCs w:val="28"/>
          <w:rtl/>
          <w:lang w:bidi="fa-IR"/>
        </w:rPr>
        <w:t xml:space="preserve">چنین </w:t>
      </w:r>
      <w:ins w:id="345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>وضعیتی،</w:t>
        </w:r>
      </w:ins>
      <w:del w:id="346" w:author="Windows User" w:date="2019-11-09T09:45:00Z">
        <w:r w:rsidR="00582576" w:rsidDel="009F5127">
          <w:rPr>
            <w:rFonts w:cs="B Nazanin" w:hint="cs"/>
            <w:sz w:val="28"/>
            <w:szCs w:val="28"/>
            <w:rtl/>
            <w:lang w:bidi="fa-IR"/>
          </w:rPr>
          <w:delText>حال</w:delText>
        </w:r>
        <w:r w:rsidR="0075666B" w:rsidDel="009F5127">
          <w:rPr>
            <w:rFonts w:cs="B Nazanin" w:hint="cs"/>
            <w:sz w:val="28"/>
            <w:szCs w:val="28"/>
            <w:rtl/>
            <w:lang w:bidi="fa-IR"/>
          </w:rPr>
          <w:delText>تی ،</w:delText>
        </w:r>
      </w:del>
      <w:r w:rsidR="0075666B">
        <w:rPr>
          <w:rFonts w:cs="B Nazanin" w:hint="cs"/>
          <w:sz w:val="28"/>
          <w:szCs w:val="28"/>
          <w:rtl/>
          <w:lang w:bidi="fa-IR"/>
        </w:rPr>
        <w:t xml:space="preserve"> جایگاه و وضعیت مسلمان را به</w:t>
      </w:r>
      <w:ins w:id="347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48" w:author="Windows User" w:date="2019-11-09T09:45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شدت تضعیف و تخریب خواهد کرد</w:t>
      </w:r>
      <w:r w:rsidR="00A5739B">
        <w:rPr>
          <w:rFonts w:cs="B Nazanin" w:hint="cs"/>
          <w:sz w:val="28"/>
          <w:szCs w:val="28"/>
          <w:rtl/>
          <w:lang w:bidi="fa-IR"/>
        </w:rPr>
        <w:t>.</w:t>
      </w:r>
      <w:r w:rsidR="00B0417E">
        <w:rPr>
          <w:rFonts w:cs="B Nazanin" w:hint="cs"/>
          <w:sz w:val="28"/>
          <w:szCs w:val="28"/>
          <w:rtl/>
          <w:lang w:bidi="fa-IR"/>
        </w:rPr>
        <w:t xml:space="preserve"> البته در</w:t>
      </w:r>
      <w:ins w:id="349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B0417E">
        <w:rPr>
          <w:rFonts w:cs="B Nazanin" w:hint="cs"/>
          <w:sz w:val="28"/>
          <w:szCs w:val="28"/>
          <w:rtl/>
          <w:lang w:bidi="fa-IR"/>
        </w:rPr>
        <w:t>هفت</w:t>
      </w:r>
      <w:ins w:id="350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351" w:author="Windows User" w:date="2019-11-09T09:45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 گذشته یک اتفاق دیگری </w:t>
      </w:r>
      <w:r w:rsidR="00A5739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B0417E">
        <w:rPr>
          <w:rFonts w:cs="B Nazanin" w:hint="cs"/>
          <w:sz w:val="28"/>
          <w:szCs w:val="28"/>
          <w:rtl/>
          <w:lang w:bidi="fa-IR"/>
        </w:rPr>
        <w:t>رخ داده که آن را هم می</w:t>
      </w:r>
      <w:ins w:id="352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53" w:author="Windows User" w:date="2019-11-09T09:45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توان در</w:t>
      </w:r>
      <w:ins w:id="354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B0417E">
        <w:rPr>
          <w:rFonts w:cs="B Nazanin" w:hint="cs"/>
          <w:sz w:val="28"/>
          <w:szCs w:val="28"/>
          <w:rtl/>
          <w:lang w:bidi="fa-IR"/>
        </w:rPr>
        <w:t>راستای باز</w:t>
      </w:r>
      <w:ins w:id="355" w:author="Windows User" w:date="2019-11-09T10:08:00Z">
        <w:r w:rsidR="003F0C1A">
          <w:rPr>
            <w:rFonts w:cs="B Nazanin" w:hint="cs"/>
            <w:sz w:val="28"/>
            <w:szCs w:val="28"/>
            <w:rtl/>
            <w:lang w:bidi="fa-IR"/>
          </w:rPr>
          <w:t>پس‌گیری</w:t>
        </w:r>
      </w:ins>
      <w:del w:id="356" w:author="Windows User" w:date="2019-11-09T10:08:00Z">
        <w:r w:rsidR="00B0417E" w:rsidDel="003F0C1A">
          <w:rPr>
            <w:rFonts w:cs="B Nazanin" w:hint="cs"/>
            <w:sz w:val="28"/>
            <w:szCs w:val="28"/>
            <w:rtl/>
            <w:lang w:bidi="fa-IR"/>
          </w:rPr>
          <w:delText>یافت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 موقعیت عربستان ارزیابی </w:t>
      </w:r>
      <w:ins w:id="357" w:author="Windows User" w:date="2019-11-09T09:45:00Z">
        <w:r>
          <w:rPr>
            <w:rFonts w:cs="B Nazanin" w:hint="cs"/>
            <w:sz w:val="28"/>
            <w:szCs w:val="28"/>
            <w:rtl/>
            <w:lang w:bidi="fa-IR"/>
          </w:rPr>
          <w:t>کرد</w:t>
        </w:r>
      </w:ins>
      <w:del w:id="358" w:author="Windows User" w:date="2019-11-09T09:45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نمود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 و آن موضوع انتخاب مجدد «</w:t>
      </w:r>
      <w:del w:id="359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مفتی رضوی</w:t>
      </w:r>
      <w:del w:id="360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» به ریاست جمعیت العلمای س</w:t>
      </w:r>
      <w:ins w:id="361" w:author="Windows User" w:date="2019-11-09T10:09:00Z">
        <w:r w:rsidR="003F0C1A">
          <w:rPr>
            <w:rFonts w:cs="B Nazanin" w:hint="cs"/>
            <w:sz w:val="28"/>
            <w:szCs w:val="28"/>
            <w:rtl/>
            <w:lang w:bidi="fa-IR"/>
          </w:rPr>
          <w:t>ِ</w:t>
        </w:r>
      </w:ins>
      <w:bookmarkStart w:id="362" w:name="_GoBack"/>
      <w:bookmarkEnd w:id="362"/>
      <w:r w:rsidR="00B0417E">
        <w:rPr>
          <w:rFonts w:cs="B Nazanin" w:hint="cs"/>
          <w:sz w:val="28"/>
          <w:szCs w:val="28"/>
          <w:rtl/>
          <w:lang w:bidi="fa-IR"/>
        </w:rPr>
        <w:t>یلان است</w:t>
      </w:r>
      <w:del w:id="363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. این جمعیت </w:t>
      </w:r>
      <w:ins w:id="364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>به</w:t>
        </w:r>
      </w:ins>
      <w:del w:id="365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تحت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 رهبری</w:t>
      </w:r>
      <w:ins w:id="366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 xml:space="preserve"> او</w:t>
        </w:r>
      </w:ins>
      <w:del w:id="367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وی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، کاملا</w:t>
      </w:r>
      <w:ins w:id="368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B0417E">
        <w:rPr>
          <w:rFonts w:cs="B Nazanin" w:hint="cs"/>
          <w:sz w:val="28"/>
          <w:szCs w:val="28"/>
          <w:rtl/>
          <w:lang w:bidi="fa-IR"/>
        </w:rPr>
        <w:t xml:space="preserve"> همسو و در</w:t>
      </w:r>
      <w:ins w:id="369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B0417E">
        <w:rPr>
          <w:rFonts w:cs="B Nazanin" w:hint="cs"/>
          <w:sz w:val="28"/>
          <w:szCs w:val="28"/>
          <w:rtl/>
          <w:lang w:bidi="fa-IR"/>
        </w:rPr>
        <w:t>راستای برنامه</w:t>
      </w:r>
      <w:ins w:id="370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71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ها و اهداف عربستان فعالیت می</w:t>
      </w:r>
      <w:ins w:id="372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>‌کند</w:t>
        </w:r>
      </w:ins>
      <w:del w:id="373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نماید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>. البته برخی از نویسندگان مسلمان در رسانه</w:t>
      </w:r>
      <w:ins w:id="374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75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ها از انتخاب مجدد </w:t>
      </w:r>
      <w:ins w:id="376" w:author="Windows User" w:date="2019-11-09T09:46:00Z">
        <w:r>
          <w:rPr>
            <w:rFonts w:cs="B Nazanin" w:hint="cs"/>
            <w:sz w:val="28"/>
            <w:szCs w:val="28"/>
            <w:rtl/>
            <w:lang w:bidi="fa-IR"/>
          </w:rPr>
          <w:t>او</w:t>
        </w:r>
      </w:ins>
      <w:del w:id="377" w:author="Windows User" w:date="2019-11-09T09:46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وی</w:delText>
        </w:r>
      </w:del>
      <w:r w:rsidR="00B0417E">
        <w:rPr>
          <w:rFonts w:cs="B Nazanin" w:hint="cs"/>
          <w:sz w:val="28"/>
          <w:szCs w:val="28"/>
          <w:rtl/>
          <w:lang w:bidi="fa-IR"/>
        </w:rPr>
        <w:t xml:space="preserve"> انتقاد </w:t>
      </w:r>
      <w:ins w:id="378" w:author="Windows User" w:date="2019-11-09T09:47:00Z">
        <w:r>
          <w:rPr>
            <w:rFonts w:cs="B Nazanin" w:hint="cs"/>
            <w:sz w:val="28"/>
            <w:szCs w:val="28"/>
            <w:rtl/>
            <w:lang w:bidi="fa-IR"/>
          </w:rPr>
          <w:t>کرده‌اند.</w:t>
        </w:r>
      </w:ins>
      <w:del w:id="379" w:author="Windows User" w:date="2019-11-09T09:47:00Z">
        <w:r w:rsidR="00B0417E" w:rsidDel="009F5127">
          <w:rPr>
            <w:rFonts w:cs="B Nazanin" w:hint="cs"/>
            <w:sz w:val="28"/>
            <w:szCs w:val="28"/>
            <w:rtl/>
            <w:lang w:bidi="fa-IR"/>
          </w:rPr>
          <w:delText>نموده اند /ت</w:delText>
        </w:r>
      </w:del>
    </w:p>
    <w:p w:rsidR="00F25218" w:rsidRPr="00F37D2C" w:rsidRDefault="00F25218" w:rsidP="00B0417E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sectPr w:rsidR="00F25218" w:rsidRPr="00F37D2C" w:rsidSect="000709CF">
      <w:headerReference w:type="default" r:id="rId10"/>
      <w:footerReference w:type="default" r:id="rId11"/>
      <w:pgSz w:w="11907" w:h="16839" w:code="9"/>
      <w:pgMar w:top="1418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B73" w:rsidRDefault="006A3B73" w:rsidP="00311164">
      <w:pPr>
        <w:spacing w:before="0" w:after="0"/>
      </w:pPr>
      <w:r>
        <w:separator/>
      </w:r>
    </w:p>
  </w:endnote>
  <w:endnote w:type="continuationSeparator" w:id="0">
    <w:p w:rsidR="006A3B73" w:rsidRDefault="006A3B73" w:rsidP="0031116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289" w:rsidRPr="00116E0F" w:rsidRDefault="00214CC8" w:rsidP="00D34289">
    <w:pPr>
      <w:pStyle w:val="Footer"/>
      <w:spacing w:before="0" w:beforeAutospacing="0" w:afterAutospacing="0"/>
      <w:jc w:val="center"/>
      <w:rPr>
        <w:rFonts w:ascii="Times New Roman" w:hAnsi="Times New Roman" w:cs="Times New Roman"/>
        <w:color w:val="1F497D"/>
        <w:lang w:bidi="fa-IR"/>
      </w:rPr>
    </w:pPr>
    <w:r>
      <w:rPr>
        <w:rFonts w:ascii="Times New Roman" w:hAnsi="Times New Roman" w:cs="Times New Roman" w:hint="cs"/>
        <w:noProof/>
        <w:color w:val="1F497D"/>
      </w:rPr>
      <w:drawing>
        <wp:inline distT="0" distB="0" distL="0" distR="0">
          <wp:extent cx="5391150" cy="304800"/>
          <wp:effectExtent l="19050" t="0" r="0" b="0"/>
          <wp:docPr id="2" name="Picture 2" descr="Untitled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B73" w:rsidRDefault="006A3B73" w:rsidP="00311164">
      <w:pPr>
        <w:spacing w:before="0" w:after="0"/>
      </w:pPr>
      <w:r>
        <w:separator/>
      </w:r>
    </w:p>
  </w:footnote>
  <w:footnote w:type="continuationSeparator" w:id="0">
    <w:p w:rsidR="006A3B73" w:rsidRDefault="006A3B73" w:rsidP="0031116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164" w:rsidRDefault="00B36530" w:rsidP="00B36530">
    <w:pPr>
      <w:pStyle w:val="Header"/>
      <w:tabs>
        <w:tab w:val="clear" w:pos="4680"/>
        <w:tab w:val="clear" w:pos="9360"/>
        <w:tab w:val="center" w:pos="4252"/>
      </w:tabs>
      <w:rPr>
        <w:rtl/>
        <w:lang w:bidi="fa-IR"/>
      </w:rPr>
    </w:pPr>
    <w:r>
      <w:rPr>
        <w:lang w:bidi="fa-IR"/>
      </w:rPr>
      <w:tab/>
    </w:r>
    <w:r w:rsidR="002A282E">
      <w:rPr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-982980</wp:posOffset>
              </wp:positionH>
              <wp:positionV relativeFrom="paragraph">
                <wp:posOffset>523875</wp:posOffset>
              </wp:positionV>
              <wp:extent cx="1503045" cy="352425"/>
              <wp:effectExtent l="7620" t="9525" r="13335" b="952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3045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A287F" w:rsidRDefault="007A287F" w:rsidP="007A287F">
                          <w:pPr>
                            <w:bidi/>
                            <w:jc w:val="both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77.4pt;margin-top:41.25pt;width:118.35pt;height:2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" strokecolor="white">
              <v:textbox>
                <w:txbxContent>
                  <w:p w:rsidR="007A287F" w:rsidRDefault="007A287F" w:rsidP="007A287F">
                    <w:pPr>
                      <w:bidi/>
                      <w:jc w:val="both"/>
                    </w:pPr>
                  </w:p>
                </w:txbxContent>
              </v:textbox>
            </v:shape>
          </w:pict>
        </mc:Fallback>
      </mc:AlternateContent>
    </w:r>
    <w:r w:rsidR="002A282E"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-982980</wp:posOffset>
              </wp:positionH>
              <wp:positionV relativeFrom="paragraph">
                <wp:posOffset>139700</wp:posOffset>
              </wp:positionV>
              <wp:extent cx="1503045" cy="384175"/>
              <wp:effectExtent l="7620" t="6350" r="13335" b="952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3045" cy="384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A287F" w:rsidRDefault="007A287F" w:rsidP="007A287F">
                          <w:pPr>
                            <w:bidi/>
                            <w:jc w:val="both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id="Text Box 4" o:spid="_x0000_s1027" type="#_x0000_t202" style="position:absolute;margin-left:-77.4pt;margin-top:11pt;width:118.35pt;height:3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" strokecolor="white">
              <v:textbox>
                <w:txbxContent>
                  <w:p w:rsidR="007A287F" w:rsidRDefault="007A287F" w:rsidP="007A287F">
                    <w:pPr>
                      <w:bidi/>
                      <w:jc w:val="both"/>
                    </w:pPr>
                  </w:p>
                </w:txbxContent>
              </v:textbox>
            </v:shape>
          </w:pict>
        </mc:Fallback>
      </mc:AlternateContent>
    </w:r>
    <w:r w:rsidR="002A282E">
      <w:rPr>
        <w:noProof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-982980</wp:posOffset>
              </wp:positionH>
              <wp:positionV relativeFrom="paragraph">
                <wp:posOffset>-219075</wp:posOffset>
              </wp:positionV>
              <wp:extent cx="1503045" cy="358775"/>
              <wp:effectExtent l="7620" t="9525" r="13335" b="1270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3045" cy="358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A287F" w:rsidRPr="000B0C2E" w:rsidRDefault="007A287F" w:rsidP="000B0C2E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id="Text Box 3" o:spid="_x0000_s1028" type="#_x0000_t202" style="position:absolute;margin-left:-77.4pt;margin-top:-17.25pt;width:118.35pt;height:28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" strokecolor="white">
              <v:textbox>
                <w:txbxContent>
                  <w:p w:rsidR="007A287F" w:rsidRPr="000B0C2E" w:rsidRDefault="007A287F" w:rsidP="000B0C2E">
                    <w:pPr>
                      <w:rPr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214CC8">
      <w:rPr>
        <w:noProof/>
      </w:rPr>
      <w:drawing>
        <wp:inline distT="0" distB="0" distL="0" distR="0">
          <wp:extent cx="1838325" cy="1190625"/>
          <wp:effectExtent l="19050" t="0" r="9525" b="0"/>
          <wp:docPr id="1" name="Picture 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1190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94E4A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41A83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0A77C5D"/>
    <w:multiLevelType w:val="hybridMultilevel"/>
    <w:tmpl w:val="32B8296E"/>
    <w:lvl w:ilvl="0" w:tplc="77BABB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7502B"/>
    <w:multiLevelType w:val="hybridMultilevel"/>
    <w:tmpl w:val="6FCC8160"/>
    <w:lvl w:ilvl="0" w:tplc="1D84C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E4481"/>
    <w:multiLevelType w:val="hybridMultilevel"/>
    <w:tmpl w:val="0DEC5C64"/>
    <w:lvl w:ilvl="0" w:tplc="6C16F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B41762"/>
    <w:multiLevelType w:val="hybridMultilevel"/>
    <w:tmpl w:val="A9B62F9E"/>
    <w:lvl w:ilvl="0" w:tplc="6070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1047B"/>
    <w:multiLevelType w:val="hybridMultilevel"/>
    <w:tmpl w:val="853013B4"/>
    <w:lvl w:ilvl="0" w:tplc="3D8EEA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9D7D91"/>
    <w:multiLevelType w:val="hybridMultilevel"/>
    <w:tmpl w:val="69BE2ECC"/>
    <w:lvl w:ilvl="0" w:tplc="ED3CB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04790"/>
    <w:multiLevelType w:val="hybridMultilevel"/>
    <w:tmpl w:val="5D585226"/>
    <w:lvl w:ilvl="0" w:tplc="C5F62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B05C2"/>
    <w:multiLevelType w:val="hybridMultilevel"/>
    <w:tmpl w:val="0C16EA04"/>
    <w:lvl w:ilvl="0" w:tplc="E2268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AF5812"/>
    <w:multiLevelType w:val="hybridMultilevel"/>
    <w:tmpl w:val="D2A81EA8"/>
    <w:lvl w:ilvl="0" w:tplc="899A5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650ED1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C562D"/>
    <w:multiLevelType w:val="hybridMultilevel"/>
    <w:tmpl w:val="116CBB70"/>
    <w:lvl w:ilvl="0" w:tplc="E0FA8580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476411"/>
    <w:multiLevelType w:val="hybridMultilevel"/>
    <w:tmpl w:val="A60E17D6"/>
    <w:lvl w:ilvl="0" w:tplc="9DEA877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426943"/>
    <w:multiLevelType w:val="hybridMultilevel"/>
    <w:tmpl w:val="610EBFD0"/>
    <w:lvl w:ilvl="0" w:tplc="CCC0649E">
      <w:numFmt w:val="bullet"/>
      <w:lvlText w:val=""/>
      <w:lvlJc w:val="left"/>
      <w:pPr>
        <w:ind w:left="435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>
    <w:nsid w:val="5BF91DB5"/>
    <w:multiLevelType w:val="hybridMultilevel"/>
    <w:tmpl w:val="309E71C0"/>
    <w:lvl w:ilvl="0" w:tplc="85C2E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AC3DE3"/>
    <w:multiLevelType w:val="hybridMultilevel"/>
    <w:tmpl w:val="B93A969C"/>
    <w:lvl w:ilvl="0" w:tplc="6BA87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A921FC"/>
    <w:multiLevelType w:val="hybridMultilevel"/>
    <w:tmpl w:val="3E7C8D66"/>
    <w:lvl w:ilvl="0" w:tplc="8966A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E851B0"/>
    <w:multiLevelType w:val="hybridMultilevel"/>
    <w:tmpl w:val="9148E962"/>
    <w:lvl w:ilvl="0" w:tplc="7E7265CA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A05F6E"/>
    <w:multiLevelType w:val="hybridMultilevel"/>
    <w:tmpl w:val="E95C21EE"/>
    <w:lvl w:ilvl="0" w:tplc="24009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5A2A7F"/>
    <w:multiLevelType w:val="hybridMultilevel"/>
    <w:tmpl w:val="4866D614"/>
    <w:lvl w:ilvl="0" w:tplc="67FA62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E57A9A"/>
    <w:multiLevelType w:val="hybridMultilevel"/>
    <w:tmpl w:val="56EE7708"/>
    <w:lvl w:ilvl="0" w:tplc="C6C06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7A4424"/>
    <w:multiLevelType w:val="hybridMultilevel"/>
    <w:tmpl w:val="2256AE12"/>
    <w:lvl w:ilvl="0" w:tplc="1DF824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2A1968"/>
    <w:multiLevelType w:val="hybridMultilevel"/>
    <w:tmpl w:val="9D149B02"/>
    <w:lvl w:ilvl="0" w:tplc="937A4B56">
      <w:start w:val="21"/>
      <w:numFmt w:val="bullet"/>
      <w:lvlText w:val="-"/>
      <w:lvlJc w:val="left"/>
      <w:pPr>
        <w:ind w:left="435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4">
    <w:nsid w:val="7F0B0ADC"/>
    <w:multiLevelType w:val="hybridMultilevel"/>
    <w:tmpl w:val="E2F436C4"/>
    <w:lvl w:ilvl="0" w:tplc="AC246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16494B"/>
    <w:multiLevelType w:val="hybridMultilevel"/>
    <w:tmpl w:val="257EBFD8"/>
    <w:lvl w:ilvl="0" w:tplc="13FE3DF4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25"/>
  </w:num>
  <w:num w:numId="5">
    <w:abstractNumId w:val="16"/>
  </w:num>
  <w:num w:numId="6">
    <w:abstractNumId w:val="9"/>
  </w:num>
  <w:num w:numId="7">
    <w:abstractNumId w:val="21"/>
  </w:num>
  <w:num w:numId="8">
    <w:abstractNumId w:val="1"/>
  </w:num>
  <w:num w:numId="9">
    <w:abstractNumId w:val="0"/>
  </w:num>
  <w:num w:numId="10">
    <w:abstractNumId w:val="11"/>
  </w:num>
  <w:num w:numId="11">
    <w:abstractNumId w:val="23"/>
  </w:num>
  <w:num w:numId="12">
    <w:abstractNumId w:val="5"/>
  </w:num>
  <w:num w:numId="13">
    <w:abstractNumId w:val="3"/>
  </w:num>
  <w:num w:numId="14">
    <w:abstractNumId w:val="6"/>
  </w:num>
  <w:num w:numId="15">
    <w:abstractNumId w:val="4"/>
  </w:num>
  <w:num w:numId="16">
    <w:abstractNumId w:val="7"/>
  </w:num>
  <w:num w:numId="17">
    <w:abstractNumId w:val="14"/>
  </w:num>
  <w:num w:numId="18">
    <w:abstractNumId w:val="12"/>
  </w:num>
  <w:num w:numId="19">
    <w:abstractNumId w:val="17"/>
  </w:num>
  <w:num w:numId="20">
    <w:abstractNumId w:val="22"/>
  </w:num>
  <w:num w:numId="21">
    <w:abstractNumId w:val="15"/>
  </w:num>
  <w:num w:numId="22">
    <w:abstractNumId w:val="8"/>
  </w:num>
  <w:num w:numId="23">
    <w:abstractNumId w:val="18"/>
  </w:num>
  <w:num w:numId="24">
    <w:abstractNumId w:val="24"/>
  </w:num>
  <w:num w:numId="25">
    <w:abstractNumId w:val="1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3F2"/>
    <w:rsid w:val="00000268"/>
    <w:rsid w:val="00000993"/>
    <w:rsid w:val="0000433E"/>
    <w:rsid w:val="000047A8"/>
    <w:rsid w:val="00004A99"/>
    <w:rsid w:val="00007566"/>
    <w:rsid w:val="00013242"/>
    <w:rsid w:val="00015AD4"/>
    <w:rsid w:val="00022AD1"/>
    <w:rsid w:val="000264C3"/>
    <w:rsid w:val="00026E86"/>
    <w:rsid w:val="00031E31"/>
    <w:rsid w:val="0003715F"/>
    <w:rsid w:val="00041975"/>
    <w:rsid w:val="00043382"/>
    <w:rsid w:val="00044D2F"/>
    <w:rsid w:val="00045FF0"/>
    <w:rsid w:val="00046240"/>
    <w:rsid w:val="00057405"/>
    <w:rsid w:val="000579F3"/>
    <w:rsid w:val="000623A3"/>
    <w:rsid w:val="000655A0"/>
    <w:rsid w:val="00067E4E"/>
    <w:rsid w:val="000709CF"/>
    <w:rsid w:val="0007320B"/>
    <w:rsid w:val="0007479E"/>
    <w:rsid w:val="00080751"/>
    <w:rsid w:val="00081229"/>
    <w:rsid w:val="000839F5"/>
    <w:rsid w:val="00084B63"/>
    <w:rsid w:val="00084F5D"/>
    <w:rsid w:val="0008502A"/>
    <w:rsid w:val="00087453"/>
    <w:rsid w:val="00092970"/>
    <w:rsid w:val="00095BDA"/>
    <w:rsid w:val="00095DB9"/>
    <w:rsid w:val="00095EEB"/>
    <w:rsid w:val="000A01D6"/>
    <w:rsid w:val="000A2AA3"/>
    <w:rsid w:val="000A2B57"/>
    <w:rsid w:val="000A4174"/>
    <w:rsid w:val="000A4E7F"/>
    <w:rsid w:val="000A7685"/>
    <w:rsid w:val="000B0C2E"/>
    <w:rsid w:val="000B0E35"/>
    <w:rsid w:val="000B194C"/>
    <w:rsid w:val="000B3705"/>
    <w:rsid w:val="000B5040"/>
    <w:rsid w:val="000B5909"/>
    <w:rsid w:val="000B6BFB"/>
    <w:rsid w:val="000C00F9"/>
    <w:rsid w:val="000C4FF5"/>
    <w:rsid w:val="000D1438"/>
    <w:rsid w:val="000D198C"/>
    <w:rsid w:val="000D68B9"/>
    <w:rsid w:val="000E1671"/>
    <w:rsid w:val="000E5B79"/>
    <w:rsid w:val="000F186C"/>
    <w:rsid w:val="001028B2"/>
    <w:rsid w:val="001031DE"/>
    <w:rsid w:val="0010373B"/>
    <w:rsid w:val="00112A6E"/>
    <w:rsid w:val="00114FFD"/>
    <w:rsid w:val="00116E0F"/>
    <w:rsid w:val="00121467"/>
    <w:rsid w:val="00125B21"/>
    <w:rsid w:val="00126A10"/>
    <w:rsid w:val="001276CD"/>
    <w:rsid w:val="00136B2B"/>
    <w:rsid w:val="00136E04"/>
    <w:rsid w:val="00136F58"/>
    <w:rsid w:val="00142C5A"/>
    <w:rsid w:val="00143AAF"/>
    <w:rsid w:val="00144AA8"/>
    <w:rsid w:val="00147D19"/>
    <w:rsid w:val="001529EC"/>
    <w:rsid w:val="00152C59"/>
    <w:rsid w:val="001558E1"/>
    <w:rsid w:val="001563F8"/>
    <w:rsid w:val="00170A73"/>
    <w:rsid w:val="00175D5E"/>
    <w:rsid w:val="00176960"/>
    <w:rsid w:val="00176E13"/>
    <w:rsid w:val="001770ED"/>
    <w:rsid w:val="00184910"/>
    <w:rsid w:val="00184AA1"/>
    <w:rsid w:val="00187BFB"/>
    <w:rsid w:val="00196EDD"/>
    <w:rsid w:val="001972E8"/>
    <w:rsid w:val="00197647"/>
    <w:rsid w:val="001A2346"/>
    <w:rsid w:val="001B5A6D"/>
    <w:rsid w:val="001C22F2"/>
    <w:rsid w:val="001C6F7D"/>
    <w:rsid w:val="001D0BEA"/>
    <w:rsid w:val="001D413B"/>
    <w:rsid w:val="001D46BE"/>
    <w:rsid w:val="001D626E"/>
    <w:rsid w:val="001E38F0"/>
    <w:rsid w:val="001E3AA8"/>
    <w:rsid w:val="001E680F"/>
    <w:rsid w:val="001F248D"/>
    <w:rsid w:val="001F423F"/>
    <w:rsid w:val="001F7A58"/>
    <w:rsid w:val="002005B4"/>
    <w:rsid w:val="00204CE2"/>
    <w:rsid w:val="00205337"/>
    <w:rsid w:val="00206F9A"/>
    <w:rsid w:val="0020700F"/>
    <w:rsid w:val="002078D7"/>
    <w:rsid w:val="00210242"/>
    <w:rsid w:val="00211EFF"/>
    <w:rsid w:val="00213480"/>
    <w:rsid w:val="00214CC8"/>
    <w:rsid w:val="002155B9"/>
    <w:rsid w:val="00222D21"/>
    <w:rsid w:val="0022657F"/>
    <w:rsid w:val="00226B55"/>
    <w:rsid w:val="002271CA"/>
    <w:rsid w:val="0023029E"/>
    <w:rsid w:val="0023042E"/>
    <w:rsid w:val="00235AB8"/>
    <w:rsid w:val="00237A47"/>
    <w:rsid w:val="002403D9"/>
    <w:rsid w:val="002415DD"/>
    <w:rsid w:val="0024589D"/>
    <w:rsid w:val="00245CA1"/>
    <w:rsid w:val="00252371"/>
    <w:rsid w:val="00256D6A"/>
    <w:rsid w:val="00257195"/>
    <w:rsid w:val="0026040D"/>
    <w:rsid w:val="00267BEA"/>
    <w:rsid w:val="0027108E"/>
    <w:rsid w:val="00273B68"/>
    <w:rsid w:val="002755FB"/>
    <w:rsid w:val="00280719"/>
    <w:rsid w:val="00280880"/>
    <w:rsid w:val="00282280"/>
    <w:rsid w:val="00286BC8"/>
    <w:rsid w:val="00290CE3"/>
    <w:rsid w:val="0029296C"/>
    <w:rsid w:val="00292C57"/>
    <w:rsid w:val="00296B13"/>
    <w:rsid w:val="00297D72"/>
    <w:rsid w:val="002A0147"/>
    <w:rsid w:val="002A1961"/>
    <w:rsid w:val="002A282E"/>
    <w:rsid w:val="002A6502"/>
    <w:rsid w:val="002B043C"/>
    <w:rsid w:val="002B1C3F"/>
    <w:rsid w:val="002B2CC7"/>
    <w:rsid w:val="002B54F2"/>
    <w:rsid w:val="002C3D49"/>
    <w:rsid w:val="002C5419"/>
    <w:rsid w:val="002C74C2"/>
    <w:rsid w:val="002C799F"/>
    <w:rsid w:val="002D4950"/>
    <w:rsid w:val="002D66C9"/>
    <w:rsid w:val="002D6951"/>
    <w:rsid w:val="002E623C"/>
    <w:rsid w:val="002E673F"/>
    <w:rsid w:val="002F0357"/>
    <w:rsid w:val="002F1555"/>
    <w:rsid w:val="002F17B0"/>
    <w:rsid w:val="002F1BAB"/>
    <w:rsid w:val="002F24DD"/>
    <w:rsid w:val="002F5E1B"/>
    <w:rsid w:val="002F6813"/>
    <w:rsid w:val="0030141E"/>
    <w:rsid w:val="003045D8"/>
    <w:rsid w:val="0030544C"/>
    <w:rsid w:val="0030704D"/>
    <w:rsid w:val="00311164"/>
    <w:rsid w:val="003113A4"/>
    <w:rsid w:val="00311AF3"/>
    <w:rsid w:val="00312CE1"/>
    <w:rsid w:val="00313F8D"/>
    <w:rsid w:val="00315833"/>
    <w:rsid w:val="003225D4"/>
    <w:rsid w:val="003240C2"/>
    <w:rsid w:val="00324301"/>
    <w:rsid w:val="00337850"/>
    <w:rsid w:val="0034299A"/>
    <w:rsid w:val="00342B00"/>
    <w:rsid w:val="003436F1"/>
    <w:rsid w:val="00344304"/>
    <w:rsid w:val="0034641D"/>
    <w:rsid w:val="00347F23"/>
    <w:rsid w:val="00351682"/>
    <w:rsid w:val="00351B0B"/>
    <w:rsid w:val="0035319F"/>
    <w:rsid w:val="00355429"/>
    <w:rsid w:val="003560BC"/>
    <w:rsid w:val="00360FFC"/>
    <w:rsid w:val="003644E2"/>
    <w:rsid w:val="00370B39"/>
    <w:rsid w:val="00371152"/>
    <w:rsid w:val="0037264D"/>
    <w:rsid w:val="00372A9A"/>
    <w:rsid w:val="00372E1F"/>
    <w:rsid w:val="00373641"/>
    <w:rsid w:val="00380739"/>
    <w:rsid w:val="00381E7F"/>
    <w:rsid w:val="0039053C"/>
    <w:rsid w:val="003A61F4"/>
    <w:rsid w:val="003A76E3"/>
    <w:rsid w:val="003B377B"/>
    <w:rsid w:val="003B425F"/>
    <w:rsid w:val="003B460C"/>
    <w:rsid w:val="003B5111"/>
    <w:rsid w:val="003C33DA"/>
    <w:rsid w:val="003C37FA"/>
    <w:rsid w:val="003C3EF0"/>
    <w:rsid w:val="003C5474"/>
    <w:rsid w:val="003C6213"/>
    <w:rsid w:val="003C7AFD"/>
    <w:rsid w:val="003D42FB"/>
    <w:rsid w:val="003D460E"/>
    <w:rsid w:val="003D494E"/>
    <w:rsid w:val="003D654A"/>
    <w:rsid w:val="003D798A"/>
    <w:rsid w:val="003E3EAE"/>
    <w:rsid w:val="003E5AFA"/>
    <w:rsid w:val="003F0C1A"/>
    <w:rsid w:val="003F59B2"/>
    <w:rsid w:val="003F5A82"/>
    <w:rsid w:val="003F7CB9"/>
    <w:rsid w:val="00402524"/>
    <w:rsid w:val="00404B6D"/>
    <w:rsid w:val="0041403D"/>
    <w:rsid w:val="00417184"/>
    <w:rsid w:val="00417924"/>
    <w:rsid w:val="004220B6"/>
    <w:rsid w:val="0042297D"/>
    <w:rsid w:val="00432D73"/>
    <w:rsid w:val="00434EE2"/>
    <w:rsid w:val="0043537B"/>
    <w:rsid w:val="004354D9"/>
    <w:rsid w:val="004528E3"/>
    <w:rsid w:val="004538EB"/>
    <w:rsid w:val="0045581F"/>
    <w:rsid w:val="00455F2D"/>
    <w:rsid w:val="00456341"/>
    <w:rsid w:val="00460A6B"/>
    <w:rsid w:val="00461C72"/>
    <w:rsid w:val="004627EE"/>
    <w:rsid w:val="004634EB"/>
    <w:rsid w:val="00466ABE"/>
    <w:rsid w:val="00467C72"/>
    <w:rsid w:val="00467F61"/>
    <w:rsid w:val="00470B52"/>
    <w:rsid w:val="00473FAE"/>
    <w:rsid w:val="00485CF1"/>
    <w:rsid w:val="00491407"/>
    <w:rsid w:val="004B1749"/>
    <w:rsid w:val="004B3C11"/>
    <w:rsid w:val="004B3DFC"/>
    <w:rsid w:val="004B5588"/>
    <w:rsid w:val="004B6556"/>
    <w:rsid w:val="004C140E"/>
    <w:rsid w:val="004C2524"/>
    <w:rsid w:val="004C26F8"/>
    <w:rsid w:val="004C37E0"/>
    <w:rsid w:val="004C582C"/>
    <w:rsid w:val="004C6438"/>
    <w:rsid w:val="004C6C11"/>
    <w:rsid w:val="004D0A16"/>
    <w:rsid w:val="004D0D7B"/>
    <w:rsid w:val="004D3836"/>
    <w:rsid w:val="004D5253"/>
    <w:rsid w:val="004E2505"/>
    <w:rsid w:val="004E2C07"/>
    <w:rsid w:val="004E3ABA"/>
    <w:rsid w:val="004E652B"/>
    <w:rsid w:val="004E7802"/>
    <w:rsid w:val="004E783B"/>
    <w:rsid w:val="004F0C12"/>
    <w:rsid w:val="004F127E"/>
    <w:rsid w:val="004F4A1E"/>
    <w:rsid w:val="004F584F"/>
    <w:rsid w:val="005013FA"/>
    <w:rsid w:val="0050455A"/>
    <w:rsid w:val="0051004C"/>
    <w:rsid w:val="00512AD9"/>
    <w:rsid w:val="00513808"/>
    <w:rsid w:val="00513B31"/>
    <w:rsid w:val="00517BF9"/>
    <w:rsid w:val="00520246"/>
    <w:rsid w:val="00521007"/>
    <w:rsid w:val="005213F1"/>
    <w:rsid w:val="005234E3"/>
    <w:rsid w:val="0052590D"/>
    <w:rsid w:val="00527486"/>
    <w:rsid w:val="00531135"/>
    <w:rsid w:val="0054140B"/>
    <w:rsid w:val="00541ECC"/>
    <w:rsid w:val="0054216F"/>
    <w:rsid w:val="00551BA4"/>
    <w:rsid w:val="005530EE"/>
    <w:rsid w:val="005566B6"/>
    <w:rsid w:val="00561E79"/>
    <w:rsid w:val="005624A6"/>
    <w:rsid w:val="0056355F"/>
    <w:rsid w:val="00563C70"/>
    <w:rsid w:val="0057512B"/>
    <w:rsid w:val="00576089"/>
    <w:rsid w:val="00576B7D"/>
    <w:rsid w:val="00581EF0"/>
    <w:rsid w:val="00582576"/>
    <w:rsid w:val="00584C71"/>
    <w:rsid w:val="00586B58"/>
    <w:rsid w:val="00594A09"/>
    <w:rsid w:val="005A0EDB"/>
    <w:rsid w:val="005B1AA8"/>
    <w:rsid w:val="005B2294"/>
    <w:rsid w:val="005B2ABB"/>
    <w:rsid w:val="005B3DC4"/>
    <w:rsid w:val="005B6FBA"/>
    <w:rsid w:val="005B7B8B"/>
    <w:rsid w:val="005C3B6D"/>
    <w:rsid w:val="005C4701"/>
    <w:rsid w:val="005C7A2F"/>
    <w:rsid w:val="005C7DF7"/>
    <w:rsid w:val="005D2041"/>
    <w:rsid w:val="005E4D92"/>
    <w:rsid w:val="005E5651"/>
    <w:rsid w:val="005E7D52"/>
    <w:rsid w:val="005F141C"/>
    <w:rsid w:val="005F1A8D"/>
    <w:rsid w:val="005F2087"/>
    <w:rsid w:val="005F710F"/>
    <w:rsid w:val="0060733F"/>
    <w:rsid w:val="00615A3B"/>
    <w:rsid w:val="00626B14"/>
    <w:rsid w:val="00640034"/>
    <w:rsid w:val="0064670B"/>
    <w:rsid w:val="006479CB"/>
    <w:rsid w:val="00654E03"/>
    <w:rsid w:val="00657865"/>
    <w:rsid w:val="006579DF"/>
    <w:rsid w:val="00661659"/>
    <w:rsid w:val="00661C29"/>
    <w:rsid w:val="00664A70"/>
    <w:rsid w:val="0066666C"/>
    <w:rsid w:val="00666DD2"/>
    <w:rsid w:val="00667EEA"/>
    <w:rsid w:val="00672B6A"/>
    <w:rsid w:val="0068086F"/>
    <w:rsid w:val="00680F8B"/>
    <w:rsid w:val="00687FBD"/>
    <w:rsid w:val="006918B0"/>
    <w:rsid w:val="00697F82"/>
    <w:rsid w:val="006A08AA"/>
    <w:rsid w:val="006A2DA1"/>
    <w:rsid w:val="006A36B8"/>
    <w:rsid w:val="006A3B73"/>
    <w:rsid w:val="006A4652"/>
    <w:rsid w:val="006A619C"/>
    <w:rsid w:val="006B2222"/>
    <w:rsid w:val="006B3834"/>
    <w:rsid w:val="006B54E5"/>
    <w:rsid w:val="006C2F51"/>
    <w:rsid w:val="006C30D2"/>
    <w:rsid w:val="006C530F"/>
    <w:rsid w:val="006C60A2"/>
    <w:rsid w:val="006D0A09"/>
    <w:rsid w:val="006D34B1"/>
    <w:rsid w:val="006E2DC4"/>
    <w:rsid w:val="006E41CE"/>
    <w:rsid w:val="006E5769"/>
    <w:rsid w:val="006E5838"/>
    <w:rsid w:val="006F04E8"/>
    <w:rsid w:val="00700BCC"/>
    <w:rsid w:val="00707802"/>
    <w:rsid w:val="007149D1"/>
    <w:rsid w:val="007150F1"/>
    <w:rsid w:val="00721618"/>
    <w:rsid w:val="00721E5D"/>
    <w:rsid w:val="00735552"/>
    <w:rsid w:val="00736543"/>
    <w:rsid w:val="007411EF"/>
    <w:rsid w:val="007452A0"/>
    <w:rsid w:val="00750473"/>
    <w:rsid w:val="00750E36"/>
    <w:rsid w:val="00754E52"/>
    <w:rsid w:val="0075548D"/>
    <w:rsid w:val="00755F61"/>
    <w:rsid w:val="0075666B"/>
    <w:rsid w:val="007641D7"/>
    <w:rsid w:val="00765B14"/>
    <w:rsid w:val="0076633C"/>
    <w:rsid w:val="00766D3E"/>
    <w:rsid w:val="0077097A"/>
    <w:rsid w:val="0077135C"/>
    <w:rsid w:val="00771967"/>
    <w:rsid w:val="00772AD7"/>
    <w:rsid w:val="00775B7C"/>
    <w:rsid w:val="00776B9B"/>
    <w:rsid w:val="0078051A"/>
    <w:rsid w:val="007806C2"/>
    <w:rsid w:val="007839F7"/>
    <w:rsid w:val="0078777C"/>
    <w:rsid w:val="00793DFF"/>
    <w:rsid w:val="00794AF0"/>
    <w:rsid w:val="007964E2"/>
    <w:rsid w:val="00796858"/>
    <w:rsid w:val="007A287F"/>
    <w:rsid w:val="007A31EB"/>
    <w:rsid w:val="007A699B"/>
    <w:rsid w:val="007B063A"/>
    <w:rsid w:val="007B600A"/>
    <w:rsid w:val="007B71DB"/>
    <w:rsid w:val="007B7630"/>
    <w:rsid w:val="007B7DE4"/>
    <w:rsid w:val="007C0278"/>
    <w:rsid w:val="007C0397"/>
    <w:rsid w:val="007C094E"/>
    <w:rsid w:val="007C3F5B"/>
    <w:rsid w:val="007C42D4"/>
    <w:rsid w:val="007C790A"/>
    <w:rsid w:val="007D0148"/>
    <w:rsid w:val="007D4030"/>
    <w:rsid w:val="007D4BCA"/>
    <w:rsid w:val="007D567F"/>
    <w:rsid w:val="007D6011"/>
    <w:rsid w:val="007D7469"/>
    <w:rsid w:val="007E0353"/>
    <w:rsid w:val="007E204B"/>
    <w:rsid w:val="007E48F7"/>
    <w:rsid w:val="007E5A68"/>
    <w:rsid w:val="007E7DDF"/>
    <w:rsid w:val="007F13F1"/>
    <w:rsid w:val="007F1796"/>
    <w:rsid w:val="007F74EA"/>
    <w:rsid w:val="00800070"/>
    <w:rsid w:val="00803C85"/>
    <w:rsid w:val="008171A6"/>
    <w:rsid w:val="00817953"/>
    <w:rsid w:val="0082231D"/>
    <w:rsid w:val="0082277A"/>
    <w:rsid w:val="0082445B"/>
    <w:rsid w:val="00825188"/>
    <w:rsid w:val="0082538E"/>
    <w:rsid w:val="00827B25"/>
    <w:rsid w:val="008302B7"/>
    <w:rsid w:val="008327A9"/>
    <w:rsid w:val="00834399"/>
    <w:rsid w:val="00836FBC"/>
    <w:rsid w:val="008373F2"/>
    <w:rsid w:val="00841784"/>
    <w:rsid w:val="00845D9A"/>
    <w:rsid w:val="0085307E"/>
    <w:rsid w:val="008547B3"/>
    <w:rsid w:val="008549B9"/>
    <w:rsid w:val="00854CE3"/>
    <w:rsid w:val="0085689F"/>
    <w:rsid w:val="0086111B"/>
    <w:rsid w:val="00863EA1"/>
    <w:rsid w:val="008669D1"/>
    <w:rsid w:val="00870BE6"/>
    <w:rsid w:val="008714DD"/>
    <w:rsid w:val="008771C6"/>
    <w:rsid w:val="00881A00"/>
    <w:rsid w:val="00883E2F"/>
    <w:rsid w:val="00887D2C"/>
    <w:rsid w:val="008912A6"/>
    <w:rsid w:val="00891E29"/>
    <w:rsid w:val="00892053"/>
    <w:rsid w:val="008920C9"/>
    <w:rsid w:val="00894B7D"/>
    <w:rsid w:val="00894C25"/>
    <w:rsid w:val="008A06B8"/>
    <w:rsid w:val="008A0E06"/>
    <w:rsid w:val="008A1DF3"/>
    <w:rsid w:val="008A295F"/>
    <w:rsid w:val="008A2FD4"/>
    <w:rsid w:val="008A3343"/>
    <w:rsid w:val="008A5D40"/>
    <w:rsid w:val="008A5F69"/>
    <w:rsid w:val="008B20DA"/>
    <w:rsid w:val="008B52A9"/>
    <w:rsid w:val="008B79D0"/>
    <w:rsid w:val="008C28EA"/>
    <w:rsid w:val="008C2F4D"/>
    <w:rsid w:val="008C34D8"/>
    <w:rsid w:val="008D2FC2"/>
    <w:rsid w:val="008D4B8C"/>
    <w:rsid w:val="008E1CC1"/>
    <w:rsid w:val="008E51CE"/>
    <w:rsid w:val="008E55E0"/>
    <w:rsid w:val="008E5645"/>
    <w:rsid w:val="008E59BE"/>
    <w:rsid w:val="008E69C9"/>
    <w:rsid w:val="008E75B7"/>
    <w:rsid w:val="008E7CC1"/>
    <w:rsid w:val="008F5DFD"/>
    <w:rsid w:val="008F661D"/>
    <w:rsid w:val="008F74A5"/>
    <w:rsid w:val="00903171"/>
    <w:rsid w:val="00903733"/>
    <w:rsid w:val="00913CF2"/>
    <w:rsid w:val="0091425A"/>
    <w:rsid w:val="0091485C"/>
    <w:rsid w:val="009155F0"/>
    <w:rsid w:val="00922A19"/>
    <w:rsid w:val="00925ADE"/>
    <w:rsid w:val="00927D55"/>
    <w:rsid w:val="0093303C"/>
    <w:rsid w:val="0094080D"/>
    <w:rsid w:val="0094138B"/>
    <w:rsid w:val="00944250"/>
    <w:rsid w:val="00950058"/>
    <w:rsid w:val="0095226E"/>
    <w:rsid w:val="009527A7"/>
    <w:rsid w:val="00957D57"/>
    <w:rsid w:val="009653E1"/>
    <w:rsid w:val="00967FB0"/>
    <w:rsid w:val="00970A4C"/>
    <w:rsid w:val="009741D7"/>
    <w:rsid w:val="009743F2"/>
    <w:rsid w:val="00977D26"/>
    <w:rsid w:val="009804E3"/>
    <w:rsid w:val="00982C18"/>
    <w:rsid w:val="00982E96"/>
    <w:rsid w:val="00983120"/>
    <w:rsid w:val="0098481B"/>
    <w:rsid w:val="00986E56"/>
    <w:rsid w:val="00990512"/>
    <w:rsid w:val="00991626"/>
    <w:rsid w:val="009920C7"/>
    <w:rsid w:val="009A14D2"/>
    <w:rsid w:val="009A348D"/>
    <w:rsid w:val="009A5D46"/>
    <w:rsid w:val="009B0613"/>
    <w:rsid w:val="009B100E"/>
    <w:rsid w:val="009B1788"/>
    <w:rsid w:val="009B2A6B"/>
    <w:rsid w:val="009B3E1D"/>
    <w:rsid w:val="009C4965"/>
    <w:rsid w:val="009C58BA"/>
    <w:rsid w:val="009C6906"/>
    <w:rsid w:val="009C6C57"/>
    <w:rsid w:val="009D36AE"/>
    <w:rsid w:val="009D47CF"/>
    <w:rsid w:val="009E18D7"/>
    <w:rsid w:val="009E232F"/>
    <w:rsid w:val="009E3EA6"/>
    <w:rsid w:val="009E5B12"/>
    <w:rsid w:val="009E5BAA"/>
    <w:rsid w:val="009F0D35"/>
    <w:rsid w:val="009F20F9"/>
    <w:rsid w:val="009F5127"/>
    <w:rsid w:val="00A111D6"/>
    <w:rsid w:val="00A14F36"/>
    <w:rsid w:val="00A15650"/>
    <w:rsid w:val="00A2042F"/>
    <w:rsid w:val="00A20DD4"/>
    <w:rsid w:val="00A246AD"/>
    <w:rsid w:val="00A24B4A"/>
    <w:rsid w:val="00A2666E"/>
    <w:rsid w:val="00A278D1"/>
    <w:rsid w:val="00A27F41"/>
    <w:rsid w:val="00A3089F"/>
    <w:rsid w:val="00A30E97"/>
    <w:rsid w:val="00A321BD"/>
    <w:rsid w:val="00A329F0"/>
    <w:rsid w:val="00A33981"/>
    <w:rsid w:val="00A35DC6"/>
    <w:rsid w:val="00A3797E"/>
    <w:rsid w:val="00A500EB"/>
    <w:rsid w:val="00A50A82"/>
    <w:rsid w:val="00A52D03"/>
    <w:rsid w:val="00A54CA6"/>
    <w:rsid w:val="00A54E53"/>
    <w:rsid w:val="00A5739B"/>
    <w:rsid w:val="00A60B3C"/>
    <w:rsid w:val="00A65C90"/>
    <w:rsid w:val="00A74AEC"/>
    <w:rsid w:val="00A7575F"/>
    <w:rsid w:val="00A768B9"/>
    <w:rsid w:val="00A775E5"/>
    <w:rsid w:val="00A77CEE"/>
    <w:rsid w:val="00A80611"/>
    <w:rsid w:val="00A8267A"/>
    <w:rsid w:val="00A966E7"/>
    <w:rsid w:val="00A96BDA"/>
    <w:rsid w:val="00AA4210"/>
    <w:rsid w:val="00AA53AA"/>
    <w:rsid w:val="00AA7930"/>
    <w:rsid w:val="00AA7AFD"/>
    <w:rsid w:val="00AB0467"/>
    <w:rsid w:val="00AB0CF2"/>
    <w:rsid w:val="00AB109E"/>
    <w:rsid w:val="00AB2256"/>
    <w:rsid w:val="00AB5B77"/>
    <w:rsid w:val="00AB5D1B"/>
    <w:rsid w:val="00AB6A8D"/>
    <w:rsid w:val="00AB765E"/>
    <w:rsid w:val="00AC0DDD"/>
    <w:rsid w:val="00AC30A6"/>
    <w:rsid w:val="00AD0B26"/>
    <w:rsid w:val="00AD3BC0"/>
    <w:rsid w:val="00AD5CDC"/>
    <w:rsid w:val="00AD5EAB"/>
    <w:rsid w:val="00AD5FC1"/>
    <w:rsid w:val="00AD69A2"/>
    <w:rsid w:val="00AD7493"/>
    <w:rsid w:val="00AD7CF0"/>
    <w:rsid w:val="00AE0F27"/>
    <w:rsid w:val="00AE224A"/>
    <w:rsid w:val="00AE2C99"/>
    <w:rsid w:val="00AE3EBF"/>
    <w:rsid w:val="00AE4225"/>
    <w:rsid w:val="00AE5198"/>
    <w:rsid w:val="00AE5616"/>
    <w:rsid w:val="00AE7D16"/>
    <w:rsid w:val="00AF01EF"/>
    <w:rsid w:val="00AF074E"/>
    <w:rsid w:val="00AF0CF1"/>
    <w:rsid w:val="00AF45B2"/>
    <w:rsid w:val="00AF4F49"/>
    <w:rsid w:val="00AF4FC7"/>
    <w:rsid w:val="00B03225"/>
    <w:rsid w:val="00B0417E"/>
    <w:rsid w:val="00B069D5"/>
    <w:rsid w:val="00B07B97"/>
    <w:rsid w:val="00B11BE8"/>
    <w:rsid w:val="00B16F19"/>
    <w:rsid w:val="00B20112"/>
    <w:rsid w:val="00B225EB"/>
    <w:rsid w:val="00B24EE9"/>
    <w:rsid w:val="00B343CA"/>
    <w:rsid w:val="00B355FE"/>
    <w:rsid w:val="00B36530"/>
    <w:rsid w:val="00B42CA1"/>
    <w:rsid w:val="00B45D45"/>
    <w:rsid w:val="00B512F7"/>
    <w:rsid w:val="00B522AA"/>
    <w:rsid w:val="00B53EBA"/>
    <w:rsid w:val="00B55DFA"/>
    <w:rsid w:val="00B5711B"/>
    <w:rsid w:val="00B61C84"/>
    <w:rsid w:val="00B62F20"/>
    <w:rsid w:val="00B63B0C"/>
    <w:rsid w:val="00B641E9"/>
    <w:rsid w:val="00B667C2"/>
    <w:rsid w:val="00B70A97"/>
    <w:rsid w:val="00B7278F"/>
    <w:rsid w:val="00B73415"/>
    <w:rsid w:val="00B740EA"/>
    <w:rsid w:val="00B86C9C"/>
    <w:rsid w:val="00B93A3E"/>
    <w:rsid w:val="00B96FD9"/>
    <w:rsid w:val="00B97BD7"/>
    <w:rsid w:val="00BA2266"/>
    <w:rsid w:val="00BB07FD"/>
    <w:rsid w:val="00BB1D3F"/>
    <w:rsid w:val="00BB3146"/>
    <w:rsid w:val="00BC0CED"/>
    <w:rsid w:val="00BC2409"/>
    <w:rsid w:val="00BC38CA"/>
    <w:rsid w:val="00BC4AAF"/>
    <w:rsid w:val="00BC5262"/>
    <w:rsid w:val="00BC7703"/>
    <w:rsid w:val="00BD0970"/>
    <w:rsid w:val="00BD7615"/>
    <w:rsid w:val="00BE0FA0"/>
    <w:rsid w:val="00BE1082"/>
    <w:rsid w:val="00BE352C"/>
    <w:rsid w:val="00BF027B"/>
    <w:rsid w:val="00BF41F4"/>
    <w:rsid w:val="00BF603B"/>
    <w:rsid w:val="00C02F85"/>
    <w:rsid w:val="00C031C3"/>
    <w:rsid w:val="00C03EBE"/>
    <w:rsid w:val="00C071C3"/>
    <w:rsid w:val="00C1047B"/>
    <w:rsid w:val="00C11107"/>
    <w:rsid w:val="00C13812"/>
    <w:rsid w:val="00C161E5"/>
    <w:rsid w:val="00C16E15"/>
    <w:rsid w:val="00C21E34"/>
    <w:rsid w:val="00C34413"/>
    <w:rsid w:val="00C37292"/>
    <w:rsid w:val="00C37B3C"/>
    <w:rsid w:val="00C47DA2"/>
    <w:rsid w:val="00C50E86"/>
    <w:rsid w:val="00C54DA0"/>
    <w:rsid w:val="00C617E6"/>
    <w:rsid w:val="00C634F0"/>
    <w:rsid w:val="00C66F77"/>
    <w:rsid w:val="00C87477"/>
    <w:rsid w:val="00C94DF7"/>
    <w:rsid w:val="00C953B5"/>
    <w:rsid w:val="00CA0259"/>
    <w:rsid w:val="00CA03DF"/>
    <w:rsid w:val="00CA03FB"/>
    <w:rsid w:val="00CA1AC1"/>
    <w:rsid w:val="00CB63EC"/>
    <w:rsid w:val="00CC12A0"/>
    <w:rsid w:val="00CC38B9"/>
    <w:rsid w:val="00CC397C"/>
    <w:rsid w:val="00CC3B37"/>
    <w:rsid w:val="00CC4333"/>
    <w:rsid w:val="00CC5671"/>
    <w:rsid w:val="00CD7562"/>
    <w:rsid w:val="00CE2E40"/>
    <w:rsid w:val="00CE3B8B"/>
    <w:rsid w:val="00CF0CB2"/>
    <w:rsid w:val="00CF0FDC"/>
    <w:rsid w:val="00CF487F"/>
    <w:rsid w:val="00CF5A4A"/>
    <w:rsid w:val="00D02BF9"/>
    <w:rsid w:val="00D17CBB"/>
    <w:rsid w:val="00D20369"/>
    <w:rsid w:val="00D21F2A"/>
    <w:rsid w:val="00D250A2"/>
    <w:rsid w:val="00D26F16"/>
    <w:rsid w:val="00D33E8C"/>
    <w:rsid w:val="00D34289"/>
    <w:rsid w:val="00D34690"/>
    <w:rsid w:val="00D35EDF"/>
    <w:rsid w:val="00D46E55"/>
    <w:rsid w:val="00D46FDC"/>
    <w:rsid w:val="00D6182B"/>
    <w:rsid w:val="00D63414"/>
    <w:rsid w:val="00D64669"/>
    <w:rsid w:val="00D66314"/>
    <w:rsid w:val="00D6748F"/>
    <w:rsid w:val="00D70DF0"/>
    <w:rsid w:val="00D770B6"/>
    <w:rsid w:val="00D773ED"/>
    <w:rsid w:val="00D8100F"/>
    <w:rsid w:val="00D855B0"/>
    <w:rsid w:val="00D85C36"/>
    <w:rsid w:val="00D85CE6"/>
    <w:rsid w:val="00D871FB"/>
    <w:rsid w:val="00D8732C"/>
    <w:rsid w:val="00D91344"/>
    <w:rsid w:val="00D94177"/>
    <w:rsid w:val="00D94832"/>
    <w:rsid w:val="00DA01FC"/>
    <w:rsid w:val="00DA5099"/>
    <w:rsid w:val="00DB4ADF"/>
    <w:rsid w:val="00DB4ED3"/>
    <w:rsid w:val="00DB6745"/>
    <w:rsid w:val="00DB7747"/>
    <w:rsid w:val="00DC0DEF"/>
    <w:rsid w:val="00DC0F0B"/>
    <w:rsid w:val="00DC17BA"/>
    <w:rsid w:val="00DC2D17"/>
    <w:rsid w:val="00DC453F"/>
    <w:rsid w:val="00DC5000"/>
    <w:rsid w:val="00DC72C6"/>
    <w:rsid w:val="00DC7454"/>
    <w:rsid w:val="00DD49DB"/>
    <w:rsid w:val="00DD58EA"/>
    <w:rsid w:val="00DD69E9"/>
    <w:rsid w:val="00DE1870"/>
    <w:rsid w:val="00DE32DE"/>
    <w:rsid w:val="00DE6369"/>
    <w:rsid w:val="00DF03E2"/>
    <w:rsid w:val="00DF18A6"/>
    <w:rsid w:val="00DF1958"/>
    <w:rsid w:val="00DF2820"/>
    <w:rsid w:val="00DF5BE3"/>
    <w:rsid w:val="00DF754D"/>
    <w:rsid w:val="00E00264"/>
    <w:rsid w:val="00E04396"/>
    <w:rsid w:val="00E04669"/>
    <w:rsid w:val="00E04AA4"/>
    <w:rsid w:val="00E04D3D"/>
    <w:rsid w:val="00E12A69"/>
    <w:rsid w:val="00E15134"/>
    <w:rsid w:val="00E16957"/>
    <w:rsid w:val="00E21D0E"/>
    <w:rsid w:val="00E241BF"/>
    <w:rsid w:val="00E24A4A"/>
    <w:rsid w:val="00E25513"/>
    <w:rsid w:val="00E27578"/>
    <w:rsid w:val="00E32FBF"/>
    <w:rsid w:val="00E362BF"/>
    <w:rsid w:val="00E364B0"/>
    <w:rsid w:val="00E405AE"/>
    <w:rsid w:val="00E40B3A"/>
    <w:rsid w:val="00E45F01"/>
    <w:rsid w:val="00E46674"/>
    <w:rsid w:val="00E502FA"/>
    <w:rsid w:val="00E51DEB"/>
    <w:rsid w:val="00E547C5"/>
    <w:rsid w:val="00E5670F"/>
    <w:rsid w:val="00E567A0"/>
    <w:rsid w:val="00E6173F"/>
    <w:rsid w:val="00E61DD0"/>
    <w:rsid w:val="00E7062C"/>
    <w:rsid w:val="00E76ADF"/>
    <w:rsid w:val="00E77E21"/>
    <w:rsid w:val="00E807B5"/>
    <w:rsid w:val="00E8664C"/>
    <w:rsid w:val="00E90DD8"/>
    <w:rsid w:val="00EA1632"/>
    <w:rsid w:val="00EA1C7C"/>
    <w:rsid w:val="00EA5ABA"/>
    <w:rsid w:val="00EA5F31"/>
    <w:rsid w:val="00EA68DD"/>
    <w:rsid w:val="00EA6E00"/>
    <w:rsid w:val="00EB0C0A"/>
    <w:rsid w:val="00EB326A"/>
    <w:rsid w:val="00EB5AD9"/>
    <w:rsid w:val="00EC03C6"/>
    <w:rsid w:val="00EC27A5"/>
    <w:rsid w:val="00EC3797"/>
    <w:rsid w:val="00EC3D79"/>
    <w:rsid w:val="00EC5CDE"/>
    <w:rsid w:val="00ED294E"/>
    <w:rsid w:val="00ED4A4F"/>
    <w:rsid w:val="00ED7581"/>
    <w:rsid w:val="00EE16DC"/>
    <w:rsid w:val="00EF29AA"/>
    <w:rsid w:val="00EF3471"/>
    <w:rsid w:val="00EF6A49"/>
    <w:rsid w:val="00EF7912"/>
    <w:rsid w:val="00F00146"/>
    <w:rsid w:val="00F046C7"/>
    <w:rsid w:val="00F056DF"/>
    <w:rsid w:val="00F05948"/>
    <w:rsid w:val="00F10A15"/>
    <w:rsid w:val="00F13890"/>
    <w:rsid w:val="00F13990"/>
    <w:rsid w:val="00F13AA3"/>
    <w:rsid w:val="00F13AA6"/>
    <w:rsid w:val="00F13C32"/>
    <w:rsid w:val="00F15C91"/>
    <w:rsid w:val="00F24782"/>
    <w:rsid w:val="00F25218"/>
    <w:rsid w:val="00F31452"/>
    <w:rsid w:val="00F3356B"/>
    <w:rsid w:val="00F351E7"/>
    <w:rsid w:val="00F3522F"/>
    <w:rsid w:val="00F36DF8"/>
    <w:rsid w:val="00F37D2C"/>
    <w:rsid w:val="00F411F9"/>
    <w:rsid w:val="00F46FE9"/>
    <w:rsid w:val="00F476C3"/>
    <w:rsid w:val="00F50011"/>
    <w:rsid w:val="00F511E0"/>
    <w:rsid w:val="00F5192B"/>
    <w:rsid w:val="00F53A29"/>
    <w:rsid w:val="00F53B1A"/>
    <w:rsid w:val="00F54FE0"/>
    <w:rsid w:val="00F62374"/>
    <w:rsid w:val="00F65916"/>
    <w:rsid w:val="00F66A19"/>
    <w:rsid w:val="00F67BFD"/>
    <w:rsid w:val="00F82C69"/>
    <w:rsid w:val="00F91193"/>
    <w:rsid w:val="00F93780"/>
    <w:rsid w:val="00F93CB1"/>
    <w:rsid w:val="00F957AC"/>
    <w:rsid w:val="00FA440A"/>
    <w:rsid w:val="00FB2073"/>
    <w:rsid w:val="00FC4CC8"/>
    <w:rsid w:val="00FC4D35"/>
    <w:rsid w:val="00FC7C86"/>
    <w:rsid w:val="00FD3E6F"/>
    <w:rsid w:val="00FD5EF3"/>
    <w:rsid w:val="00FE3615"/>
    <w:rsid w:val="00FE3766"/>
    <w:rsid w:val="00FE3E06"/>
    <w:rsid w:val="00FE41F8"/>
    <w:rsid w:val="00FF01FF"/>
    <w:rsid w:val="00FF15CF"/>
    <w:rsid w:val="00FF1CBF"/>
    <w:rsid w:val="00FF65BB"/>
    <w:rsid w:val="00FF6E4E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semiHidden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semiHidden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419FF-7F2C-48EF-B3E1-7E3980669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ICC_ICRO</dc:creator>
  <cp:lastModifiedBy>Windows User</cp:lastModifiedBy>
  <cp:revision>14</cp:revision>
  <cp:lastPrinted>2019-03-29T05:09:00Z</cp:lastPrinted>
  <dcterms:created xsi:type="dcterms:W3CDTF">2019-11-06T14:06:00Z</dcterms:created>
  <dcterms:modified xsi:type="dcterms:W3CDTF">2019-11-09T06:39:00Z</dcterms:modified>
</cp:coreProperties>
</file>