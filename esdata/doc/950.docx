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0" w:author="David Marshall" w:date="2021-06-14T12:16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Rev. </w:delText>
        </w:r>
      </w:del>
      <w:r>
        <w:rPr>
          <w:rFonts w:asciiTheme="majorBidi" w:hAnsiTheme="majorBidi" w:cstheme="majorBidi"/>
          <w:sz w:val="30"/>
          <w:szCs w:val="30"/>
        </w:rPr>
        <w:t xml:space="preserve">Dr </w:t>
      </w:r>
      <w:del w:id="1" w:author="David Marshall" w:date="2021-06-14T12:16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Martin </w:delText>
        </w:r>
      </w:del>
      <w:r>
        <w:rPr>
          <w:rFonts w:asciiTheme="majorBidi" w:hAnsiTheme="majorBidi" w:cstheme="majorBidi"/>
          <w:sz w:val="30"/>
          <w:szCs w:val="30"/>
        </w:rPr>
        <w:t>Affolderbach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Mr </w:t>
      </w:r>
      <w:del w:id="2" w:author="David Marshall" w:date="2021-06-14T12:16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Samer </w:delText>
        </w:r>
      </w:del>
      <w:r>
        <w:rPr>
          <w:rFonts w:asciiTheme="majorBidi" w:hAnsiTheme="majorBidi" w:cstheme="majorBidi"/>
          <w:sz w:val="30"/>
          <w:szCs w:val="30"/>
        </w:rPr>
        <w:t>Al Laham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del w:id="3" w:author="David Marshall" w:date="2021-06-14T12:16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Clare </w:delText>
        </w:r>
      </w:del>
      <w:r>
        <w:rPr>
          <w:rFonts w:asciiTheme="majorBidi" w:hAnsiTheme="majorBidi" w:cstheme="majorBidi"/>
          <w:sz w:val="30"/>
          <w:szCs w:val="30"/>
        </w:rPr>
        <w:t>Amos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Ms </w:t>
      </w:r>
      <w:del w:id="4" w:author="David Marshall" w:date="2021-06-14T12:16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Rima </w:delText>
        </w:r>
      </w:del>
      <w:r>
        <w:rPr>
          <w:rFonts w:asciiTheme="majorBidi" w:hAnsiTheme="majorBidi" w:cstheme="majorBidi"/>
          <w:sz w:val="30"/>
          <w:szCs w:val="30"/>
        </w:rPr>
        <w:t>Barsoum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Dear</w:t>
      </w:r>
      <w:del w:id="5" w:author="David Marshall" w:date="2021-06-14T12:16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 Rev.</w:delText>
        </w:r>
      </w:del>
      <w:r>
        <w:rPr>
          <w:rFonts w:asciiTheme="majorBidi" w:hAnsiTheme="majorBidi" w:cstheme="majorBidi"/>
          <w:sz w:val="30"/>
          <w:szCs w:val="30"/>
        </w:rPr>
        <w:t xml:space="preserve"> Dr </w:t>
      </w:r>
      <w:del w:id="6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Jean-Claude </w:delText>
        </w:r>
      </w:del>
      <w:r>
        <w:rPr>
          <w:rFonts w:asciiTheme="majorBidi" w:hAnsiTheme="majorBidi" w:cstheme="majorBidi"/>
          <w:sz w:val="30"/>
          <w:szCs w:val="30"/>
        </w:rPr>
        <w:t>Basset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Rev. </w:t>
      </w:r>
      <w:del w:id="7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Sargez </w:delText>
        </w:r>
      </w:del>
      <w:r>
        <w:rPr>
          <w:rFonts w:asciiTheme="majorBidi" w:hAnsiTheme="majorBidi" w:cstheme="majorBidi"/>
          <w:sz w:val="30"/>
          <w:szCs w:val="30"/>
        </w:rPr>
        <w:t>Benyamin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del w:id="8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Dale </w:delText>
        </w:r>
      </w:del>
      <w:r>
        <w:rPr>
          <w:rFonts w:asciiTheme="majorBidi" w:hAnsiTheme="majorBidi" w:cstheme="majorBidi"/>
          <w:sz w:val="30"/>
          <w:szCs w:val="30"/>
        </w:rPr>
        <w:t>Bishop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9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Rev. </w:delText>
        </w:r>
      </w:del>
      <w:r>
        <w:rPr>
          <w:rFonts w:asciiTheme="majorBidi" w:hAnsiTheme="majorBidi" w:cstheme="majorBidi"/>
          <w:sz w:val="30"/>
          <w:szCs w:val="30"/>
        </w:rPr>
        <w:t xml:space="preserve">Dr </w:t>
      </w:r>
      <w:del w:id="10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Sang </w:delText>
        </w:r>
      </w:del>
      <w:r>
        <w:rPr>
          <w:rFonts w:asciiTheme="majorBidi" w:hAnsiTheme="majorBidi" w:cstheme="majorBidi"/>
          <w:sz w:val="30"/>
          <w:szCs w:val="30"/>
        </w:rPr>
        <w:t>Chang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Rev. </w:t>
      </w:r>
      <w:del w:id="11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Dwain </w:delText>
        </w:r>
      </w:del>
      <w:r>
        <w:rPr>
          <w:rFonts w:asciiTheme="majorBidi" w:hAnsiTheme="majorBidi" w:cstheme="majorBidi"/>
          <w:sz w:val="30"/>
          <w:szCs w:val="30"/>
        </w:rPr>
        <w:t>Epps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Rev. </w:t>
      </w:r>
      <w:del w:id="12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Bonnie </w:delText>
        </w:r>
      </w:del>
      <w:r>
        <w:rPr>
          <w:rFonts w:asciiTheme="majorBidi" w:hAnsiTheme="majorBidi" w:cstheme="majorBidi"/>
          <w:sz w:val="30"/>
          <w:szCs w:val="30"/>
        </w:rPr>
        <w:t>Evans-Hills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13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Rev. </w:delText>
        </w:r>
      </w:del>
      <w:r>
        <w:rPr>
          <w:rFonts w:asciiTheme="majorBidi" w:hAnsiTheme="majorBidi" w:cstheme="majorBidi"/>
          <w:sz w:val="30"/>
          <w:szCs w:val="30"/>
        </w:rPr>
        <w:t xml:space="preserve">Dr </w:t>
      </w:r>
      <w:del w:id="14" w:author="David Marshall" w:date="2021-06-14T12:17:00Z">
        <w:r w:rsidDel="00B92696">
          <w:rPr>
            <w:rFonts w:asciiTheme="majorBidi" w:hAnsiTheme="majorBidi" w:cstheme="majorBidi"/>
            <w:sz w:val="30"/>
            <w:szCs w:val="30"/>
          </w:rPr>
          <w:delText>Detlef Gorrig</w:delText>
        </w:r>
      </w:del>
      <w:ins w:id="15" w:author="David Marshall" w:date="2021-06-14T12:17:00Z">
        <w:r w:rsidR="00B92696">
          <w:rPr>
            <w:rFonts w:asciiTheme="majorBidi" w:hAnsiTheme="majorBidi" w:cstheme="majorBidi"/>
            <w:sz w:val="30"/>
            <w:szCs w:val="30"/>
          </w:rPr>
          <w:t>Görrig</w:t>
        </w:r>
      </w:ins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Prof. </w:t>
      </w:r>
      <w:del w:id="16" w:author="David Marshall" w:date="2021-06-14T12:18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Heidi </w:delText>
        </w:r>
      </w:del>
      <w:r>
        <w:rPr>
          <w:rFonts w:asciiTheme="majorBidi" w:hAnsiTheme="majorBidi" w:cstheme="majorBidi"/>
          <w:sz w:val="30"/>
          <w:szCs w:val="30"/>
        </w:rPr>
        <w:t>Hadsell Do Nascimento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del w:id="17" w:author="David Marshall" w:date="2021-06-14T12:18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Elias </w:delText>
        </w:r>
      </w:del>
      <w:r>
        <w:rPr>
          <w:rFonts w:asciiTheme="majorBidi" w:hAnsiTheme="majorBidi" w:cstheme="majorBidi"/>
          <w:sz w:val="30"/>
          <w:szCs w:val="30"/>
        </w:rPr>
        <w:t>Halabi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Mr </w:t>
      </w:r>
      <w:del w:id="18" w:author="David Marshall" w:date="2021-06-14T12:18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Rifat </w:delText>
        </w:r>
      </w:del>
      <w:r>
        <w:rPr>
          <w:rFonts w:asciiTheme="majorBidi" w:hAnsiTheme="majorBidi" w:cstheme="majorBidi"/>
          <w:sz w:val="30"/>
          <w:szCs w:val="30"/>
        </w:rPr>
        <w:t>Kassis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Ms </w:t>
      </w:r>
      <w:del w:id="19" w:author="David Marshall" w:date="2021-06-14T12:18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Carla </w:delText>
        </w:r>
      </w:del>
      <w:r>
        <w:rPr>
          <w:rFonts w:asciiTheme="majorBidi" w:hAnsiTheme="majorBidi" w:cstheme="majorBidi"/>
          <w:sz w:val="30"/>
          <w:szCs w:val="30"/>
        </w:rPr>
        <w:t>Khijoyan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del w:id="20" w:author="David Marshall" w:date="2021-06-14T12:18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Oddbjørn </w:delText>
        </w:r>
      </w:del>
      <w:r>
        <w:rPr>
          <w:rFonts w:asciiTheme="majorBidi" w:hAnsiTheme="majorBidi" w:cstheme="majorBidi"/>
          <w:sz w:val="30"/>
          <w:szCs w:val="30"/>
        </w:rPr>
        <w:t>Leirvik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del w:id="21" w:author="David Marshall" w:date="2021-06-14T12:25:00Z">
        <w:r w:rsidDel="00B92696">
          <w:rPr>
            <w:rFonts w:asciiTheme="majorBidi" w:hAnsiTheme="majorBidi" w:cstheme="majorBidi"/>
            <w:sz w:val="30"/>
            <w:szCs w:val="30"/>
          </w:rPr>
          <w:delText>Dear H.E. Metropolitan Dr Makarios Of Kenya And Irinoupolis</w:delText>
        </w:r>
      </w:del>
      <w:ins w:id="22" w:author="David Marshall" w:date="2021-06-14T12:25:00Z">
        <w:r w:rsidR="00B92696">
          <w:rPr>
            <w:rFonts w:asciiTheme="majorBidi" w:hAnsiTheme="majorBidi" w:cstheme="majorBidi"/>
            <w:sz w:val="30"/>
            <w:szCs w:val="30"/>
          </w:rPr>
          <w:t>Your Eminence</w:t>
        </w:r>
      </w:ins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del w:id="23" w:author="David Marshall" w:date="2021-06-14T12:25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Tarek </w:delText>
        </w:r>
      </w:del>
      <w:r>
        <w:rPr>
          <w:rFonts w:asciiTheme="majorBidi" w:hAnsiTheme="majorBidi" w:cstheme="majorBidi"/>
          <w:sz w:val="30"/>
          <w:szCs w:val="30"/>
        </w:rPr>
        <w:t>Mitri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Prof. </w:t>
      </w:r>
      <w:del w:id="24" w:author="David Marshall" w:date="2021-06-14T12:25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Jorgen S. </w:delText>
        </w:r>
      </w:del>
      <w:r>
        <w:rPr>
          <w:rFonts w:asciiTheme="majorBidi" w:hAnsiTheme="majorBidi" w:cstheme="majorBidi"/>
          <w:sz w:val="30"/>
          <w:szCs w:val="30"/>
        </w:rPr>
        <w:t>Niel</w:t>
      </w:r>
      <w:r>
        <w:rPr>
          <w:rFonts w:asciiTheme="majorBidi" w:hAnsiTheme="majorBidi" w:cstheme="majorBidi"/>
          <w:sz w:val="30"/>
          <w:szCs w:val="30"/>
        </w:rPr>
        <w:t>sen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Mr </w:t>
      </w:r>
      <w:del w:id="25" w:author="David Marshall" w:date="2021-06-14T12:25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Michel </w:delText>
        </w:r>
      </w:del>
      <w:r>
        <w:rPr>
          <w:rFonts w:asciiTheme="majorBidi" w:hAnsiTheme="majorBidi" w:cstheme="majorBidi"/>
          <w:sz w:val="30"/>
          <w:szCs w:val="30"/>
        </w:rPr>
        <w:t>Nseir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Dr. </w:t>
      </w:r>
      <w:del w:id="26" w:author="David Marshall" w:date="2021-06-14T12:25:00Z">
        <w:r w:rsidDel="00B92696">
          <w:rPr>
            <w:rFonts w:asciiTheme="majorBidi" w:hAnsiTheme="majorBidi" w:cstheme="majorBidi"/>
            <w:sz w:val="30"/>
            <w:szCs w:val="30"/>
          </w:rPr>
          <w:delText xml:space="preserve">Constantin </w:delText>
        </w:r>
      </w:del>
      <w:r>
        <w:rPr>
          <w:rFonts w:asciiTheme="majorBidi" w:hAnsiTheme="majorBidi" w:cstheme="majorBidi"/>
          <w:sz w:val="30"/>
          <w:szCs w:val="30"/>
        </w:rPr>
        <w:t>Patelos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27" w:author="David Marshall" w:date="2021-06-14T12:26:00Z">
        <w:r w:rsidDel="0024310C">
          <w:rPr>
            <w:rFonts w:asciiTheme="majorBidi" w:hAnsiTheme="majorBidi" w:cstheme="majorBidi"/>
            <w:sz w:val="30"/>
            <w:szCs w:val="30"/>
          </w:rPr>
          <w:delText>Rt. Rev. Leo Rodrick Paul</w:delText>
        </w:r>
      </w:del>
      <w:ins w:id="28" w:author="David Marshall" w:date="2021-06-14T12:26:00Z">
        <w:r w:rsidR="0024310C">
          <w:rPr>
            <w:rFonts w:asciiTheme="majorBidi" w:hAnsiTheme="majorBidi" w:cstheme="majorBidi"/>
            <w:sz w:val="30"/>
            <w:szCs w:val="30"/>
          </w:rPr>
          <w:t>Bishop</w:t>
        </w:r>
      </w:ins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29" w:author="David Marshall" w:date="2021-06-14T12:27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OKR </w:delText>
        </w:r>
      </w:del>
      <w:r>
        <w:rPr>
          <w:rFonts w:asciiTheme="majorBidi" w:hAnsiTheme="majorBidi" w:cstheme="majorBidi"/>
          <w:sz w:val="30"/>
          <w:szCs w:val="30"/>
        </w:rPr>
        <w:t xml:space="preserve">Rev. </w:t>
      </w:r>
      <w:del w:id="30" w:author="David Marshall" w:date="2021-06-14T12:27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Martin </w:delText>
        </w:r>
      </w:del>
      <w:r>
        <w:rPr>
          <w:rFonts w:asciiTheme="majorBidi" w:hAnsiTheme="majorBidi" w:cstheme="majorBidi"/>
          <w:sz w:val="30"/>
          <w:szCs w:val="30"/>
        </w:rPr>
        <w:t>Puhn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del w:id="31" w:author="David Marshall" w:date="2021-06-14T12:27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Theol. Lissi </w:delText>
        </w:r>
      </w:del>
      <w:r>
        <w:rPr>
          <w:rFonts w:asciiTheme="majorBidi" w:hAnsiTheme="majorBidi" w:cstheme="majorBidi"/>
          <w:sz w:val="30"/>
          <w:szCs w:val="30"/>
        </w:rPr>
        <w:t>Rasmussen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Dr. </w:t>
      </w:r>
      <w:del w:id="32" w:author="David Marshall" w:date="2021-06-14T12:27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Marina </w:delText>
        </w:r>
      </w:del>
      <w:r>
        <w:rPr>
          <w:rFonts w:asciiTheme="majorBidi" w:hAnsiTheme="majorBidi" w:cstheme="majorBidi"/>
          <w:sz w:val="30"/>
          <w:szCs w:val="30"/>
        </w:rPr>
        <w:t>Rizk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33" w:author="David Marshall" w:date="2021-06-14T12:29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H.E. </w:delText>
        </w:r>
      </w:del>
      <w:r>
        <w:rPr>
          <w:rFonts w:asciiTheme="majorBidi" w:hAnsiTheme="majorBidi" w:cstheme="majorBidi"/>
          <w:sz w:val="30"/>
          <w:szCs w:val="30"/>
        </w:rPr>
        <w:t xml:space="preserve">Archbishop </w:t>
      </w:r>
      <w:del w:id="34" w:author="David Marshall" w:date="2021-06-14T12:30:00Z">
        <w:r w:rsidDel="0024310C">
          <w:rPr>
            <w:rFonts w:asciiTheme="majorBidi" w:hAnsiTheme="majorBidi" w:cstheme="majorBidi"/>
            <w:sz w:val="30"/>
            <w:szCs w:val="30"/>
          </w:rPr>
          <w:delText>Sebouh Sarkissian</w:delText>
        </w:r>
      </w:del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35" w:author="David Marshall" w:date="2021-06-14T12:30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Kenneth </w:delText>
        </w:r>
      </w:del>
      <w:ins w:id="36" w:author="David Marshall" w:date="2021-06-14T12:30:00Z">
        <w:r w:rsidR="0024310C">
          <w:rPr>
            <w:rFonts w:asciiTheme="majorBidi" w:hAnsiTheme="majorBidi" w:cstheme="majorBidi"/>
            <w:sz w:val="30"/>
            <w:szCs w:val="30"/>
          </w:rPr>
          <w:t>Mr</w:t>
        </w:r>
        <w:r w:rsidR="0024310C">
          <w:rPr>
            <w:rFonts w:asciiTheme="majorBidi" w:hAnsiTheme="majorBidi" w:cstheme="majorBidi"/>
            <w:sz w:val="30"/>
            <w:szCs w:val="30"/>
          </w:rPr>
          <w:t xml:space="preserve"> </w:t>
        </w:r>
      </w:ins>
      <w:r>
        <w:rPr>
          <w:rFonts w:asciiTheme="majorBidi" w:hAnsiTheme="majorBidi" w:cstheme="majorBidi"/>
          <w:sz w:val="30"/>
          <w:szCs w:val="30"/>
        </w:rPr>
        <w:t>Thomas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Rev. </w:t>
      </w:r>
      <w:del w:id="37" w:author="David Marshall" w:date="2021-06-14T12:30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Margaret </w:delText>
        </w:r>
      </w:del>
      <w:r>
        <w:rPr>
          <w:rFonts w:asciiTheme="majorBidi" w:hAnsiTheme="majorBidi" w:cstheme="majorBidi"/>
          <w:sz w:val="30"/>
          <w:szCs w:val="30"/>
        </w:rPr>
        <w:t>Thomas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38" w:author="David Marshall" w:date="2021-06-14T12:30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Rt </w:delText>
        </w:r>
        <w:r w:rsidDel="0024310C">
          <w:rPr>
            <w:rFonts w:asciiTheme="majorBidi" w:hAnsiTheme="majorBidi" w:cstheme="majorBidi"/>
            <w:sz w:val="30"/>
            <w:szCs w:val="30"/>
          </w:rPr>
          <w:delText>Rev. Dr Olav Fykse Tveit</w:delText>
        </w:r>
      </w:del>
      <w:ins w:id="39" w:author="David Marshall" w:date="2021-06-14T12:30:00Z">
        <w:r w:rsidR="0024310C">
          <w:rPr>
            <w:rFonts w:asciiTheme="majorBidi" w:hAnsiTheme="majorBidi" w:cstheme="majorBidi"/>
            <w:sz w:val="30"/>
            <w:szCs w:val="30"/>
          </w:rPr>
          <w:t>Bishop</w:t>
        </w:r>
      </w:ins>
      <w:bookmarkStart w:id="40" w:name="_GoBack"/>
      <w:bookmarkEnd w:id="40"/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del w:id="41" w:author="David Marshall" w:date="2021-06-14T12:28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Gary </w:delText>
        </w:r>
      </w:del>
      <w:r>
        <w:rPr>
          <w:rFonts w:asciiTheme="majorBidi" w:hAnsiTheme="majorBidi" w:cstheme="majorBidi"/>
          <w:sz w:val="30"/>
          <w:szCs w:val="30"/>
        </w:rPr>
        <w:t>Vachicouras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 </w:t>
      </w:r>
      <w:del w:id="42" w:author="David Marshall" w:date="2021-06-14T12:28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Antonie </w:delText>
        </w:r>
      </w:del>
      <w:r>
        <w:rPr>
          <w:rFonts w:asciiTheme="majorBidi" w:hAnsiTheme="majorBidi" w:cstheme="majorBidi"/>
          <w:sz w:val="30"/>
          <w:szCs w:val="30"/>
        </w:rPr>
        <w:t>Wessels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</w:t>
      </w:r>
      <w:del w:id="43" w:author="David Marshall" w:date="2021-06-14T12:28:00Z">
        <w:r w:rsidDel="0024310C">
          <w:rPr>
            <w:rFonts w:asciiTheme="majorBidi" w:hAnsiTheme="majorBidi" w:cstheme="majorBidi"/>
            <w:sz w:val="30"/>
            <w:szCs w:val="30"/>
          </w:rPr>
          <w:delText>Mr Jean-Marie</w:delText>
        </w:r>
      </w:del>
      <w:ins w:id="44" w:author="David Marshall" w:date="2021-06-14T12:28:00Z">
        <w:r w:rsidR="0024310C">
          <w:rPr>
            <w:rFonts w:asciiTheme="majorBidi" w:hAnsiTheme="majorBidi" w:cstheme="majorBidi"/>
            <w:sz w:val="30"/>
            <w:szCs w:val="30"/>
          </w:rPr>
          <w:t>Fr</w:t>
        </w:r>
      </w:ins>
      <w:r>
        <w:rPr>
          <w:rFonts w:asciiTheme="majorBidi" w:hAnsiTheme="majorBidi" w:cstheme="majorBidi"/>
          <w:sz w:val="30"/>
          <w:szCs w:val="30"/>
        </w:rPr>
        <w:t xml:space="preserve"> Gaudeul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Fr </w:t>
      </w:r>
      <w:del w:id="45" w:author="David Marshall" w:date="2021-06-14T12:28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Anthony </w:delText>
        </w:r>
      </w:del>
      <w:r>
        <w:rPr>
          <w:rFonts w:asciiTheme="majorBidi" w:hAnsiTheme="majorBidi" w:cstheme="majorBidi"/>
          <w:sz w:val="30"/>
          <w:szCs w:val="30"/>
        </w:rPr>
        <w:t>Ilin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Canon </w:t>
      </w:r>
      <w:del w:id="46" w:author="David Marshall" w:date="2021-06-14T12:28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Guy </w:delText>
        </w:r>
      </w:del>
      <w:r>
        <w:rPr>
          <w:rFonts w:asciiTheme="majorBidi" w:hAnsiTheme="majorBidi" w:cstheme="majorBidi"/>
          <w:sz w:val="30"/>
          <w:szCs w:val="30"/>
        </w:rPr>
        <w:t>Wilkinson</w:t>
      </w:r>
    </w:p>
    <w:p w:rsidR="00EF7E43" w:rsidRDefault="00995474">
      <w:pPr>
        <w:pStyle w:val="ListParagraph"/>
        <w:numPr>
          <w:ilvl w:val="0"/>
          <w:numId w:val="1"/>
        </w:numPr>
        <w:bidi w:val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Dear Dr. </w:t>
      </w:r>
      <w:del w:id="47" w:author="David Marshall" w:date="2021-06-14T12:28:00Z">
        <w:r w:rsidDel="0024310C">
          <w:rPr>
            <w:rFonts w:asciiTheme="majorBidi" w:hAnsiTheme="majorBidi" w:cstheme="majorBidi"/>
            <w:sz w:val="30"/>
            <w:szCs w:val="30"/>
          </w:rPr>
          <w:delText xml:space="preserve">David </w:delText>
        </w:r>
      </w:del>
      <w:r>
        <w:rPr>
          <w:rFonts w:asciiTheme="majorBidi" w:hAnsiTheme="majorBidi" w:cstheme="majorBidi"/>
          <w:sz w:val="30"/>
          <w:szCs w:val="30"/>
        </w:rPr>
        <w:t>Marshall</w:t>
      </w:r>
    </w:p>
    <w:sectPr w:rsidR="00EF7E4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5474" w:rsidRDefault="00995474">
      <w:pPr>
        <w:spacing w:after="0" w:line="240" w:lineRule="auto"/>
      </w:pPr>
      <w:r>
        <w:separator/>
      </w:r>
    </w:p>
  </w:endnote>
  <w:endnote w:type="continuationSeparator" w:id="0">
    <w:p w:rsidR="00995474" w:rsidRDefault="00995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5474" w:rsidRDefault="00995474">
      <w:pPr>
        <w:spacing w:after="0" w:line="240" w:lineRule="auto"/>
      </w:pPr>
      <w:r>
        <w:separator/>
      </w:r>
    </w:p>
  </w:footnote>
  <w:footnote w:type="continuationSeparator" w:id="0">
    <w:p w:rsidR="00995474" w:rsidRDefault="009954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F7EBD"/>
    <w:multiLevelType w:val="hybridMultilevel"/>
    <w:tmpl w:val="A65C8BBA"/>
    <w:lvl w:ilvl="0" w:tplc="DCDA4924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D457F"/>
    <w:multiLevelType w:val="hybridMultilevel"/>
    <w:tmpl w:val="E2FEF076"/>
    <w:lvl w:ilvl="0" w:tplc="34AAE03C"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David Marshall">
    <w15:presenceInfo w15:providerId="None" w15:userId="David Marsha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E43"/>
    <w:rsid w:val="00197104"/>
    <w:rsid w:val="0024310C"/>
    <w:rsid w:val="00995474"/>
    <w:rsid w:val="00B0145B"/>
    <w:rsid w:val="00B92696"/>
    <w:rsid w:val="00C306B1"/>
    <w:rsid w:val="00EF7E43"/>
    <w:rsid w:val="00F2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FF53"/>
  <w15:chartTrackingRefBased/>
  <w15:docId w15:val="{5451AD04-20BC-4F36-97E6-490EA39C4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1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 Ameri Bafghi</dc:creator>
  <cp:keywords/>
  <dc:description/>
  <cp:lastModifiedBy>David Marshall</cp:lastModifiedBy>
  <cp:revision>2</cp:revision>
  <dcterms:created xsi:type="dcterms:W3CDTF">2021-06-14T10:41:00Z</dcterms:created>
  <dcterms:modified xsi:type="dcterms:W3CDTF">2021-06-14T10:41:00Z</dcterms:modified>
</cp:coreProperties>
</file>