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BF4" w:rsidRPr="00037BF4" w:rsidRDefault="00037BF4" w:rsidP="005341C7">
      <w:pPr>
        <w:pStyle w:val="Heading1"/>
        <w:bidi/>
        <w:spacing w:line="360" w:lineRule="auto"/>
        <w:jc w:val="center"/>
        <w:rPr>
          <w:sz w:val="24"/>
          <w:szCs w:val="24"/>
          <w:u w:val="none"/>
          <w:rtl/>
          <w:lang w:bidi="fa-IR"/>
        </w:rPr>
      </w:pPr>
      <w:bookmarkStart w:id="0" w:name="_Toc508350713"/>
      <w:bookmarkStart w:id="1" w:name="_Toc511206590"/>
      <w:r w:rsidRPr="00037BF4">
        <w:rPr>
          <w:noProof/>
          <w:sz w:val="24"/>
          <w:szCs w:val="24"/>
          <w:u w:val="none"/>
          <w:rtl/>
        </w:rPr>
        <w:drawing>
          <wp:inline distT="0" distB="0" distL="0" distR="0" wp14:anchorId="44E6D29C" wp14:editId="662A7500">
            <wp:extent cx="2520563" cy="999210"/>
            <wp:effectExtent l="0" t="0" r="0" b="0"/>
            <wp:docPr id="1" name="Picture 1" descr="D:\Users\rayzani\Desktop\لوگوی رایزن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rayzani\Desktop\لوگوی رایزنی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208" cy="99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BF4" w:rsidRPr="00037BF4" w:rsidRDefault="00037BF4" w:rsidP="005341C7">
      <w:pPr>
        <w:pStyle w:val="Heading1"/>
        <w:bidi/>
        <w:spacing w:line="360" w:lineRule="auto"/>
        <w:rPr>
          <w:sz w:val="24"/>
          <w:szCs w:val="24"/>
          <w:u w:val="none"/>
          <w:rtl/>
          <w:lang w:bidi="fa-IR"/>
        </w:rPr>
      </w:pPr>
    </w:p>
    <w:p w:rsidR="00037BF4" w:rsidRPr="00037BF4" w:rsidRDefault="00037BF4" w:rsidP="005341C7">
      <w:pPr>
        <w:bidi/>
        <w:spacing w:line="360" w:lineRule="auto"/>
        <w:rPr>
          <w:rFonts w:cs="B Nazanin"/>
          <w:sz w:val="24"/>
          <w:szCs w:val="24"/>
          <w:rtl/>
          <w:lang w:bidi="fa-IR"/>
        </w:rPr>
      </w:pPr>
    </w:p>
    <w:p w:rsidR="00037BF4" w:rsidRPr="00037BF4" w:rsidRDefault="00037BF4" w:rsidP="005341C7">
      <w:pPr>
        <w:bidi/>
        <w:spacing w:line="360" w:lineRule="auto"/>
        <w:rPr>
          <w:rFonts w:cs="B Nazanin"/>
          <w:sz w:val="24"/>
          <w:szCs w:val="24"/>
          <w:rtl/>
          <w:lang w:bidi="fa-IR"/>
        </w:rPr>
      </w:pPr>
    </w:p>
    <w:p w:rsidR="00037BF4" w:rsidRPr="00037BF4" w:rsidRDefault="00037BF4" w:rsidP="005341C7">
      <w:pPr>
        <w:pStyle w:val="Heading1"/>
        <w:bidi/>
        <w:spacing w:line="360" w:lineRule="auto"/>
        <w:jc w:val="center"/>
        <w:rPr>
          <w:sz w:val="40"/>
          <w:szCs w:val="40"/>
          <w:u w:val="none"/>
          <w:rtl/>
          <w:lang w:bidi="fa-IR"/>
        </w:rPr>
      </w:pPr>
      <w:r w:rsidRPr="00037BF4">
        <w:rPr>
          <w:rFonts w:hint="cs"/>
          <w:sz w:val="40"/>
          <w:szCs w:val="40"/>
          <w:u w:val="none"/>
          <w:rtl/>
          <w:lang w:bidi="fa-IR"/>
        </w:rPr>
        <w:t>نگاهی به حوزه</w:t>
      </w:r>
      <w:del w:id="2" w:author="Windows User" w:date="2019-10-28T04:42:00Z">
        <w:r w:rsidRPr="00037BF4" w:rsidDel="000867CD">
          <w:rPr>
            <w:rFonts w:hint="cs"/>
            <w:sz w:val="40"/>
            <w:szCs w:val="40"/>
            <w:u w:val="none"/>
            <w:rtl/>
            <w:lang w:bidi="fa-IR"/>
          </w:rPr>
          <w:delText xml:space="preserve"> </w:delText>
        </w:r>
      </w:del>
      <w:r w:rsidRPr="00037BF4">
        <w:rPr>
          <w:rFonts w:hint="cs"/>
          <w:sz w:val="40"/>
          <w:szCs w:val="40"/>
          <w:u w:val="none"/>
          <w:rtl/>
          <w:lang w:bidi="fa-IR"/>
        </w:rPr>
        <w:t>های اخلاقی و تربیتی در سیستم آموزشی ژاپن</w:t>
      </w:r>
    </w:p>
    <w:p w:rsidR="00037BF4" w:rsidRPr="00037BF4" w:rsidRDefault="00037BF4" w:rsidP="005341C7">
      <w:pPr>
        <w:pStyle w:val="Heading1"/>
        <w:bidi/>
        <w:spacing w:line="360" w:lineRule="auto"/>
        <w:rPr>
          <w:sz w:val="24"/>
          <w:szCs w:val="24"/>
          <w:u w:val="none"/>
          <w:rtl/>
          <w:lang w:bidi="fa-IR"/>
        </w:rPr>
      </w:pPr>
    </w:p>
    <w:p w:rsidR="00037BF4" w:rsidRDefault="00037BF4" w:rsidP="005341C7">
      <w:pPr>
        <w:pStyle w:val="Heading1"/>
        <w:bidi/>
        <w:spacing w:line="360" w:lineRule="auto"/>
        <w:jc w:val="center"/>
        <w:rPr>
          <w:sz w:val="24"/>
          <w:szCs w:val="24"/>
          <w:u w:val="none"/>
          <w:rtl/>
          <w:lang w:bidi="fa-IR"/>
        </w:rPr>
      </w:pPr>
    </w:p>
    <w:p w:rsidR="00037BF4" w:rsidRDefault="00037BF4" w:rsidP="005341C7">
      <w:pPr>
        <w:bidi/>
        <w:spacing w:line="360" w:lineRule="auto"/>
        <w:rPr>
          <w:rtl/>
          <w:lang w:bidi="fa-IR"/>
        </w:rPr>
      </w:pPr>
    </w:p>
    <w:p w:rsidR="00037BF4" w:rsidRDefault="00037BF4" w:rsidP="005341C7">
      <w:pPr>
        <w:bidi/>
        <w:spacing w:line="360" w:lineRule="auto"/>
        <w:rPr>
          <w:rtl/>
          <w:lang w:bidi="fa-IR"/>
        </w:rPr>
      </w:pPr>
    </w:p>
    <w:p w:rsidR="00037BF4" w:rsidRDefault="00037BF4" w:rsidP="005341C7">
      <w:pPr>
        <w:bidi/>
        <w:spacing w:line="360" w:lineRule="auto"/>
        <w:rPr>
          <w:rtl/>
          <w:lang w:bidi="fa-IR"/>
        </w:rPr>
      </w:pPr>
    </w:p>
    <w:p w:rsidR="00037BF4" w:rsidRPr="00037BF4" w:rsidRDefault="00037BF4" w:rsidP="005341C7">
      <w:pPr>
        <w:bidi/>
        <w:spacing w:line="360" w:lineRule="auto"/>
        <w:rPr>
          <w:rtl/>
          <w:lang w:bidi="fa-IR"/>
        </w:rPr>
      </w:pPr>
    </w:p>
    <w:p w:rsidR="00037BF4" w:rsidRPr="00037BF4" w:rsidRDefault="00037BF4" w:rsidP="005341C7">
      <w:pPr>
        <w:bidi/>
        <w:spacing w:line="360" w:lineRule="auto"/>
        <w:jc w:val="center"/>
        <w:rPr>
          <w:rFonts w:cs="B Nazanin"/>
          <w:sz w:val="24"/>
          <w:szCs w:val="24"/>
          <w:rtl/>
          <w:lang w:bidi="fa-IR"/>
        </w:rPr>
      </w:pPr>
    </w:p>
    <w:p w:rsidR="00037BF4" w:rsidRPr="000C1B3E" w:rsidRDefault="00037BF4" w:rsidP="005341C7">
      <w:pPr>
        <w:bidi/>
        <w:spacing w:line="360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0C1B3E">
        <w:rPr>
          <w:rFonts w:cs="B Nazanin" w:hint="cs"/>
          <w:b/>
          <w:bCs/>
          <w:sz w:val="24"/>
          <w:szCs w:val="24"/>
          <w:rtl/>
          <w:lang w:bidi="fa-IR"/>
        </w:rPr>
        <w:t>تهیه و تنظیم</w:t>
      </w:r>
      <w:del w:id="3" w:author="Windows User" w:date="2019-10-28T04:42:00Z">
        <w:r w:rsidRPr="000C1B3E" w:rsidDel="000867CD">
          <w:rPr>
            <w:rFonts w:cs="B Nazanin" w:hint="cs"/>
            <w:b/>
            <w:bCs/>
            <w:sz w:val="24"/>
            <w:szCs w:val="24"/>
            <w:rtl/>
            <w:lang w:bidi="fa-IR"/>
          </w:rPr>
          <w:delText xml:space="preserve"> </w:delText>
        </w:r>
      </w:del>
      <w:r w:rsidRPr="000C1B3E">
        <w:rPr>
          <w:rFonts w:cs="B Nazanin" w:hint="cs"/>
          <w:b/>
          <w:bCs/>
          <w:sz w:val="24"/>
          <w:szCs w:val="24"/>
          <w:rtl/>
          <w:lang w:bidi="fa-IR"/>
        </w:rPr>
        <w:t>:</w:t>
      </w:r>
    </w:p>
    <w:p w:rsidR="005341C7" w:rsidRPr="000C1B3E" w:rsidRDefault="005341C7" w:rsidP="005341C7">
      <w:pPr>
        <w:bidi/>
        <w:spacing w:line="360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0C1B3E">
        <w:rPr>
          <w:rFonts w:cs="B Nazanin" w:hint="cs"/>
          <w:b/>
          <w:bCs/>
          <w:sz w:val="24"/>
          <w:szCs w:val="24"/>
          <w:rtl/>
          <w:lang w:bidi="fa-IR"/>
        </w:rPr>
        <w:t>دکتر میلاد دلفان</w:t>
      </w:r>
    </w:p>
    <w:p w:rsidR="005341C7" w:rsidRPr="000C1B3E" w:rsidRDefault="005341C7" w:rsidP="005341C7">
      <w:pPr>
        <w:bidi/>
        <w:spacing w:line="360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0C1B3E">
        <w:rPr>
          <w:rFonts w:cs="B Nazanin" w:hint="cs"/>
          <w:b/>
          <w:bCs/>
          <w:sz w:val="24"/>
          <w:szCs w:val="24"/>
          <w:rtl/>
          <w:lang w:bidi="fa-IR"/>
        </w:rPr>
        <w:t>رایزنی فرهنگی سفارت جمهوری اسلامی در ایران</w:t>
      </w:r>
    </w:p>
    <w:p w:rsidR="00037BF4" w:rsidRPr="00037BF4" w:rsidRDefault="00037BF4" w:rsidP="005341C7">
      <w:pPr>
        <w:bidi/>
        <w:spacing w:line="360" w:lineRule="auto"/>
        <w:rPr>
          <w:rFonts w:cs="B Nazanin"/>
          <w:sz w:val="24"/>
          <w:szCs w:val="24"/>
          <w:rtl/>
          <w:lang w:bidi="fa-IR"/>
        </w:rPr>
      </w:pPr>
    </w:p>
    <w:p w:rsidR="00037BF4" w:rsidRPr="00037BF4" w:rsidRDefault="00037BF4" w:rsidP="005341C7">
      <w:pPr>
        <w:pStyle w:val="Heading1"/>
        <w:bidi/>
        <w:spacing w:line="360" w:lineRule="auto"/>
        <w:jc w:val="center"/>
        <w:rPr>
          <w:sz w:val="24"/>
          <w:szCs w:val="24"/>
          <w:u w:val="none"/>
          <w:rtl/>
          <w:lang w:bidi="fa-IR"/>
        </w:rPr>
      </w:pPr>
      <w:r>
        <w:rPr>
          <w:rFonts w:hint="cs"/>
          <w:sz w:val="24"/>
          <w:szCs w:val="24"/>
          <w:u w:val="none"/>
          <w:rtl/>
          <w:lang w:bidi="fa-IR"/>
        </w:rPr>
        <w:lastRenderedPageBreak/>
        <w:t xml:space="preserve">بسمه تعالی </w:t>
      </w:r>
    </w:p>
    <w:p w:rsidR="00037BF4" w:rsidRDefault="00037BF4" w:rsidP="005341C7">
      <w:pPr>
        <w:pStyle w:val="Heading1"/>
        <w:bidi/>
        <w:spacing w:line="360" w:lineRule="auto"/>
        <w:jc w:val="center"/>
        <w:rPr>
          <w:sz w:val="24"/>
          <w:szCs w:val="24"/>
          <w:u w:val="none"/>
          <w:rtl/>
          <w:lang w:bidi="fa-IR"/>
        </w:rPr>
      </w:pPr>
      <w:r w:rsidRPr="00037BF4">
        <w:rPr>
          <w:rFonts w:hint="cs"/>
          <w:sz w:val="24"/>
          <w:szCs w:val="24"/>
          <w:u w:val="none"/>
          <w:rtl/>
          <w:lang w:bidi="fa-IR"/>
        </w:rPr>
        <w:t>نگاهی به حوزه</w:t>
      </w:r>
      <w:ins w:id="4" w:author="Windows User" w:date="2019-10-28T09:46:00Z">
        <w:r w:rsidR="00DA3BE2">
          <w:rPr>
            <w:rFonts w:hint="cs"/>
            <w:sz w:val="24"/>
            <w:szCs w:val="24"/>
            <w:u w:val="none"/>
            <w:rtl/>
            <w:lang w:bidi="fa-IR"/>
          </w:rPr>
          <w:t>‌</w:t>
        </w:r>
      </w:ins>
      <w:del w:id="5" w:author="Windows User" w:date="2019-10-28T04:42:00Z">
        <w:r w:rsidRPr="00037BF4" w:rsidDel="000867CD">
          <w:rPr>
            <w:rFonts w:hint="cs"/>
            <w:sz w:val="24"/>
            <w:szCs w:val="24"/>
            <w:u w:val="none"/>
            <w:rtl/>
            <w:lang w:bidi="fa-IR"/>
          </w:rPr>
          <w:delText xml:space="preserve"> </w:delText>
        </w:r>
      </w:del>
      <w:r w:rsidRPr="00037BF4">
        <w:rPr>
          <w:rFonts w:hint="cs"/>
          <w:sz w:val="24"/>
          <w:szCs w:val="24"/>
          <w:u w:val="none"/>
          <w:rtl/>
          <w:lang w:bidi="fa-IR"/>
        </w:rPr>
        <w:t>های اخلاقی و تربیتی در سیستم آموزشی ژاپن</w:t>
      </w:r>
    </w:p>
    <w:p w:rsidR="00721751" w:rsidRPr="00DF0050" w:rsidRDefault="005341C7" w:rsidP="009C614B">
      <w:pPr>
        <w:pStyle w:val="Heading1"/>
        <w:numPr>
          <w:ilvl w:val="0"/>
          <w:numId w:val="3"/>
        </w:numPr>
        <w:bidi/>
        <w:spacing w:before="120" w:after="120"/>
        <w:rPr>
          <w:sz w:val="28"/>
          <w:u w:val="none"/>
          <w:lang w:bidi="fa-IR"/>
        </w:rPr>
      </w:pPr>
      <w:r w:rsidRPr="00DF0050">
        <w:rPr>
          <w:rFonts w:hint="cs"/>
          <w:sz w:val="28"/>
          <w:u w:val="none"/>
          <w:rtl/>
          <w:lang w:bidi="fa-IR"/>
        </w:rPr>
        <w:t>مقدمه</w:t>
      </w:r>
      <w:del w:id="6" w:author="Windows User" w:date="2019-10-28T07:53:00Z">
        <w:r w:rsidRPr="00DF0050" w:rsidDel="00C47785">
          <w:rPr>
            <w:rFonts w:hint="cs"/>
            <w:sz w:val="28"/>
            <w:u w:val="none"/>
            <w:rtl/>
            <w:lang w:bidi="fa-IR"/>
          </w:rPr>
          <w:delText xml:space="preserve"> </w:delText>
        </w:r>
      </w:del>
    </w:p>
    <w:p w:rsidR="00721751" w:rsidRPr="00DF0050" w:rsidRDefault="00037BF4" w:rsidP="009C614B">
      <w:pPr>
        <w:pStyle w:val="Heading1"/>
        <w:bidi/>
        <w:spacing w:before="120" w:after="120"/>
        <w:ind w:firstLine="565"/>
        <w:rPr>
          <w:sz w:val="28"/>
          <w:u w:val="none"/>
          <w:rtl/>
          <w:lang w:bidi="fa-IR"/>
        </w:rPr>
      </w:pPr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>در کنار بسیاری از موضوعاتی که در ژاپن مورد توجه بوده و هست و همواره در الگو</w:t>
      </w:r>
      <w:del w:id="7" w:author="Windows User" w:date="2019-10-28T04:43:00Z">
        <w:r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</w:delText>
        </w:r>
      </w:del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>برداری از</w:t>
      </w:r>
      <w:ins w:id="8" w:author="Windows User" w:date="2019-10-28T07:53:00Z">
        <w:r w:rsidR="00C47785">
          <w:rPr>
            <w:rFonts w:hint="cs"/>
            <w:b w:val="0"/>
            <w:bCs w:val="0"/>
            <w:sz w:val="28"/>
            <w:u w:val="none"/>
            <w:rtl/>
            <w:lang w:bidi="fa-IR"/>
          </w:rPr>
          <w:t xml:space="preserve"> </w:t>
        </w:r>
      </w:ins>
      <w:del w:id="9" w:author="Windows User" w:date="2019-10-28T07:53:00Z">
        <w:r w:rsidRPr="00DF0050" w:rsidDel="00C47785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</w:delText>
        </w:r>
      </w:del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>فرهنگ</w:t>
      </w:r>
      <w:ins w:id="10" w:author="Windows User" w:date="2019-10-28T07:53:00Z">
        <w:r w:rsidR="00C47785">
          <w:rPr>
            <w:rFonts w:hint="cs"/>
            <w:b w:val="0"/>
            <w:bCs w:val="0"/>
            <w:sz w:val="28"/>
            <w:u w:val="none"/>
            <w:rtl/>
            <w:lang w:bidi="fa-IR"/>
          </w:rPr>
          <w:t>‌</w:t>
        </w:r>
      </w:ins>
      <w:del w:id="11" w:author="Windows User" w:date="2019-10-28T04:43:00Z">
        <w:r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</w:delText>
        </w:r>
      </w:del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>ها و تمدن</w:t>
      </w:r>
      <w:ins w:id="12" w:author="Windows User" w:date="2019-10-28T07:53:00Z">
        <w:r w:rsidR="00C47785">
          <w:rPr>
            <w:rFonts w:hint="cs"/>
            <w:b w:val="0"/>
            <w:bCs w:val="0"/>
            <w:sz w:val="28"/>
            <w:u w:val="none"/>
            <w:rtl/>
            <w:lang w:bidi="fa-IR"/>
          </w:rPr>
          <w:t>‌</w:t>
        </w:r>
      </w:ins>
      <w:del w:id="13" w:author="Windows User" w:date="2019-10-28T07:53:00Z">
        <w:r w:rsidRPr="00DF0050" w:rsidDel="00C47785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</w:delText>
        </w:r>
      </w:del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>ها</w:t>
      </w:r>
      <w:r w:rsidR="00F01609"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در مورد کشوری مانند ژاپن بسیار بارز و قابل</w:t>
      </w:r>
      <w:ins w:id="14" w:author="Windows User" w:date="2019-10-28T04:43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>‌</w:t>
        </w:r>
      </w:ins>
      <w:del w:id="15" w:author="Windows User" w:date="2019-10-28T04:43:00Z">
        <w:r w:rsidR="00F01609"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</w:delText>
        </w:r>
      </w:del>
      <w:r w:rsidR="00F01609" w:rsidRPr="00DF0050">
        <w:rPr>
          <w:rFonts w:hint="cs"/>
          <w:b w:val="0"/>
          <w:bCs w:val="0"/>
          <w:sz w:val="28"/>
          <w:u w:val="none"/>
          <w:rtl/>
          <w:lang w:bidi="fa-IR"/>
        </w:rPr>
        <w:t>توجه</w:t>
      </w:r>
      <w:ins w:id="16" w:author="Windows User" w:date="2019-10-28T04:44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 xml:space="preserve"> است</w:t>
        </w:r>
      </w:ins>
      <w:del w:id="17" w:author="Windows User" w:date="2019-10-28T04:43:00Z">
        <w:r w:rsidR="00F01609"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می باشد</w:delText>
        </w:r>
      </w:del>
      <w:r w:rsidR="00F01609" w:rsidRPr="00DF0050">
        <w:rPr>
          <w:rFonts w:hint="cs"/>
          <w:b w:val="0"/>
          <w:bCs w:val="0"/>
          <w:sz w:val="28"/>
          <w:u w:val="none"/>
          <w:rtl/>
          <w:lang w:bidi="fa-IR"/>
        </w:rPr>
        <w:t>، سیستم آموزشی و نظام تعلیم و تربیت در این کشور ا</w:t>
      </w:r>
      <w:ins w:id="18" w:author="Windows User" w:date="2019-10-28T04:44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 xml:space="preserve">ز جمله </w:t>
        </w:r>
      </w:ins>
      <w:del w:id="19" w:author="Windows User" w:date="2019-10-28T04:44:00Z">
        <w:r w:rsidR="00F01609"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عم از </w:delText>
        </w:r>
      </w:del>
      <w:r w:rsidR="00F01609" w:rsidRPr="00DF0050">
        <w:rPr>
          <w:rFonts w:hint="cs"/>
          <w:b w:val="0"/>
          <w:bCs w:val="0"/>
          <w:sz w:val="28"/>
          <w:u w:val="none"/>
          <w:rtl/>
          <w:lang w:bidi="fa-IR"/>
        </w:rPr>
        <w:t>ساختار، جایگاه، روش</w:t>
      </w:r>
      <w:ins w:id="20" w:author="Windows User" w:date="2019-10-28T04:44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>‌</w:t>
        </w:r>
      </w:ins>
      <w:del w:id="21" w:author="Windows User" w:date="2019-10-28T04:44:00Z">
        <w:r w:rsidR="00F01609"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</w:delText>
        </w:r>
      </w:del>
      <w:r w:rsidR="00F01609" w:rsidRPr="00DF0050">
        <w:rPr>
          <w:rFonts w:hint="cs"/>
          <w:b w:val="0"/>
          <w:bCs w:val="0"/>
          <w:sz w:val="28"/>
          <w:u w:val="none"/>
          <w:rtl/>
          <w:lang w:bidi="fa-IR"/>
        </w:rPr>
        <w:t>ها، بازخور</w:t>
      </w:r>
      <w:ins w:id="22" w:author="Windows User" w:date="2019-10-28T04:44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>د</w:t>
        </w:r>
      </w:ins>
      <w:r w:rsidR="00F01609" w:rsidRPr="00DF0050">
        <w:rPr>
          <w:rFonts w:hint="cs"/>
          <w:b w:val="0"/>
          <w:bCs w:val="0"/>
          <w:sz w:val="28"/>
          <w:u w:val="none"/>
          <w:rtl/>
          <w:lang w:bidi="fa-IR"/>
        </w:rPr>
        <w:t>ها و ... می</w:t>
      </w:r>
      <w:ins w:id="23" w:author="Windows User" w:date="2019-10-28T04:44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>‌</w:t>
        </w:r>
      </w:ins>
      <w:del w:id="24" w:author="Windows User" w:date="2019-10-28T04:44:00Z">
        <w:r w:rsidR="00F01609"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</w:delText>
        </w:r>
      </w:del>
      <w:r w:rsidR="00F01609"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باشد </w:t>
      </w:r>
      <w:ins w:id="25" w:author="Windows User" w:date="2019-10-28T04:44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>که</w:t>
        </w:r>
      </w:ins>
      <w:del w:id="26" w:author="Windows User" w:date="2019-10-28T04:44:00Z">
        <w:r w:rsidR="00F01609"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>و</w:delText>
        </w:r>
      </w:del>
      <w:del w:id="27" w:author="Windows User" w:date="2019-10-28T04:45:00Z">
        <w:r w:rsidR="00F01609"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البته</w:delText>
        </w:r>
      </w:del>
      <w:r w:rsidR="00F01609"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در کنار برخی نقدها، در مجموع مورد اقبال و پذیرش </w:t>
      </w:r>
      <w:ins w:id="28" w:author="Windows User" w:date="2019-10-28T07:53:00Z">
        <w:r w:rsidR="00C47785">
          <w:rPr>
            <w:rFonts w:hint="cs"/>
            <w:b w:val="0"/>
            <w:bCs w:val="0"/>
            <w:sz w:val="28"/>
            <w:u w:val="none"/>
            <w:rtl/>
            <w:lang w:bidi="fa-IR"/>
          </w:rPr>
          <w:t>بسیار</w:t>
        </w:r>
      </w:ins>
      <w:del w:id="29" w:author="Windows User" w:date="2019-10-28T07:53:00Z">
        <w:r w:rsidR="00F01609" w:rsidRPr="00DF0050" w:rsidDel="00C47785">
          <w:rPr>
            <w:rFonts w:hint="cs"/>
            <w:b w:val="0"/>
            <w:bCs w:val="0"/>
            <w:sz w:val="28"/>
            <w:u w:val="none"/>
            <w:rtl/>
            <w:lang w:bidi="fa-IR"/>
          </w:rPr>
          <w:delText>جدی</w:delText>
        </w:r>
      </w:del>
      <w:r w:rsidR="00F01609"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</w:t>
      </w:r>
      <w:ins w:id="30" w:author="Windows User" w:date="2019-10-28T04:45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>است</w:t>
        </w:r>
      </w:ins>
      <w:del w:id="31" w:author="Windows User" w:date="2019-10-28T04:45:00Z">
        <w:r w:rsidR="00F01609"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>می باشد</w:delText>
        </w:r>
      </w:del>
      <w:r w:rsidR="00F01609" w:rsidRPr="00DF0050">
        <w:rPr>
          <w:rFonts w:hint="cs"/>
          <w:b w:val="0"/>
          <w:bCs w:val="0"/>
          <w:sz w:val="28"/>
          <w:u w:val="none"/>
          <w:rtl/>
          <w:lang w:bidi="fa-IR"/>
        </w:rPr>
        <w:t>.</w:t>
      </w:r>
    </w:p>
    <w:p w:rsidR="00F01609" w:rsidRPr="00DF0050" w:rsidRDefault="00F01609" w:rsidP="009C614B">
      <w:pPr>
        <w:pStyle w:val="Heading1"/>
        <w:bidi/>
        <w:spacing w:before="120" w:after="120"/>
        <w:ind w:firstLine="565"/>
        <w:jc w:val="both"/>
        <w:rPr>
          <w:sz w:val="28"/>
          <w:rtl/>
          <w:lang w:bidi="fa-IR"/>
        </w:rPr>
      </w:pPr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در این </w:t>
      </w:r>
      <w:ins w:id="32" w:author="Windows User" w:date="2019-10-28T04:45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>گزارش مختصر</w:t>
        </w:r>
      </w:ins>
      <w:del w:id="33" w:author="Windows User" w:date="2019-10-28T04:45:00Z">
        <w:r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>مختصر</w:delText>
        </w:r>
      </w:del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تلاش </w:t>
      </w:r>
      <w:ins w:id="34" w:author="Windows User" w:date="2019-10-28T04:45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>شده تا</w:t>
        </w:r>
      </w:ins>
      <w:del w:id="35" w:author="Windows User" w:date="2019-10-28T04:45:00Z">
        <w:r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>گردیده</w:delText>
        </w:r>
      </w:del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</w:t>
      </w:r>
      <w:r w:rsidR="00721751" w:rsidRPr="00DF0050">
        <w:rPr>
          <w:rFonts w:hint="cs"/>
          <w:b w:val="0"/>
          <w:bCs w:val="0"/>
          <w:sz w:val="28"/>
          <w:u w:val="none"/>
          <w:rtl/>
          <w:lang w:bidi="fa-IR"/>
        </w:rPr>
        <w:t>علی</w:t>
      </w:r>
      <w:ins w:id="36" w:author="Windows User" w:date="2019-10-28T04:45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>‌</w:t>
        </w:r>
      </w:ins>
      <w:r w:rsidR="00721751" w:rsidRPr="00DF0050">
        <w:rPr>
          <w:rFonts w:hint="cs"/>
          <w:b w:val="0"/>
          <w:bCs w:val="0"/>
          <w:sz w:val="28"/>
          <w:u w:val="none"/>
          <w:rtl/>
          <w:lang w:bidi="fa-IR"/>
        </w:rPr>
        <w:t>رغم ابعاد متنوعی که سیستم آموزشی</w:t>
      </w:r>
      <w:del w:id="37" w:author="Windows User" w:date="2019-10-28T04:45:00Z">
        <w:r w:rsidR="00721751"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در</w:delText>
        </w:r>
      </w:del>
      <w:r w:rsidR="00721751"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ژاپن دارد،</w:t>
      </w:r>
      <w:del w:id="38" w:author="Windows User" w:date="2019-10-28T09:47:00Z">
        <w:r w:rsidR="00721751" w:rsidRPr="00DF0050" w:rsidDel="00DA3BE2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</w:delText>
        </w:r>
        <w:r w:rsidRPr="00DF0050" w:rsidDel="00DA3BE2">
          <w:rPr>
            <w:rFonts w:hint="cs"/>
            <w:b w:val="0"/>
            <w:bCs w:val="0"/>
            <w:sz w:val="28"/>
            <w:u w:val="none"/>
            <w:rtl/>
            <w:lang w:bidi="fa-IR"/>
          </w:rPr>
          <w:delText>نگاهی</w:delText>
        </w:r>
      </w:del>
      <w:del w:id="39" w:author="Windows User" w:date="2019-10-28T04:46:00Z">
        <w:r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هر چند</w:delText>
        </w:r>
      </w:del>
      <w:del w:id="40" w:author="Windows User" w:date="2019-10-28T09:47:00Z">
        <w:r w:rsidRPr="00DF0050" w:rsidDel="00DA3BE2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گذر</w:delText>
        </w:r>
        <w:r w:rsidR="00721751" w:rsidRPr="00DF0050" w:rsidDel="00DA3BE2">
          <w:rPr>
            <w:rFonts w:hint="cs"/>
            <w:b w:val="0"/>
            <w:bCs w:val="0"/>
            <w:sz w:val="28"/>
            <w:u w:val="none"/>
            <w:rtl/>
            <w:lang w:bidi="fa-IR"/>
          </w:rPr>
          <w:delText>ا</w:delText>
        </w:r>
      </w:del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به بخشی از این </w:t>
      </w:r>
      <w:r w:rsidR="00721751" w:rsidRPr="00DF0050">
        <w:rPr>
          <w:rFonts w:hint="cs"/>
          <w:b w:val="0"/>
          <w:bCs w:val="0"/>
          <w:sz w:val="28"/>
          <w:u w:val="none"/>
          <w:rtl/>
          <w:lang w:bidi="fa-IR"/>
        </w:rPr>
        <w:t>سیستم</w:t>
      </w:r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در حوز</w:t>
      </w:r>
      <w:ins w:id="41" w:author="Windows User" w:date="2019-10-28T04:46:00Z">
        <w:r w:rsidR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t>ۀ</w:t>
        </w:r>
      </w:ins>
      <w:del w:id="42" w:author="Windows User" w:date="2019-10-28T04:46:00Z">
        <w:r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>ه</w:delText>
        </w:r>
      </w:del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اصول تربیتی</w:t>
      </w:r>
      <w:r w:rsidR="00721751"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و اخلاقی</w:t>
      </w:r>
      <w:del w:id="43" w:author="Windows User" w:date="2019-10-28T04:47:00Z">
        <w:r w:rsidR="00721751"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 xml:space="preserve"> </w:delText>
        </w:r>
        <w:r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>پر</w:delText>
        </w:r>
      </w:del>
      <w:del w:id="44" w:author="Windows User" w:date="2019-10-28T04:46:00Z">
        <w:r w:rsidRPr="00DF0050" w:rsidDel="000867CD">
          <w:rPr>
            <w:rFonts w:hint="cs"/>
            <w:b w:val="0"/>
            <w:bCs w:val="0"/>
            <w:sz w:val="28"/>
            <w:u w:val="none"/>
            <w:rtl/>
            <w:lang w:bidi="fa-IR"/>
          </w:rPr>
          <w:delText>داخته</w:delText>
        </w:r>
      </w:del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 xml:space="preserve"> </w:t>
      </w:r>
      <w:ins w:id="45" w:author="Windows User" w:date="2019-10-28T09:47:00Z">
        <w:r w:rsidR="00DA3BE2">
          <w:rPr>
            <w:rFonts w:hint="cs"/>
            <w:b w:val="0"/>
            <w:bCs w:val="0"/>
            <w:sz w:val="28"/>
            <w:u w:val="none"/>
            <w:rtl/>
            <w:lang w:bidi="fa-IR"/>
          </w:rPr>
          <w:t xml:space="preserve">نگاهی گذرا </w:t>
        </w:r>
      </w:ins>
      <w:bookmarkStart w:id="46" w:name="_GoBack"/>
      <w:bookmarkEnd w:id="46"/>
      <w:r w:rsidRPr="00DF0050">
        <w:rPr>
          <w:rFonts w:hint="cs"/>
          <w:b w:val="0"/>
          <w:bCs w:val="0"/>
          <w:sz w:val="28"/>
          <w:u w:val="none"/>
          <w:rtl/>
          <w:lang w:bidi="fa-IR"/>
        </w:rPr>
        <w:t>شود.</w:t>
      </w:r>
    </w:p>
    <w:p w:rsidR="006747A7" w:rsidRPr="00DF0050" w:rsidRDefault="006747A7" w:rsidP="009C614B">
      <w:pPr>
        <w:pStyle w:val="Heading1"/>
        <w:numPr>
          <w:ilvl w:val="0"/>
          <w:numId w:val="3"/>
        </w:numPr>
        <w:bidi/>
        <w:spacing w:before="120" w:after="120"/>
        <w:rPr>
          <w:sz w:val="28"/>
          <w:u w:val="none"/>
          <w:rtl/>
          <w:lang w:bidi="fa-IR"/>
        </w:rPr>
      </w:pPr>
      <w:r w:rsidRPr="00DF0050">
        <w:rPr>
          <w:rFonts w:hint="cs"/>
          <w:sz w:val="28"/>
          <w:u w:val="none"/>
          <w:rtl/>
          <w:lang w:bidi="fa-IR"/>
        </w:rPr>
        <w:t>باور عمیق به آموزش در ژاپن</w:t>
      </w:r>
      <w:bookmarkEnd w:id="0"/>
    </w:p>
    <w:p w:rsidR="00037BF4" w:rsidRPr="00DF0050" w:rsidRDefault="006747A7" w:rsidP="00FD4D6B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  <w:lang w:bidi="fa-IR"/>
        </w:rPr>
        <w:t>آموزش در ژاپن بر</w:t>
      </w:r>
      <w:del w:id="47" w:author="Windows User" w:date="2019-10-28T07:54:00Z">
        <w:r w:rsidRPr="00DF0050" w:rsidDel="00C47785">
          <w:rPr>
            <w:rFonts w:cs="B Nazanin" w:hint="cs"/>
            <w:sz w:val="28"/>
            <w:szCs w:val="28"/>
            <w:rtl/>
            <w:lang w:bidi="fa-IR"/>
          </w:rPr>
          <w:delText xml:space="preserve"> مبنای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این باور استوار شده</w:t>
      </w:r>
      <w:r w:rsidR="00037BF4" w:rsidRPr="00DF0050">
        <w:rPr>
          <w:rFonts w:cs="B Nazanin" w:hint="cs"/>
          <w:sz w:val="28"/>
          <w:szCs w:val="28"/>
          <w:rtl/>
          <w:lang w:bidi="fa-IR"/>
        </w:rPr>
        <w:t xml:space="preserve"> که </w:t>
      </w:r>
      <w:ins w:id="48" w:author="Windows User" w:date="2019-10-28T04:47:00Z">
        <w:r w:rsidR="000867CD">
          <w:rPr>
            <w:rFonts w:cs="Times New Roman" w:hint="cs"/>
            <w:sz w:val="28"/>
            <w:szCs w:val="28"/>
            <w:rtl/>
            <w:lang w:bidi="fa-IR"/>
          </w:rPr>
          <w:t>«</w:t>
        </w:r>
      </w:ins>
      <w:del w:id="49" w:author="Windows User" w:date="2019-10-28T04:47:00Z">
        <w:r w:rsidR="00037BF4" w:rsidRPr="00DF0050" w:rsidDel="000867CD">
          <w:rPr>
            <w:rFonts w:cs="Times New Roman" w:hint="cs"/>
            <w:sz w:val="28"/>
            <w:szCs w:val="28"/>
            <w:rtl/>
            <w:lang w:bidi="fa-IR"/>
          </w:rPr>
          <w:delText>"</w:delText>
        </w:r>
      </w:del>
      <w:r w:rsidR="00F01609" w:rsidRPr="00DF0050">
        <w:rPr>
          <w:rFonts w:cs="B Nazanin" w:hint="cs"/>
          <w:b/>
          <w:bCs/>
          <w:sz w:val="28"/>
          <w:szCs w:val="28"/>
          <w:rtl/>
          <w:lang w:bidi="fa-IR"/>
        </w:rPr>
        <w:t>کودک یک جواهر است</w:t>
      </w:r>
      <w:ins w:id="50" w:author="Windows User" w:date="2019-10-28T07:54:00Z">
        <w:r w:rsidR="00C47785">
          <w:rPr>
            <w:rFonts w:cs="B Nazanin" w:hint="cs"/>
            <w:b/>
            <w:bCs/>
            <w:sz w:val="28"/>
            <w:szCs w:val="28"/>
            <w:rtl/>
            <w:lang w:bidi="fa-IR"/>
          </w:rPr>
          <w:t>.</w:t>
        </w:r>
      </w:ins>
      <w:ins w:id="51" w:author="Windows User" w:date="2019-10-28T04:47:00Z">
        <w:r w:rsidR="000867CD">
          <w:rPr>
            <w:rFonts w:cs="Times New Roman" w:hint="cs"/>
            <w:sz w:val="28"/>
            <w:szCs w:val="28"/>
            <w:rtl/>
            <w:lang w:bidi="fa-IR"/>
          </w:rPr>
          <w:t>»</w:t>
        </w:r>
      </w:ins>
      <w:del w:id="52" w:author="Windows User" w:date="2019-10-28T04:47:00Z">
        <w:r w:rsidR="00037BF4" w:rsidRPr="00DF0050" w:rsidDel="000867CD">
          <w:rPr>
            <w:rFonts w:cs="Times New Roman" w:hint="cs"/>
            <w:sz w:val="28"/>
            <w:szCs w:val="28"/>
            <w:rtl/>
            <w:lang w:bidi="fa-IR"/>
          </w:rPr>
          <w:delText>"</w:delText>
        </w:r>
        <w:r w:rsidR="00F01609" w:rsidRPr="00DF0050" w:rsidDel="000867CD">
          <w:rPr>
            <w:rFonts w:cs="Times New Roman" w:hint="cs"/>
            <w:sz w:val="28"/>
            <w:szCs w:val="28"/>
            <w:rtl/>
            <w:lang w:bidi="fa-IR"/>
          </w:rPr>
          <w:delText>.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این یک اصل و باور قدیمی در ژاپن است که از قرون وسطی الهام گرفته شده است. این باور دیرینه موجب بروز پدیده</w:t>
      </w:r>
      <w:ins w:id="53" w:author="Windows User" w:date="2019-10-28T04:47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4" w:author="Windows User" w:date="2019-10-28T04:47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ای به نام اوجوکن</w:t>
      </w:r>
      <w:r w:rsidRPr="00DF0050">
        <w:rPr>
          <w:rFonts w:cs="B Nazanin"/>
          <w:sz w:val="28"/>
          <w:szCs w:val="28"/>
          <w:lang w:bidi="fa-IR"/>
        </w:rPr>
        <w:t xml:space="preserve"> (</w:t>
      </w:r>
      <w:r w:rsidRPr="00DF0050">
        <w:rPr>
          <w:rFonts w:asciiTheme="majorBidi" w:eastAsia="MS Gothic" w:hAnsiTheme="majorBidi" w:cs="B Nazanin"/>
          <w:color w:val="000000" w:themeColor="text1"/>
          <w:sz w:val="28"/>
          <w:szCs w:val="28"/>
          <w:shd w:val="clear" w:color="auto" w:fill="FFFFFF"/>
        </w:rPr>
        <w:t>O-Juke</w:t>
      </w:r>
      <w:ins w:id="55" w:author="Windows User" w:date="2019-10-28T08:06:00Z">
        <w:r w:rsidR="00B8525A">
          <w:rPr>
            <w:rFonts w:asciiTheme="majorBidi" w:eastAsia="MS Gothic" w:hAnsiTheme="majorBidi" w:cs="B Nazanin"/>
            <w:color w:val="000000" w:themeColor="text1"/>
            <w:sz w:val="28"/>
            <w:szCs w:val="28"/>
            <w:shd w:val="clear" w:color="auto" w:fill="FFFFFF"/>
          </w:rPr>
          <w:t>n</w:t>
        </w:r>
      </w:ins>
      <w:del w:id="56" w:author="Windows User" w:date="2019-10-28T08:06:00Z">
        <w:r w:rsidRPr="00DF0050" w:rsidDel="00B8525A">
          <w:rPr>
            <w:rFonts w:asciiTheme="majorBidi" w:eastAsia="MS Gothic" w:hAnsiTheme="majorBidi" w:cs="B Nazanin"/>
            <w:color w:val="000000" w:themeColor="text1"/>
            <w:sz w:val="28"/>
            <w:szCs w:val="28"/>
            <w:shd w:val="clear" w:color="auto" w:fill="FFFFFF"/>
          </w:rPr>
          <w:delText>n</w:delText>
        </w:r>
      </w:del>
      <w:r w:rsidRPr="00DF0050">
        <w:rPr>
          <w:rFonts w:asciiTheme="majorBidi" w:eastAsia="MS Gothic" w:hAnsiTheme="majorBidi" w:cs="B Nazanin"/>
          <w:color w:val="000000" w:themeColor="text1"/>
          <w:sz w:val="28"/>
          <w:szCs w:val="28"/>
          <w:shd w:val="clear" w:color="auto" w:fill="FFFFFF"/>
        </w:rPr>
        <w:t>)</w:t>
      </w:r>
      <w:ins w:id="57" w:author="Windows User" w:date="2019-10-28T08:06:00Z">
        <w:r w:rsidR="00B8525A">
          <w:rPr>
            <w:rFonts w:asciiTheme="majorBidi" w:eastAsia="MS Gothic" w:hAnsiTheme="majorBidi" w:cs="B Nazanin"/>
            <w:color w:val="000000" w:themeColor="text1"/>
            <w:sz w:val="28"/>
            <w:szCs w:val="28"/>
            <w:shd w:val="clear" w:color="auto" w:fill="FFFFFF"/>
          </w:rPr>
          <w:t xml:space="preserve"> </w:t>
        </w:r>
      </w:ins>
      <w:r w:rsidRPr="00DF0050">
        <w:rPr>
          <w:rStyle w:val="FootnoteReference"/>
          <w:rFonts w:asciiTheme="majorBidi" w:eastAsia="MS Gothic" w:hAnsiTheme="majorBidi" w:cs="B Nazanin"/>
          <w:color w:val="000000" w:themeColor="text1"/>
          <w:sz w:val="28"/>
          <w:szCs w:val="28"/>
          <w:shd w:val="clear" w:color="auto" w:fill="FFFFFF"/>
        </w:rPr>
        <w:footnoteReference w:id="1"/>
      </w:r>
      <w:r w:rsidRPr="00DF0050">
        <w:rPr>
          <w:rFonts w:asciiTheme="majorBidi" w:eastAsia="MS Gothic" w:hAnsiTheme="majorBidi" w:cs="B Nazanin" w:hint="cs"/>
          <w:color w:val="000000" w:themeColor="text1"/>
          <w:sz w:val="28"/>
          <w:szCs w:val="28"/>
          <w:shd w:val="clear" w:color="auto" w:fill="FFFFFF"/>
          <w:rtl/>
        </w:rPr>
        <w:t xml:space="preserve"> در ژاپن شده که در واقع </w:t>
      </w:r>
      <w:r w:rsidRPr="00DF0050">
        <w:rPr>
          <w:rFonts w:cs="B Nazanin" w:hint="cs"/>
          <w:sz w:val="28"/>
          <w:szCs w:val="28"/>
          <w:rtl/>
          <w:lang w:bidi="fa-IR"/>
        </w:rPr>
        <w:t>سبک ویژه</w:t>
      </w:r>
      <w:ins w:id="59" w:author="Windows User" w:date="2019-10-28T04:47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60" w:author="Windows User" w:date="2019-10-28T04:47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ای از زندگی است. </w:t>
      </w:r>
      <w:ins w:id="61" w:author="Windows User" w:date="2019-10-28T07:54:00Z">
        <w:r w:rsidR="00C47785">
          <w:rPr>
            <w:rFonts w:cs="B Nazanin" w:hint="cs"/>
            <w:sz w:val="28"/>
            <w:szCs w:val="28"/>
            <w:rtl/>
            <w:lang w:bidi="fa-IR"/>
          </w:rPr>
          <w:t xml:space="preserve">حرف </w:t>
        </w:r>
      </w:ins>
      <w:ins w:id="62" w:author="Windows User" w:date="2019-10-28T04:48:00Z">
        <w:r w:rsidR="000867CD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63" w:author="Windows User" w:date="2019-10-28T04:48:00Z">
        <w:r w:rsidRPr="00DF0050" w:rsidDel="000867C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DF0050">
        <w:rPr>
          <w:rFonts w:cs="B Nazanin"/>
          <w:sz w:val="28"/>
          <w:szCs w:val="28"/>
          <w:lang w:bidi="fa-IR"/>
        </w:rPr>
        <w:t>O</w:t>
      </w:r>
      <w:ins w:id="64" w:author="Windows User" w:date="2019-10-28T04:48:00Z">
        <w:r w:rsidR="000867CD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65" w:author="Windows User" w:date="2019-10-28T04:48:00Z">
        <w:r w:rsidRPr="00DF0050" w:rsidDel="000867C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در اوجوکن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پیشوندی است که برای </w:t>
      </w:r>
      <w:ins w:id="66" w:author="Windows User" w:date="2019-10-28T04:48:00Z">
        <w:r w:rsidR="000867CD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67" w:author="Windows User" w:date="2019-10-28T04:48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>"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ادب</w:t>
      </w:r>
      <w:ins w:id="68" w:author="Windows User" w:date="2019-10-28T04:48:00Z">
        <w:r w:rsidR="000867CD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69" w:author="Windows User" w:date="2019-10-28T04:48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>"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به کار می</w:t>
      </w:r>
      <w:ins w:id="70" w:author="Windows User" w:date="2019-10-28T04:48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71" w:author="Windows User" w:date="2019-10-28T04:48:00Z">
        <w:r w:rsidR="00037BF4"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رود و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ins w:id="72" w:author="Windows User" w:date="2019-10-28T04:48:00Z">
        <w:r w:rsidR="000867CD">
          <w:rPr>
            <w:rFonts w:cs="B Nazanin" w:hint="cs"/>
            <w:sz w:val="28"/>
            <w:szCs w:val="28"/>
            <w:rtl/>
            <w:lang w:bidi="fa-IR"/>
          </w:rPr>
          <w:t>«</w:t>
        </w:r>
      </w:ins>
      <w:r w:rsidRPr="00DF0050">
        <w:rPr>
          <w:rFonts w:cs="B Nazanin"/>
          <w:sz w:val="28"/>
          <w:szCs w:val="28"/>
          <w:lang w:bidi="fa-IR"/>
        </w:rPr>
        <w:t>Juken</w:t>
      </w:r>
      <w:ins w:id="73" w:author="Windows User" w:date="2019-10-28T04:48:00Z">
        <w:r w:rsidR="000867CD">
          <w:rPr>
            <w:rFonts w:cs="B Nazanin" w:hint="cs"/>
            <w:sz w:val="28"/>
            <w:szCs w:val="28"/>
            <w:rtl/>
            <w:lang w:bidi="fa-IR"/>
          </w:rPr>
          <w:t>»</w:t>
        </w:r>
      </w:ins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به</w:t>
      </w:r>
      <w:ins w:id="74" w:author="Windows User" w:date="2019-10-28T07:54:00Z">
        <w:r w:rsidR="00C4778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75" w:author="Windows User" w:date="2019-10-28T07:54:00Z">
        <w:r w:rsidRPr="00DF0050" w:rsidDel="00C47785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معنی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ins w:id="76" w:author="Windows User" w:date="2019-10-28T04:48:00Z">
        <w:r w:rsidR="000867CD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77" w:author="Windows User" w:date="2019-10-28T04:48:00Z">
        <w:r w:rsidRPr="00DF0050" w:rsidDel="000867C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گذراندن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آزمون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ورودی</w:t>
      </w:r>
      <w:ins w:id="78" w:author="Windows User" w:date="2019-10-28T04:49:00Z">
        <w:r w:rsidR="000867CD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79" w:author="Windows User" w:date="2019-10-28T04:49:00Z">
        <w:r w:rsidRPr="00DF0050" w:rsidDel="000867C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است</w:t>
      </w:r>
      <w:r w:rsidRPr="00DF0050">
        <w:rPr>
          <w:rFonts w:cs="B Nazanin"/>
          <w:sz w:val="28"/>
          <w:szCs w:val="28"/>
          <w:rtl/>
          <w:lang w:bidi="fa-IR"/>
        </w:rPr>
        <w:t>.</w:t>
      </w:r>
      <w:del w:id="80" w:author="Windows User" w:date="2019-10-28T07:54:00Z">
        <w:r w:rsidRPr="00DF0050" w:rsidDel="00C47785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F01609" w:rsidRPr="00DF0050" w:rsidRDefault="006747A7" w:rsidP="00C47785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  <w:lang w:bidi="fa-IR"/>
        </w:rPr>
      </w:pPr>
      <w:r w:rsidRPr="00DF0050">
        <w:rPr>
          <w:rFonts w:cs="B Nazanin" w:hint="cs"/>
          <w:sz w:val="28"/>
          <w:szCs w:val="28"/>
          <w:rtl/>
          <w:lang w:bidi="fa-IR"/>
        </w:rPr>
        <w:t>در واقع، عبارت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ins w:id="81" w:author="Windows User" w:date="2019-10-28T04:49:00Z">
        <w:r w:rsidR="000867CD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82" w:author="Windows User" w:date="2019-10-28T04:49:00Z">
        <w:r w:rsidRPr="00DF0050" w:rsidDel="000867C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DF0050">
        <w:rPr>
          <w:rFonts w:cs="B Nazanin"/>
          <w:sz w:val="28"/>
          <w:szCs w:val="28"/>
          <w:lang w:bidi="fa-IR"/>
        </w:rPr>
        <w:t xml:space="preserve">O </w:t>
      </w:r>
      <w:del w:id="83" w:author="Windows User" w:date="2019-10-28T04:49:00Z">
        <w:r w:rsidRPr="00DF0050" w:rsidDel="000867CD">
          <w:rPr>
            <w:rFonts w:cs="B Nazanin"/>
            <w:sz w:val="28"/>
            <w:szCs w:val="28"/>
            <w:lang w:bidi="fa-IR"/>
          </w:rPr>
          <w:delText>-</w:delText>
        </w:r>
      </w:del>
      <w:ins w:id="84" w:author="Windows User" w:date="2019-10-28T04:49:00Z">
        <w:r w:rsidR="000867CD">
          <w:rPr>
            <w:rFonts w:cs="B Nazanin"/>
            <w:sz w:val="28"/>
            <w:szCs w:val="28"/>
            <w:lang w:bidi="fa-IR"/>
          </w:rPr>
          <w:t>–</w:t>
        </w:r>
      </w:ins>
      <w:r w:rsidRPr="00DF0050">
        <w:rPr>
          <w:rFonts w:cs="B Nazanin"/>
          <w:sz w:val="28"/>
          <w:szCs w:val="28"/>
          <w:lang w:bidi="fa-IR"/>
        </w:rPr>
        <w:t>Juken</w:t>
      </w:r>
      <w:ins w:id="85" w:author="Windows User" w:date="2019-10-28T04:49:00Z">
        <w:r w:rsidR="000867CD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86" w:author="Windows User" w:date="2019-10-28T04:49:00Z">
        <w:r w:rsidRPr="00DF0050" w:rsidDel="000867CD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به</w:t>
      </w:r>
      <w:ins w:id="87" w:author="Windows User" w:date="2019-10-28T07:54:00Z">
        <w:r w:rsidR="00C4778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88" w:author="Windows User" w:date="2019-10-28T07:54:00Z">
        <w:r w:rsidRPr="00DF0050" w:rsidDel="00C47785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معنای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تلاش</w:t>
      </w:r>
      <w:ins w:id="89" w:author="Windows User" w:date="2019-10-28T04:49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0" w:author="Windows User" w:date="2019-10-28T04:49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های مشتاقانه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ins w:id="91" w:author="Windows User" w:date="2019-10-28T07:55:00Z">
        <w:r w:rsidR="00C47785">
          <w:rPr>
            <w:rFonts w:cs="B Nazanin" w:hint="cs"/>
            <w:sz w:val="28"/>
            <w:szCs w:val="28"/>
            <w:rtl/>
            <w:lang w:bidi="fa-IR"/>
          </w:rPr>
          <w:t>جهت</w:t>
        </w:r>
      </w:ins>
      <w:del w:id="92" w:author="Windows User" w:date="2019-10-28T07:55:00Z">
        <w:r w:rsidRPr="00DF0050" w:rsidDel="00C47785">
          <w:rPr>
            <w:rFonts w:cs="B Nazanin" w:hint="cs"/>
            <w:sz w:val="28"/>
            <w:szCs w:val="28"/>
            <w:rtl/>
            <w:lang w:bidi="fa-IR"/>
          </w:rPr>
          <w:delText>برای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آماد</w:t>
      </w:r>
      <w:ins w:id="93" w:author="Windows User" w:date="2019-10-28T07:55:00Z">
        <w:r w:rsidR="00C47785">
          <w:rPr>
            <w:rFonts w:cs="B Nazanin" w:hint="cs"/>
            <w:sz w:val="28"/>
            <w:szCs w:val="28"/>
            <w:rtl/>
            <w:lang w:bidi="fa-IR"/>
          </w:rPr>
          <w:t>گی</w:t>
        </w:r>
      </w:ins>
      <w:del w:id="94" w:author="Windows User" w:date="2019-10-28T07:55:00Z">
        <w:r w:rsidRPr="00DF0050" w:rsidDel="00C47785">
          <w:rPr>
            <w:rFonts w:cs="B Nazanin" w:hint="cs"/>
            <w:sz w:val="28"/>
            <w:szCs w:val="28"/>
            <w:rtl/>
            <w:lang w:bidi="fa-IR"/>
          </w:rPr>
          <w:delText>ه</w:delText>
        </w:r>
        <w:r w:rsidRPr="00DF0050" w:rsidDel="00C47785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  <w:r w:rsidRPr="00DF0050" w:rsidDel="00C47785">
          <w:rPr>
            <w:rFonts w:cs="B Nazanin" w:hint="cs"/>
            <w:sz w:val="28"/>
            <w:szCs w:val="28"/>
            <w:rtl/>
            <w:lang w:bidi="fa-IR"/>
          </w:rPr>
          <w:delText>شدن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برای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گذراندن آزمون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ورودی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ins w:id="95" w:author="Windows User" w:date="2019-10-28T04:49:00Z">
        <w:r w:rsidR="000867CD">
          <w:rPr>
            <w:rFonts w:cs="B Nazanin" w:hint="cs"/>
            <w:sz w:val="28"/>
            <w:szCs w:val="28"/>
            <w:rtl/>
            <w:lang w:bidi="fa-IR"/>
          </w:rPr>
          <w:t>است</w:t>
        </w:r>
      </w:ins>
      <w:del w:id="96" w:author="Windows User" w:date="2019-10-28T04:49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>م</w:delText>
        </w:r>
        <w:r w:rsidR="00F01609" w:rsidRPr="00DF0050" w:rsidDel="000867CD">
          <w:rPr>
            <w:rFonts w:cs="B Nazanin" w:hint="cs"/>
            <w:sz w:val="28"/>
            <w:szCs w:val="28"/>
            <w:rtl/>
            <w:lang w:bidi="fa-IR"/>
          </w:rPr>
          <w:delText>ی ب</w:delText>
        </w:r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>اشد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. در نگاه اول به نظر می</w:t>
      </w:r>
      <w:ins w:id="97" w:author="Windows User" w:date="2019-10-28T04:49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98" w:author="Windows User" w:date="2019-10-28T04:49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رسد</w:t>
      </w:r>
      <w:ins w:id="99" w:author="Windows User" w:date="2019-10-28T07:55:00Z">
        <w:r w:rsidR="00C47785">
          <w:rPr>
            <w:rFonts w:cs="B Nazanin" w:hint="cs"/>
            <w:sz w:val="28"/>
            <w:szCs w:val="28"/>
            <w:rtl/>
            <w:lang w:bidi="fa-IR"/>
          </w:rPr>
          <w:t xml:space="preserve"> که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آمادگی برای آزمون ورودی</w:t>
      </w:r>
      <w:ins w:id="100" w:author="Windows User" w:date="2019-10-28T07:55:00Z">
        <w:r w:rsidR="00C47785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منحصر ب</w:t>
      </w:r>
      <w:r w:rsidR="00F01609" w:rsidRPr="00DF0050">
        <w:rPr>
          <w:rFonts w:cs="B Nazanin" w:hint="cs"/>
          <w:sz w:val="28"/>
          <w:szCs w:val="28"/>
          <w:rtl/>
          <w:lang w:bidi="fa-IR"/>
        </w:rPr>
        <w:t>ه مقاطع دبیرستان و دانشگاهی است،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 در حالی</w:t>
      </w:r>
      <w:r w:rsidR="00F01609"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که باور عمیق به آموزش و </w:t>
      </w:r>
      <w:del w:id="101" w:author="Windows User" w:date="2019-10-28T04:49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با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اعتقاد به ارزش بی</w:t>
      </w:r>
      <w:ins w:id="102" w:author="Windows User" w:date="2019-10-28T04:50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3" w:author="Windows User" w:date="2019-10-28T04:50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بدیل کودکان، اوجوکن را به دوره</w:t>
      </w:r>
      <w:ins w:id="104" w:author="Windows User" w:date="2019-10-28T04:50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5" w:author="Windows User" w:date="2019-10-28T04:50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های آموزشی پیش</w:t>
      </w:r>
      <w:ins w:id="106" w:author="Windows User" w:date="2019-10-28T04:50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07" w:author="Windows User" w:date="2019-10-28T04:50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دبستانی و حتی مهدهای کودک در ژاپن تسری داده </w:t>
      </w:r>
      <w:ins w:id="108" w:author="Windows User" w:date="2019-10-28T04:50:00Z">
        <w:r w:rsidR="000867CD">
          <w:rPr>
            <w:rFonts w:cs="B Nazanin" w:hint="cs"/>
            <w:sz w:val="28"/>
            <w:szCs w:val="28"/>
            <w:rtl/>
            <w:lang w:bidi="fa-IR"/>
          </w:rPr>
          <w:t>است.</w:t>
        </w:r>
      </w:ins>
      <w:del w:id="109" w:author="Windows User" w:date="2019-10-28T04:50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ins w:id="110" w:author="Windows User" w:date="2019-10-28T07:55:00Z">
        <w:r w:rsidR="00C47785">
          <w:rPr>
            <w:rFonts w:cs="B Nazanin" w:hint="cs"/>
            <w:sz w:val="28"/>
            <w:szCs w:val="28"/>
            <w:rtl/>
            <w:lang w:bidi="fa-IR"/>
          </w:rPr>
          <w:t xml:space="preserve">در ژاپن 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>نوع ویژه</w:t>
      </w:r>
      <w:ins w:id="111" w:author="Windows User" w:date="2019-10-28T04:50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2" w:author="Windows User" w:date="2019-10-28T04:50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ای از اجوکن</w:t>
      </w:r>
      <w:ins w:id="113" w:author="Windows User" w:date="2019-10-28T07:56:00Z">
        <w:r w:rsidR="00C47785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مختص</w:t>
      </w:r>
      <w:del w:id="114" w:author="Windows User" w:date="2019-10-28T04:51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به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آماده</w:t>
      </w:r>
      <w:ins w:id="115" w:author="Windows User" w:date="2019-10-28T04:50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16" w:author="Windows User" w:date="2019-10-28T04:50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سازی کودکان زیر </w:t>
      </w:r>
      <w:ins w:id="117" w:author="Windows User" w:date="2019-10-28T04:51:00Z">
        <w:r w:rsidR="000867CD">
          <w:rPr>
            <w:rFonts w:ascii="Calibri" w:hAnsi="Calibri" w:cs="Calibri"/>
            <w:sz w:val="28"/>
            <w:szCs w:val="28"/>
            <w:rtl/>
            <w:lang w:bidi="fa-IR"/>
          </w:rPr>
          <w:t>۶</w:t>
        </w:r>
      </w:ins>
      <w:del w:id="118" w:author="Windows User" w:date="2019-10-28T04:51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>6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سال برای گذراندن موفقیت</w:t>
      </w:r>
      <w:ins w:id="119" w:author="Windows User" w:date="2019-10-28T04:51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0" w:author="Windows User" w:date="2019-10-28T04:51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آمیز و ورود به پیش</w:t>
      </w:r>
      <w:ins w:id="121" w:author="Windows User" w:date="2019-10-28T04:51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2" w:author="Windows User" w:date="2019-10-28T04:51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دبستانی</w:t>
      </w:r>
      <w:ins w:id="123" w:author="Windows User" w:date="2019-10-28T04:51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24" w:author="Windows User" w:date="2019-10-28T04:51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های ممتاز و معروف نیز رواج دارد.</w:t>
      </w:r>
      <w:del w:id="125" w:author="Windows User" w:date="2019-10-28T04:51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3E6FBB" w:rsidRPr="00DF0050" w:rsidRDefault="003E6FBB" w:rsidP="009C614B">
      <w:pPr>
        <w:pStyle w:val="Heading1"/>
        <w:numPr>
          <w:ilvl w:val="0"/>
          <w:numId w:val="3"/>
        </w:numPr>
        <w:bidi/>
        <w:spacing w:before="120" w:after="120"/>
        <w:rPr>
          <w:sz w:val="28"/>
          <w:u w:val="none"/>
          <w:rtl/>
          <w:lang w:bidi="fa-IR"/>
        </w:rPr>
      </w:pPr>
      <w:r w:rsidRPr="00DF0050">
        <w:rPr>
          <w:rFonts w:hint="cs"/>
          <w:sz w:val="28"/>
          <w:u w:val="none"/>
          <w:rtl/>
          <w:lang w:bidi="fa-IR"/>
        </w:rPr>
        <w:t>آموزش گستره</w:t>
      </w:r>
      <w:ins w:id="126" w:author="Windows User" w:date="2019-10-28T04:51:00Z">
        <w:r w:rsidR="000867CD">
          <w:rPr>
            <w:rFonts w:hint="cs"/>
            <w:sz w:val="28"/>
            <w:u w:val="none"/>
            <w:rtl/>
            <w:lang w:bidi="fa-IR"/>
          </w:rPr>
          <w:t>‌</w:t>
        </w:r>
      </w:ins>
      <w:del w:id="127" w:author="Windows User" w:date="2019-10-28T04:51:00Z">
        <w:r w:rsidRPr="00DF0050" w:rsidDel="000867CD">
          <w:rPr>
            <w:rFonts w:hint="cs"/>
            <w:sz w:val="28"/>
            <w:u w:val="none"/>
            <w:rtl/>
            <w:lang w:bidi="fa-IR"/>
          </w:rPr>
          <w:delText xml:space="preserve"> </w:delText>
        </w:r>
      </w:del>
      <w:r w:rsidRPr="00DF0050">
        <w:rPr>
          <w:rFonts w:hint="cs"/>
          <w:sz w:val="28"/>
          <w:u w:val="none"/>
          <w:rtl/>
          <w:lang w:bidi="fa-IR"/>
        </w:rPr>
        <w:t>ای وسیع از اصول رفتار م</w:t>
      </w:r>
      <w:ins w:id="128" w:author="Windows User" w:date="2019-10-28T04:51:00Z">
        <w:r w:rsidR="000867CD">
          <w:rPr>
            <w:rFonts w:hint="cs"/>
            <w:sz w:val="28"/>
            <w:u w:val="none"/>
            <w:rtl/>
            <w:lang w:bidi="fa-IR"/>
          </w:rPr>
          <w:t>ؤ</w:t>
        </w:r>
      </w:ins>
      <w:del w:id="129" w:author="Windows User" w:date="2019-10-28T04:51:00Z">
        <w:r w:rsidRPr="00DF0050" w:rsidDel="000867CD">
          <w:rPr>
            <w:rFonts w:hint="cs"/>
            <w:sz w:val="28"/>
            <w:u w:val="none"/>
            <w:rtl/>
            <w:lang w:bidi="fa-IR"/>
          </w:rPr>
          <w:delText>و</w:delText>
        </w:r>
      </w:del>
      <w:r w:rsidRPr="00DF0050">
        <w:rPr>
          <w:rFonts w:hint="cs"/>
          <w:sz w:val="28"/>
          <w:u w:val="none"/>
          <w:rtl/>
          <w:lang w:bidi="fa-IR"/>
        </w:rPr>
        <w:t>دبانه</w:t>
      </w:r>
      <w:bookmarkEnd w:id="1"/>
      <w:r w:rsidRPr="00DF0050">
        <w:rPr>
          <w:rFonts w:hint="cs"/>
          <w:sz w:val="28"/>
          <w:u w:val="none"/>
          <w:rtl/>
          <w:lang w:bidi="fa-IR"/>
        </w:rPr>
        <w:t xml:space="preserve"> در ژاپن</w:t>
      </w:r>
    </w:p>
    <w:p w:rsidR="00A21D49" w:rsidRPr="00DF0050" w:rsidDel="00C47785" w:rsidRDefault="003E6FBB" w:rsidP="009C614B">
      <w:pPr>
        <w:bidi/>
        <w:spacing w:before="120" w:after="120"/>
        <w:ind w:firstLine="565"/>
        <w:jc w:val="both"/>
        <w:rPr>
          <w:del w:id="130" w:author="Windows User" w:date="2019-10-28T07:58:00Z"/>
          <w:rFonts w:cs="B Nazanin"/>
          <w:sz w:val="28"/>
          <w:szCs w:val="28"/>
          <w:rtl/>
          <w:lang w:bidi="fa-IR"/>
        </w:rPr>
      </w:pPr>
      <w:r w:rsidRPr="00DF0050">
        <w:rPr>
          <w:rFonts w:cs="B Nazanin" w:hint="cs"/>
          <w:sz w:val="28"/>
          <w:szCs w:val="28"/>
          <w:rtl/>
          <w:lang w:bidi="fa-IR"/>
        </w:rPr>
        <w:t>جامع</w:t>
      </w:r>
      <w:ins w:id="131" w:author="Windows User" w:date="2019-10-28T04:52:00Z">
        <w:r w:rsidR="000867CD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32" w:author="Windows User" w:date="2019-10-28T04:52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ژاپن را مردمی م</w:t>
      </w:r>
      <w:ins w:id="133" w:author="Windows User" w:date="2019-10-28T04:52:00Z">
        <w:r w:rsidR="000867CD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134" w:author="Windows User" w:date="2019-10-28T04:52:00Z">
        <w:r w:rsidRPr="00DF0050" w:rsidDel="000867CD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دب تشکیل می</w:t>
      </w:r>
      <w:ins w:id="135" w:author="Windows User" w:date="2019-10-28T04:52:00Z">
        <w:r w:rsidR="000867CD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36" w:author="Windows User" w:date="2019-10-28T04:52:00Z">
        <w:r w:rsidR="00A21D49" w:rsidRPr="00DF0050" w:rsidDel="000867C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A21D49" w:rsidRPr="00DF0050">
        <w:rPr>
          <w:rFonts w:cs="B Nazanin" w:hint="cs"/>
          <w:sz w:val="28"/>
          <w:szCs w:val="28"/>
          <w:rtl/>
          <w:lang w:bidi="fa-IR"/>
        </w:rPr>
        <w:t>دهند</w:t>
      </w:r>
      <w:ins w:id="137" w:author="Windows User" w:date="2019-10-28T04:52:00Z">
        <w:r w:rsidR="00BC6938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138" w:author="Windows User" w:date="2019-10-28T04:52:00Z">
        <w:r w:rsidR="00A21D49"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و</w:delText>
        </w:r>
      </w:del>
      <w:ins w:id="139" w:author="Windows User" w:date="2019-10-28T04:52:00Z">
        <w:r w:rsidR="00BC6938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del w:id="140" w:author="Windows User" w:date="2019-10-28T04:52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حداقل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می</w:t>
      </w:r>
      <w:ins w:id="141" w:author="Windows User" w:date="2019-10-28T04:52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42" w:author="Windows User" w:date="2019-10-28T04:52:00Z">
        <w:r w:rsidR="00A21D49"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توان گفت که </w:t>
      </w:r>
      <w:ins w:id="143" w:author="Windows User" w:date="2019-10-28T04:52:00Z">
        <w:r w:rsidR="00BC6938">
          <w:rPr>
            <w:rFonts w:cs="B Nazanin" w:hint="cs"/>
            <w:sz w:val="28"/>
            <w:szCs w:val="28"/>
            <w:rtl/>
            <w:lang w:bidi="fa-IR"/>
          </w:rPr>
          <w:t>بیشتر افراد</w:t>
        </w:r>
      </w:ins>
      <w:del w:id="144" w:author="Windows User" w:date="2019-10-28T04:52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اکثریت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جامعه</w:t>
      </w:r>
      <w:ins w:id="145" w:author="Windows User" w:date="2019-10-28T04:52:00Z">
        <w:r w:rsidR="00BC6938">
          <w:rPr>
            <w:rFonts w:cs="B Nazanin" w:hint="cs"/>
            <w:sz w:val="28"/>
            <w:szCs w:val="28"/>
            <w:rtl/>
            <w:lang w:bidi="fa-IR"/>
          </w:rPr>
          <w:t xml:space="preserve"> در کشور ژاپن</w:t>
        </w:r>
      </w:ins>
      <w:del w:id="146" w:author="Windows User" w:date="2019-10-28T04:53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شامل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افراد م</w:t>
      </w:r>
      <w:ins w:id="147" w:author="Windows User" w:date="2019-10-28T04:53:00Z">
        <w:r w:rsidR="00BC6938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148" w:author="Windows User" w:date="2019-10-28T04:53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دب</w:t>
      </w:r>
      <w:ins w:id="149" w:author="Windows User" w:date="2019-10-28T04:53:00Z">
        <w:r w:rsidR="00BC6938">
          <w:rPr>
            <w:rFonts w:cs="B Nazanin" w:hint="cs"/>
            <w:sz w:val="28"/>
            <w:szCs w:val="28"/>
            <w:rtl/>
            <w:lang w:bidi="fa-IR"/>
          </w:rPr>
          <w:t>ی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ins w:id="150" w:author="Windows User" w:date="2019-10-28T04:53:00Z">
        <w:r w:rsidR="00BC6938">
          <w:rPr>
            <w:rFonts w:cs="B Nazanin" w:hint="cs"/>
            <w:sz w:val="28"/>
            <w:szCs w:val="28"/>
            <w:rtl/>
            <w:lang w:bidi="fa-IR"/>
          </w:rPr>
          <w:t>هستند</w:t>
        </w:r>
      </w:ins>
      <w:del w:id="151" w:author="Windows User" w:date="2019-10-28T04:53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است</w:delText>
        </w:r>
      </w:del>
      <w:ins w:id="152" w:author="Windows User" w:date="2019-10-28T04:53:00Z">
        <w:r w:rsidR="00BC6938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153" w:author="Windows User" w:date="2019-10-28T04:53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.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ins w:id="154" w:author="Windows User" w:date="2019-10-28T04:53:00Z">
        <w:r w:rsidR="00BC6938">
          <w:rPr>
            <w:rFonts w:cs="B Nazanin" w:hint="cs"/>
            <w:sz w:val="28"/>
            <w:szCs w:val="28"/>
            <w:rtl/>
            <w:lang w:bidi="fa-IR"/>
          </w:rPr>
          <w:t>به‌ندرت</w:t>
        </w:r>
      </w:ins>
      <w:del w:id="155" w:author="Windows User" w:date="2019-10-28T04:54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برخورد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ب</w:t>
      </w:r>
      <w:ins w:id="156" w:author="Windows User" w:date="2019-10-28T07:57:00Z">
        <w:r w:rsidR="00C47785">
          <w:rPr>
            <w:rFonts w:cs="B Nazanin" w:hint="cs"/>
            <w:sz w:val="28"/>
            <w:szCs w:val="28"/>
            <w:rtl/>
            <w:lang w:bidi="fa-IR"/>
          </w:rPr>
          <w:t xml:space="preserve">ه </w:t>
        </w:r>
      </w:ins>
      <w:del w:id="157" w:author="Windows User" w:date="2019-10-28T07:57:00Z">
        <w:r w:rsidRPr="00DF0050" w:rsidDel="00C47785">
          <w:rPr>
            <w:rFonts w:cs="B Nazanin" w:hint="cs"/>
            <w:sz w:val="28"/>
            <w:szCs w:val="28"/>
            <w:rtl/>
            <w:lang w:bidi="fa-IR"/>
          </w:rPr>
          <w:delText xml:space="preserve">ا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یک ژاپنی بی</w:t>
      </w:r>
      <w:ins w:id="158" w:author="Windows User" w:date="2019-10-28T04:54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59" w:author="Windows User" w:date="2019-10-28T04:54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ادب و گستاخ</w:t>
      </w:r>
      <w:del w:id="160" w:author="Windows User" w:date="2019-10-28T04:54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del w:id="161" w:author="Windows User" w:date="2019-10-28T04:53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به ندرت</w:delText>
        </w:r>
      </w:del>
      <w:del w:id="162" w:author="Windows User" w:date="2019-10-28T04:54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اتفاق می افت</w:delText>
        </w:r>
      </w:del>
      <w:ins w:id="163" w:author="Windows User" w:date="2019-10-28T04:54:00Z">
        <w:r w:rsidR="00BC6938">
          <w:rPr>
            <w:rFonts w:cs="B Nazanin" w:hint="cs"/>
            <w:sz w:val="28"/>
            <w:szCs w:val="28"/>
            <w:rtl/>
            <w:lang w:bidi="fa-IR"/>
          </w:rPr>
          <w:t xml:space="preserve"> برمی‌خوریم</w:t>
        </w:r>
      </w:ins>
      <w:del w:id="164" w:author="Windows User" w:date="2019-10-28T04:54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د.</w:delText>
        </w:r>
      </w:del>
      <w:ins w:id="165" w:author="Windows User" w:date="2019-10-28T07:57:00Z">
        <w:r w:rsidR="00C47785">
          <w:rPr>
            <w:rFonts w:cs="B Nazanin" w:hint="cs"/>
            <w:sz w:val="28"/>
            <w:szCs w:val="28"/>
            <w:rtl/>
            <w:lang w:bidi="fa-IR"/>
          </w:rPr>
          <w:t xml:space="preserve">. </w:t>
        </w:r>
      </w:ins>
      <w:del w:id="166" w:author="Windows User" w:date="2019-10-28T07:57:00Z">
        <w:r w:rsidRPr="00DF0050" w:rsidDel="00C4778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اصول رفتاری بسیار زیادی وجود دارد که رفتار م</w:t>
      </w:r>
      <w:ins w:id="167" w:author="Windows User" w:date="2019-10-28T04:54:00Z">
        <w:r w:rsidR="00BC6938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168" w:author="Windows User" w:date="2019-10-28T04:54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دبانه</w:t>
      </w:r>
      <w:del w:id="169" w:author="Windows User" w:date="2019-10-28T07:57:00Z">
        <w:r w:rsidRPr="00DF0050" w:rsidDel="00C47785">
          <w:rPr>
            <w:rFonts w:cs="B Nazanin" w:hint="cs"/>
            <w:sz w:val="28"/>
            <w:szCs w:val="28"/>
            <w:rtl/>
            <w:lang w:bidi="fa-IR"/>
          </w:rPr>
          <w:delText xml:space="preserve"> و بهنجار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را از رفتار بی</w:t>
      </w:r>
      <w:ins w:id="170" w:author="Windows User" w:date="2019-10-28T04:54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71" w:author="Windows User" w:date="2019-10-28T04:54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ادبانه و گستاخانه متمایز می</w:t>
      </w:r>
      <w:ins w:id="172" w:author="Windows User" w:date="2019-10-28T04:55:00Z">
        <w:r w:rsidR="00BC6938">
          <w:rPr>
            <w:rFonts w:cs="B Nazanin" w:hint="cs"/>
            <w:sz w:val="28"/>
            <w:szCs w:val="28"/>
            <w:rtl/>
            <w:lang w:bidi="fa-IR"/>
          </w:rPr>
          <w:t>‌کند</w:t>
        </w:r>
      </w:ins>
      <w:del w:id="173" w:author="Windows User" w:date="2019-10-28T04:55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سازد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.</w:t>
      </w:r>
      <w:del w:id="174" w:author="Windows User" w:date="2019-10-28T07:57:00Z">
        <w:r w:rsidRPr="00DF0050" w:rsidDel="00C4778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اکث</w:t>
      </w:r>
      <w:ins w:id="175" w:author="Windows User" w:date="2019-10-28T04:55:00Z">
        <w:r w:rsidR="00BC6938">
          <w:rPr>
            <w:rFonts w:cs="B Nazanin" w:hint="cs"/>
            <w:sz w:val="28"/>
            <w:szCs w:val="28"/>
            <w:rtl/>
            <w:lang w:bidi="fa-IR"/>
          </w:rPr>
          <w:t>ر</w:t>
        </w:r>
      </w:ins>
      <w:del w:id="176" w:author="Windows User" w:date="2019-10-28T04:55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ریت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ins w:id="177" w:author="Windows User" w:date="2019-10-28T04:55:00Z">
        <w:r w:rsidR="00BC6938">
          <w:rPr>
            <w:rFonts w:cs="B Nazanin" w:hint="cs"/>
            <w:sz w:val="28"/>
            <w:szCs w:val="28"/>
            <w:rtl/>
            <w:lang w:bidi="fa-IR"/>
          </w:rPr>
          <w:t>مردم</w:t>
        </w:r>
      </w:ins>
      <w:del w:id="178" w:author="Windows User" w:date="2019-10-28T04:55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جامعه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ژاپن خود</w:t>
      </w:r>
      <w:r w:rsidR="00A21D49" w:rsidRPr="00DF0050">
        <w:rPr>
          <w:rFonts w:cs="B Nazanin" w:hint="cs"/>
          <w:sz w:val="28"/>
          <w:szCs w:val="28"/>
          <w:rtl/>
          <w:lang w:bidi="fa-IR"/>
        </w:rPr>
        <w:t xml:space="preserve"> را موظف می</w:t>
      </w:r>
      <w:ins w:id="179" w:author="Windows User" w:date="2019-10-28T04:55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0" w:author="Windows User" w:date="2019-10-28T04:55:00Z">
        <w:r w:rsidR="00A21D49"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A21D49" w:rsidRPr="00DF0050">
        <w:rPr>
          <w:rFonts w:cs="B Nazanin" w:hint="cs"/>
          <w:sz w:val="28"/>
          <w:szCs w:val="28"/>
          <w:rtl/>
          <w:lang w:bidi="fa-IR"/>
        </w:rPr>
        <w:t xml:space="preserve">دانند که از </w:t>
      </w:r>
      <w:r w:rsidR="00A21D49" w:rsidRPr="00DF0050">
        <w:rPr>
          <w:rFonts w:cs="B Nazanin" w:hint="cs"/>
          <w:sz w:val="28"/>
          <w:szCs w:val="28"/>
          <w:rtl/>
          <w:lang w:bidi="fa-IR"/>
        </w:rPr>
        <w:lastRenderedPageBreak/>
        <w:t>هنجارها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 و اصول رفتار م</w:t>
      </w:r>
      <w:ins w:id="181" w:author="Windows User" w:date="2019-10-28T04:55:00Z">
        <w:r w:rsidR="00BC6938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182" w:author="Windows User" w:date="2019-10-28T04:55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دبانه تبعیت </w:t>
      </w:r>
      <w:ins w:id="183" w:author="Windows User" w:date="2019-10-28T04:55:00Z">
        <w:r w:rsidR="00BC6938">
          <w:rPr>
            <w:rFonts w:cs="B Nazanin" w:hint="cs"/>
            <w:sz w:val="28"/>
            <w:szCs w:val="28"/>
            <w:rtl/>
            <w:lang w:bidi="fa-IR"/>
          </w:rPr>
          <w:t>کنند</w:t>
        </w:r>
      </w:ins>
      <w:del w:id="184" w:author="Windows User" w:date="2019-10-28T04:55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نمایند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. اصول و هنجارهای رفتار پسندیده در ژاپن بسیار گسترده است. گستردگی این اصول را می</w:t>
      </w:r>
      <w:ins w:id="185" w:author="Windows User" w:date="2019-10-28T04:55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86" w:author="Windows User" w:date="2019-10-28T04:55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توان در زبان ژ</w:t>
      </w:r>
      <w:r w:rsidR="00A21D49" w:rsidRPr="00DF0050">
        <w:rPr>
          <w:rFonts w:cs="B Nazanin" w:hint="cs"/>
          <w:sz w:val="28"/>
          <w:szCs w:val="28"/>
          <w:rtl/>
          <w:lang w:bidi="fa-IR"/>
        </w:rPr>
        <w:t>اپنی تشخیص داد که</w:t>
      </w:r>
      <w:del w:id="187" w:author="Windows User" w:date="2019-10-28T04:56:00Z">
        <w:r w:rsidR="00A21D49"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شامل </w:delText>
        </w:r>
      </w:del>
      <w:r w:rsidR="00A21D49" w:rsidRPr="00DF0050">
        <w:rPr>
          <w:rFonts w:cs="B Nazanin" w:hint="cs"/>
          <w:sz w:val="28"/>
          <w:szCs w:val="28"/>
          <w:rtl/>
          <w:lang w:bidi="fa-IR"/>
        </w:rPr>
        <w:t xml:space="preserve"> گستر</w:t>
      </w:r>
      <w:ins w:id="188" w:author="Windows User" w:date="2019-10-28T04:56:00Z">
        <w:r w:rsidR="00BC6938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189" w:author="Windows User" w:date="2019-10-28T04:56:00Z">
        <w:r w:rsidR="00A21D49" w:rsidRPr="00DF0050" w:rsidDel="00BC6938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وسیعی از کلمات م</w:t>
      </w:r>
      <w:ins w:id="190" w:author="Windows User" w:date="2019-10-28T04:56:00Z">
        <w:r w:rsidR="00BC6938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191" w:author="Windows User" w:date="2019-10-28T04:56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دبانه و رسمی را شامل می</w:t>
      </w:r>
      <w:ins w:id="192" w:author="Windows User" w:date="2019-10-28T04:56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3" w:author="Windows User" w:date="2019-10-28T04:56:00Z">
        <w:r w:rsidR="00A21D49"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شود که هنگام صحبت باید رعایت شود.</w:t>
      </w:r>
      <w:del w:id="194" w:author="Windows User" w:date="2019-10-28T04:56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195" w:author="Windows User" w:date="2019-10-28T07:58:00Z">
        <w:r w:rsidR="00C47785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</w:p>
    <w:p w:rsidR="00A21D49" w:rsidRPr="00DF0050" w:rsidRDefault="003E6FBB" w:rsidP="008A4E06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  <w:lang w:bidi="fa-IR"/>
        </w:rPr>
      </w:pPr>
      <w:r w:rsidRPr="00DF0050">
        <w:rPr>
          <w:rFonts w:cs="B Nazanin" w:hint="cs"/>
          <w:sz w:val="28"/>
          <w:szCs w:val="28"/>
          <w:rtl/>
          <w:lang w:bidi="fa-IR"/>
        </w:rPr>
        <w:t>آنچه در جامعه و میان مردم پسندیده است و انتظار می</w:t>
      </w:r>
      <w:ins w:id="196" w:author="Windows User" w:date="2019-10-28T04:56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197" w:author="Windows User" w:date="2019-10-28T04:56:00Z">
        <w:r w:rsidR="00A21D49"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رود که همه طبق آن رفتار کنند، اصول رفتار م</w:t>
      </w:r>
      <w:ins w:id="198" w:author="Windows User" w:date="2019-10-28T04:56:00Z">
        <w:r w:rsidR="00BC6938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199" w:author="Windows User" w:date="2019-10-28T04:56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دبانه و رسمی است. کاربرد زبان و رفتار غیر</w:t>
      </w:r>
      <w:del w:id="200" w:author="Windows User" w:date="2019-10-28T04:56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رسمی </w:t>
      </w:r>
      <w:ins w:id="201" w:author="Windows User" w:date="2019-10-28T04:56:00Z">
        <w:r w:rsidR="00BC6938">
          <w:rPr>
            <w:rFonts w:cs="B Nazanin" w:hint="cs"/>
            <w:sz w:val="28"/>
            <w:szCs w:val="28"/>
            <w:rtl/>
            <w:lang w:bidi="fa-IR"/>
          </w:rPr>
          <w:t>فقط</w:t>
        </w:r>
      </w:ins>
      <w:del w:id="202" w:author="Windows User" w:date="2019-10-28T04:56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تنها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در میان دوستان نزدیک و افراد خانواده </w:t>
      </w:r>
      <w:ins w:id="203" w:author="Windows User" w:date="2019-10-28T04:57:00Z">
        <w:r w:rsidR="00BC6938">
          <w:rPr>
            <w:rFonts w:cs="B Nazanin" w:hint="cs"/>
            <w:sz w:val="28"/>
            <w:szCs w:val="28"/>
            <w:rtl/>
            <w:lang w:bidi="fa-IR"/>
          </w:rPr>
          <w:t>پذیرفتنی</w:t>
        </w:r>
      </w:ins>
      <w:del w:id="204" w:author="Windows User" w:date="2019-10-28T04:57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قابل قبول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است. ارشد</w:t>
      </w:r>
      <w:ins w:id="205" w:author="Windows User" w:date="2019-10-28T04:57:00Z">
        <w:r w:rsidR="00BC6938">
          <w:rPr>
            <w:rFonts w:cs="B Nazanin" w:hint="cs"/>
            <w:sz w:val="28"/>
            <w:szCs w:val="28"/>
            <w:rtl/>
            <w:lang w:bidi="fa-IR"/>
          </w:rPr>
          <w:t xml:space="preserve"> بودن</w:t>
        </w:r>
      </w:ins>
      <w:del w:id="206" w:author="Windows User" w:date="2019-10-28T04:57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یت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از نظر سن و مقام نیز یک عامل تعیین</w:t>
      </w:r>
      <w:ins w:id="207" w:author="Windows User" w:date="2019-10-28T04:57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08" w:author="Windows User" w:date="2019-10-28T04:57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کننده در رفتار پسندیده است.</w:t>
      </w:r>
      <w:del w:id="209" w:author="Windows User" w:date="2019-10-28T04:57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3E6FBB" w:rsidRPr="00DF0050" w:rsidRDefault="003E6FBB" w:rsidP="00FD4D6B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  <w:lang w:bidi="fa-IR"/>
        </w:rPr>
      </w:pPr>
      <w:r w:rsidRPr="00DF0050">
        <w:rPr>
          <w:rFonts w:cs="B Nazanin" w:hint="cs"/>
          <w:sz w:val="28"/>
          <w:szCs w:val="28"/>
          <w:rtl/>
          <w:lang w:bidi="fa-IR"/>
        </w:rPr>
        <w:t>ژاپنی</w:t>
      </w:r>
      <w:ins w:id="210" w:author="Windows User" w:date="2019-10-28T04:57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11" w:author="Windows User" w:date="2019-10-28T04:57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 عموما</w:t>
      </w:r>
      <w:ins w:id="212" w:author="Windows User" w:date="2019-10-28T04:57:00Z">
        <w:r w:rsidR="00BC6938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نوع خاصی از رفتار و گفتار م</w:t>
      </w:r>
      <w:ins w:id="213" w:author="Windows User" w:date="2019-10-28T04:57:00Z">
        <w:r w:rsidR="00BC6938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214" w:author="Windows User" w:date="2019-10-28T04:57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دبانه و رسمی را </w:t>
      </w:r>
      <w:ins w:id="215" w:author="Windows User" w:date="2019-10-28T04:58:00Z">
        <w:r w:rsidR="00BC6938">
          <w:rPr>
            <w:rFonts w:cs="B Nazanin" w:hint="cs"/>
            <w:sz w:val="28"/>
            <w:szCs w:val="28"/>
            <w:rtl/>
            <w:lang w:bidi="fa-IR"/>
          </w:rPr>
          <w:t>در مقابل</w:t>
        </w:r>
      </w:ins>
      <w:del w:id="216" w:author="Windows User" w:date="2019-10-28T04:58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نزد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افراد ارشد به کار می</w:t>
      </w:r>
      <w:ins w:id="217" w:author="Windows User" w:date="2019-10-28T04:58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18" w:author="Windows User" w:date="2019-10-28T04:58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گیرند </w:t>
      </w:r>
      <w:ins w:id="219" w:author="Windows User" w:date="2019-10-28T04:58:00Z">
        <w:r w:rsidR="00BC6938">
          <w:rPr>
            <w:rFonts w:cs="B Nazanin" w:hint="cs"/>
            <w:sz w:val="28"/>
            <w:szCs w:val="28"/>
            <w:rtl/>
            <w:lang w:bidi="fa-IR"/>
          </w:rPr>
          <w:t>که</w:t>
        </w:r>
      </w:ins>
      <w:del w:id="220" w:author="Windows User" w:date="2019-10-28T04:58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del w:id="221" w:author="Windows User" w:date="2019-10-28T07:59:00Z">
        <w:r w:rsidRPr="00DF0050" w:rsidDel="00986C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del w:id="222" w:author="Windows User" w:date="2019-10-28T04:58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عدم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توجه</w:t>
      </w:r>
      <w:ins w:id="223" w:author="Windows User" w:date="2019-10-28T07:59:00Z">
        <w:r w:rsidR="00986C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ins w:id="224" w:author="Windows User" w:date="2019-10-28T04:58:00Z">
        <w:r w:rsidR="00BC6938">
          <w:rPr>
            <w:rFonts w:cs="B Nazanin" w:hint="cs"/>
            <w:sz w:val="28"/>
            <w:szCs w:val="28"/>
            <w:rtl/>
            <w:lang w:bidi="fa-IR"/>
          </w:rPr>
          <w:t>نکردن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به آن اصول نزد فرد </w:t>
      </w:r>
      <w:ins w:id="225" w:author="Windows User" w:date="2019-10-28T04:58:00Z">
        <w:r w:rsidR="00BC6938">
          <w:rPr>
            <w:rFonts w:cs="B Nazanin" w:hint="cs"/>
            <w:sz w:val="28"/>
            <w:szCs w:val="28"/>
            <w:rtl/>
            <w:lang w:bidi="fa-IR"/>
          </w:rPr>
          <w:t>بزرگتر</w:t>
        </w:r>
      </w:ins>
      <w:del w:id="226" w:author="Windows User" w:date="2019-10-28T04:58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مهتر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از لحاظ سنی و یا مقام ارشد در محیط کاری، گستاخی پنداشته می</w:t>
      </w:r>
      <w:ins w:id="227" w:author="Windows User" w:date="2019-10-28T04:59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28" w:author="Windows User" w:date="2019-10-28T04:59:00Z">
        <w:r w:rsidR="00A21D49"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شود.</w:t>
      </w:r>
      <w:r w:rsidRPr="00DF0050">
        <w:rPr>
          <w:rFonts w:cs="B Nazanin" w:hint="cs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مردم </w:t>
      </w:r>
      <w:ins w:id="229" w:author="Windows User" w:date="2019-10-28T04:59:00Z">
        <w:r w:rsidR="00BC6938">
          <w:rPr>
            <w:rFonts w:cs="B Nazanin" w:hint="cs"/>
            <w:sz w:val="28"/>
            <w:szCs w:val="28"/>
            <w:rtl/>
            <w:lang w:bidi="fa-IR"/>
          </w:rPr>
          <w:t>ژاپن</w:t>
        </w:r>
      </w:ins>
      <w:del w:id="230" w:author="Windows User" w:date="2019-10-28T04:59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جامعه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به</w:t>
      </w:r>
      <w:ins w:id="231" w:author="Windows User" w:date="2019-10-28T04:59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32" w:author="Windows User" w:date="2019-10-28T04:59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ندرت صدای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خود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را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بالا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می</w:t>
      </w:r>
      <w:ins w:id="233" w:author="Windows User" w:date="2019-10-28T04:59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34" w:author="Windows User" w:date="2019-10-28T04:59:00Z">
        <w:r w:rsidRPr="00DF0050" w:rsidDel="00BC693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برند</w:t>
      </w:r>
      <w:ins w:id="235" w:author="Windows User" w:date="2019-10-28T04:59:00Z">
        <w:r w:rsidR="00BC6938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236" w:author="Windows User" w:date="2019-10-28T04:59:00Z">
        <w:r w:rsidRPr="00DF0050" w:rsidDel="00BC6938">
          <w:rPr>
            <w:rFonts w:cs="B Nazanin"/>
            <w:sz w:val="28"/>
            <w:szCs w:val="28"/>
            <w:rtl/>
            <w:lang w:bidi="fa-IR"/>
          </w:rPr>
          <w:delText xml:space="preserve"> (</w:delText>
        </w:r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حداقل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در مکان</w:t>
      </w:r>
      <w:ins w:id="237" w:author="Windows User" w:date="2019-10-28T04:59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38" w:author="Windows User" w:date="2019-10-28T04:59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های عمومی غالبا</w:t>
      </w:r>
      <w:ins w:id="239" w:author="Windows User" w:date="2019-10-28T04:59:00Z">
        <w:r w:rsidR="00BC6938">
          <w:rPr>
            <w:rFonts w:cs="B Nazanin" w:hint="cs"/>
            <w:sz w:val="28"/>
            <w:szCs w:val="28"/>
            <w:rtl/>
            <w:lang w:bidi="fa-IR"/>
          </w:rPr>
          <w:t>ً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اینگونه</w:t>
      </w:r>
      <w:ins w:id="240" w:author="Windows User" w:date="2019-10-28T04:59:00Z">
        <w:r w:rsidR="00BC6938">
          <w:rPr>
            <w:rFonts w:cs="B Nazanin" w:hint="cs"/>
            <w:sz w:val="28"/>
            <w:szCs w:val="28"/>
            <w:rtl/>
            <w:lang w:bidi="fa-IR"/>
          </w:rPr>
          <w:t xml:space="preserve"> رفتار نابهنجار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مشاهده </w:t>
      </w:r>
      <w:ins w:id="241" w:author="Windows User" w:date="2019-10-28T05:00:00Z">
        <w:r w:rsidR="00BC6938">
          <w:rPr>
            <w:rFonts w:cs="B Nazanin" w:hint="cs"/>
            <w:sz w:val="28"/>
            <w:szCs w:val="28"/>
            <w:rtl/>
            <w:lang w:bidi="fa-IR"/>
          </w:rPr>
          <w:t>ن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>می</w:t>
      </w:r>
      <w:ins w:id="242" w:author="Windows User" w:date="2019-10-28T05:00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43" w:author="Windows User" w:date="2019-10-28T05:00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شود</w:t>
      </w:r>
      <w:ins w:id="244" w:author="Windows User" w:date="2019-10-28T05:00:00Z">
        <w:r w:rsidR="00BC6938">
          <w:rPr>
            <w:rFonts w:cs="B Nazanin" w:hint="cs"/>
            <w:sz w:val="28"/>
            <w:szCs w:val="28"/>
            <w:rtl/>
            <w:lang w:bidi="fa-IR"/>
          </w:rPr>
          <w:t>.</w:t>
        </w:r>
      </w:ins>
      <w:del w:id="245" w:author="Windows User" w:date="2019-10-28T05:00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).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ins w:id="246" w:author="Windows User" w:date="2019-10-28T08:00:00Z">
        <w:r w:rsidR="00986CC9">
          <w:rPr>
            <w:rFonts w:cs="B Nazanin" w:hint="cs"/>
            <w:sz w:val="28"/>
            <w:szCs w:val="28"/>
            <w:rtl/>
            <w:lang w:bidi="fa-IR"/>
          </w:rPr>
          <w:t xml:space="preserve">در میان ژاپنی‌ها </w:t>
        </w:r>
      </w:ins>
      <w:r w:rsidRPr="00DF0050">
        <w:rPr>
          <w:rFonts w:cs="B Nazanin"/>
          <w:sz w:val="28"/>
          <w:szCs w:val="28"/>
          <w:rtl/>
          <w:lang w:bidi="fa-IR"/>
        </w:rPr>
        <w:t>برهم</w:t>
      </w:r>
      <w:ins w:id="247" w:author="Windows User" w:date="2019-10-28T07:59:00Z">
        <w:r w:rsidR="00986C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48" w:author="Windows User" w:date="2019-10-28T07:59:00Z">
        <w:r w:rsidRPr="00DF0050" w:rsidDel="00986CC9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/>
          <w:sz w:val="28"/>
          <w:szCs w:val="28"/>
          <w:rtl/>
          <w:lang w:bidi="fa-IR"/>
        </w:rPr>
        <w:t>زدن صف انتظار و انجام هرگونه عمل</w:t>
      </w:r>
      <w:r w:rsidRPr="00DF0050">
        <w:rPr>
          <w:rFonts w:cs="B Nazanin" w:hint="cs"/>
          <w:sz w:val="28"/>
          <w:szCs w:val="28"/>
          <w:rtl/>
          <w:lang w:bidi="fa-IR"/>
        </w:rPr>
        <w:t>ی</w:t>
      </w:r>
      <w:r w:rsidRPr="00DF0050">
        <w:rPr>
          <w:rFonts w:cs="B Nazanin"/>
          <w:sz w:val="28"/>
          <w:szCs w:val="28"/>
          <w:rtl/>
          <w:lang w:bidi="fa-IR"/>
        </w:rPr>
        <w:t xml:space="preserve"> که </w:t>
      </w:r>
      <w:ins w:id="249" w:author="Windows User" w:date="2019-10-28T05:00:00Z">
        <w:r w:rsidR="00BC6938">
          <w:rPr>
            <w:rFonts w:cs="B Nazanin" w:hint="cs"/>
            <w:sz w:val="28"/>
            <w:szCs w:val="28"/>
            <w:rtl/>
            <w:lang w:bidi="fa-IR"/>
          </w:rPr>
          <w:t>سبب</w:t>
        </w:r>
      </w:ins>
      <w:del w:id="250" w:author="Windows User" w:date="2019-10-28T05:00:00Z">
        <w:r w:rsidRPr="00DF0050" w:rsidDel="00BC6938">
          <w:rPr>
            <w:rFonts w:cs="B Nazanin"/>
            <w:sz w:val="28"/>
            <w:szCs w:val="28"/>
            <w:rtl/>
            <w:lang w:bidi="fa-IR"/>
          </w:rPr>
          <w:delText>منجر به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اذ</w:t>
      </w:r>
      <w:r w:rsidRPr="00DF0050">
        <w:rPr>
          <w:rFonts w:cs="B Nazanin" w:hint="cs"/>
          <w:sz w:val="28"/>
          <w:szCs w:val="28"/>
          <w:rtl/>
          <w:lang w:bidi="fa-IR"/>
        </w:rPr>
        <w:t>ی</w:t>
      </w:r>
      <w:r w:rsidRPr="00DF0050">
        <w:rPr>
          <w:rFonts w:cs="B Nazanin" w:hint="eastAsia"/>
          <w:sz w:val="28"/>
          <w:szCs w:val="28"/>
          <w:rtl/>
          <w:lang w:bidi="fa-IR"/>
        </w:rPr>
        <w:t>ت</w:t>
      </w:r>
      <w:ins w:id="251" w:author="Windows User" w:date="2019-10-28T05:00:00Z">
        <w:r w:rsidR="00BC6938">
          <w:rPr>
            <w:rFonts w:cs="B Nazanin" w:hint="cs"/>
            <w:sz w:val="28"/>
            <w:szCs w:val="28"/>
            <w:rtl/>
            <w:lang w:bidi="fa-IR"/>
          </w:rPr>
          <w:t xml:space="preserve"> و آزار</w:t>
        </w:r>
      </w:ins>
      <w:r w:rsidRPr="00DF0050">
        <w:rPr>
          <w:rFonts w:cs="B Nazanin"/>
          <w:sz w:val="28"/>
          <w:szCs w:val="28"/>
          <w:rtl/>
          <w:lang w:bidi="fa-IR"/>
        </w:rPr>
        <w:t xml:space="preserve"> د</w:t>
      </w:r>
      <w:r w:rsidRPr="00DF0050">
        <w:rPr>
          <w:rFonts w:cs="B Nazanin" w:hint="cs"/>
          <w:sz w:val="28"/>
          <w:szCs w:val="28"/>
          <w:rtl/>
          <w:lang w:bidi="fa-IR"/>
        </w:rPr>
        <w:t>ی</w:t>
      </w:r>
      <w:r w:rsidRPr="00DF0050">
        <w:rPr>
          <w:rFonts w:cs="B Nazanin" w:hint="eastAsia"/>
          <w:sz w:val="28"/>
          <w:szCs w:val="28"/>
          <w:rtl/>
          <w:lang w:bidi="fa-IR"/>
        </w:rPr>
        <w:t>گران</w:t>
      </w:r>
      <w:r w:rsidRPr="00DF0050">
        <w:rPr>
          <w:rFonts w:cs="B Nazanin"/>
          <w:sz w:val="28"/>
          <w:szCs w:val="28"/>
          <w:rtl/>
          <w:lang w:bidi="fa-IR"/>
        </w:rPr>
        <w:t xml:space="preserve"> شو</w:t>
      </w:r>
      <w:r w:rsidRPr="00DF0050">
        <w:rPr>
          <w:rFonts w:cs="B Nazanin" w:hint="cs"/>
          <w:sz w:val="28"/>
          <w:szCs w:val="28"/>
          <w:rtl/>
          <w:lang w:bidi="fa-IR"/>
        </w:rPr>
        <w:t>د</w:t>
      </w:r>
      <w:ins w:id="252" w:author="Windows User" w:date="2019-10-28T05:01:00Z">
        <w:r w:rsidR="00BC6938">
          <w:rPr>
            <w:rFonts w:cs="B Nazanin" w:hint="cs"/>
            <w:sz w:val="28"/>
            <w:szCs w:val="28"/>
            <w:rtl/>
            <w:lang w:bidi="fa-IR"/>
          </w:rPr>
          <w:t xml:space="preserve"> یا</w:t>
        </w:r>
      </w:ins>
      <w:del w:id="253" w:author="Windows User" w:date="2019-10-28T05:01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،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رفتار مغرورانه و لاابال</w:t>
      </w:r>
      <w:r w:rsidRPr="00DF0050">
        <w:rPr>
          <w:rFonts w:cs="B Nazanin" w:hint="cs"/>
          <w:sz w:val="28"/>
          <w:szCs w:val="28"/>
          <w:rtl/>
          <w:lang w:bidi="fa-IR"/>
        </w:rPr>
        <w:t>ی</w:t>
      </w:r>
      <w:ins w:id="254" w:author="Windows User" w:date="2019-10-28T08:00:00Z">
        <w:r w:rsidR="00986CC9">
          <w:rPr>
            <w:rFonts w:cs="B Nazanin" w:hint="cs"/>
            <w:sz w:val="28"/>
            <w:szCs w:val="28"/>
            <w:rtl/>
            <w:lang w:bidi="fa-IR"/>
          </w:rPr>
          <w:t>‌گری</w:t>
        </w:r>
      </w:ins>
      <w:r w:rsidRPr="00DF0050">
        <w:rPr>
          <w:rFonts w:cs="B Nazanin"/>
          <w:sz w:val="28"/>
          <w:szCs w:val="28"/>
          <w:rtl/>
          <w:lang w:bidi="fa-IR"/>
        </w:rPr>
        <w:t xml:space="preserve"> ن</w:t>
      </w:r>
      <w:r w:rsidRPr="00DF0050">
        <w:rPr>
          <w:rFonts w:cs="B Nazanin" w:hint="cs"/>
          <w:sz w:val="28"/>
          <w:szCs w:val="28"/>
          <w:rtl/>
          <w:lang w:bidi="fa-IR"/>
        </w:rPr>
        <w:t>ی</w:t>
      </w:r>
      <w:r w:rsidRPr="00DF0050">
        <w:rPr>
          <w:rFonts w:cs="B Nazanin" w:hint="eastAsia"/>
          <w:sz w:val="28"/>
          <w:szCs w:val="28"/>
          <w:rtl/>
          <w:lang w:bidi="fa-IR"/>
        </w:rPr>
        <w:t>ز</w:t>
      </w:r>
      <w:r w:rsidRPr="00DF0050">
        <w:rPr>
          <w:rFonts w:cs="B Nazanin"/>
          <w:sz w:val="28"/>
          <w:szCs w:val="28"/>
          <w:rtl/>
          <w:lang w:bidi="fa-IR"/>
        </w:rPr>
        <w:t xml:space="preserve"> به</w:t>
      </w:r>
      <w:ins w:id="255" w:author="Windows User" w:date="2019-10-28T05:01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56" w:author="Windows User" w:date="2019-10-28T05:01:00Z">
        <w:r w:rsidRPr="00DF0050" w:rsidDel="00BC693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/>
          <w:sz w:val="28"/>
          <w:szCs w:val="28"/>
          <w:rtl/>
          <w:lang w:bidi="fa-IR"/>
        </w:rPr>
        <w:t>ندرت د</w:t>
      </w:r>
      <w:r w:rsidRPr="00DF0050">
        <w:rPr>
          <w:rFonts w:cs="B Nazanin" w:hint="cs"/>
          <w:sz w:val="28"/>
          <w:szCs w:val="28"/>
          <w:rtl/>
          <w:lang w:bidi="fa-IR"/>
        </w:rPr>
        <w:t>ی</w:t>
      </w:r>
      <w:r w:rsidRPr="00DF0050">
        <w:rPr>
          <w:rFonts w:cs="B Nazanin" w:hint="eastAsia"/>
          <w:sz w:val="28"/>
          <w:szCs w:val="28"/>
          <w:rtl/>
          <w:lang w:bidi="fa-IR"/>
        </w:rPr>
        <w:t>ده</w:t>
      </w:r>
      <w:r w:rsidRPr="00DF0050">
        <w:rPr>
          <w:rFonts w:cs="B Nazanin"/>
          <w:sz w:val="28"/>
          <w:szCs w:val="28"/>
          <w:rtl/>
          <w:lang w:bidi="fa-IR"/>
        </w:rPr>
        <w:t xml:space="preserve"> م</w:t>
      </w:r>
      <w:r w:rsidRPr="00DF0050">
        <w:rPr>
          <w:rFonts w:cs="B Nazanin" w:hint="cs"/>
          <w:sz w:val="28"/>
          <w:szCs w:val="28"/>
          <w:rtl/>
          <w:lang w:bidi="fa-IR"/>
        </w:rPr>
        <w:t>ی</w:t>
      </w:r>
      <w:ins w:id="257" w:author="Windows User" w:date="2019-10-28T05:01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58" w:author="Windows User" w:date="2019-10-28T05:01:00Z">
        <w:r w:rsidR="00A21D49"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eastAsia"/>
          <w:sz w:val="28"/>
          <w:szCs w:val="28"/>
          <w:rtl/>
          <w:lang w:bidi="fa-IR"/>
        </w:rPr>
        <w:t>شود</w:t>
      </w:r>
      <w:r w:rsidRPr="00DF0050">
        <w:rPr>
          <w:rFonts w:cs="B Nazanin"/>
          <w:sz w:val="28"/>
          <w:szCs w:val="28"/>
          <w:rtl/>
          <w:lang w:bidi="fa-IR"/>
        </w:rPr>
        <w:t>.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 پوزش</w:t>
      </w:r>
      <w:ins w:id="259" w:author="Windows User" w:date="2019-10-28T05:01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60" w:author="Windows User" w:date="2019-10-28T05:01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خواهی</w:t>
      </w:r>
      <w:del w:id="261" w:author="Windows User" w:date="2019-10-28T05:01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بسیار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در گفتار و رفتار ژاپنی</w:t>
      </w:r>
      <w:ins w:id="262" w:author="Windows User" w:date="2019-10-28T05:01:00Z">
        <w:r w:rsidR="00BC6938">
          <w:rPr>
            <w:rFonts w:cs="B Nazanin" w:hint="cs"/>
            <w:sz w:val="28"/>
            <w:szCs w:val="28"/>
            <w:rtl/>
            <w:lang w:bidi="fa-IR"/>
          </w:rPr>
          <w:t xml:space="preserve"> بسیار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رایج است و آن</w:t>
      </w:r>
      <w:ins w:id="263" w:author="Windows User" w:date="2019-10-28T05:01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>ها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برای پوزش</w:t>
      </w:r>
      <w:ins w:id="264" w:author="Windows User" w:date="2019-10-28T05:02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65" w:author="Windows User" w:date="2019-10-28T05:02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خواهی از دیگران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خجالت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نمی</w:t>
      </w:r>
      <w:ins w:id="266" w:author="Windows User" w:date="2019-10-28T05:02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67" w:author="Windows User" w:date="2019-10-28T05:02:00Z">
        <w:r w:rsidRPr="00DF0050" w:rsidDel="00BC693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کشند</w:t>
      </w:r>
      <w:r w:rsidRPr="00DF0050">
        <w:rPr>
          <w:rFonts w:cs="B Nazanin"/>
          <w:sz w:val="28"/>
          <w:szCs w:val="28"/>
          <w:rtl/>
          <w:lang w:bidi="fa-IR"/>
        </w:rPr>
        <w:t xml:space="preserve">. </w:t>
      </w:r>
      <w:r w:rsidRPr="00DF0050">
        <w:rPr>
          <w:rFonts w:cs="B Nazanin" w:hint="cs"/>
          <w:sz w:val="28"/>
          <w:szCs w:val="28"/>
          <w:rtl/>
          <w:lang w:bidi="fa-IR"/>
        </w:rPr>
        <w:t>رواج</w:t>
      </w:r>
      <w:del w:id="268" w:author="Windows User" w:date="2019-10-28T08:00:00Z">
        <w:r w:rsidRPr="00DF0050" w:rsidDel="00986CC9">
          <w:rPr>
            <w:rFonts w:cs="B Nazanin" w:hint="cs"/>
            <w:sz w:val="28"/>
            <w:szCs w:val="28"/>
            <w:rtl/>
            <w:lang w:bidi="fa-IR"/>
          </w:rPr>
          <w:delText xml:space="preserve"> غالب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رفتارم</w:t>
      </w:r>
      <w:ins w:id="269" w:author="Windows User" w:date="2019-10-28T05:02:00Z">
        <w:r w:rsidR="00BC6938">
          <w:rPr>
            <w:rFonts w:cs="B Nazanin" w:hint="cs"/>
            <w:sz w:val="28"/>
            <w:szCs w:val="28"/>
            <w:rtl/>
            <w:lang w:bidi="fa-IR"/>
          </w:rPr>
          <w:t>ؤ</w:t>
        </w:r>
      </w:ins>
      <w:del w:id="270" w:author="Windows User" w:date="2019-10-28T05:02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>و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دبانه به اندازه</w:t>
      </w:r>
      <w:ins w:id="271" w:author="Windows User" w:date="2019-10-28T05:02:00Z">
        <w:r w:rsidR="00BC693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2" w:author="Windows User" w:date="2019-10-28T05:02:00Z">
        <w:r w:rsidRPr="00DF0050" w:rsidDel="00BC693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ای است که برخورد با رفتار نابهنجار و بی</w:t>
      </w:r>
      <w:ins w:id="273" w:author="Windows User" w:date="2019-10-28T08:00:00Z">
        <w:r w:rsidR="00986CC9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4" w:author="Windows User" w:date="2019-10-28T08:00:00Z">
        <w:r w:rsidRPr="00DF0050" w:rsidDel="00986CC9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ادبانه فرد را شگفت</w:t>
      </w:r>
      <w:ins w:id="275" w:author="Windows User" w:date="2019-10-28T05:02:00Z">
        <w:r w:rsidR="000C4B3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6" w:author="Windows User" w:date="2019-10-28T05:02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زده می</w:t>
      </w:r>
      <w:ins w:id="277" w:author="Windows User" w:date="2019-10-28T05:02:00Z">
        <w:r w:rsidR="000C4B3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78" w:author="Windows User" w:date="2019-10-28T05:02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کند. یکی از اصول رفتاری</w:t>
      </w:r>
      <w:ins w:id="279" w:author="Windows User" w:date="2019-10-28T05:02:00Z">
        <w:r w:rsidR="000C4B3C">
          <w:rPr>
            <w:rFonts w:cs="B Nazanin" w:hint="cs"/>
            <w:sz w:val="28"/>
            <w:szCs w:val="28"/>
            <w:rtl/>
            <w:lang w:bidi="fa-IR"/>
          </w:rPr>
          <w:t xml:space="preserve"> که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بسیار</w:t>
      </w:r>
      <w:ins w:id="280" w:author="Windows User" w:date="2019-10-28T05:02:00Z">
        <w:r w:rsidR="000C4B3C">
          <w:rPr>
            <w:rFonts w:cs="B Nazanin" w:hint="cs"/>
            <w:sz w:val="28"/>
            <w:szCs w:val="28"/>
            <w:rtl/>
            <w:lang w:bidi="fa-IR"/>
          </w:rPr>
          <w:t xml:space="preserve"> مورد</w:t>
        </w:r>
      </w:ins>
      <w:del w:id="281" w:author="Windows User" w:date="2019-10-28T05:02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قابل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توجه ژاپنی</w:t>
      </w:r>
      <w:ins w:id="282" w:author="Windows User" w:date="2019-10-28T05:02:00Z">
        <w:r w:rsidR="000C4B3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83" w:author="Windows User" w:date="2019-10-28T05:02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</w:t>
      </w:r>
      <w:ins w:id="284" w:author="Windows User" w:date="2019-10-28T05:02:00Z">
        <w:r w:rsidR="000C4B3C">
          <w:rPr>
            <w:rFonts w:cs="B Nazanin" w:hint="cs"/>
            <w:sz w:val="28"/>
            <w:szCs w:val="28"/>
            <w:rtl/>
            <w:lang w:bidi="fa-IR"/>
          </w:rPr>
          <w:t xml:space="preserve"> بوده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>، انضباط کم</w:t>
      </w:r>
      <w:ins w:id="285" w:author="Windows User" w:date="2019-10-28T05:03:00Z">
        <w:r w:rsidR="000C4B3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86" w:author="Windows User" w:date="2019-10-28T05:03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نظیری است که در میان مردم وجود دارد. در ژاپن نظم و انضباط بسیار </w:t>
      </w:r>
      <w:del w:id="287" w:author="Windows User" w:date="2019-10-28T05:03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حائز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اهمیت</w:t>
      </w:r>
      <w:ins w:id="288" w:author="Windows User" w:date="2019-10-28T05:03:00Z">
        <w:r w:rsidR="000C4B3C">
          <w:rPr>
            <w:rFonts w:cs="B Nazanin" w:hint="cs"/>
            <w:sz w:val="28"/>
            <w:szCs w:val="28"/>
            <w:rtl/>
            <w:lang w:bidi="fa-IR"/>
          </w:rPr>
          <w:t xml:space="preserve"> دارد</w:t>
        </w:r>
      </w:ins>
      <w:del w:id="289" w:author="Windows User" w:date="2019-10-28T05:03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است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و</w:t>
      </w:r>
      <w:del w:id="290" w:author="Windows User" w:date="2019-10-28T05:03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تاکید</w:delText>
        </w:r>
      </w:del>
      <w:del w:id="291" w:author="Windows User" w:date="2019-10-28T08:02:00Z">
        <w:r w:rsidRPr="00DF0050" w:rsidDel="00986CC9">
          <w:rPr>
            <w:rFonts w:cs="B Nazanin" w:hint="cs"/>
            <w:sz w:val="28"/>
            <w:szCs w:val="28"/>
            <w:rtl/>
            <w:lang w:bidi="fa-IR"/>
          </w:rPr>
          <w:delText xml:space="preserve"> زیادی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روی آن </w:t>
      </w:r>
      <w:ins w:id="292" w:author="Windows User" w:date="2019-10-28T05:04:00Z">
        <w:r w:rsidR="000C4B3C" w:rsidRPr="00DF0050">
          <w:rPr>
            <w:rFonts w:cs="B Nazanin" w:hint="cs"/>
            <w:sz w:val="28"/>
            <w:szCs w:val="28"/>
            <w:rtl/>
            <w:lang w:bidi="fa-IR"/>
          </w:rPr>
          <w:t>ت</w:t>
        </w:r>
        <w:r w:rsidR="000C4B3C">
          <w:rPr>
            <w:rFonts w:cs="B Nazanin" w:hint="cs"/>
            <w:sz w:val="28"/>
            <w:szCs w:val="28"/>
            <w:rtl/>
            <w:lang w:bidi="fa-IR"/>
          </w:rPr>
          <w:t>أ</w:t>
        </w:r>
        <w:r w:rsidR="000C4B3C" w:rsidRPr="00DF0050">
          <w:rPr>
            <w:rFonts w:cs="B Nazanin" w:hint="cs"/>
            <w:sz w:val="28"/>
            <w:szCs w:val="28"/>
            <w:rtl/>
            <w:lang w:bidi="fa-IR"/>
          </w:rPr>
          <w:t>کید</w:t>
        </w:r>
      </w:ins>
      <w:ins w:id="293" w:author="Windows User" w:date="2019-10-28T08:02:00Z">
        <w:r w:rsidR="00986CC9">
          <w:rPr>
            <w:rFonts w:cs="B Nazanin" w:hint="cs"/>
            <w:sz w:val="28"/>
            <w:szCs w:val="28"/>
            <w:rtl/>
            <w:lang w:bidi="fa-IR"/>
          </w:rPr>
          <w:t xml:space="preserve"> بسیاری</w:t>
        </w:r>
      </w:ins>
      <w:ins w:id="294" w:author="Windows User" w:date="2019-10-28T05:04:00Z">
        <w:r w:rsidR="000C4B3C" w:rsidRPr="00DF0050">
          <w:rPr>
            <w:rFonts w:cs="B Nazanin" w:hint="cs"/>
            <w:sz w:val="28"/>
            <w:szCs w:val="28"/>
            <w:rtl/>
            <w:lang w:bidi="fa-IR"/>
          </w:rPr>
          <w:t xml:space="preserve"> </w:t>
        </w:r>
      </w:ins>
      <w:ins w:id="295" w:author="Windows User" w:date="2019-10-28T05:03:00Z">
        <w:r w:rsidR="000C4B3C">
          <w:rPr>
            <w:rFonts w:cs="B Nazanin" w:hint="cs"/>
            <w:sz w:val="28"/>
            <w:szCs w:val="28"/>
            <w:rtl/>
            <w:lang w:bidi="fa-IR"/>
          </w:rPr>
          <w:t>می‌شود</w:t>
        </w:r>
      </w:ins>
      <w:del w:id="296" w:author="Windows User" w:date="2019-10-28T05:03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>صورت می</w:delText>
        </w:r>
        <w:r w:rsidR="00A21D49"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>گیرد</w:delText>
        </w:r>
      </w:del>
      <w:r w:rsidR="00A21D49" w:rsidRPr="00DF0050">
        <w:rPr>
          <w:rFonts w:cs="B Nazanin" w:hint="cs"/>
          <w:sz w:val="28"/>
          <w:szCs w:val="28"/>
          <w:rtl/>
          <w:lang w:bidi="fa-IR"/>
        </w:rPr>
        <w:t>،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 به گونه</w:t>
      </w:r>
      <w:ins w:id="297" w:author="Windows User" w:date="2019-10-28T05:04:00Z">
        <w:r w:rsidR="000C4B3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298" w:author="Windows User" w:date="2019-10-28T05:04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ای که</w:t>
      </w:r>
      <w:del w:id="299" w:author="Windows User" w:date="2019-10-28T05:04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از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آموزش آن از سنین بسیار کم </w:t>
      </w:r>
      <w:ins w:id="300" w:author="Windows User" w:date="2019-10-28T05:04:00Z">
        <w:r w:rsidR="000C4B3C">
          <w:rPr>
            <w:rFonts w:cs="B Nazanin" w:hint="cs"/>
            <w:sz w:val="28"/>
            <w:szCs w:val="28"/>
            <w:rtl/>
            <w:lang w:bidi="fa-IR"/>
          </w:rPr>
          <w:t>آغاز می‌شود</w:t>
        </w:r>
      </w:ins>
      <w:del w:id="301" w:author="Windows User" w:date="2019-10-28T05:04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>صورت می</w:delText>
        </w:r>
        <w:r w:rsidR="00A21D49"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>گیرد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. به همین دلیل است که آموزش اصول انضباطی از کودکی آغاز </w:t>
      </w:r>
      <w:ins w:id="302" w:author="Windows User" w:date="2019-10-28T05:04:00Z">
        <w:r w:rsidR="000C4B3C">
          <w:rPr>
            <w:rFonts w:cs="B Nazanin" w:hint="cs"/>
            <w:sz w:val="28"/>
            <w:szCs w:val="28"/>
            <w:rtl/>
            <w:lang w:bidi="fa-IR"/>
          </w:rPr>
          <w:t>شده</w:t>
        </w:r>
      </w:ins>
      <w:del w:id="303" w:author="Windows User" w:date="2019-10-28T05:04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>گشته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و حساسیت زیادی بر اجرای آن</w:t>
      </w:r>
      <w:ins w:id="304" w:author="Windows User" w:date="2019-10-28T05:05:00Z">
        <w:r w:rsidR="000C4B3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ها توسط کودکان </w:t>
      </w:r>
      <w:ins w:id="305" w:author="Windows User" w:date="2019-10-28T05:05:00Z">
        <w:r w:rsidR="000C4B3C">
          <w:rPr>
            <w:rFonts w:cs="B Nazanin" w:hint="cs"/>
            <w:sz w:val="28"/>
            <w:szCs w:val="28"/>
            <w:rtl/>
            <w:lang w:bidi="fa-IR"/>
          </w:rPr>
          <w:t>وجود دارد</w:t>
        </w:r>
      </w:ins>
      <w:del w:id="306" w:author="Windows User" w:date="2019-10-28T05:05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>است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.</w:t>
      </w:r>
      <w:del w:id="307" w:author="Windows User" w:date="2019-10-28T05:05:00Z">
        <w:r w:rsidRPr="00DF0050" w:rsidDel="000C4B3C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</w:p>
    <w:p w:rsidR="003E6FBB" w:rsidRPr="00DF0050" w:rsidRDefault="003E6FBB" w:rsidP="009C614B">
      <w:pPr>
        <w:pStyle w:val="Heading1"/>
        <w:numPr>
          <w:ilvl w:val="0"/>
          <w:numId w:val="3"/>
        </w:numPr>
        <w:bidi/>
        <w:spacing w:before="120" w:after="120"/>
        <w:rPr>
          <w:sz w:val="28"/>
          <w:u w:val="none"/>
          <w:rtl/>
        </w:rPr>
      </w:pPr>
      <w:bookmarkStart w:id="308" w:name="_Toc511206591"/>
      <w:r w:rsidRPr="00DF0050">
        <w:rPr>
          <w:rFonts w:hint="cs"/>
          <w:sz w:val="28"/>
          <w:u w:val="none"/>
          <w:rtl/>
        </w:rPr>
        <w:t>القاء اصالت جمع به کودکان ژاپنی</w:t>
      </w:r>
      <w:bookmarkEnd w:id="308"/>
    </w:p>
    <w:p w:rsidR="00F32A8D" w:rsidRPr="00DF0050" w:rsidRDefault="003E6FBB" w:rsidP="00FD4D6B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</w:rPr>
        <w:t>کودکان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رد</w:t>
      </w:r>
      <w:ins w:id="309" w:author="Windows User" w:date="2019-10-28T05:05:00Z">
        <w:r w:rsidR="000C4B3C">
          <w:rPr>
            <w:rFonts w:cs="B Nazanin" w:hint="cs"/>
            <w:sz w:val="28"/>
            <w:szCs w:val="28"/>
            <w:rtl/>
          </w:rPr>
          <w:t>ۀ</w:t>
        </w:r>
      </w:ins>
      <w:del w:id="310" w:author="Windows User" w:date="2019-10-28T05:05:00Z">
        <w:r w:rsidRPr="00DF0050" w:rsidDel="000C4B3C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سنی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نوزاد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تا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چهارده</w:t>
      </w:r>
      <w:ins w:id="311" w:author="Windows User" w:date="2019-10-28T05:05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12" w:author="Windows User" w:date="2019-10-28T05:05:00Z">
        <w:r w:rsidRPr="00DF0050" w:rsidDel="000C4B3C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ساله،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حدود</w:t>
      </w:r>
      <w:r w:rsidRPr="00DF0050">
        <w:rPr>
          <w:rFonts w:cs="B Nazanin"/>
          <w:sz w:val="28"/>
          <w:szCs w:val="28"/>
          <w:rtl/>
        </w:rPr>
        <w:t xml:space="preserve"> </w:t>
      </w:r>
      <w:ins w:id="313" w:author="Windows User" w:date="2019-10-28T05:05:00Z">
        <w:r w:rsidR="000C4B3C">
          <w:rPr>
            <w:rFonts w:ascii="Calibri" w:hAnsi="Calibri" w:cs="Calibri"/>
            <w:sz w:val="28"/>
            <w:szCs w:val="28"/>
            <w:rtl/>
          </w:rPr>
          <w:t>۱۶</w:t>
        </w:r>
      </w:ins>
      <w:del w:id="314" w:author="Windows User" w:date="2019-10-28T05:05:00Z">
        <w:r w:rsidRPr="00DF0050" w:rsidDel="000C4B3C">
          <w:rPr>
            <w:rFonts w:cs="B Nazanin"/>
            <w:sz w:val="28"/>
            <w:szCs w:val="28"/>
            <w:rtl/>
          </w:rPr>
          <w:delText>16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میلیون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del w:id="315" w:author="Windows User" w:date="2019-10-28T05:06:00Z">
        <w:r w:rsidRPr="00DF0050" w:rsidDel="000C4B3C">
          <w:rPr>
            <w:rFonts w:cs="B Nazanin"/>
            <w:sz w:val="28"/>
            <w:szCs w:val="28"/>
            <w:rtl/>
          </w:rPr>
          <w:delText>20</w:delText>
        </w:r>
      </w:del>
      <w:ins w:id="316" w:author="Windows User" w:date="2019-10-28T05:06:00Z">
        <w:r w:rsidR="000C4B3C">
          <w:rPr>
            <w:rFonts w:ascii="Calibri" w:hAnsi="Calibri" w:cs="Calibri"/>
            <w:sz w:val="28"/>
            <w:szCs w:val="28"/>
            <w:rtl/>
          </w:rPr>
          <w:t>۲۰۰</w:t>
        </w:r>
      </w:ins>
      <w:del w:id="317" w:author="Windows User" w:date="2019-10-28T05:06:00Z">
        <w:r w:rsidRPr="00DF0050" w:rsidDel="000C4B3C">
          <w:rPr>
            <w:rFonts w:cs="B Nazanin"/>
            <w:sz w:val="28"/>
            <w:szCs w:val="28"/>
            <w:rtl/>
          </w:rPr>
          <w:delText>0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هزار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نفر،</w:t>
      </w:r>
      <w:del w:id="318" w:author="Windows User" w:date="2019-10-28T05:06:00Z">
        <w:r w:rsidRPr="00DF0050" w:rsidDel="000C4B3C">
          <w:rPr>
            <w:rFonts w:cs="B Nazanin"/>
            <w:sz w:val="28"/>
            <w:szCs w:val="28"/>
            <w:rtl/>
          </w:rPr>
          <w:delText xml:space="preserve"> </w:delText>
        </w:r>
        <w:r w:rsidRPr="00DF0050" w:rsidDel="000C4B3C">
          <w:rPr>
            <w:rFonts w:cs="B Nazanin" w:hint="cs"/>
            <w:sz w:val="28"/>
            <w:szCs w:val="28"/>
            <w:rtl/>
          </w:rPr>
          <w:delText>معادل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تقریبا</w:t>
      </w:r>
      <w:ins w:id="319" w:author="Windows User" w:date="2019-10-28T05:06:00Z">
        <w:r w:rsidR="000C4B3C">
          <w:rPr>
            <w:rFonts w:cs="B Nazanin" w:hint="cs"/>
            <w:sz w:val="28"/>
            <w:szCs w:val="28"/>
            <w:rtl/>
          </w:rPr>
          <w:t>ً معاد</w:t>
        </w:r>
      </w:ins>
      <w:ins w:id="320" w:author="Windows User" w:date="2019-10-28T05:07:00Z">
        <w:r w:rsidR="000C4B3C">
          <w:rPr>
            <w:rFonts w:cs="B Nazanin" w:hint="cs"/>
            <w:sz w:val="28"/>
            <w:szCs w:val="28"/>
            <w:rtl/>
          </w:rPr>
          <w:t xml:space="preserve">ل </w:t>
        </w:r>
      </w:ins>
      <w:del w:id="321" w:author="Windows User" w:date="2019-10-28T05:06:00Z">
        <w:r w:rsidRPr="00DF0050" w:rsidDel="000C4B3C">
          <w:rPr>
            <w:rFonts w:cs="B Nazanin"/>
            <w:sz w:val="28"/>
            <w:szCs w:val="28"/>
            <w:rtl/>
          </w:rPr>
          <w:delText xml:space="preserve"> </w:delText>
        </w:r>
      </w:del>
      <w:ins w:id="322" w:author="Windows User" w:date="2019-10-28T05:07:00Z">
        <w:r w:rsidR="000C4B3C">
          <w:rPr>
            <w:rFonts w:ascii="Calibri" w:hAnsi="Calibri" w:cs="Calibri"/>
            <w:sz w:val="28"/>
            <w:szCs w:val="28"/>
            <w:rtl/>
          </w:rPr>
          <w:t>۸</w:t>
        </w:r>
      </w:ins>
      <w:del w:id="323" w:author="Windows User" w:date="2019-10-28T05:06:00Z">
        <w:r w:rsidRPr="00DF0050" w:rsidDel="000C4B3C">
          <w:rPr>
            <w:rFonts w:cs="B Nazanin"/>
            <w:sz w:val="28"/>
            <w:szCs w:val="28"/>
            <w:rtl/>
          </w:rPr>
          <w:delText>12</w:delText>
        </w:r>
      </w:del>
      <w:r w:rsidRPr="00DF0050">
        <w:rPr>
          <w:rFonts w:cs="B Nazanin"/>
          <w:sz w:val="28"/>
          <w:szCs w:val="28"/>
          <w:rtl/>
        </w:rPr>
        <w:t>.</w:t>
      </w:r>
      <w:ins w:id="324" w:author="Windows User" w:date="2019-10-28T05:07:00Z">
        <w:r w:rsidR="000C4B3C">
          <w:rPr>
            <w:rFonts w:ascii="Calibri" w:hAnsi="Calibri" w:cs="Calibri"/>
            <w:sz w:val="28"/>
            <w:szCs w:val="28"/>
            <w:rtl/>
          </w:rPr>
          <w:t>۱۲</w:t>
        </w:r>
      </w:ins>
      <w:del w:id="325" w:author="Windows User" w:date="2019-10-28T05:06:00Z">
        <w:r w:rsidRPr="00DF0050" w:rsidDel="000C4B3C">
          <w:rPr>
            <w:rFonts w:cs="B Nazanin"/>
            <w:sz w:val="28"/>
            <w:szCs w:val="28"/>
            <w:rtl/>
          </w:rPr>
          <w:delText>8</w:delText>
        </w:r>
      </w:del>
      <w:r w:rsidRPr="00DF0050">
        <w:rPr>
          <w:rFonts w:cs="B Nazanin"/>
          <w:sz w:val="28"/>
          <w:szCs w:val="28"/>
          <w:rtl/>
        </w:rPr>
        <w:t xml:space="preserve"> % </w:t>
      </w:r>
      <w:r w:rsidRPr="00DF0050">
        <w:rPr>
          <w:rFonts w:cs="B Nazanin" w:hint="cs"/>
          <w:sz w:val="28"/>
          <w:szCs w:val="28"/>
          <w:rtl/>
        </w:rPr>
        <w:t>جمعیت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جامع</w:t>
      </w:r>
      <w:ins w:id="326" w:author="Windows User" w:date="2019-10-28T05:07:00Z">
        <w:r w:rsidR="000C4B3C">
          <w:rPr>
            <w:rFonts w:cs="B Nazanin" w:hint="cs"/>
            <w:sz w:val="28"/>
            <w:szCs w:val="28"/>
            <w:rtl/>
          </w:rPr>
          <w:t>ۀ</w:t>
        </w:r>
      </w:ins>
      <w:del w:id="327" w:author="Windows User" w:date="2019-10-28T05:07:00Z">
        <w:r w:rsidRPr="00DF0050" w:rsidDel="000C4B3C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ins w:id="328" w:author="Windows User" w:date="2019-10-28T05:07:00Z">
        <w:r w:rsidR="000C4B3C">
          <w:rPr>
            <w:rFonts w:ascii="Calibri" w:hAnsi="Calibri" w:cs="Calibri"/>
            <w:sz w:val="28"/>
            <w:szCs w:val="28"/>
            <w:rtl/>
          </w:rPr>
          <w:t>۱۲</w:t>
        </w:r>
      </w:ins>
      <w:ins w:id="329" w:author="Windows User" w:date="2019-10-28T05:08:00Z">
        <w:r w:rsidR="000C4B3C">
          <w:rPr>
            <w:rFonts w:ascii="Calibri" w:hAnsi="Calibri" w:cs="Calibri"/>
            <w:sz w:val="28"/>
            <w:szCs w:val="28"/>
            <w:rtl/>
          </w:rPr>
          <w:t>۶</w:t>
        </w:r>
      </w:ins>
      <w:del w:id="330" w:author="Windows User" w:date="2019-10-28T05:07:00Z">
        <w:r w:rsidRPr="00DF0050" w:rsidDel="000C4B3C">
          <w:rPr>
            <w:rFonts w:cs="B Nazanin"/>
            <w:sz w:val="28"/>
            <w:szCs w:val="28"/>
            <w:rtl/>
          </w:rPr>
          <w:delText>126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میلیون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نفری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ژاپن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را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تشکیل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می</w:t>
      </w:r>
      <w:ins w:id="331" w:author="Windows User" w:date="2019-10-28T05:08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32" w:author="Windows User" w:date="2019-10-28T05:08:00Z">
        <w:r w:rsidR="00F32A8D"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دهند</w:t>
      </w:r>
      <w:r w:rsidRPr="00DF0050">
        <w:rPr>
          <w:rFonts w:cs="B Nazanin"/>
          <w:sz w:val="28"/>
          <w:szCs w:val="28"/>
          <w:rtl/>
        </w:rPr>
        <w:t>.</w:t>
      </w:r>
      <w:del w:id="333" w:author="Windows User" w:date="2019-10-28T05:08:00Z">
        <w:r w:rsidRPr="00DF0050" w:rsidDel="000C4B3C">
          <w:rPr>
            <w:rFonts w:cs="B Nazanin" w:hint="cs"/>
            <w:sz w:val="28"/>
            <w:szCs w:val="28"/>
            <w:rtl/>
          </w:rPr>
          <w:delText xml:space="preserve">  </w:delText>
        </w:r>
      </w:del>
    </w:p>
    <w:p w:rsidR="00F32A8D" w:rsidRPr="00DF0050" w:rsidRDefault="003E6FBB" w:rsidP="008A4E06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  <w:lang w:bidi="fa-IR"/>
        </w:rPr>
        <w:t>آن</w:t>
      </w:r>
      <w:ins w:id="334" w:author="Windows User" w:date="2019-10-28T05:08:00Z">
        <w:r w:rsidR="000C4B3C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>ها د</w:t>
      </w:r>
      <w:r w:rsidRPr="00DF0050">
        <w:rPr>
          <w:rFonts w:cs="B Nazanin"/>
          <w:sz w:val="28"/>
          <w:szCs w:val="28"/>
          <w:rtl/>
        </w:rPr>
        <w:t>ر نظام آموزش و پرورش ژاپن قبل از هرچ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ز</w:t>
      </w:r>
      <w:r w:rsidRPr="00DF0050">
        <w:rPr>
          <w:rFonts w:cs="B Nazanin"/>
          <w:sz w:val="28"/>
          <w:szCs w:val="28"/>
          <w:rtl/>
        </w:rPr>
        <w:t xml:space="preserve"> م</w:t>
      </w:r>
      <w:r w:rsidRPr="00DF0050">
        <w:rPr>
          <w:rFonts w:cs="B Nazanin" w:hint="cs"/>
          <w:sz w:val="28"/>
          <w:szCs w:val="28"/>
          <w:rtl/>
        </w:rPr>
        <w:t>ی</w:t>
      </w:r>
      <w:ins w:id="335" w:author="Windows User" w:date="2019-10-28T05:08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36" w:author="Windows User" w:date="2019-10-28T05:08:00Z">
        <w:r w:rsidRPr="00DF0050" w:rsidDel="000C4B3C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/>
          <w:sz w:val="28"/>
          <w:szCs w:val="28"/>
          <w:rtl/>
        </w:rPr>
        <w:t>آموزند که چگونه عضو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از جامعه ژاپن باشند. اصالت جمع از و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ژگ</w:t>
      </w:r>
      <w:r w:rsidRPr="00DF0050">
        <w:rPr>
          <w:rFonts w:cs="B Nazanin" w:hint="cs"/>
          <w:sz w:val="28"/>
          <w:szCs w:val="28"/>
          <w:rtl/>
        </w:rPr>
        <w:t>ی</w:t>
      </w:r>
      <w:ins w:id="337" w:author="Windows User" w:date="2019-10-28T05:08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38" w:author="Windows User" w:date="2019-10-28T05:08:00Z">
        <w:r w:rsidRPr="00DF0050" w:rsidDel="000C4B3C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/>
          <w:sz w:val="28"/>
          <w:szCs w:val="28"/>
          <w:rtl/>
        </w:rPr>
        <w:t>ها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خاص جامعه ا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ن</w:t>
      </w:r>
      <w:r w:rsidRPr="00DF0050">
        <w:rPr>
          <w:rFonts w:cs="B Nazanin"/>
          <w:sz w:val="28"/>
          <w:szCs w:val="28"/>
          <w:rtl/>
        </w:rPr>
        <w:t xml:space="preserve"> کشور است که نه </w:t>
      </w:r>
      <w:ins w:id="339" w:author="Windows User" w:date="2019-10-28T05:08:00Z">
        <w:r w:rsidR="000C4B3C">
          <w:rPr>
            <w:rFonts w:cs="B Nazanin" w:hint="cs"/>
            <w:sz w:val="28"/>
            <w:szCs w:val="28"/>
            <w:rtl/>
          </w:rPr>
          <w:t>فقط</w:t>
        </w:r>
      </w:ins>
      <w:del w:id="340" w:author="Windows User" w:date="2019-10-28T05:08:00Z">
        <w:r w:rsidRPr="00DF0050" w:rsidDel="000C4B3C">
          <w:rPr>
            <w:rFonts w:cs="B Nazanin"/>
            <w:sz w:val="28"/>
            <w:szCs w:val="28"/>
            <w:rtl/>
          </w:rPr>
          <w:delText>تنها</w:delText>
        </w:r>
      </w:del>
      <w:r w:rsidRPr="00DF0050">
        <w:rPr>
          <w:rFonts w:cs="B Nazanin"/>
          <w:sz w:val="28"/>
          <w:szCs w:val="28"/>
          <w:rtl/>
        </w:rPr>
        <w:t xml:space="preserve"> از لحاظ وجه</w:t>
      </w:r>
      <w:ins w:id="341" w:author="Windows User" w:date="2019-10-28T05:08:00Z">
        <w:r w:rsidR="000C4B3C">
          <w:rPr>
            <w:rFonts w:cs="B Nazanin" w:hint="cs"/>
            <w:sz w:val="28"/>
            <w:szCs w:val="28"/>
            <w:rtl/>
          </w:rPr>
          <w:t>ۀ</w:t>
        </w:r>
      </w:ins>
      <w:del w:id="342" w:author="Windows User" w:date="2019-10-28T05:08:00Z">
        <w:r w:rsidRPr="00DF0050" w:rsidDel="000C4B3C">
          <w:rPr>
            <w:rFonts w:cs="B Nazanin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اجتماع</w:t>
      </w:r>
      <w:r w:rsidRPr="00DF0050">
        <w:rPr>
          <w:rFonts w:cs="B Nazanin" w:hint="cs"/>
          <w:sz w:val="28"/>
          <w:szCs w:val="28"/>
          <w:rtl/>
        </w:rPr>
        <w:t>ی</w:t>
      </w:r>
      <w:ins w:id="343" w:author="Windows User" w:date="2019-10-28T05:08:00Z">
        <w:r w:rsidR="000C4B3C">
          <w:rPr>
            <w:rFonts w:cs="B Nazanin" w:hint="cs"/>
            <w:sz w:val="28"/>
            <w:szCs w:val="28"/>
            <w:rtl/>
          </w:rPr>
          <w:t>،</w:t>
        </w:r>
      </w:ins>
      <w:r w:rsidRPr="00DF0050">
        <w:rPr>
          <w:rFonts w:cs="B Nazanin"/>
          <w:sz w:val="28"/>
          <w:szCs w:val="28"/>
          <w:rtl/>
        </w:rPr>
        <w:t xml:space="preserve"> بلکه برا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بقا</w:t>
      </w:r>
      <w:r w:rsidR="00F32A8D" w:rsidRPr="00DF0050">
        <w:rPr>
          <w:rFonts w:cs="B Nazanin" w:hint="cs"/>
          <w:sz w:val="28"/>
          <w:szCs w:val="28"/>
          <w:rtl/>
        </w:rPr>
        <w:t>ء</w:t>
      </w:r>
      <w:r w:rsidRPr="00DF0050">
        <w:rPr>
          <w:rFonts w:cs="B Nazanin"/>
          <w:sz w:val="28"/>
          <w:szCs w:val="28"/>
          <w:rtl/>
        </w:rPr>
        <w:t xml:space="preserve"> ن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ز</w:t>
      </w:r>
      <w:r w:rsidRPr="00DF0050">
        <w:rPr>
          <w:rFonts w:cs="B Nazanin"/>
          <w:sz w:val="28"/>
          <w:szCs w:val="28"/>
          <w:rtl/>
        </w:rPr>
        <w:t xml:space="preserve"> ضرور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است. به هم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ن</w:t>
      </w:r>
      <w:r w:rsidRPr="00DF0050">
        <w:rPr>
          <w:rFonts w:cs="B Nazanin"/>
          <w:sz w:val="28"/>
          <w:szCs w:val="28"/>
          <w:rtl/>
        </w:rPr>
        <w:t xml:space="preserve"> دل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ل</w:t>
      </w:r>
      <w:r w:rsidRPr="00DF0050">
        <w:rPr>
          <w:rFonts w:cs="B Nazanin"/>
          <w:sz w:val="28"/>
          <w:szCs w:val="28"/>
          <w:rtl/>
        </w:rPr>
        <w:t xml:space="preserve"> است که کودکان از هر گروه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که بدان تعلق دارند</w:t>
      </w:r>
      <w:r w:rsidRPr="00DF0050">
        <w:rPr>
          <w:rFonts w:cs="B Nazanin" w:hint="eastAsia"/>
          <w:sz w:val="28"/>
          <w:szCs w:val="28"/>
          <w:rtl/>
        </w:rPr>
        <w:t>،</w:t>
      </w:r>
      <w:r w:rsidR="00F32A8D" w:rsidRPr="00DF0050">
        <w:rPr>
          <w:rFonts w:cs="B Nazanin"/>
          <w:sz w:val="28"/>
          <w:szCs w:val="28"/>
          <w:rtl/>
        </w:rPr>
        <w:t xml:space="preserve"> در خانواده</w:t>
      </w:r>
      <w:r w:rsidRPr="00DF0050">
        <w:rPr>
          <w:rFonts w:cs="B Nazanin"/>
          <w:sz w:val="28"/>
          <w:szCs w:val="28"/>
          <w:rtl/>
        </w:rPr>
        <w:t>،</w:t>
      </w:r>
      <w:r w:rsidR="00F32A8D" w:rsidRPr="00DF0050">
        <w:rPr>
          <w:rFonts w:cs="B Nazanin" w:hint="cs"/>
          <w:sz w:val="28"/>
          <w:szCs w:val="28"/>
          <w:rtl/>
        </w:rPr>
        <w:t xml:space="preserve"> </w:t>
      </w:r>
      <w:r w:rsidRPr="00DF0050">
        <w:rPr>
          <w:rFonts w:cs="B Nazanin"/>
          <w:sz w:val="28"/>
          <w:szCs w:val="28"/>
          <w:rtl/>
        </w:rPr>
        <w:t>مدرسه</w:t>
      </w:r>
      <w:del w:id="344" w:author="Windows User" w:date="2019-10-28T05:09:00Z">
        <w:r w:rsidRPr="00DF0050" w:rsidDel="000C4B3C">
          <w:rPr>
            <w:rFonts w:cs="B Nazanin"/>
            <w:sz w:val="28"/>
            <w:szCs w:val="28"/>
            <w:rtl/>
          </w:rPr>
          <w:delText xml:space="preserve"> و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ا</w:t>
      </w:r>
      <w:r w:rsidRPr="00DF0050">
        <w:rPr>
          <w:rFonts w:cs="B Nazanin"/>
          <w:sz w:val="28"/>
          <w:szCs w:val="28"/>
          <w:rtl/>
        </w:rPr>
        <w:t xml:space="preserve"> حت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گروه ورزش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،</w:t>
      </w:r>
      <w:r w:rsidRPr="00DF0050">
        <w:rPr>
          <w:rFonts w:cs="B Nazanin"/>
          <w:sz w:val="28"/>
          <w:szCs w:val="28"/>
          <w:rtl/>
        </w:rPr>
        <w:t xml:space="preserve"> انضباط و تعهد</w:t>
      </w:r>
      <w:r w:rsidRPr="00DF0050">
        <w:rPr>
          <w:rFonts w:cs="B Nazanin" w:hint="cs"/>
          <w:sz w:val="28"/>
          <w:szCs w:val="28"/>
          <w:rtl/>
        </w:rPr>
        <w:t>ی</w:t>
      </w:r>
      <w:ins w:id="345" w:author="Windows User" w:date="2019-10-28T05:09:00Z">
        <w:r w:rsidR="000C4B3C">
          <w:rPr>
            <w:rFonts w:cs="B Nazanin" w:hint="cs"/>
            <w:sz w:val="28"/>
            <w:szCs w:val="28"/>
            <w:rtl/>
          </w:rPr>
          <w:t xml:space="preserve"> را</w:t>
        </w:r>
        <w:r w:rsidR="000C4B3C" w:rsidRPr="000C4B3C">
          <w:rPr>
            <w:rFonts w:cs="B Nazanin"/>
            <w:sz w:val="28"/>
            <w:szCs w:val="28"/>
            <w:rtl/>
          </w:rPr>
          <w:t xml:space="preserve"> </w:t>
        </w:r>
        <w:r w:rsidR="000C4B3C" w:rsidRPr="00DF0050">
          <w:rPr>
            <w:rFonts w:cs="B Nazanin"/>
            <w:sz w:val="28"/>
            <w:szCs w:val="28"/>
            <w:rtl/>
          </w:rPr>
          <w:t>فرام</w:t>
        </w:r>
        <w:r w:rsidR="000C4B3C" w:rsidRPr="00DF0050">
          <w:rPr>
            <w:rFonts w:cs="B Nazanin" w:hint="cs"/>
            <w:sz w:val="28"/>
            <w:szCs w:val="28"/>
            <w:rtl/>
          </w:rPr>
          <w:t>ی</w:t>
        </w:r>
        <w:r w:rsidR="000C4B3C">
          <w:rPr>
            <w:rFonts w:cs="B Nazanin" w:hint="cs"/>
            <w:sz w:val="28"/>
            <w:szCs w:val="28"/>
            <w:rtl/>
          </w:rPr>
          <w:t>‌</w:t>
        </w:r>
        <w:r w:rsidR="000C4B3C" w:rsidRPr="00DF0050">
          <w:rPr>
            <w:rFonts w:cs="B Nazanin" w:hint="eastAsia"/>
            <w:sz w:val="28"/>
            <w:szCs w:val="28"/>
            <w:rtl/>
          </w:rPr>
          <w:t>گ</w:t>
        </w:r>
        <w:r w:rsidR="000C4B3C" w:rsidRPr="00DF0050">
          <w:rPr>
            <w:rFonts w:cs="B Nazanin" w:hint="cs"/>
            <w:sz w:val="28"/>
            <w:szCs w:val="28"/>
            <w:rtl/>
          </w:rPr>
          <w:t>ی</w:t>
        </w:r>
        <w:r w:rsidR="000C4B3C" w:rsidRPr="00DF0050">
          <w:rPr>
            <w:rFonts w:cs="B Nazanin" w:hint="eastAsia"/>
            <w:sz w:val="28"/>
            <w:szCs w:val="28"/>
            <w:rtl/>
          </w:rPr>
          <w:t>رند</w:t>
        </w:r>
      </w:ins>
      <w:r w:rsidRPr="00DF0050">
        <w:rPr>
          <w:rFonts w:cs="B Nazanin" w:hint="cs"/>
          <w:sz w:val="28"/>
          <w:szCs w:val="28"/>
          <w:rtl/>
        </w:rPr>
        <w:t xml:space="preserve"> </w:t>
      </w:r>
      <w:r w:rsidRPr="00DF0050">
        <w:rPr>
          <w:rFonts w:cs="B Nazanin"/>
          <w:sz w:val="28"/>
          <w:szCs w:val="28"/>
          <w:rtl/>
        </w:rPr>
        <w:t>که از آن</w:t>
      </w:r>
      <w:ins w:id="346" w:author="Windows User" w:date="2019-10-28T05:09:00Z">
        <w:r w:rsidR="000C4B3C">
          <w:rPr>
            <w:rFonts w:cs="B Nazanin" w:hint="cs"/>
            <w:sz w:val="28"/>
            <w:szCs w:val="28"/>
            <w:rtl/>
          </w:rPr>
          <w:t>‌</w:t>
        </w:r>
      </w:ins>
      <w:r w:rsidRPr="00DF0050">
        <w:rPr>
          <w:rFonts w:cs="B Nazanin"/>
          <w:sz w:val="28"/>
          <w:szCs w:val="28"/>
          <w:rtl/>
        </w:rPr>
        <w:t>ها انتظار م</w:t>
      </w:r>
      <w:r w:rsidRPr="00DF0050">
        <w:rPr>
          <w:rFonts w:cs="B Nazanin" w:hint="cs"/>
          <w:sz w:val="28"/>
          <w:szCs w:val="28"/>
          <w:rtl/>
        </w:rPr>
        <w:t>ی</w:t>
      </w:r>
      <w:ins w:id="347" w:author="Windows User" w:date="2019-10-28T05:09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48" w:author="Windows User" w:date="2019-10-28T05:09:00Z">
        <w:r w:rsidR="00F32A8D"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eastAsia"/>
          <w:sz w:val="28"/>
          <w:szCs w:val="28"/>
          <w:rtl/>
        </w:rPr>
        <w:t>رود</w:t>
      </w:r>
      <w:del w:id="349" w:author="Windows User" w:date="2019-10-28T05:10:00Z">
        <w:r w:rsidRPr="00DF0050" w:rsidDel="000C4B3C">
          <w:rPr>
            <w:rFonts w:cs="B Nazanin"/>
            <w:sz w:val="28"/>
            <w:szCs w:val="28"/>
            <w:rtl/>
          </w:rPr>
          <w:delText xml:space="preserve"> را </w:delText>
        </w:r>
      </w:del>
      <w:del w:id="350" w:author="Windows User" w:date="2019-10-28T05:09:00Z">
        <w:r w:rsidRPr="00DF0050" w:rsidDel="000C4B3C">
          <w:rPr>
            <w:rFonts w:cs="B Nazanin"/>
            <w:sz w:val="28"/>
            <w:szCs w:val="28"/>
            <w:rtl/>
          </w:rPr>
          <w:delText>فرا م</w:delText>
        </w:r>
        <w:r w:rsidRPr="00DF0050" w:rsidDel="000C4B3C">
          <w:rPr>
            <w:rFonts w:cs="B Nazanin" w:hint="cs"/>
            <w:sz w:val="28"/>
            <w:szCs w:val="28"/>
            <w:rtl/>
          </w:rPr>
          <w:delText>ی</w:delText>
        </w:r>
        <w:r w:rsidR="00F32A8D"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  <w:r w:rsidRPr="00DF0050" w:rsidDel="000C4B3C">
          <w:rPr>
            <w:rFonts w:cs="B Nazanin" w:hint="eastAsia"/>
            <w:sz w:val="28"/>
            <w:szCs w:val="28"/>
            <w:rtl/>
          </w:rPr>
          <w:delText>گ</w:delText>
        </w:r>
        <w:r w:rsidRPr="00DF0050" w:rsidDel="000C4B3C">
          <w:rPr>
            <w:rFonts w:cs="B Nazanin" w:hint="cs"/>
            <w:sz w:val="28"/>
            <w:szCs w:val="28"/>
            <w:rtl/>
          </w:rPr>
          <w:delText>ی</w:delText>
        </w:r>
        <w:r w:rsidRPr="00DF0050" w:rsidDel="000C4B3C">
          <w:rPr>
            <w:rFonts w:cs="B Nazanin" w:hint="eastAsia"/>
            <w:sz w:val="28"/>
            <w:szCs w:val="28"/>
            <w:rtl/>
          </w:rPr>
          <w:delText>رند</w:delText>
        </w:r>
      </w:del>
      <w:r w:rsidRPr="00DF0050">
        <w:rPr>
          <w:rFonts w:cs="B Nazanin"/>
          <w:sz w:val="28"/>
          <w:szCs w:val="28"/>
          <w:rtl/>
        </w:rPr>
        <w:t xml:space="preserve"> تا</w:t>
      </w:r>
      <w:ins w:id="351" w:author="Windows User" w:date="2019-10-28T08:03:00Z">
        <w:r w:rsidR="00B8525A">
          <w:rPr>
            <w:rFonts w:cs="B Nazanin" w:hint="cs"/>
            <w:sz w:val="28"/>
            <w:szCs w:val="28"/>
            <w:rtl/>
          </w:rPr>
          <w:t xml:space="preserve"> در آینده</w:t>
        </w:r>
      </w:ins>
      <w:r w:rsidRPr="00DF0050">
        <w:rPr>
          <w:rFonts w:cs="B Nazanin"/>
          <w:sz w:val="28"/>
          <w:szCs w:val="28"/>
          <w:rtl/>
        </w:rPr>
        <w:t xml:space="preserve"> به عضو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حما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ت</w:t>
      </w:r>
      <w:del w:id="352" w:author="Windows User" w:date="2019-10-28T05:10:00Z">
        <w:r w:rsidR="00F32A8D"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eastAsia"/>
          <w:sz w:val="28"/>
          <w:szCs w:val="28"/>
          <w:rtl/>
        </w:rPr>
        <w:t>گر</w:t>
      </w:r>
      <w:r w:rsidRPr="00DF0050">
        <w:rPr>
          <w:rFonts w:cs="B Nazanin"/>
          <w:sz w:val="28"/>
          <w:szCs w:val="28"/>
          <w:rtl/>
        </w:rPr>
        <w:t xml:space="preserve"> و مسئول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ت</w:t>
      </w:r>
      <w:ins w:id="353" w:author="Windows User" w:date="2019-10-28T05:10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54" w:author="Windows User" w:date="2019-10-28T05:10:00Z">
        <w:r w:rsidRPr="00DF0050" w:rsidDel="000C4B3C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/>
          <w:sz w:val="28"/>
          <w:szCs w:val="28"/>
          <w:rtl/>
        </w:rPr>
        <w:t>پذ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ر</w:t>
      </w:r>
      <w:del w:id="355" w:author="Windows User" w:date="2019-10-28T05:10:00Z">
        <w:r w:rsidRPr="00DF0050" w:rsidDel="000C4B3C">
          <w:rPr>
            <w:rFonts w:cs="B Nazanin" w:hint="eastAsia"/>
            <w:sz w:val="28"/>
            <w:szCs w:val="28"/>
            <w:rtl/>
          </w:rPr>
          <w:delText>،</w:delText>
        </w:r>
      </w:del>
      <w:r w:rsidRPr="00DF0050">
        <w:rPr>
          <w:rFonts w:cs="B Nazanin"/>
          <w:sz w:val="28"/>
          <w:szCs w:val="28"/>
          <w:rtl/>
        </w:rPr>
        <w:t xml:space="preserve"> تبد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ل</w:t>
      </w:r>
      <w:r w:rsidRPr="00DF0050">
        <w:rPr>
          <w:rFonts w:cs="B Nazanin"/>
          <w:sz w:val="28"/>
          <w:szCs w:val="28"/>
          <w:rtl/>
        </w:rPr>
        <w:t xml:space="preserve"> شوند</w:t>
      </w:r>
      <w:ins w:id="356" w:author="Windows User" w:date="2019-10-28T05:10:00Z">
        <w:r w:rsidR="000C4B3C">
          <w:rPr>
            <w:rFonts w:cs="B Nazanin" w:hint="cs"/>
            <w:sz w:val="28"/>
            <w:szCs w:val="28"/>
            <w:rtl/>
          </w:rPr>
          <w:t>.</w:t>
        </w:r>
      </w:ins>
      <w:del w:id="357" w:author="Windows User" w:date="2019-10-28T05:10:00Z">
        <w:r w:rsidR="00F32A8D" w:rsidRPr="00DF0050" w:rsidDel="000C4B3C">
          <w:rPr>
            <w:rFonts w:cs="B Nazanin" w:hint="cs"/>
            <w:sz w:val="28"/>
            <w:szCs w:val="28"/>
            <w:rtl/>
          </w:rPr>
          <w:delText xml:space="preserve"> و</w:delText>
        </w:r>
      </w:del>
      <w:r w:rsidRPr="00DF0050">
        <w:rPr>
          <w:rFonts w:cs="B Nazanin"/>
          <w:sz w:val="28"/>
          <w:szCs w:val="28"/>
          <w:rtl/>
        </w:rPr>
        <w:t xml:space="preserve"> خانواده، مدرسه و مردم، همگ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نقش مهم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را در آموزش قوان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ن</w:t>
      </w:r>
      <w:r w:rsidRPr="00DF0050">
        <w:rPr>
          <w:rFonts w:cs="B Nazanin"/>
          <w:sz w:val="28"/>
          <w:szCs w:val="28"/>
          <w:rtl/>
        </w:rPr>
        <w:t xml:space="preserve"> و هنجارها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اجتماع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/>
          <w:sz w:val="28"/>
          <w:szCs w:val="28"/>
          <w:rtl/>
        </w:rPr>
        <w:t xml:space="preserve"> به کودکان</w:t>
      </w:r>
      <w:ins w:id="358" w:author="Windows User" w:date="2019-10-28T05:10:00Z">
        <w:r w:rsidR="000C4B3C">
          <w:rPr>
            <w:rFonts w:cs="B Nazanin" w:hint="cs"/>
            <w:sz w:val="28"/>
            <w:szCs w:val="28"/>
            <w:rtl/>
          </w:rPr>
          <w:t xml:space="preserve"> </w:t>
        </w:r>
      </w:ins>
      <w:del w:id="359" w:author="Windows User" w:date="2019-10-28T05:10:00Z">
        <w:r w:rsidRPr="00DF0050" w:rsidDel="000C4B3C">
          <w:rPr>
            <w:rFonts w:cs="B Nazanin"/>
            <w:sz w:val="28"/>
            <w:szCs w:val="28"/>
            <w:rtl/>
          </w:rPr>
          <w:delText xml:space="preserve">، </w:delText>
        </w:r>
      </w:del>
      <w:r w:rsidRPr="00DF0050">
        <w:rPr>
          <w:rFonts w:cs="B Nazanin"/>
          <w:sz w:val="28"/>
          <w:szCs w:val="28"/>
          <w:rtl/>
        </w:rPr>
        <w:t>ا</w:t>
      </w:r>
      <w:r w:rsidRPr="00DF0050">
        <w:rPr>
          <w:rFonts w:cs="B Nazanin" w:hint="cs"/>
          <w:sz w:val="28"/>
          <w:szCs w:val="28"/>
          <w:rtl/>
        </w:rPr>
        <w:t>ی</w:t>
      </w:r>
      <w:r w:rsidRPr="00DF0050">
        <w:rPr>
          <w:rFonts w:cs="B Nazanin" w:hint="eastAsia"/>
          <w:sz w:val="28"/>
          <w:szCs w:val="28"/>
          <w:rtl/>
        </w:rPr>
        <w:t>فا</w:t>
      </w:r>
      <w:r w:rsidRPr="00DF0050">
        <w:rPr>
          <w:rFonts w:cs="B Nazanin"/>
          <w:sz w:val="28"/>
          <w:szCs w:val="28"/>
          <w:rtl/>
        </w:rPr>
        <w:t xml:space="preserve"> م</w:t>
      </w:r>
      <w:r w:rsidRPr="00DF0050">
        <w:rPr>
          <w:rFonts w:cs="B Nazanin" w:hint="cs"/>
          <w:sz w:val="28"/>
          <w:szCs w:val="28"/>
          <w:rtl/>
        </w:rPr>
        <w:t>ی</w:t>
      </w:r>
      <w:ins w:id="360" w:author="Windows User" w:date="2019-10-28T05:10:00Z">
        <w:r w:rsidR="000C4B3C">
          <w:rPr>
            <w:rFonts w:cs="B Nazanin" w:hint="cs"/>
            <w:sz w:val="28"/>
            <w:szCs w:val="28"/>
            <w:rtl/>
          </w:rPr>
          <w:t>‌کنند</w:t>
        </w:r>
      </w:ins>
      <w:del w:id="361" w:author="Windows User" w:date="2019-10-28T05:10:00Z">
        <w:r w:rsidRPr="00DF0050" w:rsidDel="000C4B3C">
          <w:rPr>
            <w:rFonts w:cs="B Nazanin"/>
            <w:sz w:val="28"/>
            <w:szCs w:val="28"/>
            <w:rtl/>
          </w:rPr>
          <w:delText xml:space="preserve"> نما</w:delText>
        </w:r>
        <w:r w:rsidRPr="00DF0050" w:rsidDel="000C4B3C">
          <w:rPr>
            <w:rFonts w:cs="B Nazanin" w:hint="cs"/>
            <w:sz w:val="28"/>
            <w:szCs w:val="28"/>
            <w:rtl/>
          </w:rPr>
          <w:delText>ی</w:delText>
        </w:r>
        <w:r w:rsidRPr="00DF0050" w:rsidDel="000C4B3C">
          <w:rPr>
            <w:rFonts w:cs="B Nazanin" w:hint="eastAsia"/>
            <w:sz w:val="28"/>
            <w:szCs w:val="28"/>
            <w:rtl/>
          </w:rPr>
          <w:delText>ند</w:delText>
        </w:r>
      </w:del>
      <w:r w:rsidRPr="00DF0050">
        <w:rPr>
          <w:rFonts w:cs="B Nazanin"/>
          <w:sz w:val="28"/>
          <w:szCs w:val="28"/>
          <w:rtl/>
        </w:rPr>
        <w:t>.</w:t>
      </w:r>
      <w:del w:id="362" w:author="Windows User" w:date="2019-10-28T08:04:00Z">
        <w:r w:rsidRPr="00DF0050" w:rsidDel="00B8525A">
          <w:rPr>
            <w:rFonts w:cs="B Nazanin"/>
            <w:sz w:val="28"/>
            <w:szCs w:val="28"/>
            <w:rtl/>
          </w:rPr>
          <w:delText xml:space="preserve"> </w:delText>
        </w:r>
      </w:del>
    </w:p>
    <w:p w:rsidR="00F32A8D" w:rsidRPr="00DF0050" w:rsidRDefault="003E6FBB" w:rsidP="009C614B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</w:rPr>
        <w:t>همانطور که قبلا</w:t>
      </w:r>
      <w:ins w:id="363" w:author="Windows User" w:date="2019-10-28T05:10:00Z">
        <w:r w:rsidR="000C4B3C">
          <w:rPr>
            <w:rFonts w:cs="B Nazanin" w:hint="cs"/>
            <w:sz w:val="28"/>
            <w:szCs w:val="28"/>
            <w:rtl/>
          </w:rPr>
          <w:t>ً</w:t>
        </w:r>
      </w:ins>
      <w:r w:rsidRPr="00DF0050">
        <w:rPr>
          <w:rFonts w:cs="B Nazanin" w:hint="cs"/>
          <w:sz w:val="28"/>
          <w:szCs w:val="28"/>
          <w:rtl/>
        </w:rPr>
        <w:t xml:space="preserve"> اشاره شد، هویت گروهی و اصالت جمع از ویژگی</w:t>
      </w:r>
      <w:ins w:id="364" w:author="Windows User" w:date="2019-10-28T05:10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65" w:author="Windows User" w:date="2019-10-28T05:10:00Z">
        <w:r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های جامع</w:t>
      </w:r>
      <w:ins w:id="366" w:author="Windows User" w:date="2019-10-28T08:04:00Z">
        <w:r w:rsidR="00B8525A">
          <w:rPr>
            <w:rFonts w:cs="B Nazanin" w:hint="cs"/>
            <w:sz w:val="28"/>
            <w:szCs w:val="28"/>
            <w:rtl/>
          </w:rPr>
          <w:t>ۀ</w:t>
        </w:r>
      </w:ins>
      <w:del w:id="367" w:author="Windows User" w:date="2019-10-28T08:04:00Z">
        <w:r w:rsidRPr="00DF0050" w:rsidDel="00B8525A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 w:hint="cs"/>
          <w:sz w:val="28"/>
          <w:szCs w:val="28"/>
          <w:rtl/>
        </w:rPr>
        <w:t xml:space="preserve"> ژاپن است. کودک </w:t>
      </w:r>
      <w:ins w:id="368" w:author="Windows User" w:date="2019-10-28T05:11:00Z">
        <w:r w:rsidR="000C4B3C">
          <w:rPr>
            <w:rFonts w:cs="B Nazanin" w:hint="cs"/>
            <w:sz w:val="28"/>
            <w:szCs w:val="28"/>
            <w:rtl/>
          </w:rPr>
          <w:t>در</w:t>
        </w:r>
      </w:ins>
      <w:del w:id="369" w:author="Windows User" w:date="2019-10-28T05:11:00Z">
        <w:r w:rsidRPr="00DF0050" w:rsidDel="000C4B3C">
          <w:rPr>
            <w:rFonts w:cs="B Nazanin" w:hint="cs"/>
            <w:sz w:val="28"/>
            <w:szCs w:val="28"/>
            <w:rtl/>
          </w:rPr>
          <w:delText>از</w:delText>
        </w:r>
      </w:del>
      <w:r w:rsidRPr="00DF0050">
        <w:rPr>
          <w:rFonts w:cs="B Nazanin" w:hint="cs"/>
          <w:sz w:val="28"/>
          <w:szCs w:val="28"/>
          <w:rtl/>
        </w:rPr>
        <w:t xml:space="preserve"> نخستین سال</w:t>
      </w:r>
      <w:ins w:id="370" w:author="Windows User" w:date="2019-10-28T05:10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71" w:author="Windows User" w:date="2019-10-28T05:10:00Z">
        <w:r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های زندگی خود می</w:t>
      </w:r>
      <w:ins w:id="372" w:author="Windows User" w:date="2019-10-28T05:11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73" w:author="Windows User" w:date="2019-10-28T05:11:00Z">
        <w:r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آموزد که لازم</w:t>
      </w:r>
      <w:ins w:id="374" w:author="Windows User" w:date="2019-10-28T05:11:00Z">
        <w:r w:rsidR="000C4B3C">
          <w:rPr>
            <w:rFonts w:cs="B Nazanin" w:hint="cs"/>
            <w:sz w:val="28"/>
            <w:szCs w:val="28"/>
            <w:rtl/>
          </w:rPr>
          <w:t>ۀ</w:t>
        </w:r>
      </w:ins>
      <w:del w:id="375" w:author="Windows User" w:date="2019-10-28T05:11:00Z">
        <w:r w:rsidRPr="00DF0050" w:rsidDel="000C4B3C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 w:hint="cs"/>
          <w:sz w:val="28"/>
          <w:szCs w:val="28"/>
          <w:rtl/>
        </w:rPr>
        <w:t xml:space="preserve"> موفقیت</w:t>
      </w:r>
      <w:ins w:id="376" w:author="Windows User" w:date="2019-10-28T05:11:00Z">
        <w:r w:rsidR="000C4B3C">
          <w:rPr>
            <w:rFonts w:cs="B Nazanin" w:hint="cs"/>
            <w:sz w:val="28"/>
            <w:szCs w:val="28"/>
            <w:rtl/>
          </w:rPr>
          <w:t>،</w:t>
        </w:r>
      </w:ins>
      <w:r w:rsidRPr="00DF0050">
        <w:rPr>
          <w:rFonts w:cs="B Nazanin" w:hint="cs"/>
          <w:sz w:val="28"/>
          <w:szCs w:val="28"/>
          <w:rtl/>
        </w:rPr>
        <w:t xml:space="preserve"> به عضویت درآمدن در گروه و هماهنگ</w:t>
      </w:r>
      <w:ins w:id="377" w:author="Windows User" w:date="2019-10-28T05:11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78" w:author="Windows User" w:date="2019-10-28T05:11:00Z">
        <w:r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شدن با جمع است. ت</w:t>
      </w:r>
      <w:ins w:id="379" w:author="Windows User" w:date="2019-10-28T05:11:00Z">
        <w:r w:rsidR="000C4B3C">
          <w:rPr>
            <w:rFonts w:cs="B Nazanin" w:hint="cs"/>
            <w:sz w:val="28"/>
            <w:szCs w:val="28"/>
            <w:rtl/>
          </w:rPr>
          <w:t>أ</w:t>
        </w:r>
      </w:ins>
      <w:del w:id="380" w:author="Windows User" w:date="2019-10-28T05:11:00Z">
        <w:r w:rsidRPr="00DF0050" w:rsidDel="000C4B3C">
          <w:rPr>
            <w:rFonts w:cs="B Nazanin" w:hint="cs"/>
            <w:sz w:val="28"/>
            <w:szCs w:val="28"/>
            <w:rtl/>
          </w:rPr>
          <w:delText>ا</w:delText>
        </w:r>
      </w:del>
      <w:r w:rsidRPr="00DF0050">
        <w:rPr>
          <w:rFonts w:cs="B Nazanin" w:hint="cs"/>
          <w:sz w:val="28"/>
          <w:szCs w:val="28"/>
          <w:rtl/>
        </w:rPr>
        <w:t>کید ژاپنی</w:t>
      </w:r>
      <w:ins w:id="381" w:author="Windows User" w:date="2019-10-28T05:11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82" w:author="Windows User" w:date="2019-10-28T05:11:00Z">
        <w:r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 بر فعالیت گروهی</w:t>
      </w:r>
      <w:ins w:id="383" w:author="Windows User" w:date="2019-10-28T05:11:00Z">
        <w:r w:rsidR="000C4B3C">
          <w:rPr>
            <w:rFonts w:cs="B Nazanin" w:hint="cs"/>
            <w:sz w:val="28"/>
            <w:szCs w:val="28"/>
            <w:rtl/>
          </w:rPr>
          <w:t>،</w:t>
        </w:r>
      </w:ins>
      <w:r w:rsidRPr="00DF0050">
        <w:rPr>
          <w:rFonts w:cs="B Nazanin" w:hint="cs"/>
          <w:sz w:val="28"/>
          <w:szCs w:val="28"/>
          <w:rtl/>
        </w:rPr>
        <w:t xml:space="preserve"> از محیط خانواده فراتر رفته و در هر جنبه</w:t>
      </w:r>
      <w:ins w:id="384" w:author="Windows User" w:date="2019-10-28T05:11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85" w:author="Windows User" w:date="2019-10-28T05:11:00Z">
        <w:r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ای از زندگی آن</w:t>
      </w:r>
      <w:ins w:id="386" w:author="Windows User" w:date="2019-10-28T05:11:00Z">
        <w:r w:rsidR="000C4B3C">
          <w:rPr>
            <w:rFonts w:cs="B Nazanin" w:hint="cs"/>
            <w:sz w:val="28"/>
            <w:szCs w:val="28"/>
            <w:rtl/>
          </w:rPr>
          <w:t>‌</w:t>
        </w:r>
      </w:ins>
      <w:r w:rsidRPr="00DF0050">
        <w:rPr>
          <w:rFonts w:cs="B Nazanin" w:hint="cs"/>
          <w:sz w:val="28"/>
          <w:szCs w:val="28"/>
          <w:rtl/>
        </w:rPr>
        <w:t xml:space="preserve">ها </w:t>
      </w:r>
      <w:r w:rsidRPr="00DF0050">
        <w:rPr>
          <w:rFonts w:cs="B Nazanin" w:hint="cs"/>
          <w:sz w:val="28"/>
          <w:szCs w:val="28"/>
          <w:rtl/>
        </w:rPr>
        <w:lastRenderedPageBreak/>
        <w:t>خودش را نشان می</w:t>
      </w:r>
      <w:ins w:id="387" w:author="Windows User" w:date="2019-10-28T05:12:00Z">
        <w:r w:rsidR="000C4B3C">
          <w:rPr>
            <w:rFonts w:cs="B Nazanin" w:hint="cs"/>
            <w:sz w:val="28"/>
            <w:szCs w:val="28"/>
            <w:rtl/>
          </w:rPr>
          <w:t>‌</w:t>
        </w:r>
      </w:ins>
      <w:del w:id="388" w:author="Windows User" w:date="2019-10-28T05:12:00Z">
        <w:r w:rsidR="00F32A8D" w:rsidRPr="00DF0050" w:rsidDel="000C4B3C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دهد. زندگی هر ژاپنی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یک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گروه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متمرکز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است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خروج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از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چنین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ساختاری،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چه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مدرسه،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چه کار</w:t>
      </w:r>
      <w:del w:id="389" w:author="Windows User" w:date="2019-10-28T05:12:00Z">
        <w:r w:rsidRPr="00DF0050" w:rsidDel="000C4B3C">
          <w:rPr>
            <w:rFonts w:cs="B Nazanin"/>
            <w:sz w:val="28"/>
            <w:szCs w:val="28"/>
            <w:rtl/>
          </w:rPr>
          <w:delText xml:space="preserve"> </w:delText>
        </w:r>
        <w:r w:rsidRPr="00DF0050" w:rsidDel="000C4B3C">
          <w:rPr>
            <w:rFonts w:cs="B Nazanin" w:hint="cs"/>
            <w:sz w:val="28"/>
            <w:szCs w:val="28"/>
            <w:rtl/>
          </w:rPr>
          <w:delText>و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یا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بازی، برای یک ژاپنی در واقع به</w:t>
      </w:r>
      <w:ins w:id="390" w:author="Windows User" w:date="2019-10-28T05:12:00Z">
        <w:r w:rsidR="007A5DA8">
          <w:rPr>
            <w:rFonts w:cs="B Nazanin" w:hint="cs"/>
            <w:sz w:val="28"/>
            <w:szCs w:val="28"/>
            <w:rtl/>
          </w:rPr>
          <w:t>‌</w:t>
        </w:r>
      </w:ins>
      <w:del w:id="391" w:author="Windows User" w:date="2019-10-28T05:12:00Z">
        <w:r w:rsidRPr="00DF0050" w:rsidDel="007A5DA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معنای </w:t>
      </w:r>
      <w:ins w:id="392" w:author="Windows User" w:date="2019-10-28T05:12:00Z">
        <w:r w:rsidR="007A5DA8">
          <w:rPr>
            <w:rFonts w:cs="B Nazanin" w:hint="cs"/>
            <w:sz w:val="28"/>
            <w:szCs w:val="28"/>
            <w:rtl/>
          </w:rPr>
          <w:t>نیستی</w:t>
        </w:r>
      </w:ins>
      <w:del w:id="393" w:author="Windows User" w:date="2019-10-28T05:12:00Z">
        <w:r w:rsidRPr="00DF0050" w:rsidDel="007A5DA8">
          <w:rPr>
            <w:rFonts w:cs="B Nazanin" w:hint="cs"/>
            <w:sz w:val="28"/>
            <w:szCs w:val="28"/>
            <w:rtl/>
          </w:rPr>
          <w:delText>عدم وجود</w:delText>
        </w:r>
      </w:del>
      <w:r w:rsidRPr="00DF0050">
        <w:rPr>
          <w:rFonts w:cs="B Nazanin" w:hint="cs"/>
          <w:sz w:val="28"/>
          <w:szCs w:val="28"/>
          <w:rtl/>
        </w:rPr>
        <w:t xml:space="preserve"> است</w:t>
      </w:r>
      <w:ins w:id="394" w:author="Windows User" w:date="2019-10-28T05:12:00Z">
        <w:r w:rsidR="007A5DA8">
          <w:rPr>
            <w:rFonts w:cs="B Nazanin" w:hint="cs"/>
            <w:sz w:val="28"/>
            <w:szCs w:val="28"/>
            <w:rtl/>
          </w:rPr>
          <w:t>؛</w:t>
        </w:r>
      </w:ins>
      <w:ins w:id="395" w:author="Windows User" w:date="2019-10-28T05:13:00Z">
        <w:r w:rsidR="007A5DA8">
          <w:rPr>
            <w:rFonts w:cs="B Nazanin" w:hint="cs"/>
            <w:sz w:val="28"/>
            <w:szCs w:val="28"/>
            <w:rtl/>
          </w:rPr>
          <w:t xml:space="preserve"> این</w:t>
        </w:r>
      </w:ins>
      <w:del w:id="396" w:author="Windows User" w:date="2019-10-28T05:12:00Z">
        <w:r w:rsidRPr="00DF0050" w:rsidDel="007A5DA8">
          <w:rPr>
            <w:rFonts w:cs="B Nazanin" w:hint="cs"/>
            <w:sz w:val="28"/>
            <w:szCs w:val="28"/>
            <w:rtl/>
          </w:rPr>
          <w:delText>.</w:delText>
        </w:r>
      </w:del>
      <w:r w:rsidRPr="00DF0050">
        <w:rPr>
          <w:rFonts w:cs="B Nazanin" w:hint="cs"/>
          <w:sz w:val="28"/>
          <w:szCs w:val="28"/>
          <w:rtl/>
        </w:rPr>
        <w:t xml:space="preserve"> یعنی فرد در جمع معنا پیدا می</w:t>
      </w:r>
      <w:ins w:id="397" w:author="Windows User" w:date="2019-10-28T05:13:00Z">
        <w:r w:rsidR="007A5DA8">
          <w:rPr>
            <w:rFonts w:cs="B Nazanin" w:hint="cs"/>
            <w:sz w:val="28"/>
            <w:szCs w:val="28"/>
            <w:rtl/>
          </w:rPr>
          <w:t>‌</w:t>
        </w:r>
      </w:ins>
      <w:del w:id="398" w:author="Windows User" w:date="2019-10-28T05:13:00Z">
        <w:r w:rsidR="00F32A8D" w:rsidRPr="00DF0050" w:rsidDel="007A5DA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کند. </w:t>
      </w:r>
      <w:ins w:id="399" w:author="Windows User" w:date="2019-10-28T05:13:00Z">
        <w:r w:rsidR="007A5DA8">
          <w:rPr>
            <w:rFonts w:cs="B Nazanin" w:hint="cs"/>
            <w:sz w:val="28"/>
            <w:szCs w:val="28"/>
            <w:rtl/>
          </w:rPr>
          <w:t>همراه‌</w:t>
        </w:r>
      </w:ins>
      <w:del w:id="400" w:author="Windows User" w:date="2019-10-28T05:13:00Z">
        <w:r w:rsidRPr="00DF0050" w:rsidDel="007A5DA8">
          <w:rPr>
            <w:rFonts w:cs="B Nazanin" w:hint="cs"/>
            <w:sz w:val="28"/>
            <w:szCs w:val="28"/>
            <w:rtl/>
          </w:rPr>
          <w:delText xml:space="preserve">ذوب </w:delText>
        </w:r>
      </w:del>
      <w:r w:rsidRPr="00DF0050">
        <w:rPr>
          <w:rFonts w:cs="B Nazanin" w:hint="cs"/>
          <w:sz w:val="28"/>
          <w:szCs w:val="28"/>
          <w:rtl/>
        </w:rPr>
        <w:t>شدن در گروه و هم</w:t>
      </w:r>
      <w:ins w:id="401" w:author="Windows User" w:date="2019-10-28T05:13:00Z">
        <w:r w:rsidR="007A5DA8">
          <w:rPr>
            <w:rFonts w:cs="B Nazanin" w:hint="cs"/>
            <w:sz w:val="28"/>
            <w:szCs w:val="28"/>
            <w:rtl/>
          </w:rPr>
          <w:t>‌گامی</w:t>
        </w:r>
      </w:ins>
      <w:del w:id="402" w:author="Windows User" w:date="2019-10-28T05:13:00Z">
        <w:r w:rsidRPr="00DF0050" w:rsidDel="007A5DA8">
          <w:rPr>
            <w:rFonts w:cs="B Nazanin" w:hint="cs"/>
            <w:sz w:val="28"/>
            <w:szCs w:val="28"/>
            <w:rtl/>
          </w:rPr>
          <w:delText>راهی</w:delText>
        </w:r>
      </w:del>
      <w:r w:rsidRPr="00DF0050">
        <w:rPr>
          <w:rFonts w:cs="B Nazanin" w:hint="cs"/>
          <w:sz w:val="28"/>
          <w:szCs w:val="28"/>
          <w:rtl/>
        </w:rPr>
        <w:t xml:space="preserve"> با دیگران، نه</w:t>
      </w:r>
      <w:ins w:id="403" w:author="Windows User" w:date="2019-10-28T08:05:00Z">
        <w:r w:rsidR="00B8525A">
          <w:rPr>
            <w:rFonts w:cs="B Nazanin" w:hint="cs"/>
            <w:sz w:val="28"/>
            <w:szCs w:val="28"/>
            <w:rtl/>
          </w:rPr>
          <w:t xml:space="preserve"> فقط</w:t>
        </w:r>
      </w:ins>
      <w:del w:id="404" w:author="Windows User" w:date="2019-10-28T08:05:00Z">
        <w:r w:rsidRPr="00DF0050" w:rsidDel="00B8525A">
          <w:rPr>
            <w:rFonts w:cs="B Nazanin" w:hint="cs"/>
            <w:sz w:val="28"/>
            <w:szCs w:val="28"/>
            <w:rtl/>
          </w:rPr>
          <w:delText xml:space="preserve"> تنها</w:delText>
        </w:r>
      </w:del>
      <w:r w:rsidRPr="00DF0050">
        <w:rPr>
          <w:rFonts w:cs="B Nazanin" w:hint="cs"/>
          <w:sz w:val="28"/>
          <w:szCs w:val="28"/>
          <w:rtl/>
        </w:rPr>
        <w:t xml:space="preserve"> از لحاظ اجتماعی </w:t>
      </w:r>
      <w:ins w:id="405" w:author="Windows User" w:date="2019-10-28T05:13:00Z">
        <w:r w:rsidR="007A5DA8">
          <w:rPr>
            <w:rFonts w:cs="B Nazanin" w:hint="cs"/>
            <w:sz w:val="28"/>
            <w:szCs w:val="28"/>
            <w:rtl/>
          </w:rPr>
          <w:t>اهمیت دارد،</w:t>
        </w:r>
      </w:ins>
      <w:del w:id="406" w:author="Windows User" w:date="2019-10-28T05:13:00Z">
        <w:r w:rsidRPr="00DF0050" w:rsidDel="007A5DA8">
          <w:rPr>
            <w:rFonts w:cs="B Nazanin" w:hint="cs"/>
            <w:sz w:val="28"/>
            <w:szCs w:val="28"/>
            <w:rtl/>
          </w:rPr>
          <w:delText>حائز اهمیت است</w:delText>
        </w:r>
      </w:del>
      <w:r w:rsidRPr="00DF0050">
        <w:rPr>
          <w:rFonts w:cs="B Nazanin" w:hint="cs"/>
          <w:sz w:val="28"/>
          <w:szCs w:val="28"/>
          <w:rtl/>
        </w:rPr>
        <w:t xml:space="preserve"> بلکه برای بقا</w:t>
      </w:r>
      <w:ins w:id="407" w:author="Windows User" w:date="2019-10-28T05:13:00Z">
        <w:r w:rsidR="007A5DA8">
          <w:rPr>
            <w:rFonts w:cs="B Nazanin" w:hint="cs"/>
            <w:sz w:val="28"/>
            <w:szCs w:val="28"/>
            <w:rtl/>
          </w:rPr>
          <w:t>ء</w:t>
        </w:r>
      </w:ins>
      <w:r w:rsidRPr="00DF0050">
        <w:rPr>
          <w:rFonts w:cs="B Nazanin" w:hint="cs"/>
          <w:sz w:val="28"/>
          <w:szCs w:val="28"/>
          <w:rtl/>
        </w:rPr>
        <w:t xml:space="preserve"> ضروری است.</w:t>
      </w:r>
      <w:del w:id="408" w:author="Windows User" w:date="2019-10-28T05:14:00Z">
        <w:r w:rsidRPr="00DF0050" w:rsidDel="007A5DA8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F32A8D" w:rsidRPr="00DF0050" w:rsidDel="00B8525A" w:rsidRDefault="003E6FBB" w:rsidP="009C614B">
      <w:pPr>
        <w:bidi/>
        <w:spacing w:before="120" w:after="120"/>
        <w:ind w:firstLine="565"/>
        <w:jc w:val="both"/>
        <w:rPr>
          <w:del w:id="409" w:author="Windows User" w:date="2019-10-28T08:07:00Z"/>
          <w:rFonts w:cs="B Nazanin"/>
          <w:sz w:val="28"/>
          <w:szCs w:val="28"/>
          <w:rtl/>
          <w:lang w:bidi="fa-IR"/>
        </w:rPr>
      </w:pPr>
      <w:r w:rsidRPr="00DF0050">
        <w:rPr>
          <w:rFonts w:cs="B Nazanin" w:hint="cs"/>
          <w:sz w:val="28"/>
          <w:szCs w:val="28"/>
          <w:rtl/>
        </w:rPr>
        <w:t>ضرب</w:t>
      </w:r>
      <w:ins w:id="410" w:author="Windows User" w:date="2019-10-28T05:14:00Z">
        <w:r w:rsidR="007A5DA8">
          <w:rPr>
            <w:rFonts w:cs="B Nazanin" w:hint="cs"/>
            <w:sz w:val="28"/>
            <w:szCs w:val="28"/>
            <w:rtl/>
          </w:rPr>
          <w:t>‌</w:t>
        </w:r>
      </w:ins>
      <w:del w:id="411" w:author="Windows User" w:date="2019-10-28T05:14:00Z">
        <w:r w:rsidRPr="00DF0050" w:rsidDel="007A5DA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المثلی در زبان ژاپنی وجود دارد که می</w:t>
      </w:r>
      <w:ins w:id="412" w:author="Windows User" w:date="2019-10-28T05:14:00Z">
        <w:r w:rsidR="007A5DA8">
          <w:rPr>
            <w:rFonts w:cs="B Nazanin" w:hint="cs"/>
            <w:sz w:val="28"/>
            <w:szCs w:val="28"/>
            <w:rtl/>
          </w:rPr>
          <w:t>‌</w:t>
        </w:r>
      </w:ins>
      <w:del w:id="413" w:author="Windows User" w:date="2019-10-28T05:14:00Z">
        <w:r w:rsidR="00F32A8D" w:rsidRPr="00DF0050" w:rsidDel="007A5DA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گوید: </w:t>
      </w:r>
      <w:ins w:id="414" w:author="Windows User" w:date="2019-10-28T05:14:00Z">
        <w:r w:rsidR="007A5DA8">
          <w:rPr>
            <w:rFonts w:cs="B Nazanin" w:hint="cs"/>
            <w:sz w:val="28"/>
            <w:szCs w:val="28"/>
            <w:rtl/>
          </w:rPr>
          <w:t>«</w:t>
        </w:r>
      </w:ins>
      <w:del w:id="415" w:author="Windows User" w:date="2019-10-28T05:14:00Z">
        <w:r w:rsidRPr="00DF0050" w:rsidDel="007A5DA8">
          <w:rPr>
            <w:rFonts w:cs="B Nazanin" w:hint="cs"/>
            <w:sz w:val="28"/>
            <w:szCs w:val="28"/>
            <w:rtl/>
          </w:rPr>
          <w:delText xml:space="preserve">" </w:delText>
        </w:r>
      </w:del>
      <w:r w:rsidRPr="00DF0050">
        <w:rPr>
          <w:rFonts w:cs="B Nazanin" w:hint="cs"/>
          <w:sz w:val="28"/>
          <w:szCs w:val="28"/>
          <w:rtl/>
        </w:rPr>
        <w:t>ناخنی که از میان بقیه بلند شود، زخمی می</w:t>
      </w:r>
      <w:ins w:id="416" w:author="Windows User" w:date="2019-10-28T05:14:00Z">
        <w:r w:rsidR="007A5DA8">
          <w:rPr>
            <w:rFonts w:cs="B Nazanin" w:hint="cs"/>
            <w:sz w:val="28"/>
            <w:szCs w:val="28"/>
            <w:rtl/>
          </w:rPr>
          <w:t>‌</w:t>
        </w:r>
      </w:ins>
      <w:del w:id="417" w:author="Windows User" w:date="2019-10-28T05:14:00Z">
        <w:r w:rsidR="00F32A8D" w:rsidRPr="00DF0050" w:rsidDel="007A5DA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شود.</w:t>
      </w:r>
      <w:ins w:id="418" w:author="Windows User" w:date="2019-10-28T05:14:00Z">
        <w:r w:rsidR="007A5DA8">
          <w:rPr>
            <w:rFonts w:cs="B Nazanin" w:hint="cs"/>
            <w:sz w:val="28"/>
            <w:szCs w:val="28"/>
            <w:rtl/>
          </w:rPr>
          <w:t>»</w:t>
        </w:r>
      </w:ins>
      <w:del w:id="419" w:author="Windows User" w:date="2019-10-28T05:14:00Z">
        <w:r w:rsidRPr="00DF0050" w:rsidDel="007A5DA8">
          <w:rPr>
            <w:rFonts w:cs="B Nazanin" w:hint="cs"/>
            <w:sz w:val="28"/>
            <w:szCs w:val="28"/>
            <w:rtl/>
          </w:rPr>
          <w:delText>"</w:delText>
        </w:r>
      </w:del>
      <w:r w:rsidRPr="00DF0050">
        <w:rPr>
          <w:rFonts w:cs="B Nazanin"/>
          <w:sz w:val="28"/>
          <w:szCs w:val="28"/>
          <w:vertAlign w:val="superscript"/>
          <w:rtl/>
        </w:rPr>
        <w:footnoteReference w:id="2"/>
      </w:r>
      <w:r w:rsidRPr="00DF0050">
        <w:rPr>
          <w:rFonts w:cs="B Nazanin"/>
          <w:sz w:val="28"/>
          <w:szCs w:val="28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مضمون این ضرب</w:t>
      </w:r>
      <w:ins w:id="423" w:author="Windows User" w:date="2019-10-28T05:14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24" w:author="Windows User" w:date="2019-10-28T05:14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المث</w:t>
      </w:r>
      <w:r w:rsidR="00F32A8D" w:rsidRPr="00DF0050">
        <w:rPr>
          <w:rFonts w:cs="B Nazanin" w:hint="cs"/>
          <w:sz w:val="28"/>
          <w:szCs w:val="28"/>
          <w:rtl/>
          <w:lang w:bidi="fa-IR"/>
        </w:rPr>
        <w:t xml:space="preserve">ل این است که </w:t>
      </w:r>
      <w:ins w:id="425" w:author="Windows User" w:date="2019-10-28T05:14:00Z">
        <w:r w:rsidR="007A5DA8">
          <w:rPr>
            <w:rFonts w:cs="B Nazanin" w:hint="cs"/>
            <w:sz w:val="28"/>
            <w:szCs w:val="28"/>
            <w:rtl/>
            <w:lang w:bidi="fa-IR"/>
          </w:rPr>
          <w:t>نا</w:t>
        </w:r>
      </w:ins>
      <w:del w:id="426" w:author="Windows User" w:date="2019-10-28T05:14:00Z">
        <w:r w:rsidR="00F32A8D"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عدم </w:delText>
        </w:r>
      </w:del>
      <w:r w:rsidR="00F32A8D" w:rsidRPr="00DF0050">
        <w:rPr>
          <w:rFonts w:cs="B Nazanin" w:hint="cs"/>
          <w:sz w:val="28"/>
          <w:szCs w:val="28"/>
          <w:rtl/>
          <w:lang w:bidi="fa-IR"/>
        </w:rPr>
        <w:t>هماهنگ</w:t>
      </w:r>
      <w:ins w:id="427" w:author="Windows User" w:date="2019-10-28T05:14:00Z">
        <w:r w:rsidR="007A5DA8">
          <w:rPr>
            <w:rFonts w:cs="B Nazanin" w:hint="cs"/>
            <w:sz w:val="28"/>
            <w:szCs w:val="28"/>
            <w:rtl/>
            <w:lang w:bidi="fa-IR"/>
          </w:rPr>
          <w:t>‌بودن</w:t>
        </w:r>
      </w:ins>
      <w:del w:id="428" w:author="Windows User" w:date="2019-10-28T05:14:00Z">
        <w:r w:rsidR="00F32A8D" w:rsidRPr="00DF0050" w:rsidDel="007A5DA8">
          <w:rPr>
            <w:rFonts w:cs="B Nazanin" w:hint="cs"/>
            <w:sz w:val="28"/>
            <w:szCs w:val="28"/>
            <w:rtl/>
            <w:lang w:bidi="fa-IR"/>
          </w:rPr>
          <w:delText>ی</w:delText>
        </w:r>
      </w:del>
      <w:r w:rsidR="00F32A8D" w:rsidRPr="00DF0050">
        <w:rPr>
          <w:rFonts w:cs="B Nazanin" w:hint="cs"/>
          <w:sz w:val="28"/>
          <w:szCs w:val="28"/>
          <w:rtl/>
          <w:lang w:bidi="fa-IR"/>
        </w:rPr>
        <w:t xml:space="preserve"> با جمع</w:t>
      </w:r>
      <w:r w:rsidRPr="00DF0050">
        <w:rPr>
          <w:rFonts w:cs="B Nazanin" w:hint="cs"/>
          <w:sz w:val="28"/>
          <w:szCs w:val="28"/>
          <w:rtl/>
          <w:lang w:bidi="fa-IR"/>
        </w:rPr>
        <w:t>، واکنش جمع و ضربه</w:t>
      </w:r>
      <w:ins w:id="429" w:author="Windows User" w:date="2019-10-28T05:15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30" w:author="Windows User" w:date="2019-10-28T05:15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پذیری</w:t>
      </w:r>
      <w:ins w:id="431" w:author="Windows User" w:date="2019-10-28T08:05:00Z">
        <w:r w:rsidR="00B8525A">
          <w:rPr>
            <w:rFonts w:cs="B Nazanin" w:hint="cs"/>
            <w:sz w:val="28"/>
            <w:szCs w:val="28"/>
            <w:rtl/>
            <w:lang w:bidi="fa-IR"/>
          </w:rPr>
          <w:t xml:space="preserve"> و آسیب</w:t>
        </w:r>
      </w:ins>
      <w:ins w:id="432" w:author="Windows User" w:date="2019-10-28T05:15:00Z">
        <w:r w:rsidR="007A5DA8">
          <w:rPr>
            <w:rFonts w:cs="B Nazanin" w:hint="cs"/>
            <w:sz w:val="28"/>
            <w:szCs w:val="28"/>
            <w:rtl/>
            <w:lang w:bidi="fa-IR"/>
          </w:rPr>
          <w:t xml:space="preserve"> فرد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را در پی دارد. به عبارت دیگر اگر کسی متمایز باشد</w:t>
      </w:r>
      <w:ins w:id="433" w:author="Windows User" w:date="2019-10-28T05:15:00Z">
        <w:r w:rsidR="007A5DA8">
          <w:rPr>
            <w:rFonts w:cs="B Nazanin" w:hint="cs"/>
            <w:sz w:val="28"/>
            <w:szCs w:val="28"/>
            <w:rtl/>
            <w:lang w:bidi="fa-IR"/>
          </w:rPr>
          <w:t>،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 xml:space="preserve"> مجبور به مطابقت با گروه است. این ضرب</w:t>
      </w:r>
      <w:ins w:id="434" w:author="Windows User" w:date="2019-10-28T05:15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35" w:author="Windows User" w:date="2019-10-28T05:15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المثل به منظور تشویق افراد برای انطباق با جمع به کار می</w:t>
      </w:r>
      <w:ins w:id="436" w:author="Windows User" w:date="2019-10-28T05:15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37" w:author="Windows User" w:date="2019-10-28T05:15:00Z">
        <w:r w:rsidR="00F32A8D"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رود. عبارت </w:t>
      </w:r>
      <w:r w:rsidRPr="007A5DA8">
        <w:rPr>
          <w:rFonts w:cs="B Nazanin" w:hint="eastAsia"/>
          <w:sz w:val="28"/>
          <w:szCs w:val="28"/>
          <w:highlight w:val="yellow"/>
          <w:rtl/>
          <w:lang w:bidi="fa-IR"/>
          <w:rPrChange w:id="438" w:author="Windows User" w:date="2019-10-28T05:15:00Z">
            <w:rPr>
              <w:rFonts w:cs="B Nazanin" w:hint="eastAsia"/>
              <w:sz w:val="28"/>
              <w:szCs w:val="28"/>
              <w:rtl/>
              <w:lang w:bidi="fa-IR"/>
            </w:rPr>
          </w:rPrChange>
        </w:rPr>
        <w:t>آمائه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 که پیش</w:t>
      </w:r>
      <w:ins w:id="439" w:author="Windows User" w:date="2019-10-28T05:15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>تر به آن اشاره شد، اساسی</w:t>
      </w:r>
      <w:ins w:id="440" w:author="Windows User" w:date="2019-10-28T05:15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41" w:author="Windows User" w:date="2019-10-28T05:15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ترین مفهوم برای درک ت</w:t>
      </w:r>
      <w:ins w:id="442" w:author="Windows User" w:date="2019-10-28T05:16:00Z">
        <w:r w:rsidR="007A5DA8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443" w:author="Windows User" w:date="2019-10-28T05:16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کید و اهمیت گروه در ژاپن است.</w:t>
      </w:r>
      <w:del w:id="444" w:author="Windows User" w:date="2019-10-28T05:16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ins w:id="445" w:author="Windows User" w:date="2019-10-28T08:07:00Z">
        <w:r w:rsidR="00B8525A">
          <w:rPr>
            <w:rFonts w:cs="B Nazanin"/>
            <w:sz w:val="28"/>
            <w:szCs w:val="28"/>
            <w:lang w:bidi="fa-IR"/>
          </w:rPr>
          <w:t xml:space="preserve"> </w:t>
        </w:r>
      </w:ins>
    </w:p>
    <w:p w:rsidR="00F32A8D" w:rsidRPr="00DF0050" w:rsidRDefault="003E6FBB" w:rsidP="008A4E06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  <w:lang w:bidi="fa-IR"/>
        </w:rPr>
      </w:pPr>
      <w:r w:rsidRPr="00DF0050">
        <w:rPr>
          <w:rFonts w:cs="B Nazanin" w:hint="cs"/>
          <w:sz w:val="28"/>
          <w:szCs w:val="28"/>
          <w:rtl/>
          <w:lang w:bidi="fa-IR"/>
        </w:rPr>
        <w:t>این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مفهوم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بر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باورهای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فردی، رفتاری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 همچنین ساختار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اجتماعی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حاکم است</w:t>
      </w:r>
      <w:ins w:id="446" w:author="Windows User" w:date="2019-10-28T05:16:00Z">
        <w:r w:rsidR="007A5DA8">
          <w:rPr>
            <w:rFonts w:cs="B Nazanin" w:hint="cs"/>
            <w:sz w:val="28"/>
            <w:szCs w:val="28"/>
            <w:rtl/>
            <w:lang w:bidi="fa-IR"/>
          </w:rPr>
          <w:t xml:space="preserve"> و</w:t>
        </w:r>
      </w:ins>
      <w:del w:id="447" w:author="Windows User" w:date="2019-10-28T05:16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>.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به</w:t>
      </w:r>
      <w:ins w:id="448" w:author="Windows User" w:date="2019-10-28T05:16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49" w:author="Windows User" w:date="2019-10-28T05:16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معنای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واقعی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کلمه</w:t>
      </w:r>
      <w:ins w:id="450" w:author="Windows User" w:date="2019-10-28T05:16:00Z">
        <w:r w:rsidR="00B8525A">
          <w:rPr>
            <w:rFonts w:cs="B Nazanin" w:hint="cs"/>
            <w:sz w:val="28"/>
            <w:szCs w:val="28"/>
            <w:rtl/>
            <w:lang w:bidi="fa-IR"/>
          </w:rPr>
          <w:t xml:space="preserve"> بر مفهوم</w:t>
        </w:r>
      </w:ins>
      <w:del w:id="451" w:author="Windows User" w:date="2019-10-28T05:16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del w:id="452" w:author="Windows User" w:date="2019-10-28T08:07:00Z">
        <w:r w:rsidRPr="00DF0050" w:rsidDel="00B8525A">
          <w:rPr>
            <w:rFonts w:cs="B Nazanin"/>
            <w:sz w:val="28"/>
            <w:szCs w:val="28"/>
            <w:rtl/>
            <w:lang w:bidi="fa-IR"/>
          </w:rPr>
          <w:delText>-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ins w:id="453" w:author="Windows User" w:date="2019-10-28T05:16:00Z">
        <w:r w:rsidR="007A5DA8">
          <w:rPr>
            <w:rFonts w:cs="B Nazanin" w:hint="cs"/>
            <w:sz w:val="28"/>
            <w:szCs w:val="28"/>
            <w:rtl/>
            <w:lang w:bidi="fa-IR"/>
          </w:rPr>
          <w:t>«</w:t>
        </w:r>
      </w:ins>
      <w:del w:id="454" w:author="Windows User" w:date="2019-10-28T05:16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به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دیگران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برای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محبت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نگاه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کن</w:t>
      </w:r>
      <w:ins w:id="455" w:author="Windows User" w:date="2019-10-28T05:16:00Z">
        <w:r w:rsidR="007A5DA8">
          <w:rPr>
            <w:rFonts w:cs="B Nazanin" w:hint="cs"/>
            <w:sz w:val="28"/>
            <w:szCs w:val="28"/>
            <w:rtl/>
            <w:lang w:bidi="fa-IR"/>
          </w:rPr>
          <w:t>»</w:t>
        </w:r>
      </w:ins>
      <w:del w:id="456" w:author="Windows User" w:date="2019-10-28T05:16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>"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del w:id="457" w:author="Windows User" w:date="2019-10-28T08:07:00Z">
        <w:r w:rsidRPr="00DF0050" w:rsidDel="00B8525A">
          <w:rPr>
            <w:rFonts w:ascii="Times New Roman" w:hAnsi="Times New Roman" w:cs="Times New Roman" w:hint="cs"/>
            <w:sz w:val="28"/>
            <w:szCs w:val="28"/>
            <w:rtl/>
            <w:lang w:bidi="fa-IR"/>
          </w:rPr>
          <w:delText>–</w:delText>
        </w:r>
        <w:r w:rsidRPr="00DF0050" w:rsidDel="00B8525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و بر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وابستگی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عمیق اجتماعی دلالت دارد.</w:t>
      </w:r>
    </w:p>
    <w:p w:rsidR="003E6FBB" w:rsidRPr="00DF0050" w:rsidRDefault="003E6FBB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  <w:lang w:bidi="fa-IR"/>
        </w:rPr>
        <w:pPrChange w:id="458" w:author="Windows User" w:date="2019-10-28T08:08:00Z">
          <w:pPr>
            <w:bidi/>
            <w:spacing w:before="120" w:after="120"/>
            <w:ind w:firstLine="565"/>
            <w:jc w:val="both"/>
          </w:pPr>
        </w:pPrChange>
      </w:pPr>
      <w:r w:rsidRPr="00DF0050">
        <w:rPr>
          <w:rFonts w:cs="B Nazanin" w:hint="cs"/>
          <w:sz w:val="28"/>
          <w:szCs w:val="28"/>
          <w:rtl/>
          <w:lang w:bidi="fa-IR"/>
        </w:rPr>
        <w:t>کودکان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ژاپنی از سنین پایین می</w:t>
      </w:r>
      <w:ins w:id="459" w:author="Windows User" w:date="2019-10-28T05:17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60" w:author="Windows User" w:date="2019-10-28T05:17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آموزند تا نسبت به یکدیگر و گروهی که به آن </w:t>
      </w:r>
      <w:r w:rsidR="00F32A8D" w:rsidRPr="00DF0050">
        <w:rPr>
          <w:rFonts w:cs="B Nazanin" w:hint="cs"/>
          <w:sz w:val="28"/>
          <w:szCs w:val="28"/>
          <w:rtl/>
          <w:lang w:bidi="fa-IR"/>
        </w:rPr>
        <w:t>تعلق دارند، وفادار</w:t>
      </w:r>
      <w:ins w:id="461" w:author="Windows User" w:date="2019-10-28T05:17:00Z">
        <w:r w:rsidR="007A5DA8">
          <w:rPr>
            <w:rFonts w:cs="B Nazanin" w:hint="cs"/>
            <w:sz w:val="28"/>
            <w:szCs w:val="28"/>
            <w:rtl/>
            <w:lang w:bidi="fa-IR"/>
          </w:rPr>
          <w:t>،</w:t>
        </w:r>
      </w:ins>
      <w:del w:id="462" w:author="Windows User" w:date="2019-10-28T05:17:00Z">
        <w:r w:rsidR="00F32A8D"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(</w:delText>
        </w:r>
      </w:del>
      <w:r w:rsidR="00F32A8D" w:rsidRPr="00DF0050">
        <w:rPr>
          <w:rFonts w:cs="B Nazanin" w:hint="cs"/>
          <w:sz w:val="28"/>
          <w:szCs w:val="28"/>
          <w:rtl/>
          <w:lang w:bidi="fa-IR"/>
        </w:rPr>
        <w:t xml:space="preserve"> متعه</w:t>
      </w:r>
      <w:ins w:id="463" w:author="Windows User" w:date="2019-10-28T05:17:00Z">
        <w:r w:rsidR="007A5DA8">
          <w:rPr>
            <w:rFonts w:cs="B Nazanin" w:hint="cs"/>
            <w:sz w:val="28"/>
            <w:szCs w:val="28"/>
            <w:rtl/>
            <w:lang w:bidi="fa-IR"/>
          </w:rPr>
          <w:t>د</w:t>
        </w:r>
      </w:ins>
      <w:del w:id="464" w:author="Windows User" w:date="2019-10-28T05:17:00Z">
        <w:r w:rsidR="00F32A8D"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د) </w:delText>
        </w:r>
      </w:del>
      <w:r w:rsidR="00F32A8D" w:rsidRPr="00DF0050">
        <w:rPr>
          <w:rFonts w:cs="B Nazanin" w:hint="cs"/>
          <w:sz w:val="28"/>
          <w:szCs w:val="28"/>
          <w:rtl/>
          <w:lang w:bidi="fa-IR"/>
        </w:rPr>
        <w:t>، مسئو</w:t>
      </w:r>
      <w:r w:rsidRPr="00DF0050">
        <w:rPr>
          <w:rFonts w:cs="B Nazanin" w:hint="cs"/>
          <w:sz w:val="28"/>
          <w:szCs w:val="28"/>
          <w:rtl/>
          <w:lang w:bidi="fa-IR"/>
        </w:rPr>
        <w:t>ل و وابسته باشند. در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واقع، واژ</w:t>
      </w:r>
      <w:ins w:id="465" w:author="Windows User" w:date="2019-10-28T05:18:00Z">
        <w:r w:rsidR="007A5DA8">
          <w:rPr>
            <w:rFonts w:cs="B Nazanin" w:hint="cs"/>
            <w:sz w:val="28"/>
            <w:szCs w:val="28"/>
            <w:rtl/>
            <w:lang w:bidi="fa-IR"/>
          </w:rPr>
          <w:t>ۀ</w:t>
        </w:r>
      </w:ins>
      <w:del w:id="466" w:author="Windows User" w:date="2019-10-28T05:18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>ه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ژاپنی </w:t>
      </w:r>
      <w:del w:id="467" w:author="Windows User" w:date="2019-10-28T08:07:00Z">
        <w:r w:rsidRPr="00DF0050" w:rsidDel="00B8525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کوجین شوگی </w:t>
      </w:r>
      <w:r w:rsidRPr="00DF0050">
        <w:rPr>
          <w:rFonts w:cs="B Nazanin"/>
          <w:sz w:val="28"/>
          <w:szCs w:val="28"/>
          <w:lang w:bidi="fa-IR"/>
        </w:rPr>
        <w:t>(</w:t>
      </w:r>
      <w:proofErr w:type="spellStart"/>
      <w:r w:rsidRPr="00DF0050">
        <w:rPr>
          <w:rFonts w:cs="B Nazanin"/>
          <w:sz w:val="28"/>
          <w:szCs w:val="28"/>
          <w:lang w:bidi="fa-IR"/>
        </w:rPr>
        <w:t>kojin-shugi</w:t>
      </w:r>
      <w:proofErr w:type="spellEnd"/>
      <w:r w:rsidRPr="00DF0050">
        <w:rPr>
          <w:rFonts w:cs="B Nazanin"/>
          <w:sz w:val="28"/>
          <w:szCs w:val="28"/>
          <w:lang w:bidi="fa-IR"/>
        </w:rPr>
        <w:t>)</w:t>
      </w:r>
      <w:del w:id="468" w:author="Windows User" w:date="2019-10-28T08:08:00Z">
        <w:r w:rsidRPr="00DF0050" w:rsidDel="00B8525A">
          <w:rPr>
            <w:rFonts w:cs="B Nazanin"/>
            <w:sz w:val="28"/>
            <w:szCs w:val="28"/>
            <w:lang w:bidi="fa-IR"/>
          </w:rPr>
          <w:delText xml:space="preserve"> </w:delText>
        </w:r>
        <w:r w:rsidRPr="00DF0050" w:rsidDel="00B8525A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/>
          <w:sz w:val="28"/>
          <w:szCs w:val="28"/>
          <w:vertAlign w:val="superscript"/>
          <w:rtl/>
          <w:lang w:bidi="fa-IR"/>
        </w:rPr>
        <w:footnoteReference w:id="3"/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که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برای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فردگرا</w:t>
      </w:r>
      <w:ins w:id="469" w:author="Windows User" w:date="2019-10-28T05:18:00Z">
        <w:r w:rsidR="007A5DA8">
          <w:rPr>
            <w:rFonts w:cs="B Nazanin" w:hint="cs"/>
            <w:sz w:val="28"/>
            <w:szCs w:val="28"/>
            <w:rtl/>
            <w:lang w:bidi="fa-IR"/>
          </w:rPr>
          <w:t>ی</w:t>
        </w:r>
      </w:ins>
      <w:del w:id="470" w:author="Windows User" w:date="2019-10-28T05:18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>ئ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به کار می</w:t>
      </w:r>
      <w:ins w:id="471" w:author="Windows User" w:date="2019-10-28T05:18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72" w:author="Windows User" w:date="2019-10-28T05:18:00Z">
        <w:r w:rsidR="00F32A8D"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رود</w:t>
      </w:r>
      <w:r w:rsidRPr="00DF0050">
        <w:rPr>
          <w:rFonts w:cs="B Nazanin"/>
          <w:sz w:val="28"/>
          <w:szCs w:val="28"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، دلالت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منفی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بر خودخواهی </w:t>
      </w:r>
      <w:ins w:id="473" w:author="Windows User" w:date="2019-10-28T05:18:00Z">
        <w:r w:rsidR="007A5DA8">
          <w:rPr>
            <w:rFonts w:cs="B Nazanin" w:hint="cs"/>
            <w:sz w:val="28"/>
            <w:szCs w:val="28"/>
            <w:rtl/>
            <w:lang w:bidi="fa-IR"/>
          </w:rPr>
          <w:t>دارد</w:t>
        </w:r>
      </w:ins>
      <w:del w:id="474" w:author="Windows User" w:date="2019-10-28T05:18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>دارد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تا بر اعتماد به نفس.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</w:p>
    <w:p w:rsidR="00F32A8D" w:rsidRPr="00DF0050" w:rsidRDefault="003E6FBB" w:rsidP="009C614B">
      <w:pPr>
        <w:bidi/>
        <w:spacing w:before="120" w:after="120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  <w:lang w:bidi="fa-IR"/>
        </w:rPr>
        <w:t>ژاپنی</w:t>
      </w:r>
      <w:ins w:id="475" w:author="Windows User" w:date="2019-10-28T05:19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76" w:author="Windows User" w:date="2019-10-28T05:19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 در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طول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زندگی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خود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به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تأیید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رضایت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گروه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وابسته هستند. شخصیت آن</w:t>
      </w:r>
      <w:ins w:id="477" w:author="Windows User" w:date="2019-10-28T05:19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>ها تابع</w:t>
      </w:r>
      <w:ins w:id="478" w:author="Windows User" w:date="2019-10-28T08:08:00Z">
        <w:r w:rsidR="00B8525A">
          <w:rPr>
            <w:rFonts w:cs="B Nazanin" w:hint="cs"/>
            <w:sz w:val="28"/>
            <w:szCs w:val="28"/>
            <w:rtl/>
            <w:lang w:bidi="fa-IR"/>
          </w:rPr>
          <w:t xml:space="preserve"> گروهی</w:t>
        </w:r>
      </w:ins>
      <w:del w:id="479" w:author="Windows User" w:date="2019-10-28T08:08:00Z">
        <w:r w:rsidRPr="00DF0050" w:rsidDel="00B8525A">
          <w:rPr>
            <w:rFonts w:cs="B Nazanin" w:hint="cs"/>
            <w:sz w:val="28"/>
            <w:szCs w:val="28"/>
            <w:rtl/>
            <w:lang w:bidi="fa-IR"/>
          </w:rPr>
          <w:delText xml:space="preserve"> شخصیتی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است که به آن وابسته هستند. طرد</w:t>
      </w:r>
      <w:del w:id="480" w:author="Windows User" w:date="2019-10-28T05:19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شدن و رها</w:t>
      </w:r>
      <w:del w:id="481" w:author="Windows User" w:date="2019-10-28T05:19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شدن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یکی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از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ویرانگر</w:t>
      </w:r>
      <w:del w:id="482" w:author="Windows User" w:date="2019-10-28T05:19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ترین</w:t>
      </w:r>
      <w:del w:id="483" w:author="Windows User" w:date="2019-10-28T05:19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>ها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تهدیدها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برای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ژاپنی</w:t>
      </w:r>
      <w:ins w:id="484" w:author="Windows User" w:date="2019-10-28T05:19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85" w:author="Windows User" w:date="2019-10-28T05:19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</w:t>
      </w:r>
      <w:del w:id="486" w:author="Windows User" w:date="2019-10-28T05:19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ست</w:t>
      </w:r>
      <w:r w:rsidRPr="00DF0050">
        <w:rPr>
          <w:rFonts w:cs="B Nazanin"/>
          <w:sz w:val="28"/>
          <w:szCs w:val="28"/>
          <w:rtl/>
          <w:lang w:bidi="fa-IR"/>
        </w:rPr>
        <w:t xml:space="preserve">. </w:t>
      </w:r>
      <w:r w:rsidRPr="00DF0050">
        <w:rPr>
          <w:rFonts w:cs="B Nazanin" w:hint="cs"/>
          <w:sz w:val="28"/>
          <w:szCs w:val="28"/>
          <w:rtl/>
          <w:lang w:bidi="fa-IR"/>
        </w:rPr>
        <w:t>به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دلیل</w:t>
      </w:r>
      <w:del w:id="487" w:author="Windows User" w:date="2019-10-28T05:19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وجود</w:delText>
        </w:r>
      </w:del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ت</w:t>
      </w:r>
      <w:ins w:id="488" w:author="Windows User" w:date="2019-10-28T05:19:00Z">
        <w:r w:rsidR="007A5DA8">
          <w:rPr>
            <w:rFonts w:cs="B Nazanin" w:hint="cs"/>
            <w:sz w:val="28"/>
            <w:szCs w:val="28"/>
            <w:rtl/>
            <w:lang w:bidi="fa-IR"/>
          </w:rPr>
          <w:t>أ</w:t>
        </w:r>
      </w:ins>
      <w:del w:id="489" w:author="Windows User" w:date="2019-10-28T05:19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>ا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کید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فرهنگی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بر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اقتدار</w:t>
      </w:r>
      <w:del w:id="490" w:author="Windows User" w:date="2019-10-28T08:09:00Z">
        <w:r w:rsidRPr="00DF0050" w:rsidDel="00B8525A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  <w:r w:rsidRPr="00DF0050" w:rsidDel="00B8525A">
          <w:rPr>
            <w:rFonts w:cs="B Nazanin" w:hint="cs"/>
            <w:sz w:val="28"/>
            <w:szCs w:val="28"/>
            <w:rtl/>
            <w:lang w:bidi="fa-IR"/>
          </w:rPr>
          <w:delText>(قدرت)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گروه،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ژاپنی</w:t>
      </w:r>
      <w:ins w:id="491" w:author="Windows User" w:date="2019-10-28T05:20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92" w:author="Windows User" w:date="2019-10-28T05:20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خواسته</w:t>
      </w:r>
      <w:ins w:id="493" w:author="Windows User" w:date="2019-10-28T05:20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94" w:author="Windows User" w:date="2019-10-28T05:20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نیازهای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گروه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را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بر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خواسته</w:t>
      </w:r>
      <w:ins w:id="495" w:author="Windows User" w:date="2019-10-28T05:20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96" w:author="Windows User" w:date="2019-10-28T05:20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ها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و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نیازهای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فردی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خود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مقدم قرار</w:t>
      </w:r>
      <w:r w:rsidRPr="00DF0050">
        <w:rPr>
          <w:rFonts w:cs="B Nazanin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>می</w:t>
      </w:r>
      <w:ins w:id="497" w:author="Windows User" w:date="2019-10-28T05:20:00Z">
        <w:r w:rsidR="007A5DA8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498" w:author="Windows User" w:date="2019-10-28T05:20:00Z">
        <w:r w:rsidRPr="00DF0050" w:rsidDel="007A5DA8">
          <w:rPr>
            <w:rFonts w:cs="B Nazanin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>ده</w:t>
      </w:r>
      <w:ins w:id="499" w:author="Windows User" w:date="2019-10-28T05:20:00Z">
        <w:r w:rsidR="007A5DA8">
          <w:rPr>
            <w:rFonts w:cs="B Nazanin" w:hint="cs"/>
            <w:sz w:val="28"/>
            <w:szCs w:val="28"/>
            <w:rtl/>
            <w:lang w:bidi="fa-IR"/>
          </w:rPr>
          <w:t>ن</w:t>
        </w:r>
      </w:ins>
      <w:r w:rsidRPr="00DF0050">
        <w:rPr>
          <w:rFonts w:cs="B Nazanin" w:hint="cs"/>
          <w:sz w:val="28"/>
          <w:szCs w:val="28"/>
          <w:rtl/>
          <w:lang w:bidi="fa-IR"/>
        </w:rPr>
        <w:t>د</w:t>
      </w:r>
      <w:ins w:id="500" w:author="Windows User" w:date="2019-10-28T05:20:00Z">
        <w:r w:rsidR="007A5DA8">
          <w:rPr>
            <w:rFonts w:cs="B Nazanin" w:hint="cs"/>
            <w:sz w:val="28"/>
            <w:szCs w:val="28"/>
            <w:rtl/>
            <w:lang w:bidi="fa-IR"/>
          </w:rPr>
          <w:t>. در چنین جمعی</w:t>
        </w:r>
      </w:ins>
      <w:del w:id="501" w:author="Windows User" w:date="2019-10-28T05:20:00Z">
        <w:r w:rsidRPr="00DF0050" w:rsidDel="007A5DA8">
          <w:rPr>
            <w:rFonts w:cs="B Nazanin" w:hint="cs"/>
            <w:sz w:val="28"/>
            <w:szCs w:val="28"/>
            <w:rtl/>
            <w:lang w:bidi="fa-IR"/>
          </w:rPr>
          <w:delText xml:space="preserve"> و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ins w:id="502" w:author="Windows User" w:date="2019-10-28T05:20:00Z">
        <w:r w:rsidR="007A5DA8">
          <w:rPr>
            <w:rFonts w:cs="B Nazanin" w:hint="cs"/>
            <w:sz w:val="28"/>
            <w:szCs w:val="28"/>
            <w:rtl/>
          </w:rPr>
          <w:t>نا</w:t>
        </w:r>
      </w:ins>
      <w:del w:id="503" w:author="Windows User" w:date="2019-10-28T05:20:00Z">
        <w:r w:rsidRPr="00DF0050" w:rsidDel="007A5DA8">
          <w:rPr>
            <w:rFonts w:cs="B Nazanin" w:hint="cs"/>
            <w:sz w:val="28"/>
            <w:szCs w:val="28"/>
            <w:rtl/>
          </w:rPr>
          <w:delText xml:space="preserve">عدم </w:delText>
        </w:r>
      </w:del>
      <w:r w:rsidRPr="00DF0050">
        <w:rPr>
          <w:rFonts w:cs="B Nazanin" w:hint="cs"/>
          <w:sz w:val="28"/>
          <w:szCs w:val="28"/>
          <w:rtl/>
        </w:rPr>
        <w:t>هماهنگی با جمع، نوعی طغیان و یاغی</w:t>
      </w:r>
      <w:ins w:id="504" w:author="Windows User" w:date="2019-10-28T05:20:00Z">
        <w:r w:rsidR="007A5DA8">
          <w:rPr>
            <w:rFonts w:cs="B Nazanin" w:hint="cs"/>
            <w:sz w:val="28"/>
            <w:szCs w:val="28"/>
            <w:rtl/>
          </w:rPr>
          <w:t>‌</w:t>
        </w:r>
      </w:ins>
      <w:del w:id="505" w:author="Windows User" w:date="2019-10-28T05:20:00Z">
        <w:r w:rsidRPr="00DF0050" w:rsidDel="007A5DA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گری تلقی می</w:t>
      </w:r>
      <w:ins w:id="506" w:author="Windows User" w:date="2019-10-28T05:21:00Z">
        <w:r w:rsidR="007A5DA8">
          <w:rPr>
            <w:rFonts w:cs="B Nazanin" w:hint="cs"/>
            <w:sz w:val="28"/>
            <w:szCs w:val="28"/>
            <w:rtl/>
          </w:rPr>
          <w:t>‌</w:t>
        </w:r>
      </w:ins>
      <w:del w:id="507" w:author="Windows User" w:date="2019-10-28T05:21:00Z">
        <w:r w:rsidR="00F32A8D" w:rsidRPr="00DF0050" w:rsidDel="007A5DA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شود.</w:t>
      </w:r>
    </w:p>
    <w:p w:rsidR="003E6FBB" w:rsidRPr="00DF0050" w:rsidRDefault="003E6FBB" w:rsidP="00FD4D6B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</w:rPr>
        <w:t>اگر</w:t>
      </w:r>
      <w:r w:rsidR="00F32A8D" w:rsidRPr="00DF0050">
        <w:rPr>
          <w:rFonts w:cs="B Nazanin" w:hint="cs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چه آسیب</w:t>
      </w:r>
      <w:ins w:id="508" w:author="Windows User" w:date="2019-10-28T05:21:00Z">
        <w:r w:rsidR="007A5DA8">
          <w:rPr>
            <w:rFonts w:cs="B Nazanin" w:hint="cs"/>
            <w:sz w:val="28"/>
            <w:szCs w:val="28"/>
            <w:rtl/>
          </w:rPr>
          <w:t>‌</w:t>
        </w:r>
      </w:ins>
      <w:del w:id="509" w:author="Windows User" w:date="2019-10-28T05:21:00Z">
        <w:r w:rsidRPr="00DF0050" w:rsidDel="007A5DA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شناسی روش</w:t>
      </w:r>
      <w:r w:rsidR="00F32A8D" w:rsidRPr="00DF0050">
        <w:rPr>
          <w:rFonts w:cs="B Nazanin" w:hint="cs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های آموزشی و تربیتی ژاپنی در چارچوب این نوشتار قرار ندارد،</w:t>
      </w:r>
      <w:ins w:id="510" w:author="Windows User" w:date="2019-10-28T08:09:00Z">
        <w:r w:rsidR="00B8525A">
          <w:rPr>
            <w:rFonts w:cs="B Nazanin" w:hint="cs"/>
            <w:sz w:val="28"/>
            <w:szCs w:val="28"/>
            <w:rtl/>
          </w:rPr>
          <w:t xml:space="preserve"> اما</w:t>
        </w:r>
      </w:ins>
      <w:r w:rsidRPr="00DF0050">
        <w:rPr>
          <w:rFonts w:cs="B Nazanin" w:hint="cs"/>
          <w:sz w:val="28"/>
          <w:szCs w:val="28"/>
          <w:rtl/>
        </w:rPr>
        <w:t xml:space="preserve"> این نکته </w:t>
      </w:r>
      <w:ins w:id="511" w:author="Windows User" w:date="2019-10-28T05:21:00Z">
        <w:r w:rsidR="007A5DA8">
          <w:rPr>
            <w:rFonts w:cs="B Nazanin" w:hint="cs"/>
            <w:sz w:val="28"/>
            <w:szCs w:val="28"/>
            <w:rtl/>
          </w:rPr>
          <w:t>را باید ذکر کرد</w:t>
        </w:r>
      </w:ins>
      <w:del w:id="512" w:author="Windows User" w:date="2019-10-28T05:21:00Z">
        <w:r w:rsidRPr="00DF0050" w:rsidDel="007A5DA8">
          <w:rPr>
            <w:rFonts w:cs="B Nazanin" w:hint="cs"/>
            <w:sz w:val="28"/>
            <w:szCs w:val="28"/>
            <w:rtl/>
          </w:rPr>
          <w:delText>قابل ذکر است</w:delText>
        </w:r>
      </w:del>
      <w:r w:rsidRPr="00DF0050">
        <w:rPr>
          <w:rFonts w:cs="B Nazanin" w:hint="cs"/>
          <w:sz w:val="28"/>
          <w:szCs w:val="28"/>
          <w:rtl/>
        </w:rPr>
        <w:t xml:space="preserve"> که به عقید</w:t>
      </w:r>
      <w:ins w:id="513" w:author="Windows User" w:date="2019-10-28T05:21:00Z">
        <w:r w:rsidR="007A5DA8">
          <w:rPr>
            <w:rFonts w:cs="B Nazanin" w:hint="cs"/>
            <w:sz w:val="28"/>
            <w:szCs w:val="28"/>
            <w:rtl/>
          </w:rPr>
          <w:t>ۀ</w:t>
        </w:r>
      </w:ins>
      <w:del w:id="514" w:author="Windows User" w:date="2019-10-28T05:21:00Z">
        <w:r w:rsidRPr="00DF0050" w:rsidDel="007A5DA8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 w:hint="cs"/>
          <w:sz w:val="28"/>
          <w:szCs w:val="28"/>
          <w:rtl/>
        </w:rPr>
        <w:t xml:space="preserve"> برخی، ت</w:t>
      </w:r>
      <w:ins w:id="515" w:author="Windows User" w:date="2019-10-28T05:21:00Z">
        <w:r w:rsidR="007A5DA8">
          <w:rPr>
            <w:rFonts w:cs="B Nazanin" w:hint="cs"/>
            <w:sz w:val="28"/>
            <w:szCs w:val="28"/>
            <w:rtl/>
          </w:rPr>
          <w:t>أ</w:t>
        </w:r>
      </w:ins>
      <w:del w:id="516" w:author="Windows User" w:date="2019-10-28T05:21:00Z">
        <w:r w:rsidRPr="00DF0050" w:rsidDel="007A5DA8">
          <w:rPr>
            <w:rFonts w:cs="B Nazanin" w:hint="cs"/>
            <w:sz w:val="28"/>
            <w:szCs w:val="28"/>
            <w:rtl/>
          </w:rPr>
          <w:delText>ا</w:delText>
        </w:r>
      </w:del>
      <w:r w:rsidRPr="00DF0050">
        <w:rPr>
          <w:rFonts w:cs="B Nazanin" w:hint="cs"/>
          <w:sz w:val="28"/>
          <w:szCs w:val="28"/>
          <w:rtl/>
        </w:rPr>
        <w:t>کید مفرط نظام آموزشی ژاپن بر هماهنگی کامل کودک با جمع، آسیب</w:t>
      </w:r>
      <w:ins w:id="517" w:author="Windows User" w:date="2019-10-28T05:21:00Z">
        <w:r w:rsidR="007A5DA8">
          <w:rPr>
            <w:rFonts w:cs="B Nazanin" w:hint="cs"/>
            <w:sz w:val="28"/>
            <w:szCs w:val="28"/>
            <w:rtl/>
          </w:rPr>
          <w:t>‌</w:t>
        </w:r>
      </w:ins>
      <w:del w:id="518" w:author="Windows User" w:date="2019-10-28T05:21:00Z">
        <w:r w:rsidR="00F32A8D" w:rsidRPr="00DF0050" w:rsidDel="007A5DA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 و تبعات منفی خاص خود را ب</w:t>
      </w:r>
      <w:r w:rsidR="00F32A8D" w:rsidRPr="00DF0050">
        <w:rPr>
          <w:rFonts w:cs="B Nazanin" w:hint="cs"/>
          <w:sz w:val="28"/>
          <w:szCs w:val="28"/>
          <w:rtl/>
        </w:rPr>
        <w:t xml:space="preserve">ه </w:t>
      </w:r>
      <w:r w:rsidRPr="00DF0050">
        <w:rPr>
          <w:rFonts w:cs="B Nazanin" w:hint="cs"/>
          <w:sz w:val="28"/>
          <w:szCs w:val="28"/>
          <w:rtl/>
        </w:rPr>
        <w:t>دنبال دارد</w:t>
      </w:r>
      <w:ins w:id="519" w:author="Windows User" w:date="2019-10-28T05:21:00Z">
        <w:r w:rsidR="007A5DA8">
          <w:rPr>
            <w:rFonts w:cs="B Nazanin" w:hint="cs"/>
            <w:sz w:val="28"/>
            <w:szCs w:val="28"/>
            <w:rtl/>
          </w:rPr>
          <w:t>.</w:t>
        </w:r>
      </w:ins>
      <w:r w:rsidRPr="00DF0050">
        <w:rPr>
          <w:rFonts w:cs="B Nazanin" w:hint="cs"/>
          <w:sz w:val="28"/>
          <w:szCs w:val="28"/>
          <w:rtl/>
        </w:rPr>
        <w:t xml:space="preserve"> از جمله</w:t>
      </w:r>
      <w:ins w:id="520" w:author="Windows User" w:date="2019-10-28T05:21:00Z">
        <w:r w:rsidR="007A5DA8">
          <w:rPr>
            <w:rFonts w:cs="B Nazanin" w:hint="cs"/>
            <w:sz w:val="28"/>
            <w:szCs w:val="28"/>
            <w:rtl/>
          </w:rPr>
          <w:t xml:space="preserve"> اینکه</w:t>
        </w:r>
      </w:ins>
      <w:r w:rsidRPr="00DF0050">
        <w:rPr>
          <w:rFonts w:cs="B Nazanin" w:hint="cs"/>
          <w:sz w:val="28"/>
          <w:szCs w:val="28"/>
          <w:rtl/>
        </w:rPr>
        <w:t xml:space="preserve"> انگیز</w:t>
      </w:r>
      <w:ins w:id="521" w:author="Windows User" w:date="2019-10-28T05:22:00Z">
        <w:r w:rsidR="007A5DA8">
          <w:rPr>
            <w:rFonts w:cs="B Nazanin" w:hint="cs"/>
            <w:sz w:val="28"/>
            <w:szCs w:val="28"/>
            <w:rtl/>
          </w:rPr>
          <w:t>ۀ</w:t>
        </w:r>
      </w:ins>
      <w:del w:id="522" w:author="Windows User" w:date="2019-10-28T05:22:00Z">
        <w:r w:rsidRPr="00DF0050" w:rsidDel="007A5DA8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 w:hint="cs"/>
          <w:sz w:val="28"/>
          <w:szCs w:val="28"/>
          <w:rtl/>
        </w:rPr>
        <w:t xml:space="preserve"> کودک</w:t>
      </w:r>
      <w:del w:id="523" w:author="Windows User" w:date="2019-10-28T08:09:00Z">
        <w:r w:rsidRPr="00DF0050" w:rsidDel="00B8525A">
          <w:rPr>
            <w:rFonts w:cs="B Nazanin" w:hint="cs"/>
            <w:sz w:val="28"/>
            <w:szCs w:val="28"/>
            <w:rtl/>
          </w:rPr>
          <w:delText xml:space="preserve"> را</w:delText>
        </w:r>
      </w:del>
      <w:r w:rsidRPr="00DF0050">
        <w:rPr>
          <w:rFonts w:cs="B Nazanin" w:hint="cs"/>
          <w:sz w:val="28"/>
          <w:szCs w:val="28"/>
          <w:rtl/>
        </w:rPr>
        <w:t xml:space="preserve"> برای خلاقیت و سبقت از دیگرا</w:t>
      </w:r>
      <w:del w:id="524" w:author="Windows User" w:date="2019-10-28T08:09:00Z">
        <w:r w:rsidRPr="00DF0050" w:rsidDel="00B8525A">
          <w:rPr>
            <w:rFonts w:cs="B Nazanin" w:hint="cs"/>
            <w:sz w:val="28"/>
            <w:szCs w:val="28"/>
            <w:rtl/>
          </w:rPr>
          <w:delText>ن</w:delText>
        </w:r>
      </w:del>
      <w:ins w:id="525" w:author="Windows User" w:date="2019-10-28T05:23:00Z">
        <w:r w:rsidR="005C4D72">
          <w:rPr>
            <w:rFonts w:cs="B Nazanin" w:hint="cs"/>
            <w:sz w:val="28"/>
            <w:szCs w:val="28"/>
            <w:rtl/>
          </w:rPr>
          <w:t>ن نیز</w:t>
        </w:r>
        <w:r w:rsidR="005C4D72" w:rsidRPr="005C4D72">
          <w:rPr>
            <w:rFonts w:cs="B Nazanin" w:hint="cs"/>
            <w:sz w:val="28"/>
            <w:szCs w:val="28"/>
            <w:rtl/>
          </w:rPr>
          <w:t xml:space="preserve"> </w:t>
        </w:r>
        <w:r w:rsidR="00B8525A">
          <w:rPr>
            <w:rFonts w:cs="B Nazanin" w:hint="cs"/>
            <w:sz w:val="28"/>
            <w:szCs w:val="28"/>
            <w:rtl/>
          </w:rPr>
          <w:t>از بین می</w:t>
        </w:r>
      </w:ins>
      <w:ins w:id="526" w:author="Windows User" w:date="2019-10-28T08:09:00Z">
        <w:r w:rsidR="00B8525A">
          <w:rPr>
            <w:rFonts w:cs="B Nazanin" w:hint="cs"/>
            <w:sz w:val="28"/>
            <w:szCs w:val="28"/>
            <w:rtl/>
          </w:rPr>
          <w:t>‌</w:t>
        </w:r>
      </w:ins>
      <w:ins w:id="527" w:author="Windows User" w:date="2019-10-28T05:23:00Z">
        <w:r w:rsidR="005C4D72" w:rsidRPr="00DF0050">
          <w:rPr>
            <w:rFonts w:cs="B Nazanin" w:hint="cs"/>
            <w:sz w:val="28"/>
            <w:szCs w:val="28"/>
            <w:rtl/>
          </w:rPr>
          <w:t>رود</w:t>
        </w:r>
      </w:ins>
      <w:ins w:id="528" w:author="Windows User" w:date="2019-10-28T05:22:00Z">
        <w:r w:rsidR="005C4D72">
          <w:rPr>
            <w:rFonts w:cs="B Nazanin" w:hint="cs"/>
            <w:sz w:val="28"/>
            <w:szCs w:val="28"/>
            <w:rtl/>
          </w:rPr>
          <w:t xml:space="preserve"> </w:t>
        </w:r>
      </w:ins>
      <w:del w:id="529" w:author="Windows User" w:date="2019-10-28T05:22:00Z">
        <w:r w:rsidRPr="00DF0050" w:rsidDel="005C4D72">
          <w:rPr>
            <w:rFonts w:cs="B Nazanin" w:hint="cs"/>
            <w:sz w:val="28"/>
            <w:szCs w:val="28"/>
            <w:rtl/>
          </w:rPr>
          <w:delText xml:space="preserve">، </w:delText>
        </w:r>
      </w:del>
      <w:r w:rsidRPr="00DF0050">
        <w:rPr>
          <w:rFonts w:cs="B Nazanin" w:hint="cs"/>
          <w:sz w:val="28"/>
          <w:szCs w:val="28"/>
          <w:rtl/>
        </w:rPr>
        <w:t xml:space="preserve">که </w:t>
      </w:r>
      <w:ins w:id="530" w:author="Windows User" w:date="2019-10-28T05:22:00Z">
        <w:r w:rsidR="005C4D72">
          <w:rPr>
            <w:rFonts w:cs="B Nazanin" w:hint="cs"/>
            <w:sz w:val="28"/>
            <w:szCs w:val="28"/>
            <w:rtl/>
          </w:rPr>
          <w:t xml:space="preserve">این موضوع </w:t>
        </w:r>
      </w:ins>
      <w:r w:rsidRPr="00DF0050">
        <w:rPr>
          <w:rFonts w:cs="B Nazanin" w:hint="cs"/>
          <w:sz w:val="28"/>
          <w:szCs w:val="28"/>
          <w:rtl/>
        </w:rPr>
        <w:t>در چنین فرهنگی می</w:t>
      </w:r>
      <w:ins w:id="531" w:author="Windows User" w:date="2019-10-28T05:22:00Z">
        <w:r w:rsidR="005C4D72">
          <w:rPr>
            <w:rFonts w:cs="B Nazanin" w:hint="cs"/>
            <w:sz w:val="28"/>
            <w:szCs w:val="28"/>
            <w:rtl/>
          </w:rPr>
          <w:t>‌</w:t>
        </w:r>
      </w:ins>
      <w:del w:id="532" w:author="Windows User" w:date="2019-10-28T05:22:00Z">
        <w:r w:rsidRPr="00DF0050" w:rsidDel="005C4D7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تواند به</w:t>
      </w:r>
      <w:ins w:id="533" w:author="Windows User" w:date="2019-10-28T05:23:00Z">
        <w:r w:rsidR="005C4D72">
          <w:rPr>
            <w:rFonts w:cs="B Nazanin" w:hint="cs"/>
            <w:sz w:val="28"/>
            <w:szCs w:val="28"/>
            <w:rtl/>
          </w:rPr>
          <w:t>‌</w:t>
        </w:r>
      </w:ins>
      <w:del w:id="534" w:author="Windows User" w:date="2019-10-28T05:23:00Z">
        <w:r w:rsidRPr="00DF0050" w:rsidDel="005C4D7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معنای تفاوت با جمع و بی</w:t>
      </w:r>
      <w:ins w:id="535" w:author="Windows User" w:date="2019-10-28T05:23:00Z">
        <w:r w:rsidR="005C4D72">
          <w:rPr>
            <w:rFonts w:cs="B Nazanin" w:hint="cs"/>
            <w:sz w:val="28"/>
            <w:szCs w:val="28"/>
            <w:rtl/>
          </w:rPr>
          <w:t>‌</w:t>
        </w:r>
      </w:ins>
      <w:del w:id="536" w:author="Windows User" w:date="2019-10-28T05:23:00Z">
        <w:r w:rsidRPr="00DF0050" w:rsidDel="005C4D7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انضباطی باشد</w:t>
      </w:r>
      <w:ins w:id="537" w:author="Windows User" w:date="2019-10-28T05:24:00Z">
        <w:r w:rsidR="005C4D72">
          <w:rPr>
            <w:rFonts w:cs="B Nazanin" w:hint="cs"/>
            <w:sz w:val="28"/>
            <w:szCs w:val="28"/>
            <w:rtl/>
          </w:rPr>
          <w:t>.</w:t>
        </w:r>
      </w:ins>
      <w:del w:id="538" w:author="Windows User" w:date="2019-10-28T05:24:00Z">
        <w:r w:rsidRPr="00DF0050" w:rsidDel="005C4D72">
          <w:rPr>
            <w:rFonts w:cs="B Nazanin" w:hint="cs"/>
            <w:sz w:val="28"/>
            <w:szCs w:val="28"/>
            <w:rtl/>
          </w:rPr>
          <w:delText>، نیز</w:delText>
        </w:r>
      </w:del>
      <w:del w:id="539" w:author="Windows User" w:date="2019-10-28T05:23:00Z">
        <w:r w:rsidRPr="00DF0050" w:rsidDel="005C4D72">
          <w:rPr>
            <w:rFonts w:cs="B Nazanin" w:hint="cs"/>
            <w:sz w:val="28"/>
            <w:szCs w:val="28"/>
            <w:rtl/>
          </w:rPr>
          <w:delText xml:space="preserve"> از بین می رود.</w:delText>
        </w:r>
      </w:del>
      <w:del w:id="540" w:author="Windows User" w:date="2019-10-28T05:24:00Z">
        <w:r w:rsidRPr="00DF0050" w:rsidDel="005C4D72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3E6FBB" w:rsidRPr="00DF0050" w:rsidRDefault="003E6FBB" w:rsidP="009C614B">
      <w:pPr>
        <w:pStyle w:val="Heading1"/>
        <w:numPr>
          <w:ilvl w:val="0"/>
          <w:numId w:val="3"/>
        </w:numPr>
        <w:bidi/>
        <w:spacing w:before="120" w:after="120"/>
        <w:rPr>
          <w:sz w:val="28"/>
          <w:u w:val="none"/>
          <w:rtl/>
        </w:rPr>
      </w:pPr>
      <w:bookmarkStart w:id="541" w:name="_Toc511206592"/>
      <w:r w:rsidRPr="00DF0050">
        <w:rPr>
          <w:rFonts w:hint="cs"/>
          <w:sz w:val="28"/>
          <w:u w:val="none"/>
          <w:rtl/>
        </w:rPr>
        <w:lastRenderedPageBreak/>
        <w:t>برنامه</w:t>
      </w:r>
      <w:ins w:id="542" w:author="Windows User" w:date="2019-10-28T05:24:00Z">
        <w:r w:rsidR="005C4D72">
          <w:rPr>
            <w:rFonts w:hint="cs"/>
            <w:sz w:val="28"/>
            <w:u w:val="none"/>
            <w:rtl/>
          </w:rPr>
          <w:t>‌</w:t>
        </w:r>
      </w:ins>
      <w:del w:id="543" w:author="Windows User" w:date="2019-10-28T05:24:00Z">
        <w:r w:rsidRPr="00DF0050" w:rsidDel="005C4D72">
          <w:rPr>
            <w:rFonts w:hint="cs"/>
            <w:sz w:val="28"/>
            <w:u w:val="none"/>
            <w:rtl/>
          </w:rPr>
          <w:delText xml:space="preserve"> </w:delText>
        </w:r>
      </w:del>
      <w:r w:rsidRPr="00DF0050">
        <w:rPr>
          <w:rFonts w:hint="cs"/>
          <w:sz w:val="28"/>
          <w:u w:val="none"/>
          <w:rtl/>
        </w:rPr>
        <w:t>های</w:t>
      </w:r>
      <w:r w:rsidRPr="00DF0050">
        <w:rPr>
          <w:sz w:val="28"/>
          <w:u w:val="none"/>
          <w:rtl/>
        </w:rPr>
        <w:t xml:space="preserve"> پرورش</w:t>
      </w:r>
      <w:r w:rsidRPr="00DF0050">
        <w:rPr>
          <w:rFonts w:hint="cs"/>
          <w:sz w:val="28"/>
          <w:u w:val="none"/>
          <w:rtl/>
        </w:rPr>
        <w:t>ی</w:t>
      </w:r>
      <w:r w:rsidRPr="00DF0050">
        <w:rPr>
          <w:sz w:val="28"/>
          <w:u w:val="none"/>
          <w:rtl/>
        </w:rPr>
        <w:t xml:space="preserve"> مد</w:t>
      </w:r>
      <w:r w:rsidRPr="00DF0050">
        <w:rPr>
          <w:rFonts w:hint="cs"/>
          <w:sz w:val="28"/>
          <w:u w:val="none"/>
          <w:rtl/>
        </w:rPr>
        <w:t>ارس ژاپنی</w:t>
      </w:r>
      <w:bookmarkEnd w:id="541"/>
    </w:p>
    <w:p w:rsidR="003E6FBB" w:rsidRPr="00DF0050" w:rsidRDefault="003E6FBB" w:rsidP="009C614B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</w:rPr>
        <w:t>هنگامی که کودک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ژاپنی وارد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مدرسه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ابتدایی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می</w:t>
      </w:r>
      <w:ins w:id="544" w:author="Windows User" w:date="2019-10-28T05:24:00Z">
        <w:r w:rsidR="005C4D72">
          <w:rPr>
            <w:rFonts w:cs="B Nazanin" w:hint="cs"/>
            <w:sz w:val="28"/>
            <w:szCs w:val="28"/>
            <w:rtl/>
          </w:rPr>
          <w:t>‌</w:t>
        </w:r>
      </w:ins>
      <w:del w:id="545" w:author="Windows User" w:date="2019-10-28T05:24:00Z">
        <w:r w:rsidRPr="00DF0050" w:rsidDel="005C4D72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شود، با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مجموعه</w:t>
      </w:r>
      <w:ins w:id="546" w:author="Windows User" w:date="2019-10-28T05:24:00Z">
        <w:r w:rsidR="005C4D72">
          <w:rPr>
            <w:rFonts w:cs="B Nazanin" w:hint="cs"/>
            <w:sz w:val="28"/>
            <w:szCs w:val="28"/>
            <w:rtl/>
          </w:rPr>
          <w:t>‌</w:t>
        </w:r>
      </w:ins>
      <w:del w:id="547" w:author="Windows User" w:date="2019-10-28T05:24:00Z">
        <w:r w:rsidRPr="00DF0050" w:rsidDel="005C4D72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ای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جدید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از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انتظارات و توقعات مواجه می</w:t>
      </w:r>
      <w:ins w:id="548" w:author="Windows User" w:date="2019-10-28T05:24:00Z">
        <w:r w:rsidR="005C4D72">
          <w:rPr>
            <w:rFonts w:cs="B Nazanin" w:hint="cs"/>
            <w:sz w:val="28"/>
            <w:szCs w:val="28"/>
            <w:rtl/>
          </w:rPr>
          <w:t>‌</w:t>
        </w:r>
      </w:ins>
      <w:del w:id="549" w:author="Windows User" w:date="2019-10-28T05:24:00Z">
        <w:r w:rsidR="00F32A8D" w:rsidRPr="00DF0050" w:rsidDel="005C4D7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شود. کودک ژاپنی با ورود به مدرسه باید انتظاراتی را برآورده کند که می</w:t>
      </w:r>
      <w:ins w:id="550" w:author="Windows User" w:date="2019-10-28T05:24:00Z">
        <w:r w:rsidR="005C4D72">
          <w:rPr>
            <w:rFonts w:cs="B Nazanin" w:hint="cs"/>
            <w:sz w:val="28"/>
            <w:szCs w:val="28"/>
            <w:rtl/>
          </w:rPr>
          <w:t>‌</w:t>
        </w:r>
      </w:ins>
      <w:del w:id="551" w:author="Windows User" w:date="2019-10-28T05:24:00Z">
        <w:r w:rsidRPr="00DF0050" w:rsidDel="005C4D7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توان آن</w:t>
      </w:r>
      <w:ins w:id="552" w:author="Windows User" w:date="2019-10-28T08:10:00Z">
        <w:r w:rsidR="00E278EA">
          <w:rPr>
            <w:rFonts w:cs="B Nazanin" w:hint="cs"/>
            <w:sz w:val="28"/>
            <w:szCs w:val="28"/>
            <w:rtl/>
          </w:rPr>
          <w:t>‌</w:t>
        </w:r>
      </w:ins>
      <w:r w:rsidRPr="00DF0050">
        <w:rPr>
          <w:rFonts w:cs="B Nazanin" w:hint="cs"/>
          <w:sz w:val="28"/>
          <w:szCs w:val="28"/>
          <w:rtl/>
        </w:rPr>
        <w:t>ها را در محورهای زیر خلاصه کرد:</w:t>
      </w:r>
      <w:del w:id="553" w:author="Windows User" w:date="2019-10-28T05:24:00Z">
        <w:r w:rsidRPr="00DF0050" w:rsidDel="005C4D72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3E6FBB" w:rsidRPr="00DF0050" w:rsidRDefault="003E6FBB" w:rsidP="009C614B">
      <w:pPr>
        <w:pStyle w:val="ListParagraph"/>
        <w:numPr>
          <w:ilvl w:val="0"/>
          <w:numId w:val="1"/>
        </w:numPr>
        <w:bidi/>
        <w:spacing w:before="120" w:after="120"/>
        <w:jc w:val="both"/>
        <w:rPr>
          <w:rFonts w:cs="B Nazanin"/>
          <w:sz w:val="28"/>
          <w:szCs w:val="28"/>
        </w:rPr>
      </w:pPr>
      <w:r w:rsidRPr="00DF0050">
        <w:rPr>
          <w:rFonts w:cs="B Nazanin" w:hint="cs"/>
          <w:sz w:val="28"/>
          <w:szCs w:val="28"/>
          <w:rtl/>
        </w:rPr>
        <w:t>کودک باید در تلاش و کوشش ممارست ورزد</w:t>
      </w:r>
      <w:r w:rsidRPr="00DF0050">
        <w:rPr>
          <w:rFonts w:cs="B Nazanin" w:hint="cs"/>
          <w:color w:val="000000"/>
          <w:sz w:val="28"/>
          <w:szCs w:val="28"/>
          <w:rtl/>
        </w:rPr>
        <w:t>. کوشش مستمر در زبان ژاپنی گامبارو (</w:t>
      </w:r>
      <w:r w:rsidRPr="00DF0050">
        <w:rPr>
          <w:rFonts w:cs="B Nazanin"/>
          <w:i/>
          <w:iCs/>
          <w:color w:val="000000"/>
          <w:sz w:val="28"/>
          <w:szCs w:val="28"/>
        </w:rPr>
        <w:t>Gambaro</w:t>
      </w:r>
      <w:r w:rsidRPr="00DF0050">
        <w:rPr>
          <w:rFonts w:cs="B Nazanin" w:hint="cs"/>
          <w:color w:val="000000"/>
          <w:sz w:val="28"/>
          <w:szCs w:val="28"/>
          <w:rtl/>
        </w:rPr>
        <w:t>)</w:t>
      </w:r>
      <w:r w:rsidRPr="00DF0050">
        <w:rPr>
          <w:rStyle w:val="FootnoteReference"/>
          <w:rFonts w:cs="B Nazanin"/>
          <w:color w:val="000000"/>
          <w:sz w:val="28"/>
          <w:szCs w:val="28"/>
          <w:rtl/>
        </w:rPr>
        <w:footnoteReference w:id="4"/>
      </w:r>
      <w:r w:rsidRPr="00DF0050">
        <w:rPr>
          <w:rFonts w:cs="B Nazanin"/>
          <w:color w:val="000000"/>
          <w:sz w:val="28"/>
          <w:szCs w:val="28"/>
        </w:rPr>
        <w:t xml:space="preserve"> </w:t>
      </w:r>
      <w:r w:rsidRPr="00DF0050">
        <w:rPr>
          <w:rFonts w:cs="B Nazanin" w:hint="cs"/>
          <w:color w:val="000000"/>
          <w:sz w:val="28"/>
          <w:szCs w:val="28"/>
          <w:rtl/>
          <w:lang w:bidi="fa-IR"/>
        </w:rPr>
        <w:t xml:space="preserve"> نامیده می</w:t>
      </w:r>
      <w:ins w:id="554" w:author="Windows User" w:date="2019-10-28T05:24:00Z">
        <w:r w:rsidR="005C4D72">
          <w:rPr>
            <w:rFonts w:cs="B Nazanin" w:hint="cs"/>
            <w:color w:val="000000"/>
            <w:sz w:val="28"/>
            <w:szCs w:val="28"/>
            <w:rtl/>
            <w:lang w:bidi="fa-IR"/>
          </w:rPr>
          <w:t>‌</w:t>
        </w:r>
      </w:ins>
      <w:del w:id="555" w:author="Windows User" w:date="2019-10-28T05:24:00Z">
        <w:r w:rsidR="00F32A8D" w:rsidRPr="00DF0050" w:rsidDel="005C4D72">
          <w:rPr>
            <w:rFonts w:cs="B Nazanin" w:hint="cs"/>
            <w:color w:val="000000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color w:val="000000"/>
          <w:sz w:val="28"/>
          <w:szCs w:val="28"/>
          <w:rtl/>
          <w:lang w:bidi="fa-IR"/>
        </w:rPr>
        <w:t>شود.</w:t>
      </w:r>
    </w:p>
    <w:p w:rsidR="003E6FBB" w:rsidRPr="00DF0050" w:rsidRDefault="003E6FBB" w:rsidP="009C614B">
      <w:pPr>
        <w:pStyle w:val="ListParagraph"/>
        <w:numPr>
          <w:ilvl w:val="0"/>
          <w:numId w:val="1"/>
        </w:numPr>
        <w:bidi/>
        <w:spacing w:before="120" w:after="120"/>
        <w:jc w:val="both"/>
        <w:rPr>
          <w:rFonts w:cs="B Nazanin"/>
          <w:sz w:val="28"/>
          <w:szCs w:val="28"/>
        </w:rPr>
      </w:pPr>
      <w:r w:rsidRPr="00DF0050">
        <w:rPr>
          <w:rFonts w:cs="B Nazanin" w:hint="cs"/>
          <w:sz w:val="28"/>
          <w:szCs w:val="28"/>
          <w:rtl/>
        </w:rPr>
        <w:t>کودک باید قلب مهربانی داشته باش</w:t>
      </w:r>
      <w:del w:id="556" w:author="Windows User" w:date="2019-10-28T05:24:00Z">
        <w:r w:rsidRPr="00DF0050" w:rsidDel="005C4D72">
          <w:rPr>
            <w:rFonts w:cs="B Nazanin" w:hint="cs"/>
            <w:sz w:val="28"/>
            <w:szCs w:val="28"/>
            <w:rtl/>
          </w:rPr>
          <w:delText>ن</w:delText>
        </w:r>
      </w:del>
      <w:r w:rsidRPr="00DF0050">
        <w:rPr>
          <w:rFonts w:cs="B Nazanin" w:hint="cs"/>
          <w:sz w:val="28"/>
          <w:szCs w:val="28"/>
          <w:rtl/>
        </w:rPr>
        <w:t xml:space="preserve">د. </w:t>
      </w:r>
      <w:r w:rsidRPr="00DF0050">
        <w:rPr>
          <w:rFonts w:cs="B Nazanin"/>
          <w:color w:val="000000"/>
          <w:sz w:val="28"/>
          <w:szCs w:val="28"/>
        </w:rPr>
        <w:t>(</w:t>
      </w:r>
      <w:proofErr w:type="spellStart"/>
      <w:r w:rsidRPr="00DF0050">
        <w:rPr>
          <w:rFonts w:cs="B Nazanin"/>
          <w:i/>
          <w:iCs/>
          <w:color w:val="000000"/>
          <w:sz w:val="28"/>
          <w:szCs w:val="28"/>
        </w:rPr>
        <w:t>yasashii</w:t>
      </w:r>
      <w:proofErr w:type="spellEnd"/>
      <w:r w:rsidRPr="00DF0050">
        <w:rPr>
          <w:rFonts w:cs="B Nazanin"/>
          <w:color w:val="000000"/>
          <w:sz w:val="28"/>
          <w:szCs w:val="28"/>
        </w:rPr>
        <w:t>)</w:t>
      </w:r>
    </w:p>
    <w:p w:rsidR="003E6FBB" w:rsidRPr="00DF0050" w:rsidRDefault="003E6FBB" w:rsidP="009C614B">
      <w:pPr>
        <w:pStyle w:val="ListParagraph"/>
        <w:numPr>
          <w:ilvl w:val="0"/>
          <w:numId w:val="1"/>
        </w:numPr>
        <w:bidi/>
        <w:spacing w:before="120" w:after="120"/>
        <w:jc w:val="both"/>
        <w:rPr>
          <w:rFonts w:cs="B Nazanin"/>
          <w:sz w:val="28"/>
          <w:szCs w:val="28"/>
        </w:rPr>
      </w:pPr>
      <w:r w:rsidRPr="00DF0050">
        <w:rPr>
          <w:rFonts w:cs="B Nazanin" w:hint="cs"/>
          <w:sz w:val="28"/>
          <w:szCs w:val="28"/>
          <w:rtl/>
        </w:rPr>
        <w:t xml:space="preserve">کودک باید سالم و قوی باشد. </w:t>
      </w:r>
      <w:r w:rsidRPr="00DF0050">
        <w:rPr>
          <w:rFonts w:cs="B Nazanin"/>
          <w:color w:val="000000"/>
          <w:sz w:val="28"/>
          <w:szCs w:val="28"/>
        </w:rPr>
        <w:t>(</w:t>
      </w:r>
      <w:proofErr w:type="spellStart"/>
      <w:r w:rsidRPr="00DF0050">
        <w:rPr>
          <w:rFonts w:cs="B Nazanin"/>
          <w:i/>
          <w:iCs/>
          <w:color w:val="000000"/>
          <w:sz w:val="28"/>
          <w:szCs w:val="28"/>
        </w:rPr>
        <w:t>jobu</w:t>
      </w:r>
      <w:proofErr w:type="spellEnd"/>
      <w:r w:rsidRPr="00DF0050">
        <w:rPr>
          <w:rFonts w:cs="B Nazanin"/>
          <w:i/>
          <w:iCs/>
          <w:color w:val="000000"/>
          <w:sz w:val="28"/>
          <w:szCs w:val="28"/>
        </w:rPr>
        <w:t xml:space="preserve"> </w:t>
      </w:r>
      <w:proofErr w:type="spellStart"/>
      <w:r w:rsidRPr="00DF0050">
        <w:rPr>
          <w:rFonts w:cs="B Nazanin"/>
          <w:i/>
          <w:iCs/>
          <w:color w:val="000000"/>
          <w:sz w:val="28"/>
          <w:szCs w:val="28"/>
        </w:rPr>
        <w:t>na</w:t>
      </w:r>
      <w:proofErr w:type="spellEnd"/>
      <w:r w:rsidRPr="00DF0050">
        <w:rPr>
          <w:rFonts w:cs="B Nazanin"/>
          <w:color w:val="000000"/>
          <w:sz w:val="28"/>
          <w:szCs w:val="28"/>
        </w:rPr>
        <w:t>)</w:t>
      </w:r>
    </w:p>
    <w:p w:rsidR="003E6FBB" w:rsidRPr="00DF0050" w:rsidRDefault="003E6FBB" w:rsidP="009C614B">
      <w:pPr>
        <w:pStyle w:val="ListParagraph"/>
        <w:numPr>
          <w:ilvl w:val="0"/>
          <w:numId w:val="1"/>
        </w:numPr>
        <w:bidi/>
        <w:spacing w:before="120" w:after="120"/>
        <w:jc w:val="both"/>
        <w:rPr>
          <w:rFonts w:cs="B Nazanin"/>
          <w:sz w:val="28"/>
          <w:szCs w:val="28"/>
        </w:rPr>
      </w:pPr>
      <w:r w:rsidRPr="00DF0050">
        <w:rPr>
          <w:rFonts w:cs="B Nazanin" w:hint="cs"/>
          <w:sz w:val="28"/>
          <w:szCs w:val="28"/>
          <w:rtl/>
        </w:rPr>
        <w:t>کودک باید در تحصیل سختکوش باش</w:t>
      </w:r>
      <w:del w:id="557" w:author="Windows User" w:date="2019-10-28T05:25:00Z">
        <w:r w:rsidRPr="00DF0050" w:rsidDel="005C4D72">
          <w:rPr>
            <w:rFonts w:cs="B Nazanin" w:hint="cs"/>
            <w:sz w:val="28"/>
            <w:szCs w:val="28"/>
            <w:rtl/>
          </w:rPr>
          <w:delText>ن</w:delText>
        </w:r>
      </w:del>
      <w:r w:rsidRPr="00DF0050">
        <w:rPr>
          <w:rFonts w:cs="B Nazanin" w:hint="cs"/>
          <w:sz w:val="28"/>
          <w:szCs w:val="28"/>
          <w:rtl/>
        </w:rPr>
        <w:t xml:space="preserve">د. </w:t>
      </w:r>
      <w:r w:rsidRPr="00DF0050">
        <w:rPr>
          <w:rFonts w:cs="B Nazanin"/>
          <w:color w:val="000000"/>
          <w:sz w:val="28"/>
          <w:szCs w:val="28"/>
        </w:rPr>
        <w:t>(</w:t>
      </w:r>
      <w:proofErr w:type="spellStart"/>
      <w:r w:rsidRPr="00DF0050">
        <w:rPr>
          <w:rFonts w:cs="B Nazanin"/>
          <w:i/>
          <w:iCs/>
          <w:color w:val="000000"/>
          <w:sz w:val="28"/>
          <w:szCs w:val="28"/>
        </w:rPr>
        <w:t>susunde</w:t>
      </w:r>
      <w:proofErr w:type="spellEnd"/>
      <w:r w:rsidRPr="00DF0050">
        <w:rPr>
          <w:rFonts w:cs="B Nazanin"/>
          <w:i/>
          <w:iCs/>
          <w:color w:val="000000"/>
          <w:sz w:val="28"/>
          <w:szCs w:val="28"/>
        </w:rPr>
        <w:t xml:space="preserve"> </w:t>
      </w:r>
      <w:proofErr w:type="spellStart"/>
      <w:r w:rsidRPr="00DF0050">
        <w:rPr>
          <w:rFonts w:cs="B Nazanin"/>
          <w:i/>
          <w:iCs/>
          <w:color w:val="000000"/>
          <w:sz w:val="28"/>
          <w:szCs w:val="28"/>
        </w:rPr>
        <w:t>benkyo</w:t>
      </w:r>
      <w:proofErr w:type="spellEnd"/>
      <w:r w:rsidRPr="00DF0050">
        <w:rPr>
          <w:rFonts w:cs="B Nazanin"/>
          <w:color w:val="000000"/>
          <w:sz w:val="28"/>
          <w:szCs w:val="28"/>
        </w:rPr>
        <w:t>)</w:t>
      </w:r>
    </w:p>
    <w:p w:rsidR="003E6FBB" w:rsidRPr="00DF0050" w:rsidRDefault="003E6FBB" w:rsidP="009C614B">
      <w:pPr>
        <w:bidi/>
        <w:spacing w:before="120" w:after="120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</w:rPr>
        <w:t>از</w:t>
      </w:r>
      <w:del w:id="558" w:author="Windows User" w:date="2019-10-28T05:25:00Z">
        <w:r w:rsidRPr="00DF0050" w:rsidDel="005C4D72">
          <w:rPr>
            <w:rFonts w:cs="B Nazanin" w:hint="cs"/>
            <w:sz w:val="28"/>
            <w:szCs w:val="28"/>
            <w:rtl/>
          </w:rPr>
          <w:delText xml:space="preserve"> یک</w:delText>
        </w:r>
      </w:del>
      <w:r w:rsidRPr="00DF0050">
        <w:rPr>
          <w:rFonts w:cs="B Nazanin" w:hint="cs"/>
          <w:sz w:val="28"/>
          <w:szCs w:val="28"/>
          <w:rtl/>
        </w:rPr>
        <w:t xml:space="preserve"> نگاه</w:t>
      </w:r>
      <w:ins w:id="559" w:author="Windows User" w:date="2019-10-28T05:25:00Z">
        <w:r w:rsidR="005C4D72">
          <w:rPr>
            <w:rFonts w:cs="B Nazanin" w:hint="cs"/>
            <w:sz w:val="28"/>
            <w:szCs w:val="28"/>
            <w:rtl/>
          </w:rPr>
          <w:t>ی</w:t>
        </w:r>
      </w:ins>
      <w:r w:rsidRPr="00DF0050">
        <w:rPr>
          <w:rFonts w:cs="B Nazanin" w:hint="cs"/>
          <w:sz w:val="28"/>
          <w:szCs w:val="28"/>
          <w:rtl/>
        </w:rPr>
        <w:t xml:space="preserve"> دیگر</w:t>
      </w:r>
      <w:ins w:id="560" w:author="Windows User" w:date="2019-10-28T05:25:00Z">
        <w:r w:rsidR="005C4D72">
          <w:rPr>
            <w:rFonts w:cs="B Nazanin" w:hint="cs"/>
            <w:sz w:val="28"/>
            <w:szCs w:val="28"/>
            <w:rtl/>
          </w:rPr>
          <w:t>،</w:t>
        </w:r>
      </w:ins>
      <w:r w:rsidRPr="00DF0050">
        <w:rPr>
          <w:rFonts w:cs="B Nazanin" w:hint="cs"/>
          <w:sz w:val="28"/>
          <w:szCs w:val="28"/>
          <w:rtl/>
        </w:rPr>
        <w:t xml:space="preserve"> وظیف</w:t>
      </w:r>
      <w:ins w:id="561" w:author="Windows User" w:date="2019-10-28T05:25:00Z">
        <w:r w:rsidR="005C4D72">
          <w:rPr>
            <w:rFonts w:cs="B Nazanin" w:hint="cs"/>
            <w:sz w:val="28"/>
            <w:szCs w:val="28"/>
            <w:rtl/>
          </w:rPr>
          <w:t>ۀ</w:t>
        </w:r>
      </w:ins>
      <w:del w:id="562" w:author="Windows User" w:date="2019-10-28T05:25:00Z">
        <w:r w:rsidRPr="00DF0050" w:rsidDel="005C4D72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 w:hint="cs"/>
          <w:sz w:val="28"/>
          <w:szCs w:val="28"/>
          <w:rtl/>
        </w:rPr>
        <w:t xml:space="preserve"> مدرسه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 وهل</w:t>
      </w:r>
      <w:ins w:id="563" w:author="Windows User" w:date="2019-10-28T05:25:00Z">
        <w:r w:rsidR="005C4D72">
          <w:rPr>
            <w:rFonts w:cs="B Nazanin" w:hint="cs"/>
            <w:sz w:val="28"/>
            <w:szCs w:val="28"/>
            <w:rtl/>
          </w:rPr>
          <w:t>ۀ</w:t>
        </w:r>
      </w:ins>
      <w:del w:id="564" w:author="Windows User" w:date="2019-10-28T05:25:00Z">
        <w:r w:rsidRPr="00DF0050" w:rsidDel="005C4D72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 w:hint="cs"/>
          <w:sz w:val="28"/>
          <w:szCs w:val="28"/>
          <w:rtl/>
        </w:rPr>
        <w:t xml:space="preserve"> نخست</w:t>
      </w:r>
      <w:ins w:id="565" w:author="Windows User" w:date="2019-10-28T05:25:00Z">
        <w:r w:rsidR="005C4D72">
          <w:rPr>
            <w:rFonts w:cs="B Nazanin" w:hint="cs"/>
            <w:sz w:val="28"/>
            <w:szCs w:val="28"/>
            <w:rtl/>
          </w:rPr>
          <w:t>،</w:t>
        </w:r>
      </w:ins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آموزش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تربیت کودکانی با خصوصیات زیر است:</w:t>
      </w:r>
    </w:p>
    <w:p w:rsidR="003E6FBB" w:rsidRPr="00DF0050" w:rsidRDefault="005C4D72" w:rsidP="009C614B">
      <w:pPr>
        <w:pStyle w:val="ListParagraph"/>
        <w:numPr>
          <w:ilvl w:val="0"/>
          <w:numId w:val="2"/>
        </w:numPr>
        <w:bidi/>
        <w:spacing w:before="120" w:after="120"/>
        <w:jc w:val="both"/>
        <w:rPr>
          <w:rFonts w:cs="B Nazanin"/>
          <w:sz w:val="28"/>
          <w:szCs w:val="28"/>
        </w:rPr>
      </w:pPr>
      <w:ins w:id="566" w:author="Windows User" w:date="2019-10-28T05:26:00Z">
        <w:r>
          <w:rPr>
            <w:rFonts w:cs="B Nazanin" w:hint="cs"/>
            <w:sz w:val="28"/>
            <w:szCs w:val="28"/>
            <w:rtl/>
          </w:rPr>
          <w:t xml:space="preserve">تربیت </w:t>
        </w:r>
      </w:ins>
      <w:r w:rsidR="003E6FBB" w:rsidRPr="00DF0050">
        <w:rPr>
          <w:rFonts w:cs="B Nazanin" w:hint="cs"/>
          <w:sz w:val="28"/>
          <w:szCs w:val="28"/>
          <w:rtl/>
        </w:rPr>
        <w:t>کودکانی با مهارت</w:t>
      </w:r>
      <w:ins w:id="567" w:author="Windows User" w:date="2019-10-28T05:25:00Z">
        <w:r>
          <w:rPr>
            <w:rFonts w:cs="B Nazanin" w:hint="cs"/>
            <w:sz w:val="28"/>
            <w:szCs w:val="28"/>
            <w:rtl/>
          </w:rPr>
          <w:t>‌</w:t>
        </w:r>
      </w:ins>
      <w:del w:id="568" w:author="Windows User" w:date="2019-10-28T05:25:00Z">
        <w:r w:rsidR="003E6FBB" w:rsidRPr="00DF0050" w:rsidDel="005C4D7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E6FBB" w:rsidRPr="00DF0050">
        <w:rPr>
          <w:rFonts w:cs="B Nazanin" w:hint="cs"/>
          <w:sz w:val="28"/>
          <w:szCs w:val="28"/>
          <w:rtl/>
        </w:rPr>
        <w:t>های چندگانه، اخلاق</w:t>
      </w:r>
      <w:ins w:id="569" w:author="Windows User" w:date="2019-10-28T05:25:00Z">
        <w:r>
          <w:rPr>
            <w:rFonts w:cs="B Nazanin" w:hint="cs"/>
            <w:sz w:val="28"/>
            <w:szCs w:val="28"/>
            <w:rtl/>
          </w:rPr>
          <w:t>‌</w:t>
        </w:r>
      </w:ins>
      <w:del w:id="570" w:author="Windows User" w:date="2019-10-28T05:25:00Z">
        <w:r w:rsidR="003E6FBB" w:rsidRPr="00DF0050" w:rsidDel="005C4D7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E6FBB" w:rsidRPr="00DF0050">
        <w:rPr>
          <w:rFonts w:cs="B Nazanin" w:hint="cs"/>
          <w:sz w:val="28"/>
          <w:szCs w:val="28"/>
          <w:rtl/>
        </w:rPr>
        <w:t>مدار و با قدرت جسمانی</w:t>
      </w:r>
      <w:ins w:id="571" w:author="Windows User" w:date="2019-10-28T08:11:00Z">
        <w:r w:rsidR="00E278EA">
          <w:rPr>
            <w:rFonts w:cs="B Nazanin" w:hint="cs"/>
            <w:sz w:val="28"/>
            <w:szCs w:val="28"/>
            <w:rtl/>
          </w:rPr>
          <w:t xml:space="preserve"> بالا</w:t>
        </w:r>
      </w:ins>
      <w:r w:rsidR="003E6FBB" w:rsidRPr="00DF0050">
        <w:rPr>
          <w:rFonts w:cs="B Nazanin" w:hint="cs"/>
          <w:sz w:val="28"/>
          <w:szCs w:val="28"/>
          <w:rtl/>
        </w:rPr>
        <w:t xml:space="preserve"> تا بتوانند به</w:t>
      </w:r>
      <w:ins w:id="572" w:author="Windows User" w:date="2019-10-28T05:26:00Z">
        <w:r>
          <w:rPr>
            <w:rFonts w:cs="B Nazanin" w:hint="cs"/>
            <w:sz w:val="28"/>
            <w:szCs w:val="28"/>
            <w:rtl/>
          </w:rPr>
          <w:t>‌</w:t>
        </w:r>
      </w:ins>
      <w:del w:id="573" w:author="Windows User" w:date="2019-10-28T05:26:00Z">
        <w:r w:rsidR="003E6FBB" w:rsidRPr="00DF0050" w:rsidDel="005C4D7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E6FBB" w:rsidRPr="00DF0050">
        <w:rPr>
          <w:rFonts w:cs="B Nazanin" w:hint="cs"/>
          <w:sz w:val="28"/>
          <w:szCs w:val="28"/>
          <w:rtl/>
        </w:rPr>
        <w:t>درستی تصمیم بگیرند و تفکر خلاقانه داشته باشند.</w:t>
      </w:r>
    </w:p>
    <w:p w:rsidR="003E6FBB" w:rsidRPr="00DF0050" w:rsidRDefault="005C4D72" w:rsidP="009C614B">
      <w:pPr>
        <w:pStyle w:val="ListParagraph"/>
        <w:numPr>
          <w:ilvl w:val="0"/>
          <w:numId w:val="2"/>
        </w:numPr>
        <w:bidi/>
        <w:spacing w:before="120" w:after="120"/>
        <w:jc w:val="both"/>
        <w:rPr>
          <w:rFonts w:cs="B Nazanin"/>
          <w:sz w:val="28"/>
          <w:szCs w:val="28"/>
        </w:rPr>
      </w:pPr>
      <w:ins w:id="574" w:author="Windows User" w:date="2019-10-28T05:26:00Z">
        <w:r>
          <w:rPr>
            <w:rFonts w:cs="B Nazanin" w:hint="cs"/>
            <w:sz w:val="28"/>
            <w:szCs w:val="28"/>
            <w:rtl/>
          </w:rPr>
          <w:t xml:space="preserve">تربیت </w:t>
        </w:r>
      </w:ins>
      <w:r w:rsidR="003E6FBB" w:rsidRPr="00DF0050">
        <w:rPr>
          <w:rFonts w:cs="B Nazanin" w:hint="cs"/>
          <w:sz w:val="28"/>
          <w:szCs w:val="28"/>
          <w:rtl/>
        </w:rPr>
        <w:t>کودکانی مهربان که با جامعه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همبستگی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و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منافع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مشترک</w:t>
      </w:r>
      <w:ins w:id="575" w:author="Windows User" w:date="2019-10-28T05:27:00Z">
        <w:r>
          <w:rPr>
            <w:rFonts w:cs="B Nazanin" w:hint="cs"/>
            <w:sz w:val="28"/>
            <w:szCs w:val="28"/>
            <w:rtl/>
          </w:rPr>
          <w:t xml:space="preserve"> داشته</w:t>
        </w:r>
      </w:ins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باشند.</w:t>
      </w:r>
    </w:p>
    <w:p w:rsidR="003E6FBB" w:rsidRPr="00DF0050" w:rsidRDefault="003E6FBB" w:rsidP="009C614B">
      <w:pPr>
        <w:pStyle w:val="Heading1"/>
        <w:numPr>
          <w:ilvl w:val="0"/>
          <w:numId w:val="3"/>
        </w:numPr>
        <w:bidi/>
        <w:spacing w:before="120" w:after="120"/>
        <w:rPr>
          <w:sz w:val="28"/>
          <w:u w:val="none"/>
          <w:rtl/>
        </w:rPr>
      </w:pPr>
      <w:bookmarkStart w:id="576" w:name="_Toc511206593"/>
      <w:r w:rsidRPr="00DF0050">
        <w:rPr>
          <w:rFonts w:hint="cs"/>
          <w:sz w:val="28"/>
          <w:u w:val="none"/>
          <w:rtl/>
        </w:rPr>
        <w:t>برنامه</w:t>
      </w:r>
      <w:ins w:id="577" w:author="Windows User" w:date="2019-10-28T05:27:00Z">
        <w:r w:rsidR="005C4D72">
          <w:rPr>
            <w:rFonts w:hint="cs"/>
            <w:sz w:val="28"/>
            <w:u w:val="none"/>
            <w:rtl/>
          </w:rPr>
          <w:t>‌</w:t>
        </w:r>
      </w:ins>
      <w:del w:id="578" w:author="Windows User" w:date="2019-10-28T05:27:00Z">
        <w:r w:rsidRPr="00DF0050" w:rsidDel="005C4D72">
          <w:rPr>
            <w:sz w:val="28"/>
            <w:u w:val="none"/>
            <w:rtl/>
          </w:rPr>
          <w:delText xml:space="preserve"> </w:delText>
        </w:r>
      </w:del>
      <w:r w:rsidRPr="00DF0050">
        <w:rPr>
          <w:rFonts w:hint="cs"/>
          <w:sz w:val="28"/>
          <w:u w:val="none"/>
          <w:rtl/>
        </w:rPr>
        <w:t>های درسی</w:t>
      </w:r>
      <w:r w:rsidRPr="00DF0050">
        <w:rPr>
          <w:sz w:val="28"/>
          <w:u w:val="none"/>
          <w:rtl/>
        </w:rPr>
        <w:t xml:space="preserve"> </w:t>
      </w:r>
      <w:r w:rsidRPr="00DF0050">
        <w:rPr>
          <w:rFonts w:hint="cs"/>
          <w:sz w:val="28"/>
          <w:u w:val="none"/>
          <w:rtl/>
        </w:rPr>
        <w:t>مبتنی بر اصالت جمعی و اصول اخلاقی</w:t>
      </w:r>
      <w:bookmarkEnd w:id="576"/>
    </w:p>
    <w:p w:rsidR="005341C7" w:rsidRPr="00DF0050" w:rsidRDefault="003E6FBB" w:rsidP="00FD4D6B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</w:rPr>
        <w:t>آموزش شهروندی از مدارس ابتدایی آغاز می</w:t>
      </w:r>
      <w:ins w:id="579" w:author="Windows User" w:date="2019-10-28T05:27:00Z">
        <w:r w:rsidR="006B1FB2">
          <w:rPr>
            <w:rFonts w:cs="B Nazanin" w:hint="cs"/>
            <w:sz w:val="28"/>
            <w:szCs w:val="28"/>
            <w:rtl/>
          </w:rPr>
          <w:t>‌</w:t>
        </w:r>
      </w:ins>
      <w:del w:id="580" w:author="Windows User" w:date="2019-10-28T05:27:00Z">
        <w:r w:rsidR="00185C23" w:rsidRPr="00DF0050" w:rsidDel="006B1FB2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شود. مدارس ژاپنی از سال </w:t>
      </w:r>
      <w:ins w:id="581" w:author="Windows User" w:date="2019-10-28T05:27:00Z">
        <w:r w:rsidR="008636A5">
          <w:rPr>
            <w:rFonts w:ascii="Calibri" w:hAnsi="Calibri" w:cs="Calibri"/>
            <w:sz w:val="28"/>
            <w:szCs w:val="28"/>
            <w:rtl/>
          </w:rPr>
          <w:t>۱۹۵۸</w:t>
        </w:r>
      </w:ins>
      <w:del w:id="582" w:author="Windows User" w:date="2019-10-28T05:27:00Z">
        <w:r w:rsidRPr="00DF0050" w:rsidDel="006B1FB2">
          <w:rPr>
            <w:rFonts w:cs="B Nazanin" w:hint="cs"/>
            <w:sz w:val="28"/>
            <w:szCs w:val="28"/>
            <w:rtl/>
          </w:rPr>
          <w:delText>1958</w:delText>
        </w:r>
      </w:del>
      <w:r w:rsidRPr="00DF0050">
        <w:rPr>
          <w:rFonts w:cs="B Nazanin" w:hint="cs"/>
          <w:sz w:val="28"/>
          <w:szCs w:val="28"/>
          <w:rtl/>
        </w:rPr>
        <w:t xml:space="preserve"> اصول اخلاقی و هنجارهای اجتماعی لازم برای تبدیل</w:t>
      </w:r>
      <w:ins w:id="583" w:author="Windows User" w:date="2019-10-28T05:28:00Z">
        <w:r w:rsidR="008636A5">
          <w:rPr>
            <w:rFonts w:cs="B Nazanin" w:hint="cs"/>
            <w:sz w:val="28"/>
            <w:szCs w:val="28"/>
            <w:rtl/>
          </w:rPr>
          <w:t>‌</w:t>
        </w:r>
      </w:ins>
      <w:del w:id="584" w:author="Windows User" w:date="2019-10-28T05:28:00Z">
        <w:r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شدن به یک شهروند </w:t>
      </w:r>
      <w:r w:rsidR="00F32A8D" w:rsidRPr="00DF0050">
        <w:rPr>
          <w:rFonts w:cs="B Nazanin" w:hint="cs"/>
          <w:sz w:val="28"/>
          <w:szCs w:val="28"/>
          <w:rtl/>
        </w:rPr>
        <w:t>مسئو</w:t>
      </w:r>
      <w:r w:rsidRPr="00DF0050">
        <w:rPr>
          <w:rFonts w:cs="B Nazanin" w:hint="cs"/>
          <w:sz w:val="28"/>
          <w:szCs w:val="28"/>
          <w:rtl/>
        </w:rPr>
        <w:t>لیت</w:t>
      </w:r>
      <w:ins w:id="585" w:author="Windows User" w:date="2019-10-28T05:28:00Z">
        <w:r w:rsidR="008636A5">
          <w:rPr>
            <w:rFonts w:cs="B Nazanin" w:hint="cs"/>
            <w:sz w:val="28"/>
            <w:szCs w:val="28"/>
            <w:rtl/>
          </w:rPr>
          <w:t>‌</w:t>
        </w:r>
      </w:ins>
      <w:del w:id="586" w:author="Windows User" w:date="2019-10-28T05:28:00Z">
        <w:r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پذیر و متعهد را به دانش</w:t>
      </w:r>
      <w:ins w:id="587" w:author="Windows User" w:date="2019-10-28T05:28:00Z">
        <w:r w:rsidR="008636A5">
          <w:rPr>
            <w:rFonts w:cs="B Nazanin" w:hint="cs"/>
            <w:sz w:val="28"/>
            <w:szCs w:val="28"/>
            <w:rtl/>
          </w:rPr>
          <w:t>‌</w:t>
        </w:r>
      </w:ins>
      <w:del w:id="588" w:author="Windows User" w:date="2019-10-28T05:28:00Z">
        <w:r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آموزان آموزش می</w:t>
      </w:r>
      <w:ins w:id="589" w:author="Windows User" w:date="2019-10-28T05:28:00Z">
        <w:r w:rsidR="008636A5">
          <w:rPr>
            <w:rFonts w:cs="B Nazanin" w:hint="cs"/>
            <w:sz w:val="28"/>
            <w:szCs w:val="28"/>
            <w:rtl/>
          </w:rPr>
          <w:t>‌</w:t>
        </w:r>
      </w:ins>
      <w:del w:id="590" w:author="Windows User" w:date="2019-10-28T05:28:00Z">
        <w:r w:rsidR="00F32A8D"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دهند.</w:t>
      </w:r>
      <w:del w:id="591" w:author="Windows User" w:date="2019-10-28T05:28:00Z">
        <w:r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F32A8D" w:rsidRPr="00DF0050" w:rsidDel="00E278EA" w:rsidRDefault="003E6FBB" w:rsidP="009C614B">
      <w:pPr>
        <w:bidi/>
        <w:spacing w:before="120" w:after="120"/>
        <w:ind w:firstLine="565"/>
        <w:jc w:val="both"/>
        <w:rPr>
          <w:del w:id="592" w:author="Windows User" w:date="2019-10-28T08:12:00Z"/>
          <w:rFonts w:cs="B Nazanin"/>
          <w:sz w:val="28"/>
          <w:szCs w:val="28"/>
          <w:rtl/>
          <w:lang w:bidi="fa-IR"/>
        </w:rPr>
      </w:pPr>
      <w:r w:rsidRPr="00DF0050">
        <w:rPr>
          <w:rFonts w:cs="B Nazanin" w:hint="cs"/>
          <w:sz w:val="28"/>
          <w:szCs w:val="28"/>
          <w:rtl/>
        </w:rPr>
        <w:t>آموزش اصول اخلاقی نه تنها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نقش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مهمی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کمک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کودکان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برای ساختن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زندگی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بهتری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برای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خود ایفا می</w:t>
      </w:r>
      <w:ins w:id="593" w:author="Windows User" w:date="2019-10-28T05:28:00Z">
        <w:r w:rsidR="008636A5">
          <w:rPr>
            <w:rFonts w:cs="B Nazanin" w:hint="cs"/>
            <w:sz w:val="28"/>
            <w:szCs w:val="28"/>
            <w:rtl/>
          </w:rPr>
          <w:t>‌</w:t>
        </w:r>
      </w:ins>
      <w:del w:id="594" w:author="Windows User" w:date="2019-10-28T05:28:00Z">
        <w:r w:rsidR="00F32A8D"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کند</w:t>
      </w:r>
      <w:ins w:id="595" w:author="Windows User" w:date="2019-10-28T05:28:00Z">
        <w:r w:rsidR="008636A5">
          <w:rPr>
            <w:rFonts w:cs="B Nazanin" w:hint="cs"/>
            <w:sz w:val="28"/>
            <w:szCs w:val="28"/>
            <w:rtl/>
          </w:rPr>
          <w:t>،</w:t>
        </w:r>
      </w:ins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بلکه توسع</w:t>
      </w:r>
      <w:ins w:id="596" w:author="Windows User" w:date="2019-10-28T05:28:00Z">
        <w:r w:rsidR="008636A5">
          <w:rPr>
            <w:rFonts w:cs="B Nazanin" w:hint="cs"/>
            <w:sz w:val="28"/>
            <w:szCs w:val="28"/>
            <w:rtl/>
          </w:rPr>
          <w:t>ۀ</w:t>
        </w:r>
      </w:ins>
      <w:del w:id="597" w:author="Windows User" w:date="2019-10-28T05:28:00Z">
        <w:r w:rsidRPr="00DF0050" w:rsidDel="008636A5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پايدار</w:t>
      </w:r>
      <w:r w:rsidRPr="00DF0050">
        <w:rPr>
          <w:rFonts w:cs="B Nazanin"/>
          <w:sz w:val="28"/>
          <w:szCs w:val="28"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دولت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جامعه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ژاپن را</w:t>
      </w:r>
      <w:r w:rsidRPr="00DF0050">
        <w:rPr>
          <w:rFonts w:cs="B Nazanin"/>
          <w:sz w:val="28"/>
          <w:szCs w:val="28"/>
        </w:rPr>
        <w:t xml:space="preserve"> 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نیز تضمین </w:t>
      </w:r>
      <w:r w:rsidR="00F32A8D" w:rsidRPr="00DF0050">
        <w:rPr>
          <w:rFonts w:cs="B Nazanin" w:hint="cs"/>
          <w:sz w:val="28"/>
          <w:szCs w:val="28"/>
          <w:rtl/>
          <w:lang w:bidi="fa-IR"/>
        </w:rPr>
        <w:t>می</w:t>
      </w:r>
      <w:ins w:id="598" w:author="Windows User" w:date="2019-10-28T05:28:00Z">
        <w:r w:rsidR="008636A5">
          <w:rPr>
            <w:rFonts w:cs="B Nazanin" w:hint="cs"/>
            <w:sz w:val="28"/>
            <w:szCs w:val="28"/>
            <w:rtl/>
            <w:lang w:bidi="fa-IR"/>
          </w:rPr>
          <w:t>‌</w:t>
        </w:r>
      </w:ins>
      <w:del w:id="599" w:author="Windows User" w:date="2019-10-28T05:28:00Z">
        <w:r w:rsidR="00F32A8D" w:rsidRPr="00DF0050" w:rsidDel="008636A5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="00F32A8D" w:rsidRPr="00DF0050">
        <w:rPr>
          <w:rFonts w:cs="B Nazanin" w:hint="cs"/>
          <w:sz w:val="28"/>
          <w:szCs w:val="28"/>
          <w:rtl/>
          <w:lang w:bidi="fa-IR"/>
        </w:rPr>
        <w:t>نماید.</w:t>
      </w:r>
      <w:ins w:id="600" w:author="Windows User" w:date="2019-10-28T08:12:00Z">
        <w:r w:rsidR="00E278EA">
          <w:rPr>
            <w:rFonts w:cs="B Nazanin" w:hint="cs"/>
            <w:sz w:val="28"/>
            <w:szCs w:val="28"/>
            <w:rtl/>
          </w:rPr>
          <w:t xml:space="preserve"> </w:t>
        </w:r>
      </w:ins>
    </w:p>
    <w:p w:rsidR="00F32A8D" w:rsidRPr="00DF0050" w:rsidDel="00E278EA" w:rsidRDefault="003E6FBB" w:rsidP="008A4E06">
      <w:pPr>
        <w:bidi/>
        <w:spacing w:before="120" w:after="120"/>
        <w:ind w:firstLine="565"/>
        <w:jc w:val="both"/>
        <w:rPr>
          <w:del w:id="601" w:author="Windows User" w:date="2019-10-28T08:12:00Z"/>
          <w:rFonts w:cs="B Nazanin"/>
          <w:sz w:val="28"/>
          <w:szCs w:val="28"/>
          <w:lang w:bidi="fa-IR"/>
        </w:rPr>
      </w:pPr>
      <w:r w:rsidRPr="00DF0050">
        <w:rPr>
          <w:rFonts w:cs="B Nazanin" w:hint="cs"/>
          <w:sz w:val="28"/>
          <w:szCs w:val="28"/>
          <w:rtl/>
        </w:rPr>
        <w:t>اساس آموزش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شهروندی که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مدارس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ژاپن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تدریس می</w:t>
      </w:r>
      <w:ins w:id="602" w:author="Windows User" w:date="2019-10-28T05:29:00Z">
        <w:r w:rsidR="008636A5">
          <w:rPr>
            <w:rFonts w:cs="B Nazanin" w:hint="cs"/>
            <w:sz w:val="28"/>
            <w:szCs w:val="28"/>
            <w:rtl/>
          </w:rPr>
          <w:t>‌</w:t>
        </w:r>
      </w:ins>
      <w:del w:id="603" w:author="Windows User" w:date="2019-10-28T05:28:00Z">
        <w:r w:rsidR="00F32A8D"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شود از سه اصل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آموزش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اخلاقی،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مطالعات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اجتماعی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آموزش</w:t>
      </w:r>
      <w:ins w:id="604" w:author="Windows User" w:date="2019-10-28T05:29:00Z">
        <w:r w:rsidR="008636A5">
          <w:rPr>
            <w:rFonts w:cs="B Nazanin" w:hint="cs"/>
            <w:sz w:val="28"/>
            <w:szCs w:val="28"/>
            <w:rtl/>
          </w:rPr>
          <w:t>‌</w:t>
        </w:r>
      </w:ins>
      <w:del w:id="605" w:author="Windows User" w:date="2019-10-28T05:29:00Z">
        <w:r w:rsidRPr="00DF0050" w:rsidDel="008636A5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ویژه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تشکیل می</w:t>
      </w:r>
      <w:ins w:id="606" w:author="Windows User" w:date="2019-10-28T05:29:00Z">
        <w:r w:rsidR="008636A5">
          <w:rPr>
            <w:rFonts w:cs="B Nazanin" w:hint="cs"/>
            <w:sz w:val="28"/>
            <w:szCs w:val="28"/>
            <w:rtl/>
          </w:rPr>
          <w:t>‌</w:t>
        </w:r>
      </w:ins>
      <w:del w:id="607" w:author="Windows User" w:date="2019-10-28T05:29:00Z">
        <w:r w:rsidR="00F32A8D"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شود.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واضح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است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که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تربیت شهروندانی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فعال،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بخش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مهمی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از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دیدگاه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رسمی کشور</w:t>
      </w:r>
      <w:ins w:id="608" w:author="Windows User" w:date="2019-10-28T05:29:00Z">
        <w:r w:rsidR="008636A5">
          <w:rPr>
            <w:rFonts w:cs="B Nazanin" w:hint="cs"/>
            <w:sz w:val="28"/>
            <w:szCs w:val="28"/>
            <w:rtl/>
          </w:rPr>
          <w:t xml:space="preserve"> را</w:t>
        </w:r>
      </w:ins>
      <w:r w:rsidRPr="00DF0050">
        <w:rPr>
          <w:rFonts w:cs="B Nazanin" w:hint="cs"/>
          <w:sz w:val="28"/>
          <w:szCs w:val="28"/>
          <w:rtl/>
        </w:rPr>
        <w:t xml:space="preserve"> نسبت به آنچه هدف تحصیل است</w:t>
      </w:r>
      <w:ins w:id="609" w:author="Windows User" w:date="2019-10-28T05:29:00Z">
        <w:r w:rsidR="008636A5">
          <w:rPr>
            <w:rFonts w:cs="B Nazanin" w:hint="cs"/>
            <w:sz w:val="28"/>
            <w:szCs w:val="28"/>
            <w:rtl/>
          </w:rPr>
          <w:t>،</w:t>
        </w:r>
      </w:ins>
      <w:del w:id="610" w:author="Windows User" w:date="2019-10-28T05:29:00Z">
        <w:r w:rsidRPr="00DF0050" w:rsidDel="008636A5">
          <w:rPr>
            <w:rFonts w:cs="B Nazanin" w:hint="cs"/>
            <w:sz w:val="28"/>
            <w:szCs w:val="28"/>
            <w:rtl/>
          </w:rPr>
          <w:delText xml:space="preserve"> را</w:delText>
        </w:r>
      </w:del>
      <w:r w:rsidRPr="00DF0050">
        <w:rPr>
          <w:rFonts w:cs="B Nazanin" w:hint="cs"/>
          <w:sz w:val="28"/>
          <w:szCs w:val="28"/>
          <w:rtl/>
        </w:rPr>
        <w:t xml:space="preserve"> بیان می</w:t>
      </w:r>
      <w:ins w:id="611" w:author="Windows User" w:date="2019-10-28T05:29:00Z">
        <w:r w:rsidR="008636A5">
          <w:rPr>
            <w:rFonts w:cs="B Nazanin" w:hint="cs"/>
            <w:sz w:val="28"/>
            <w:szCs w:val="28"/>
            <w:rtl/>
          </w:rPr>
          <w:t>‌</w:t>
        </w:r>
      </w:ins>
      <w:del w:id="612" w:author="Windows User" w:date="2019-10-28T05:29:00Z">
        <w:r w:rsidR="00F32A8D"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کند</w:t>
      </w:r>
      <w:ins w:id="613" w:author="Windows User" w:date="2019-10-28T08:12:00Z">
        <w:r w:rsidR="00E278EA">
          <w:rPr>
            <w:rFonts w:cs="B Nazanin" w:hint="cs"/>
            <w:sz w:val="28"/>
            <w:szCs w:val="28"/>
            <w:rtl/>
            <w:lang w:bidi="fa-IR"/>
          </w:rPr>
          <w:t>؛</w:t>
        </w:r>
      </w:ins>
      <w:del w:id="614" w:author="Windows User" w:date="2019-10-28T08:12:00Z">
        <w:r w:rsidRPr="00DF0050" w:rsidDel="00E278EA">
          <w:rPr>
            <w:rFonts w:cs="B Nazanin" w:hint="cs"/>
            <w:sz w:val="28"/>
            <w:szCs w:val="28"/>
            <w:rtl/>
          </w:rPr>
          <w:delText>.</w:delText>
        </w:r>
      </w:del>
    </w:p>
    <w:p w:rsidR="00F32A8D" w:rsidRPr="00DF0050" w:rsidRDefault="003E6FBB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</w:rPr>
        <w:pPrChange w:id="615" w:author="Windows User" w:date="2019-10-28T08:12:00Z">
          <w:pPr>
            <w:bidi/>
            <w:spacing w:before="120" w:after="120"/>
            <w:ind w:firstLine="565"/>
            <w:jc w:val="both"/>
          </w:pPr>
        </w:pPrChange>
      </w:pPr>
      <w:r w:rsidRPr="00DF0050">
        <w:rPr>
          <w:rFonts w:cs="B Nazanin"/>
          <w:sz w:val="28"/>
          <w:szCs w:val="28"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بنابر گزارشی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ins w:id="616" w:author="Windows User" w:date="2019-10-28T05:30:00Z">
        <w:r w:rsidR="008636A5">
          <w:rPr>
            <w:rFonts w:cs="B Nazanin" w:hint="cs"/>
            <w:sz w:val="28"/>
            <w:szCs w:val="28"/>
            <w:rtl/>
            <w:lang w:bidi="fa-IR"/>
          </w:rPr>
          <w:t>که</w:t>
        </w:r>
      </w:ins>
      <w:del w:id="617" w:author="Windows User" w:date="2019-10-28T05:30:00Z">
        <w:r w:rsidRPr="00DF0050" w:rsidDel="008636A5">
          <w:rPr>
            <w:rFonts w:cs="B Nazanin" w:hint="cs"/>
            <w:sz w:val="28"/>
            <w:szCs w:val="28"/>
            <w:rtl/>
            <w:lang w:bidi="fa-IR"/>
          </w:rPr>
          <w:delText>از</w:delText>
        </w:r>
      </w:del>
      <w:r w:rsidRPr="00DF005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شورای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اصلاحات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استانداردهای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برنام</w:t>
      </w:r>
      <w:ins w:id="618" w:author="Windows User" w:date="2019-10-28T05:29:00Z">
        <w:r w:rsidR="008636A5">
          <w:rPr>
            <w:rFonts w:cs="B Nazanin" w:hint="cs"/>
            <w:sz w:val="28"/>
            <w:szCs w:val="28"/>
            <w:rtl/>
          </w:rPr>
          <w:t>ۀ</w:t>
        </w:r>
      </w:ins>
      <w:del w:id="619" w:author="Windows User" w:date="2019-10-28T05:29:00Z">
        <w:r w:rsidRPr="00DF0050" w:rsidDel="008636A5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درسی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ملی</w:t>
      </w:r>
      <w:r w:rsidRPr="00DF0050">
        <w:rPr>
          <w:rStyle w:val="FootnoteReference"/>
          <w:rFonts w:cs="B Nazanin"/>
          <w:sz w:val="28"/>
          <w:szCs w:val="28"/>
          <w:rtl/>
        </w:rPr>
        <w:footnoteReference w:id="5"/>
      </w:r>
      <w:del w:id="620" w:author="Windows User" w:date="2019-10-28T05:29:00Z">
        <w:r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،</w:t>
      </w:r>
      <w:ins w:id="621" w:author="Windows User" w:date="2019-10-28T05:30:00Z">
        <w:r w:rsidR="008636A5">
          <w:rPr>
            <w:rFonts w:cs="B Nazanin" w:hint="cs"/>
            <w:sz w:val="28"/>
            <w:szCs w:val="28"/>
            <w:rtl/>
          </w:rPr>
          <w:t xml:space="preserve"> ارائه کرده است،</w:t>
        </w:r>
      </w:ins>
      <w:r w:rsidRPr="00DF0050">
        <w:rPr>
          <w:rFonts w:cs="B Nazanin" w:hint="cs"/>
          <w:sz w:val="28"/>
          <w:szCs w:val="28"/>
          <w:rtl/>
        </w:rPr>
        <w:t xml:space="preserve"> هدف آموزش مدارس ابتدایی</w:t>
      </w:r>
      <w:r w:rsidRPr="00DF0050">
        <w:rPr>
          <w:rFonts w:cs="B Nazanin" w:hint="cs"/>
          <w:sz w:val="28"/>
          <w:szCs w:val="28"/>
          <w:rtl/>
          <w:lang w:bidi="fa-IR"/>
        </w:rPr>
        <w:t xml:space="preserve"> را </w:t>
      </w:r>
      <w:r w:rsidRPr="00DF0050">
        <w:rPr>
          <w:rFonts w:cs="B Nazanin" w:hint="cs"/>
          <w:sz w:val="28"/>
          <w:szCs w:val="28"/>
          <w:rtl/>
        </w:rPr>
        <w:t>تعلیم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تربیت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کودکان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برای بنا</w:t>
      </w:r>
      <w:del w:id="622" w:author="Windows User" w:date="2019-10-28T08:12:00Z">
        <w:r w:rsidRPr="00DF0050" w:rsidDel="00D55C60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نهادن یک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زندگی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اجتماعی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سالم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فردی و همچنین گروهی به</w:t>
      </w:r>
      <w:ins w:id="623" w:author="Windows User" w:date="2019-10-28T05:30:00Z">
        <w:r w:rsidR="008636A5">
          <w:rPr>
            <w:rFonts w:cs="B Nazanin" w:hint="cs"/>
            <w:sz w:val="28"/>
            <w:szCs w:val="28"/>
            <w:rtl/>
          </w:rPr>
          <w:t>‌</w:t>
        </w:r>
      </w:ins>
      <w:del w:id="624" w:author="Windows User" w:date="2019-10-28T05:30:00Z">
        <w:r w:rsidRPr="00DF0050" w:rsidDel="008636A5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عنوان عضوی از جامعه</w:t>
      </w:r>
      <w:ins w:id="625" w:author="Windows User" w:date="2019-10-28T05:30:00Z">
        <w:r w:rsidR="008636A5">
          <w:rPr>
            <w:rFonts w:cs="B Nazanin" w:hint="cs"/>
            <w:sz w:val="28"/>
            <w:szCs w:val="28"/>
            <w:rtl/>
          </w:rPr>
          <w:t xml:space="preserve"> </w:t>
        </w:r>
      </w:ins>
      <w:del w:id="626" w:author="Windows User" w:date="2019-10-28T05:30:00Z">
        <w:r w:rsidRPr="00DF0050" w:rsidDel="008636A5">
          <w:rPr>
            <w:rFonts w:cs="B Nazanin" w:hint="cs"/>
            <w:sz w:val="28"/>
            <w:szCs w:val="28"/>
            <w:rtl/>
          </w:rPr>
          <w:delText xml:space="preserve">، </w:delText>
        </w:r>
      </w:del>
      <w:r w:rsidRPr="00DF0050">
        <w:rPr>
          <w:rFonts w:cs="B Nazanin" w:hint="cs"/>
          <w:sz w:val="28"/>
          <w:szCs w:val="28"/>
          <w:rtl/>
        </w:rPr>
        <w:t>اعلام کرده است.</w:t>
      </w:r>
    </w:p>
    <w:p w:rsidR="003E6FBB" w:rsidRPr="00DF0050" w:rsidRDefault="003E6FBB" w:rsidP="009C614B">
      <w:pPr>
        <w:bidi/>
        <w:spacing w:before="120" w:after="120"/>
        <w:ind w:firstLine="565"/>
        <w:jc w:val="both"/>
        <w:rPr>
          <w:rFonts w:cs="B Nazanin"/>
          <w:sz w:val="28"/>
          <w:szCs w:val="28"/>
        </w:rPr>
      </w:pPr>
      <w:r w:rsidRPr="00DF0050">
        <w:rPr>
          <w:rFonts w:cs="B Nazanin" w:hint="cs"/>
          <w:sz w:val="28"/>
          <w:szCs w:val="28"/>
          <w:rtl/>
        </w:rPr>
        <w:lastRenderedPageBreak/>
        <w:t>برنام</w:t>
      </w:r>
      <w:ins w:id="627" w:author="Windows User" w:date="2019-10-28T05:31:00Z">
        <w:r w:rsidR="007125FD">
          <w:rPr>
            <w:rFonts w:cs="B Nazanin" w:hint="cs"/>
            <w:sz w:val="28"/>
            <w:szCs w:val="28"/>
            <w:rtl/>
          </w:rPr>
          <w:t>ۀ</w:t>
        </w:r>
      </w:ins>
      <w:del w:id="628" w:author="Windows User" w:date="2019-10-28T05:31:00Z">
        <w:r w:rsidRPr="00DF0050" w:rsidDel="007125FD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درسی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مدارس ابتدایی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ژاپن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برای جامعه</w:t>
      </w:r>
      <w:ins w:id="629" w:author="Windows User" w:date="2019-10-28T05:31:00Z">
        <w:r w:rsidR="007125FD">
          <w:rPr>
            <w:rFonts w:cs="B Nazanin" w:hint="cs"/>
            <w:sz w:val="28"/>
            <w:szCs w:val="28"/>
            <w:rtl/>
          </w:rPr>
          <w:t>‌</w:t>
        </w:r>
      </w:ins>
      <w:del w:id="630" w:author="Windows User" w:date="2019-10-28T05:31:00Z">
        <w:r w:rsidRPr="00DF0050" w:rsidDel="007125F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پذیری و آموزش شهروندی کودک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طراحی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شده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است</w:t>
      </w:r>
      <w:r w:rsidRPr="00DF0050">
        <w:rPr>
          <w:rFonts w:cs="B Nazanin"/>
          <w:sz w:val="28"/>
          <w:szCs w:val="28"/>
          <w:rtl/>
        </w:rPr>
        <w:t xml:space="preserve">. </w:t>
      </w:r>
      <w:r w:rsidRPr="00DF0050">
        <w:rPr>
          <w:rFonts w:cs="B Nazanin" w:hint="cs"/>
          <w:sz w:val="28"/>
          <w:szCs w:val="28"/>
          <w:rtl/>
        </w:rPr>
        <w:t>وزارت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آموزش و پرورش ژاپن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اهدافی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را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برای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آموزش ابتدایی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اصول اخلاقی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اجتماعی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که متمرکز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 xml:space="preserve">پیشرفت کودک است، </w:t>
      </w:r>
      <w:ins w:id="631" w:author="Windows User" w:date="2019-10-28T05:31:00Z">
        <w:r w:rsidR="007125FD">
          <w:rPr>
            <w:rFonts w:cs="B Nazanin" w:hint="cs"/>
            <w:sz w:val="28"/>
            <w:szCs w:val="28"/>
            <w:rtl/>
          </w:rPr>
          <w:t>ت</w:t>
        </w:r>
      </w:ins>
      <w:del w:id="632" w:author="Windows User" w:date="2019-10-28T05:31:00Z">
        <w:r w:rsidRPr="00DF0050" w:rsidDel="007125FD">
          <w:rPr>
            <w:rFonts w:cs="B Nazanin" w:hint="cs"/>
            <w:sz w:val="28"/>
            <w:szCs w:val="28"/>
            <w:rtl/>
          </w:rPr>
          <w:delText>م</w:delText>
        </w:r>
      </w:del>
      <w:r w:rsidRPr="00DF0050">
        <w:rPr>
          <w:rFonts w:cs="B Nazanin" w:hint="cs"/>
          <w:sz w:val="28"/>
          <w:szCs w:val="28"/>
          <w:rtl/>
        </w:rPr>
        <w:t>عی</w:t>
      </w:r>
      <w:ins w:id="633" w:author="Windows User" w:date="2019-10-28T05:31:00Z">
        <w:r w:rsidR="007125FD">
          <w:rPr>
            <w:rFonts w:cs="B Nazanin" w:hint="cs"/>
            <w:sz w:val="28"/>
            <w:szCs w:val="28"/>
            <w:rtl/>
          </w:rPr>
          <w:t>ی</w:t>
        </w:r>
      </w:ins>
      <w:r w:rsidRPr="00DF0050">
        <w:rPr>
          <w:rFonts w:cs="B Nazanin" w:hint="cs"/>
          <w:sz w:val="28"/>
          <w:szCs w:val="28"/>
          <w:rtl/>
        </w:rPr>
        <w:t>ن کرده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است</w:t>
      </w:r>
      <w:r w:rsidRPr="00DF0050">
        <w:rPr>
          <w:rFonts w:cs="B Nazanin"/>
          <w:sz w:val="28"/>
          <w:szCs w:val="28"/>
          <w:rtl/>
        </w:rPr>
        <w:t>.</w:t>
      </w:r>
      <w:r w:rsidRPr="00DF0050">
        <w:rPr>
          <w:rStyle w:val="FootnoteReference"/>
          <w:rFonts w:cs="B Nazanin"/>
          <w:sz w:val="28"/>
          <w:szCs w:val="28"/>
          <w:rtl/>
        </w:rPr>
        <w:footnoteReference w:id="6"/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به</w:t>
      </w:r>
      <w:ins w:id="635" w:author="Windows User" w:date="2019-10-28T05:31:00Z">
        <w:r w:rsidR="007125FD">
          <w:rPr>
            <w:rFonts w:cs="B Nazanin" w:hint="cs"/>
            <w:sz w:val="28"/>
            <w:szCs w:val="28"/>
            <w:rtl/>
          </w:rPr>
          <w:t>‌</w:t>
        </w:r>
      </w:ins>
      <w:del w:id="636" w:author="Windows User" w:date="2019-10-28T05:31:00Z">
        <w:r w:rsidRPr="00DF0050" w:rsidDel="007125FD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عنوان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مثال،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برنام</w:t>
      </w:r>
      <w:ins w:id="637" w:author="Windows User" w:date="2019-10-28T05:31:00Z">
        <w:r w:rsidR="007125FD">
          <w:rPr>
            <w:rFonts w:cs="B Nazanin" w:hint="cs"/>
            <w:sz w:val="28"/>
            <w:szCs w:val="28"/>
            <w:rtl/>
          </w:rPr>
          <w:t>ۀ</w:t>
        </w:r>
      </w:ins>
      <w:del w:id="638" w:author="Windows User" w:date="2019-10-28T05:31:00Z">
        <w:r w:rsidRPr="00DF0050" w:rsidDel="007125FD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درسی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آموزش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اخلاق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مدارس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ژاپنی،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کودک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می</w:t>
      </w:r>
      <w:ins w:id="639" w:author="Windows User" w:date="2019-10-28T05:32:00Z">
        <w:r w:rsidR="007125FD">
          <w:rPr>
            <w:rFonts w:cs="B Nazanin" w:hint="cs"/>
            <w:sz w:val="28"/>
            <w:szCs w:val="28"/>
            <w:rtl/>
          </w:rPr>
          <w:t>‌</w:t>
        </w:r>
      </w:ins>
      <w:del w:id="640" w:author="Windows User" w:date="2019-10-28T05:32:00Z">
        <w:r w:rsidRPr="00DF0050" w:rsidDel="007125FD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آموزد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که</w:t>
      </w:r>
      <w:r w:rsidRPr="00DF0050">
        <w:rPr>
          <w:rFonts w:cs="B Nazanin"/>
          <w:sz w:val="28"/>
          <w:szCs w:val="28"/>
          <w:rtl/>
        </w:rPr>
        <w:t xml:space="preserve"> </w:t>
      </w:r>
      <w:ins w:id="641" w:author="Windows User" w:date="2019-10-28T05:32:00Z">
        <w:r w:rsidR="003E5491">
          <w:rPr>
            <w:rFonts w:cs="B Nazanin" w:hint="cs"/>
            <w:sz w:val="28"/>
            <w:szCs w:val="28"/>
            <w:rtl/>
            <w:lang w:bidi="fa-IR"/>
          </w:rPr>
          <w:t>«</w:t>
        </w:r>
        <w:r w:rsidR="007125FD">
          <w:rPr>
            <w:rFonts w:cs="B Nazanin" w:hint="cs"/>
            <w:sz w:val="28"/>
            <w:szCs w:val="28"/>
            <w:rtl/>
            <w:lang w:bidi="fa-IR"/>
          </w:rPr>
          <w:t xml:space="preserve">به </w:t>
        </w:r>
      </w:ins>
      <w:del w:id="642" w:author="Windows User" w:date="2019-10-28T05:32:00Z">
        <w:r w:rsidRPr="00DF0050" w:rsidDel="007125FD">
          <w:rPr>
            <w:rFonts w:cs="B Nazanin"/>
            <w:sz w:val="28"/>
            <w:szCs w:val="28"/>
            <w:rtl/>
          </w:rPr>
          <w:delText>"</w:delText>
        </w:r>
        <w:r w:rsidRPr="00DF0050" w:rsidDel="007125FD">
          <w:rPr>
            <w:rFonts w:cs="B Nazanin" w:hint="cs"/>
            <w:sz w:val="28"/>
            <w:szCs w:val="28"/>
            <w:rtl/>
            <w:lang w:bidi="fa-IR"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آزادی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همه</w:t>
      </w:r>
      <w:del w:id="643" w:author="Windows User" w:date="2019-10-28T05:32:00Z">
        <w:r w:rsidRPr="00DF0050" w:rsidDel="007125FD">
          <w:rPr>
            <w:rFonts w:cs="B Nazanin"/>
            <w:sz w:val="28"/>
            <w:szCs w:val="28"/>
            <w:rtl/>
          </w:rPr>
          <w:delText xml:space="preserve"> </w:delText>
        </w:r>
        <w:r w:rsidRPr="00DF0050" w:rsidDel="007125FD">
          <w:rPr>
            <w:rFonts w:cs="B Nazanin" w:hint="cs"/>
            <w:sz w:val="28"/>
            <w:szCs w:val="28"/>
            <w:rtl/>
          </w:rPr>
          <w:delText>را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احترام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گذارد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 برابر فعالیت</w:t>
      </w:r>
      <w:ins w:id="644" w:author="Windows User" w:date="2019-10-28T05:32:00Z">
        <w:r w:rsidR="00A37346">
          <w:rPr>
            <w:rFonts w:cs="B Nazanin" w:hint="cs"/>
            <w:sz w:val="28"/>
            <w:szCs w:val="28"/>
            <w:rtl/>
          </w:rPr>
          <w:t>‌</w:t>
        </w:r>
      </w:ins>
      <w:del w:id="645" w:author="Windows User" w:date="2019-10-28T05:32:00Z">
        <w:r w:rsidRPr="00DF0050" w:rsidDel="00A3734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های خود مسئول باشد</w:t>
      </w:r>
      <w:ins w:id="646" w:author="Windows User" w:date="2019-10-28T05:32:00Z">
        <w:r w:rsidR="00A37346">
          <w:rPr>
            <w:rFonts w:cs="B Nazanin" w:hint="cs"/>
            <w:sz w:val="28"/>
            <w:szCs w:val="28"/>
            <w:rtl/>
          </w:rPr>
          <w:t>.»</w:t>
        </w:r>
      </w:ins>
      <w:del w:id="647" w:author="Windows User" w:date="2019-10-28T05:32:00Z">
        <w:r w:rsidRPr="00DF0050" w:rsidDel="00A37346">
          <w:rPr>
            <w:rFonts w:cs="B Nazanin" w:hint="cs"/>
            <w:sz w:val="28"/>
            <w:szCs w:val="28"/>
            <w:rtl/>
          </w:rPr>
          <w:delText>.</w:delText>
        </w:r>
        <w:r w:rsidRPr="00DF0050" w:rsidDel="00A37346">
          <w:rPr>
            <w:rFonts w:cs="B Nazanin"/>
            <w:sz w:val="28"/>
            <w:szCs w:val="28"/>
            <w:rtl/>
          </w:rPr>
          <w:delText>"</w:delText>
        </w:r>
      </w:del>
      <w:del w:id="648" w:author="Windows User" w:date="2019-10-28T08:13:00Z">
        <w:r w:rsidRPr="00DF0050" w:rsidDel="003E5491">
          <w:rPr>
            <w:rFonts w:cs="B Nazanin"/>
            <w:sz w:val="28"/>
            <w:szCs w:val="28"/>
          </w:rPr>
          <w:delText xml:space="preserve"> </w:delText>
        </w:r>
      </w:del>
    </w:p>
    <w:p w:rsidR="003E6FBB" w:rsidRPr="00DF0050" w:rsidRDefault="003E6FBB" w:rsidP="009C614B">
      <w:pPr>
        <w:pStyle w:val="Heading1"/>
        <w:numPr>
          <w:ilvl w:val="0"/>
          <w:numId w:val="3"/>
        </w:numPr>
        <w:bidi/>
        <w:spacing w:before="120" w:after="120"/>
        <w:rPr>
          <w:sz w:val="28"/>
          <w:u w:val="none"/>
          <w:rtl/>
          <w:lang w:bidi="fa-IR"/>
        </w:rPr>
      </w:pPr>
      <w:bookmarkStart w:id="649" w:name="_Toc511206594"/>
      <w:r w:rsidRPr="00DF0050">
        <w:rPr>
          <w:rFonts w:hint="cs"/>
          <w:sz w:val="28"/>
          <w:u w:val="none"/>
          <w:rtl/>
        </w:rPr>
        <w:t>چهار حوز</w:t>
      </w:r>
      <w:ins w:id="650" w:author="Windows User" w:date="2019-10-28T05:32:00Z">
        <w:r w:rsidR="00A37346">
          <w:rPr>
            <w:rFonts w:hint="cs"/>
            <w:sz w:val="28"/>
            <w:u w:val="none"/>
            <w:rtl/>
          </w:rPr>
          <w:t>ۀ</w:t>
        </w:r>
      </w:ins>
      <w:del w:id="651" w:author="Windows User" w:date="2019-10-28T05:32:00Z">
        <w:r w:rsidRPr="00DF0050" w:rsidDel="00A37346">
          <w:rPr>
            <w:rFonts w:hint="cs"/>
            <w:sz w:val="28"/>
            <w:u w:val="none"/>
            <w:rtl/>
          </w:rPr>
          <w:delText>ه</w:delText>
        </w:r>
      </w:del>
      <w:r w:rsidRPr="00DF0050">
        <w:rPr>
          <w:rFonts w:hint="cs"/>
          <w:sz w:val="28"/>
          <w:u w:val="none"/>
          <w:rtl/>
        </w:rPr>
        <w:t xml:space="preserve"> برنام</w:t>
      </w:r>
      <w:ins w:id="652" w:author="Windows User" w:date="2019-10-28T05:32:00Z">
        <w:r w:rsidR="00A37346">
          <w:rPr>
            <w:rFonts w:hint="cs"/>
            <w:sz w:val="28"/>
            <w:u w:val="none"/>
            <w:rtl/>
          </w:rPr>
          <w:t>ۀ</w:t>
        </w:r>
      </w:ins>
      <w:del w:id="653" w:author="Windows User" w:date="2019-10-28T05:32:00Z">
        <w:r w:rsidRPr="00DF0050" w:rsidDel="00A37346">
          <w:rPr>
            <w:rFonts w:hint="cs"/>
            <w:sz w:val="28"/>
            <w:u w:val="none"/>
            <w:rtl/>
          </w:rPr>
          <w:delText>ه</w:delText>
        </w:r>
      </w:del>
      <w:r w:rsidRPr="00DF0050">
        <w:rPr>
          <w:rFonts w:hint="cs"/>
          <w:sz w:val="28"/>
          <w:u w:val="none"/>
          <w:rtl/>
        </w:rPr>
        <w:t xml:space="preserve"> آموزش اصول اخلاقی</w:t>
      </w:r>
      <w:bookmarkEnd w:id="649"/>
      <w:del w:id="654" w:author="Windows User" w:date="2019-10-28T05:32:00Z">
        <w:r w:rsidRPr="00DF0050" w:rsidDel="00A37346">
          <w:rPr>
            <w:rFonts w:hint="cs"/>
            <w:sz w:val="28"/>
            <w:u w:val="none"/>
            <w:rtl/>
          </w:rPr>
          <w:delText xml:space="preserve"> </w:delText>
        </w:r>
      </w:del>
    </w:p>
    <w:p w:rsidR="005341C7" w:rsidRPr="00DF0050" w:rsidRDefault="003E6FBB" w:rsidP="009C614B">
      <w:pPr>
        <w:bidi/>
        <w:spacing w:before="120" w:after="120"/>
        <w:ind w:firstLine="565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</w:rPr>
        <w:t>برنام</w:t>
      </w:r>
      <w:ins w:id="655" w:author="Windows User" w:date="2019-10-28T05:32:00Z">
        <w:r w:rsidR="00A37346">
          <w:rPr>
            <w:rFonts w:cs="B Nazanin" w:hint="cs"/>
            <w:sz w:val="28"/>
            <w:szCs w:val="28"/>
            <w:rtl/>
          </w:rPr>
          <w:t>ۀ</w:t>
        </w:r>
      </w:ins>
      <w:del w:id="656" w:author="Windows User" w:date="2019-10-28T05:32:00Z">
        <w:r w:rsidRPr="00DF0050" w:rsidDel="00A37346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 w:hint="cs"/>
          <w:sz w:val="28"/>
          <w:szCs w:val="28"/>
          <w:rtl/>
        </w:rPr>
        <w:t xml:space="preserve"> آموزش اصول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اخلاقی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مدارس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ژاپن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چهار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حوز</w:t>
      </w:r>
      <w:ins w:id="657" w:author="Windows User" w:date="2019-10-28T05:32:00Z">
        <w:r w:rsidR="00A37346">
          <w:rPr>
            <w:rFonts w:cs="B Nazanin" w:hint="cs"/>
            <w:sz w:val="28"/>
            <w:szCs w:val="28"/>
            <w:rtl/>
          </w:rPr>
          <w:t>ۀ</w:t>
        </w:r>
      </w:ins>
      <w:del w:id="658" w:author="Windows User" w:date="2019-10-28T05:32:00Z">
        <w:r w:rsidRPr="00DF0050" w:rsidDel="00A37346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آموزشی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تقسیم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می</w:t>
      </w:r>
      <w:ins w:id="659" w:author="Windows User" w:date="2019-10-28T05:33:00Z">
        <w:r w:rsidR="00A37346">
          <w:rPr>
            <w:rFonts w:cs="B Nazanin" w:hint="cs"/>
            <w:sz w:val="28"/>
            <w:szCs w:val="28"/>
            <w:rtl/>
          </w:rPr>
          <w:t>‌</w:t>
        </w:r>
      </w:ins>
      <w:del w:id="660" w:author="Windows User" w:date="2019-10-28T05:32:00Z">
        <w:r w:rsidRPr="00DF0050" w:rsidDel="00A37346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شود</w:t>
      </w:r>
      <w:r w:rsidRPr="00DF0050">
        <w:rPr>
          <w:rFonts w:cs="B Nazanin"/>
          <w:sz w:val="28"/>
          <w:szCs w:val="28"/>
          <w:rtl/>
        </w:rPr>
        <w:t>.</w:t>
      </w:r>
      <w:r w:rsidR="005341C7" w:rsidRPr="00DF0050">
        <w:rPr>
          <w:rFonts w:cs="B Nazanin" w:hint="cs"/>
          <w:sz w:val="28"/>
          <w:szCs w:val="28"/>
          <w:rtl/>
        </w:rPr>
        <w:t xml:space="preserve"> این چهار حوزه عبارتند از: </w:t>
      </w:r>
      <w:r w:rsidRPr="00DF0050">
        <w:rPr>
          <w:rFonts w:cs="B Nazanin" w:hint="cs"/>
          <w:sz w:val="28"/>
          <w:szCs w:val="28"/>
          <w:rtl/>
        </w:rPr>
        <w:t>خودآگاهی، روابط با دیگر افراد،</w:t>
      </w:r>
      <w:r w:rsidR="005341C7" w:rsidRPr="00DF0050">
        <w:rPr>
          <w:rFonts w:cs="B Nazanin" w:hint="cs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روابط با گروه</w:t>
      </w:r>
      <w:ins w:id="661" w:author="Windows User" w:date="2019-10-28T05:33:00Z">
        <w:r w:rsidR="00A37346">
          <w:rPr>
            <w:rFonts w:cs="B Nazanin" w:hint="cs"/>
            <w:sz w:val="28"/>
            <w:szCs w:val="28"/>
            <w:rtl/>
          </w:rPr>
          <w:t>‌</w:t>
        </w:r>
      </w:ins>
      <w:del w:id="662" w:author="Windows User" w:date="2019-10-28T05:33:00Z">
        <w:r w:rsidRPr="00DF0050" w:rsidDel="00A3734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 و جامعه و در نهایت روابط با طبیعت و جهان.</w:t>
      </w:r>
      <w:del w:id="663" w:author="Windows User" w:date="2019-10-28T08:14:00Z">
        <w:r w:rsidRPr="00DF0050" w:rsidDel="003E5491">
          <w:rPr>
            <w:rFonts w:cs="B Nazanin" w:hint="cs"/>
            <w:sz w:val="28"/>
            <w:szCs w:val="28"/>
            <w:rtl/>
          </w:rPr>
          <w:delText xml:space="preserve"> </w:delText>
        </w:r>
      </w:del>
    </w:p>
    <w:p w:rsidR="003E6FBB" w:rsidRPr="00DF0050" w:rsidRDefault="003E6FBB" w:rsidP="009C614B">
      <w:pPr>
        <w:bidi/>
        <w:spacing w:before="120" w:after="120"/>
        <w:ind w:firstLine="565"/>
        <w:jc w:val="both"/>
        <w:rPr>
          <w:rFonts w:cs="B Nazanin"/>
          <w:sz w:val="28"/>
          <w:szCs w:val="28"/>
        </w:rPr>
      </w:pPr>
      <w:r w:rsidRPr="00DF0050">
        <w:rPr>
          <w:rFonts w:cs="B Nazanin" w:hint="cs"/>
          <w:sz w:val="28"/>
          <w:szCs w:val="28"/>
          <w:rtl/>
        </w:rPr>
        <w:t>چهار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هدف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عمد</w:t>
      </w:r>
      <w:ins w:id="664" w:author="Windows User" w:date="2019-10-28T05:33:00Z">
        <w:r w:rsidR="00A37346">
          <w:rPr>
            <w:rFonts w:cs="B Nazanin" w:hint="cs"/>
            <w:sz w:val="28"/>
            <w:szCs w:val="28"/>
            <w:rtl/>
          </w:rPr>
          <w:t>ۀ</w:t>
        </w:r>
      </w:ins>
      <w:del w:id="665" w:author="Windows User" w:date="2019-10-28T05:33:00Z">
        <w:r w:rsidRPr="00DF0050" w:rsidDel="00A37346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برنام</w:t>
      </w:r>
      <w:ins w:id="666" w:author="Windows User" w:date="2019-10-28T05:33:00Z">
        <w:r w:rsidR="00A37346">
          <w:rPr>
            <w:rFonts w:cs="B Nazanin" w:hint="cs"/>
            <w:sz w:val="28"/>
            <w:szCs w:val="28"/>
            <w:rtl/>
          </w:rPr>
          <w:t>ۀ</w:t>
        </w:r>
      </w:ins>
      <w:del w:id="667" w:author="Windows User" w:date="2019-10-28T05:33:00Z">
        <w:r w:rsidRPr="00DF0050" w:rsidDel="00A37346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درسی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اصول اخلاقی</w:t>
      </w:r>
      <w:ins w:id="668" w:author="Windows User" w:date="2019-10-28T05:33:00Z">
        <w:r w:rsidR="00A37346">
          <w:rPr>
            <w:rFonts w:cs="B Nazanin" w:hint="cs"/>
            <w:sz w:val="28"/>
            <w:szCs w:val="28"/>
            <w:rtl/>
          </w:rPr>
          <w:t>،</w:t>
        </w:r>
      </w:ins>
      <w:r w:rsidRPr="00DF0050">
        <w:rPr>
          <w:rFonts w:cs="B Nazanin" w:hint="cs"/>
          <w:sz w:val="28"/>
          <w:szCs w:val="28"/>
          <w:rtl/>
        </w:rPr>
        <w:t xml:space="preserve"> آموزش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سخت</w:t>
      </w:r>
      <w:ins w:id="669" w:author="Windows User" w:date="2019-10-28T05:33:00Z">
        <w:r w:rsidR="00A37346">
          <w:rPr>
            <w:rFonts w:cs="B Nazanin" w:hint="cs"/>
            <w:sz w:val="28"/>
            <w:szCs w:val="28"/>
            <w:rtl/>
          </w:rPr>
          <w:t>‌</w:t>
        </w:r>
      </w:ins>
      <w:del w:id="670" w:author="Windows User" w:date="2019-10-28T05:33:00Z">
        <w:r w:rsidRPr="00DF0050" w:rsidDel="00A3734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کوشی،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استقامت،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توانایی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تصمیم</w:t>
      </w:r>
      <w:ins w:id="671" w:author="Windows User" w:date="2019-10-28T05:33:00Z">
        <w:r w:rsidR="00A37346">
          <w:rPr>
            <w:rFonts w:cs="B Nazanin" w:hint="cs"/>
            <w:sz w:val="28"/>
            <w:szCs w:val="28"/>
            <w:rtl/>
          </w:rPr>
          <w:t>‌</w:t>
        </w:r>
      </w:ins>
      <w:del w:id="672" w:author="Windows User" w:date="2019-10-28T05:33:00Z">
        <w:r w:rsidRPr="00DF0050" w:rsidDel="00A37346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گیری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برای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انجام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کارهای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دشوار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تعهد به دانش</w:t>
      </w:r>
      <w:ins w:id="673" w:author="Windows User" w:date="2019-10-28T05:33:00Z">
        <w:r w:rsidR="00A37346">
          <w:rPr>
            <w:rFonts w:cs="B Nazanin" w:hint="cs"/>
            <w:sz w:val="28"/>
            <w:szCs w:val="28"/>
            <w:rtl/>
          </w:rPr>
          <w:t>‌</w:t>
        </w:r>
      </w:ins>
      <w:del w:id="674" w:author="Windows User" w:date="2019-10-28T05:33:00Z">
        <w:r w:rsidRPr="00DF0050" w:rsidDel="00A3734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آموزان است</w:t>
      </w:r>
      <w:r w:rsidRPr="00DF0050">
        <w:rPr>
          <w:rFonts w:cs="B Nazanin"/>
          <w:sz w:val="28"/>
          <w:szCs w:val="28"/>
          <w:rtl/>
        </w:rPr>
        <w:t xml:space="preserve">. </w:t>
      </w:r>
      <w:r w:rsidRPr="00DF0050">
        <w:rPr>
          <w:rFonts w:cs="B Nazanin" w:hint="cs"/>
          <w:sz w:val="28"/>
          <w:szCs w:val="28"/>
          <w:rtl/>
        </w:rPr>
        <w:t>برنام</w:t>
      </w:r>
      <w:ins w:id="675" w:author="Windows User" w:date="2019-10-28T05:33:00Z">
        <w:r w:rsidR="00A37346">
          <w:rPr>
            <w:rFonts w:cs="B Nazanin" w:hint="cs"/>
            <w:sz w:val="28"/>
            <w:szCs w:val="28"/>
            <w:rtl/>
          </w:rPr>
          <w:t>ۀ</w:t>
        </w:r>
      </w:ins>
      <w:del w:id="676" w:author="Windows User" w:date="2019-10-28T05:33:00Z">
        <w:r w:rsidRPr="00DF0050" w:rsidDel="00A37346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درسی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مطالعات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اجتماعی ب</w:t>
      </w:r>
      <w:ins w:id="677" w:author="Windows User" w:date="2019-10-28T05:33:00Z">
        <w:r w:rsidR="00A37346">
          <w:rPr>
            <w:rFonts w:cs="B Nazanin" w:hint="cs"/>
            <w:sz w:val="28"/>
            <w:szCs w:val="28"/>
            <w:rtl/>
          </w:rPr>
          <w:t>رای</w:t>
        </w:r>
      </w:ins>
      <w:del w:id="678" w:author="Windows User" w:date="2019-10-28T05:33:00Z">
        <w:r w:rsidRPr="00DF0050" w:rsidDel="00A37346">
          <w:rPr>
            <w:rFonts w:cs="B Nazanin" w:hint="cs"/>
            <w:sz w:val="28"/>
            <w:szCs w:val="28"/>
            <w:rtl/>
          </w:rPr>
          <w:delText>ه منظور</w:delText>
        </w:r>
      </w:del>
      <w:r w:rsidRPr="00DF0050">
        <w:rPr>
          <w:rFonts w:cs="B Nazanin" w:hint="cs"/>
          <w:sz w:val="28"/>
          <w:szCs w:val="28"/>
          <w:rtl/>
        </w:rPr>
        <w:t xml:space="preserve"> کمک به بالا</w:t>
      </w:r>
      <w:del w:id="679" w:author="Windows User" w:date="2019-10-28T05:34:00Z">
        <w:r w:rsidRPr="00DF0050" w:rsidDel="00A3734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بردن آگاهی کودکان در رابطه با</w:t>
      </w:r>
      <w:ins w:id="680" w:author="Windows User" w:date="2019-10-28T05:34:00Z">
        <w:r w:rsidR="00A37346">
          <w:rPr>
            <w:rFonts w:cs="B Nazanin" w:hint="cs"/>
            <w:sz w:val="28"/>
            <w:szCs w:val="28"/>
            <w:rtl/>
          </w:rPr>
          <w:t xml:space="preserve"> رفتار</w:t>
        </w:r>
      </w:ins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شهروندی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یک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جامع</w:t>
      </w:r>
      <w:ins w:id="681" w:author="Windows User" w:date="2019-10-28T08:14:00Z">
        <w:r w:rsidR="003E5491">
          <w:rPr>
            <w:rFonts w:cs="B Nazanin" w:hint="cs"/>
            <w:sz w:val="28"/>
            <w:szCs w:val="28"/>
            <w:rtl/>
          </w:rPr>
          <w:t>ۀ</w:t>
        </w:r>
      </w:ins>
      <w:del w:id="682" w:author="Windows User" w:date="2019-10-28T08:14:00Z">
        <w:r w:rsidRPr="00DF0050" w:rsidDel="003E5491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دموکراتیک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صلح</w:t>
      </w:r>
      <w:ins w:id="683" w:author="Windows User" w:date="2019-10-28T05:34:00Z">
        <w:r w:rsidR="00A37346">
          <w:rPr>
            <w:rFonts w:cs="B Nazanin" w:hint="cs"/>
            <w:sz w:val="28"/>
            <w:szCs w:val="28"/>
            <w:rtl/>
          </w:rPr>
          <w:t>‌</w:t>
        </w:r>
      </w:ins>
      <w:del w:id="684" w:author="Windows User" w:date="2019-10-28T05:34:00Z">
        <w:r w:rsidRPr="00DF0050" w:rsidDel="00A37346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آمیز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طراحی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شده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است</w:t>
      </w:r>
      <w:r w:rsidRPr="00DF0050">
        <w:rPr>
          <w:rFonts w:cs="B Nazanin"/>
          <w:sz w:val="28"/>
          <w:szCs w:val="28"/>
          <w:rtl/>
        </w:rPr>
        <w:t xml:space="preserve">. </w:t>
      </w:r>
      <w:r w:rsidRPr="00DF0050">
        <w:rPr>
          <w:rFonts w:cs="B Nazanin" w:hint="cs"/>
          <w:sz w:val="28"/>
          <w:szCs w:val="28"/>
          <w:rtl/>
        </w:rPr>
        <w:t>واحدهای درسی مطالعات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اجتماعی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ابتدایی عبارتند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از</w:t>
      </w:r>
      <w:ins w:id="685" w:author="Windows User" w:date="2019-10-28T08:15:00Z">
        <w:r w:rsidR="003E5491">
          <w:rPr>
            <w:rFonts w:cs="B Nazanin" w:hint="cs"/>
            <w:sz w:val="28"/>
            <w:szCs w:val="28"/>
            <w:rtl/>
          </w:rPr>
          <w:t>:</w:t>
        </w:r>
      </w:ins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جامعه،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خانواده،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اخلاق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کاری،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همکاری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</w:t>
      </w:r>
      <w:r w:rsidRPr="00DF0050">
        <w:rPr>
          <w:rFonts w:cs="B Nazanin"/>
          <w:sz w:val="28"/>
          <w:szCs w:val="28"/>
          <w:rtl/>
        </w:rPr>
        <w:t xml:space="preserve"> </w:t>
      </w:r>
      <w:r w:rsidR="005341C7" w:rsidRPr="00DF0050">
        <w:rPr>
          <w:rFonts w:cs="B Nazanin" w:hint="cs"/>
          <w:sz w:val="28"/>
          <w:szCs w:val="28"/>
          <w:rtl/>
        </w:rPr>
        <w:t xml:space="preserve">جامعه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میراث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فرهنگی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اجتماعی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ملی</w:t>
      </w:r>
      <w:del w:id="686" w:author="Windows User" w:date="2019-10-28T05:34:00Z">
        <w:r w:rsidRPr="00DF0050" w:rsidDel="00A37346">
          <w:rPr>
            <w:rFonts w:cs="B Nazanin" w:hint="cs"/>
            <w:sz w:val="28"/>
            <w:szCs w:val="28"/>
            <w:rtl/>
          </w:rPr>
          <w:delText xml:space="preserve"> است</w:delText>
        </w:r>
      </w:del>
      <w:r w:rsidRPr="00DF0050">
        <w:rPr>
          <w:rFonts w:cs="B Nazanin" w:hint="cs"/>
          <w:sz w:val="28"/>
          <w:szCs w:val="28"/>
          <w:rtl/>
        </w:rPr>
        <w:t>.</w:t>
      </w:r>
      <w:r w:rsidRPr="00DF0050">
        <w:rPr>
          <w:rStyle w:val="FootnoteReference"/>
          <w:rFonts w:cs="B Nazanin"/>
          <w:sz w:val="28"/>
          <w:szCs w:val="28"/>
          <w:rtl/>
        </w:rPr>
        <w:footnoteReference w:id="7"/>
      </w:r>
    </w:p>
    <w:p w:rsidR="003E6FBB" w:rsidRPr="00DF0050" w:rsidRDefault="005341C7" w:rsidP="009C614B">
      <w:pPr>
        <w:bidi/>
        <w:spacing w:before="120" w:after="120"/>
        <w:jc w:val="center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</w:rPr>
        <w:t xml:space="preserve">جدول </w:t>
      </w:r>
      <w:r w:rsidR="003E6FBB" w:rsidRPr="00DF0050">
        <w:rPr>
          <w:rFonts w:cs="B Nazanin" w:hint="cs"/>
          <w:sz w:val="28"/>
          <w:szCs w:val="28"/>
          <w:rtl/>
        </w:rPr>
        <w:t>زیر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واحدهای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درسی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آموزش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اصول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اخلاقی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در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مدارس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ابتدایی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ژاپن</w:t>
      </w:r>
      <w:ins w:id="687" w:author="Windows User" w:date="2019-10-28T05:35:00Z">
        <w:r w:rsidR="00A37346">
          <w:rPr>
            <w:rFonts w:cs="B Nazanin" w:hint="cs"/>
            <w:sz w:val="28"/>
            <w:szCs w:val="28"/>
            <w:rtl/>
          </w:rPr>
          <w:t xml:space="preserve"> را</w:t>
        </w:r>
      </w:ins>
      <w:r w:rsidR="003E6FBB" w:rsidRPr="00DF0050">
        <w:rPr>
          <w:rFonts w:cs="B Nazanin" w:hint="cs"/>
          <w:sz w:val="28"/>
          <w:szCs w:val="28"/>
          <w:rtl/>
        </w:rPr>
        <w:t xml:space="preserve"> بر</w:t>
      </w:r>
      <w:del w:id="688" w:author="Windows User" w:date="2019-10-28T05:35:00Z">
        <w:r w:rsidR="003E6FBB" w:rsidRPr="00DF0050" w:rsidDel="00A3734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E6FBB" w:rsidRPr="00DF0050">
        <w:rPr>
          <w:rFonts w:cs="B Nazanin" w:hint="cs"/>
          <w:sz w:val="28"/>
          <w:szCs w:val="28"/>
          <w:rtl/>
        </w:rPr>
        <w:t>اساس چهار حوز</w:t>
      </w:r>
      <w:ins w:id="689" w:author="Windows User" w:date="2019-10-28T05:35:00Z">
        <w:r w:rsidR="00A37346">
          <w:rPr>
            <w:rFonts w:cs="B Nazanin" w:hint="cs"/>
            <w:sz w:val="28"/>
            <w:szCs w:val="28"/>
            <w:rtl/>
          </w:rPr>
          <w:t>ۀ</w:t>
        </w:r>
      </w:ins>
      <w:del w:id="690" w:author="Windows User" w:date="2019-10-28T05:35:00Z">
        <w:r w:rsidR="003E6FBB" w:rsidRPr="00DF0050" w:rsidDel="00A37346">
          <w:rPr>
            <w:rFonts w:cs="B Nazanin" w:hint="cs"/>
            <w:sz w:val="28"/>
            <w:szCs w:val="28"/>
            <w:rtl/>
          </w:rPr>
          <w:delText>ه</w:delText>
        </w:r>
      </w:del>
      <w:r w:rsidR="003E6FBB" w:rsidRPr="00DF0050">
        <w:rPr>
          <w:rFonts w:cs="B Nazanin" w:hint="cs"/>
          <w:sz w:val="28"/>
          <w:szCs w:val="28"/>
          <w:rtl/>
        </w:rPr>
        <w:t xml:space="preserve"> اخلاقی </w:t>
      </w:r>
      <w:del w:id="691" w:author="Windows User" w:date="2019-10-28T05:35:00Z">
        <w:r w:rsidR="003E6FBB" w:rsidRPr="00DF0050" w:rsidDel="00A37346">
          <w:rPr>
            <w:rFonts w:cs="B Nazanin" w:hint="cs"/>
            <w:sz w:val="28"/>
            <w:szCs w:val="28"/>
            <w:rtl/>
          </w:rPr>
          <w:delText>را</w:delText>
        </w:r>
        <w:r w:rsidR="003E6FBB" w:rsidRPr="00DF0050" w:rsidDel="00A37346">
          <w:rPr>
            <w:rFonts w:cs="B Nazanin"/>
            <w:sz w:val="28"/>
            <w:szCs w:val="28"/>
            <w:rtl/>
          </w:rPr>
          <w:delText xml:space="preserve"> </w:delText>
        </w:r>
        <w:r w:rsidR="003E6FBB" w:rsidRPr="00DF0050" w:rsidDel="00A37346">
          <w:rPr>
            <w:rFonts w:cs="B Nazanin" w:hint="cs"/>
            <w:sz w:val="28"/>
            <w:szCs w:val="28"/>
            <w:rtl/>
          </w:rPr>
          <w:delText>را</w:delText>
        </w:r>
        <w:r w:rsidR="003E6FBB" w:rsidRPr="00DF0050" w:rsidDel="00A37346">
          <w:rPr>
            <w:rFonts w:cs="B Nazanin"/>
            <w:sz w:val="28"/>
            <w:szCs w:val="28"/>
            <w:rtl/>
          </w:rPr>
          <w:delText xml:space="preserve"> </w:delText>
        </w:r>
      </w:del>
      <w:r w:rsidR="003E6FBB" w:rsidRPr="00DF0050">
        <w:rPr>
          <w:rFonts w:cs="B Nazanin" w:hint="cs"/>
          <w:sz w:val="28"/>
          <w:szCs w:val="28"/>
          <w:rtl/>
        </w:rPr>
        <w:t>نشان</w:t>
      </w:r>
      <w:r w:rsidR="003E6FBB" w:rsidRPr="00DF0050">
        <w:rPr>
          <w:rFonts w:cs="B Nazanin"/>
          <w:sz w:val="28"/>
          <w:szCs w:val="28"/>
          <w:rtl/>
        </w:rPr>
        <w:t xml:space="preserve"> </w:t>
      </w:r>
      <w:r w:rsidR="003E6FBB" w:rsidRPr="00DF0050">
        <w:rPr>
          <w:rFonts w:cs="B Nazanin" w:hint="cs"/>
          <w:sz w:val="28"/>
          <w:szCs w:val="28"/>
          <w:rtl/>
        </w:rPr>
        <w:t>می</w:t>
      </w:r>
      <w:ins w:id="692" w:author="Windows User" w:date="2019-10-28T05:35:00Z">
        <w:r w:rsidR="00A37346">
          <w:rPr>
            <w:rFonts w:cs="B Nazanin" w:hint="cs"/>
            <w:sz w:val="28"/>
            <w:szCs w:val="28"/>
            <w:rtl/>
          </w:rPr>
          <w:t>‌</w:t>
        </w:r>
      </w:ins>
      <w:del w:id="693" w:author="Windows User" w:date="2019-10-28T05:35:00Z">
        <w:r w:rsidRPr="00DF0050" w:rsidDel="00A3734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="003E6FBB" w:rsidRPr="00DF0050">
        <w:rPr>
          <w:rFonts w:cs="B Nazanin" w:hint="cs"/>
          <w:sz w:val="28"/>
          <w:szCs w:val="28"/>
          <w:rtl/>
        </w:rPr>
        <w:t>دهد</w:t>
      </w:r>
      <w:r w:rsidR="003E6FBB" w:rsidRPr="00DF0050">
        <w:rPr>
          <w:rFonts w:cs="B Nazanin"/>
          <w:sz w:val="28"/>
          <w:szCs w:val="28"/>
          <w:rtl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7"/>
        <w:gridCol w:w="3018"/>
        <w:gridCol w:w="3018"/>
      </w:tblGrid>
      <w:tr w:rsidR="003E6FBB" w:rsidRPr="00DF0050" w:rsidTr="00F32A8D">
        <w:tc>
          <w:tcPr>
            <w:tcW w:w="9053" w:type="dxa"/>
            <w:gridSpan w:val="3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واحدهای</w:t>
            </w:r>
            <w:r w:rsidRPr="00DF0050">
              <w:rPr>
                <w:rFonts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درسی</w:t>
            </w:r>
            <w:r w:rsidRPr="00DF0050">
              <w:rPr>
                <w:rFonts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آموزش</w:t>
            </w:r>
            <w:r w:rsidRPr="00DF0050">
              <w:rPr>
                <w:rFonts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اصول</w:t>
            </w:r>
            <w:r w:rsidRPr="00DF0050">
              <w:rPr>
                <w:rFonts w:cs="B Nazanin"/>
                <w:b/>
                <w:bCs/>
                <w:sz w:val="28"/>
                <w:szCs w:val="28"/>
                <w:rtl/>
              </w:rPr>
              <w:t xml:space="preserve"> </w:t>
            </w: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اخلاقی در مدارس ابتدایی ژاپن</w:t>
            </w: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مفهوم کلیدی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مفهوم کلیدی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حوزه</w:t>
            </w:r>
            <w:ins w:id="694" w:author="Windows User" w:date="2019-10-28T05:35:00Z">
              <w:r w:rsidR="00A37346">
                <w:rPr>
                  <w:rFonts w:cs="B Nazanin" w:hint="cs"/>
                  <w:b/>
                  <w:bCs/>
                  <w:sz w:val="28"/>
                  <w:szCs w:val="28"/>
                  <w:rtl/>
                </w:rPr>
                <w:t>‌</w:t>
              </w:r>
            </w:ins>
            <w:del w:id="695" w:author="Windows User" w:date="2019-10-28T05:35:00Z">
              <w:r w:rsidRPr="00DF0050" w:rsidDel="00A37346">
                <w:rPr>
                  <w:rFonts w:cs="B Nazanin" w:hint="cs"/>
                  <w:b/>
                  <w:bCs/>
                  <w:sz w:val="28"/>
                  <w:szCs w:val="28"/>
                  <w:rtl/>
                </w:rPr>
                <w:delText xml:space="preserve"> </w:delText>
              </w:r>
            </w:del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های اخلاقی </w:t>
            </w: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سخت</w:t>
            </w:r>
            <w:ins w:id="696" w:author="Windows User" w:date="2019-10-28T05:35:00Z">
              <w:r w:rsidR="00A37346">
                <w:rPr>
                  <w:rFonts w:cs="B Nazanin" w:hint="cs"/>
                  <w:sz w:val="28"/>
                  <w:szCs w:val="28"/>
                  <w:rtl/>
                </w:rPr>
                <w:t>‌</w:t>
              </w:r>
            </w:ins>
            <w:del w:id="697" w:author="Windows User" w:date="2019-10-28T05:35:00Z">
              <w:r w:rsidRPr="00DF0050" w:rsidDel="00A37346">
                <w:rPr>
                  <w:rFonts w:cs="B Nazanin" w:hint="cs"/>
                  <w:sz w:val="28"/>
                  <w:szCs w:val="28"/>
                  <w:rtl/>
                </w:rPr>
                <w:delText xml:space="preserve"> </w:delText>
              </w:r>
            </w:del>
            <w:r w:rsidRPr="00DF0050">
              <w:rPr>
                <w:rFonts w:cs="B Nazanin" w:hint="cs"/>
                <w:sz w:val="28"/>
                <w:szCs w:val="28"/>
                <w:rtl/>
              </w:rPr>
              <w:t>کوشی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اعتدال ( میانه</w:t>
            </w:r>
            <w:ins w:id="698" w:author="Windows User" w:date="2019-10-28T08:15:00Z">
              <w:r w:rsidR="003E5491">
                <w:rPr>
                  <w:rFonts w:cs="B Nazanin" w:hint="cs"/>
                  <w:sz w:val="28"/>
                  <w:szCs w:val="28"/>
                  <w:rtl/>
                </w:rPr>
                <w:t>‌</w:t>
              </w:r>
            </w:ins>
            <w:del w:id="699" w:author="Windows User" w:date="2019-10-28T08:15:00Z">
              <w:r w:rsidRPr="00DF0050" w:rsidDel="003E5491">
                <w:rPr>
                  <w:rFonts w:cs="B Nazanin" w:hint="cs"/>
                  <w:sz w:val="28"/>
                  <w:szCs w:val="28"/>
                  <w:rtl/>
                </w:rPr>
                <w:delText xml:space="preserve"> </w:delText>
              </w:r>
            </w:del>
            <w:r w:rsidRPr="00DF0050">
              <w:rPr>
                <w:rFonts w:cs="B Nazanin" w:hint="cs"/>
                <w:sz w:val="28"/>
                <w:szCs w:val="28"/>
                <w:rtl/>
              </w:rPr>
              <w:t>روی)</w:t>
            </w:r>
          </w:p>
        </w:tc>
        <w:tc>
          <w:tcPr>
            <w:tcW w:w="3018" w:type="dxa"/>
            <w:vMerge w:val="restart"/>
            <w:vAlign w:val="center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خود</w:t>
            </w:r>
            <w:del w:id="700" w:author="Windows User" w:date="2019-10-28T05:35:00Z">
              <w:r w:rsidRPr="00DF0050" w:rsidDel="00A37346">
                <w:rPr>
                  <w:rFonts w:cs="B Nazanin" w:hint="cs"/>
                  <w:b/>
                  <w:bCs/>
                  <w:sz w:val="28"/>
                  <w:szCs w:val="28"/>
                  <w:rtl/>
                </w:rPr>
                <w:delText xml:space="preserve"> </w:delText>
              </w:r>
            </w:del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آگاهی</w:t>
            </w: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خلوص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شجاعت</w:t>
            </w:r>
          </w:p>
        </w:tc>
        <w:tc>
          <w:tcPr>
            <w:tcW w:w="3018" w:type="dxa"/>
            <w:vMerge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اصلاح خود ( تزکی</w:t>
            </w:r>
            <w:ins w:id="701" w:author="Windows User" w:date="2019-10-28T05:35:00Z">
              <w:r w:rsidR="00A37346">
                <w:rPr>
                  <w:rFonts w:cs="B Nazanin" w:hint="cs"/>
                  <w:sz w:val="28"/>
                  <w:szCs w:val="28"/>
                  <w:rtl/>
                </w:rPr>
                <w:t>ۀ</w:t>
              </w:r>
            </w:ins>
            <w:del w:id="702" w:author="Windows User" w:date="2019-10-28T05:35:00Z">
              <w:r w:rsidRPr="00DF0050" w:rsidDel="00A37346">
                <w:rPr>
                  <w:rFonts w:cs="B Nazanin" w:hint="cs"/>
                  <w:sz w:val="28"/>
                  <w:szCs w:val="28"/>
                  <w:rtl/>
                </w:rPr>
                <w:delText>ه</w:delText>
              </w:r>
            </w:del>
            <w:r w:rsidRPr="00DF0050">
              <w:rPr>
                <w:rFonts w:cs="B Nazanin" w:hint="cs"/>
                <w:sz w:val="28"/>
                <w:szCs w:val="28"/>
                <w:rtl/>
              </w:rPr>
              <w:t xml:space="preserve"> نفس)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آزادی و نظم</w:t>
            </w:r>
          </w:p>
        </w:tc>
        <w:tc>
          <w:tcPr>
            <w:tcW w:w="3018" w:type="dxa"/>
            <w:vMerge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A37346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ins w:id="703" w:author="Windows User" w:date="2019-10-28T05:36:00Z">
              <w:r w:rsidRPr="00A37346">
                <w:rPr>
                  <w:rFonts w:cs="B Nazanin" w:hint="eastAsia"/>
                  <w:sz w:val="28"/>
                  <w:szCs w:val="28"/>
                  <w:highlight w:val="yellow"/>
                  <w:rtl/>
                  <w:rPrChange w:id="704" w:author="Windows User" w:date="2019-10-28T05:36:00Z">
                    <w:rPr>
                      <w:rFonts w:cs="B Nazanin" w:hint="eastAsia"/>
                      <w:sz w:val="28"/>
                      <w:szCs w:val="28"/>
                      <w:rtl/>
                    </w:rPr>
                  </w:rPrChange>
                </w:rPr>
                <w:t>؟</w:t>
              </w:r>
            </w:ins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عشق به حقیقت</w:t>
            </w:r>
          </w:p>
        </w:tc>
        <w:tc>
          <w:tcPr>
            <w:tcW w:w="3018" w:type="dxa"/>
            <w:vMerge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دوستی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خوش</w:t>
            </w:r>
            <w:ins w:id="705" w:author="Windows User" w:date="2019-10-28T05:35:00Z">
              <w:r w:rsidR="00A37346">
                <w:rPr>
                  <w:rFonts w:cs="B Nazanin" w:hint="cs"/>
                  <w:sz w:val="28"/>
                  <w:szCs w:val="28"/>
                  <w:rtl/>
                </w:rPr>
                <w:t>‌</w:t>
              </w:r>
            </w:ins>
            <w:del w:id="706" w:author="Windows User" w:date="2019-10-28T05:35:00Z">
              <w:r w:rsidRPr="00DF0050" w:rsidDel="00A37346">
                <w:rPr>
                  <w:rFonts w:cs="B Nazanin" w:hint="cs"/>
                  <w:sz w:val="28"/>
                  <w:szCs w:val="28"/>
                  <w:rtl/>
                </w:rPr>
                <w:delText xml:space="preserve"> </w:delText>
              </w:r>
            </w:del>
            <w:r w:rsidRPr="00DF0050">
              <w:rPr>
                <w:rFonts w:cs="B Nazanin" w:hint="cs"/>
                <w:sz w:val="28"/>
                <w:szCs w:val="28"/>
                <w:rtl/>
              </w:rPr>
              <w:t>اخلاقی، مردم</w:t>
            </w:r>
            <w:ins w:id="707" w:author="Windows User" w:date="2019-10-28T05:36:00Z">
              <w:r w:rsidR="00A37346">
                <w:rPr>
                  <w:rFonts w:cs="B Nazanin" w:hint="cs"/>
                  <w:sz w:val="28"/>
                  <w:szCs w:val="28"/>
                  <w:rtl/>
                </w:rPr>
                <w:t>‌</w:t>
              </w:r>
            </w:ins>
            <w:del w:id="708" w:author="Windows User" w:date="2019-10-28T05:36:00Z">
              <w:r w:rsidRPr="00DF0050" w:rsidDel="00A37346">
                <w:rPr>
                  <w:rFonts w:cs="B Nazanin" w:hint="cs"/>
                  <w:sz w:val="28"/>
                  <w:szCs w:val="28"/>
                  <w:rtl/>
                </w:rPr>
                <w:delText xml:space="preserve"> </w:delText>
              </w:r>
            </w:del>
            <w:r w:rsidRPr="00DF0050">
              <w:rPr>
                <w:rFonts w:cs="B Nazanin" w:hint="cs"/>
                <w:sz w:val="28"/>
                <w:szCs w:val="28"/>
                <w:rtl/>
              </w:rPr>
              <w:t>داری</w:t>
            </w:r>
          </w:p>
        </w:tc>
        <w:tc>
          <w:tcPr>
            <w:tcW w:w="3018" w:type="dxa"/>
            <w:vMerge w:val="restart"/>
            <w:vAlign w:val="center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روابط با دیگران</w:t>
            </w: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تواضع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تشکر و احترام</w:t>
            </w:r>
          </w:p>
        </w:tc>
        <w:tc>
          <w:tcPr>
            <w:tcW w:w="3018" w:type="dxa"/>
            <w:vMerge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lastRenderedPageBreak/>
              <w:t>عدالت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وظایف عمومی</w:t>
            </w:r>
          </w:p>
        </w:tc>
        <w:tc>
          <w:tcPr>
            <w:tcW w:w="3018" w:type="dxa"/>
            <w:vMerge w:val="restart"/>
            <w:vAlign w:val="center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روابط با گروه</w:t>
            </w:r>
            <w:del w:id="709" w:author="Windows User" w:date="2019-10-28T05:36:00Z">
              <w:r w:rsidRPr="00DF0050" w:rsidDel="00BC27C9">
                <w:rPr>
                  <w:rFonts w:cs="B Nazanin" w:hint="cs"/>
                  <w:b/>
                  <w:bCs/>
                  <w:sz w:val="28"/>
                  <w:szCs w:val="28"/>
                  <w:rtl/>
                </w:rPr>
                <w:delText xml:space="preserve"> </w:delText>
              </w:r>
            </w:del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و جامعه</w:t>
            </w: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مسئولیت</w:t>
            </w:r>
            <w:ins w:id="710" w:author="Windows User" w:date="2019-10-28T05:36:00Z">
              <w:r w:rsidR="00BC27C9">
                <w:rPr>
                  <w:rFonts w:cs="B Nazanin" w:hint="cs"/>
                  <w:sz w:val="28"/>
                  <w:szCs w:val="28"/>
                  <w:rtl/>
                </w:rPr>
                <w:t>‌</w:t>
              </w:r>
            </w:ins>
            <w:del w:id="711" w:author="Windows User" w:date="2019-10-28T05:36:00Z">
              <w:r w:rsidRPr="00DF0050" w:rsidDel="00BC27C9">
                <w:rPr>
                  <w:rFonts w:cs="B Nazanin" w:hint="cs"/>
                  <w:sz w:val="28"/>
                  <w:szCs w:val="28"/>
                  <w:rtl/>
                </w:rPr>
                <w:delText xml:space="preserve"> </w:delText>
              </w:r>
            </w:del>
            <w:r w:rsidRPr="00DF0050">
              <w:rPr>
                <w:rFonts w:cs="B Nazanin" w:hint="cs"/>
                <w:sz w:val="28"/>
                <w:szCs w:val="28"/>
                <w:rtl/>
              </w:rPr>
              <w:t>پذیری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مشارکت گروهی</w:t>
            </w:r>
          </w:p>
        </w:tc>
        <w:tc>
          <w:tcPr>
            <w:tcW w:w="3018" w:type="dxa"/>
            <w:vMerge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احترام به خانواده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صنعت</w:t>
            </w:r>
          </w:p>
        </w:tc>
        <w:tc>
          <w:tcPr>
            <w:tcW w:w="3018" w:type="dxa"/>
            <w:vMerge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مشارکت در جامعه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احترام به معلمان</w:t>
            </w:r>
          </w:p>
        </w:tc>
        <w:tc>
          <w:tcPr>
            <w:tcW w:w="3018" w:type="dxa"/>
            <w:vMerge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عشق به جامعه (ملت)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احترام به سنت</w:t>
            </w:r>
          </w:p>
        </w:tc>
        <w:tc>
          <w:tcPr>
            <w:tcW w:w="3018" w:type="dxa"/>
            <w:vMerge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احترام به فرهنگ</w:t>
            </w:r>
            <w:ins w:id="712" w:author="Windows User" w:date="2019-10-28T05:36:00Z">
              <w:r w:rsidR="00BC27C9">
                <w:rPr>
                  <w:rFonts w:cs="B Nazanin" w:hint="cs"/>
                  <w:sz w:val="28"/>
                  <w:szCs w:val="28"/>
                  <w:rtl/>
                </w:rPr>
                <w:t>‌</w:t>
              </w:r>
            </w:ins>
            <w:del w:id="713" w:author="Windows User" w:date="2019-10-28T05:36:00Z">
              <w:r w:rsidRPr="00DF0050" w:rsidDel="00BC27C9">
                <w:rPr>
                  <w:rFonts w:cs="B Nazanin" w:hint="cs"/>
                  <w:sz w:val="28"/>
                  <w:szCs w:val="28"/>
                  <w:rtl/>
                </w:rPr>
                <w:delText xml:space="preserve"> </w:delText>
              </w:r>
            </w:del>
            <w:r w:rsidRPr="00DF0050">
              <w:rPr>
                <w:rFonts w:cs="B Nazanin" w:hint="cs"/>
                <w:sz w:val="28"/>
                <w:szCs w:val="28"/>
                <w:rtl/>
              </w:rPr>
              <w:t>های دیگر</w:t>
            </w:r>
          </w:p>
        </w:tc>
        <w:tc>
          <w:tcPr>
            <w:tcW w:w="3018" w:type="dxa"/>
            <w:vMerge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احترام به زندگی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DF0050">
              <w:rPr>
                <w:rFonts w:cs="B Nazanin" w:hint="cs"/>
                <w:sz w:val="28"/>
                <w:szCs w:val="28"/>
                <w:rtl/>
                <w:lang w:bidi="fa-IR"/>
              </w:rPr>
              <w:t>احترام به طبیعت</w:t>
            </w:r>
          </w:p>
        </w:tc>
        <w:tc>
          <w:tcPr>
            <w:tcW w:w="3018" w:type="dxa"/>
            <w:vMerge w:val="restart"/>
            <w:vAlign w:val="center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b/>
                <w:bCs/>
                <w:sz w:val="28"/>
                <w:szCs w:val="28"/>
                <w:rtl/>
              </w:rPr>
              <w:t>ارتباط با طبیعت و جهان</w:t>
            </w:r>
          </w:p>
        </w:tc>
      </w:tr>
      <w:tr w:rsidR="003E6FBB" w:rsidRPr="00DF0050" w:rsidTr="00F32A8D">
        <w:tc>
          <w:tcPr>
            <w:tcW w:w="3017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نجابت</w:t>
            </w:r>
          </w:p>
        </w:tc>
        <w:tc>
          <w:tcPr>
            <w:tcW w:w="3018" w:type="dxa"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 w:rsidRPr="00DF0050">
              <w:rPr>
                <w:rFonts w:cs="B Nazanin" w:hint="cs"/>
                <w:sz w:val="28"/>
                <w:szCs w:val="28"/>
                <w:rtl/>
              </w:rPr>
              <w:t>طبع زیبایی</w:t>
            </w:r>
            <w:ins w:id="714" w:author="Windows User" w:date="2019-10-28T05:36:00Z">
              <w:r w:rsidR="00BC27C9">
                <w:rPr>
                  <w:rFonts w:cs="B Nazanin" w:hint="cs"/>
                  <w:sz w:val="28"/>
                  <w:szCs w:val="28"/>
                  <w:rtl/>
                </w:rPr>
                <w:t>‌</w:t>
              </w:r>
            </w:ins>
            <w:del w:id="715" w:author="Windows User" w:date="2019-10-28T05:36:00Z">
              <w:r w:rsidRPr="00DF0050" w:rsidDel="00BC27C9">
                <w:rPr>
                  <w:rFonts w:cs="B Nazanin" w:hint="cs"/>
                  <w:sz w:val="28"/>
                  <w:szCs w:val="28"/>
                  <w:rtl/>
                </w:rPr>
                <w:delText xml:space="preserve"> </w:delText>
              </w:r>
            </w:del>
            <w:r w:rsidRPr="00DF0050">
              <w:rPr>
                <w:rFonts w:cs="B Nazanin" w:hint="cs"/>
                <w:sz w:val="28"/>
                <w:szCs w:val="28"/>
                <w:rtl/>
              </w:rPr>
              <w:t>شناسی</w:t>
            </w:r>
          </w:p>
        </w:tc>
        <w:tc>
          <w:tcPr>
            <w:tcW w:w="3018" w:type="dxa"/>
            <w:vMerge/>
          </w:tcPr>
          <w:p w:rsidR="003E6FBB" w:rsidRPr="00DF0050" w:rsidRDefault="003E6FBB" w:rsidP="009C614B">
            <w:pPr>
              <w:bidi/>
              <w:spacing w:before="120" w:after="120" w:line="276" w:lineRule="auto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3E6FBB" w:rsidRPr="00DF0050" w:rsidTr="00F32A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45"/>
        </w:trPr>
        <w:tc>
          <w:tcPr>
            <w:tcW w:w="9053" w:type="dxa"/>
            <w:gridSpan w:val="3"/>
          </w:tcPr>
          <w:p w:rsidR="003E6FBB" w:rsidRPr="00DF0050" w:rsidRDefault="003E6FBB" w:rsidP="009C614B">
            <w:pPr>
              <w:spacing w:before="120" w:after="120" w:line="276" w:lineRule="auto"/>
              <w:rPr>
                <w:rFonts w:cs="B Nazanin"/>
                <w:i/>
                <w:iCs/>
                <w:sz w:val="28"/>
                <w:szCs w:val="28"/>
              </w:rPr>
            </w:pPr>
            <w:r w:rsidRPr="00DF0050">
              <w:rPr>
                <w:rFonts w:cs="B Nazanin"/>
                <w:i/>
                <w:iCs/>
                <w:sz w:val="28"/>
                <w:szCs w:val="28"/>
              </w:rPr>
              <w:t>Source : Ministry of Education, Culture, Sports, Science and Technology</w:t>
            </w:r>
            <w:r w:rsidRPr="00DF0050">
              <w:rPr>
                <w:rFonts w:cs="B Nazanin" w:hint="cs"/>
                <w:i/>
                <w:iCs/>
                <w:sz w:val="28"/>
                <w:szCs w:val="28"/>
                <w:rtl/>
              </w:rPr>
              <w:t xml:space="preserve"> </w:t>
            </w:r>
            <w:r w:rsidRPr="00DF0050">
              <w:rPr>
                <w:rFonts w:cs="B Nazanin"/>
                <w:i/>
                <w:iCs/>
                <w:sz w:val="28"/>
                <w:szCs w:val="28"/>
              </w:rPr>
              <w:t xml:space="preserve"> of Japan (MEXT)</w:t>
            </w:r>
          </w:p>
        </w:tc>
      </w:tr>
    </w:tbl>
    <w:p w:rsidR="003E6FBB" w:rsidRPr="00DF0050" w:rsidRDefault="003E6FBB" w:rsidP="009C614B">
      <w:pPr>
        <w:bidi/>
        <w:spacing w:before="120" w:after="120"/>
        <w:rPr>
          <w:rFonts w:cs="B Nazanin"/>
          <w:sz w:val="28"/>
          <w:szCs w:val="28"/>
          <w:rtl/>
        </w:rPr>
      </w:pPr>
    </w:p>
    <w:p w:rsidR="002A2F83" w:rsidRPr="00DF0050" w:rsidRDefault="003E6FBB" w:rsidP="009C614B">
      <w:pPr>
        <w:bidi/>
        <w:spacing w:before="120" w:after="120"/>
        <w:jc w:val="both"/>
        <w:rPr>
          <w:rFonts w:cs="B Nazanin"/>
          <w:sz w:val="28"/>
          <w:szCs w:val="28"/>
          <w:rtl/>
        </w:rPr>
      </w:pPr>
      <w:r w:rsidRPr="00DF0050">
        <w:rPr>
          <w:rFonts w:cs="B Nazanin" w:hint="cs"/>
          <w:sz w:val="28"/>
          <w:szCs w:val="28"/>
          <w:rtl/>
        </w:rPr>
        <w:t>یک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دانش</w:t>
      </w:r>
      <w:ins w:id="716" w:author="Windows User" w:date="2019-10-28T05:37:00Z">
        <w:r w:rsidR="007F62BB">
          <w:rPr>
            <w:rFonts w:cs="B Nazanin" w:hint="cs"/>
            <w:sz w:val="28"/>
            <w:szCs w:val="28"/>
            <w:rtl/>
          </w:rPr>
          <w:t>‌</w:t>
        </w:r>
      </w:ins>
      <w:del w:id="717" w:author="Windows User" w:date="2019-10-28T05:37:00Z">
        <w:r w:rsidRPr="00DF0050" w:rsidDel="007F62BB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آموز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به</w:t>
      </w:r>
      <w:ins w:id="718" w:author="Windows User" w:date="2019-10-28T05:37:00Z">
        <w:r w:rsidR="007F62BB">
          <w:rPr>
            <w:rFonts w:cs="B Nazanin" w:hint="cs"/>
            <w:sz w:val="28"/>
            <w:szCs w:val="28"/>
            <w:rtl/>
          </w:rPr>
          <w:t>‌</w:t>
        </w:r>
      </w:ins>
      <w:del w:id="719" w:author="Windows User" w:date="2019-10-28T05:37:00Z">
        <w:r w:rsidRPr="00DF0050" w:rsidDel="007F62BB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سرعت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می</w:t>
      </w:r>
      <w:ins w:id="720" w:author="Windows User" w:date="2019-10-28T05:37:00Z">
        <w:r w:rsidR="007F62BB">
          <w:rPr>
            <w:rFonts w:cs="B Nazanin" w:hint="cs"/>
            <w:sz w:val="28"/>
            <w:szCs w:val="28"/>
            <w:rtl/>
          </w:rPr>
          <w:t>‌</w:t>
        </w:r>
      </w:ins>
      <w:del w:id="721" w:author="Windows User" w:date="2019-10-28T05:37:00Z">
        <w:r w:rsidRPr="00DF0050" w:rsidDel="007F62BB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آموزد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مدرسه از</w:t>
      </w:r>
      <w:r w:rsidRPr="00DF0050">
        <w:rPr>
          <w:rFonts w:cs="B Nazanin"/>
          <w:sz w:val="28"/>
          <w:szCs w:val="28"/>
          <w:rtl/>
        </w:rPr>
        <w:t xml:space="preserve"> </w:t>
      </w:r>
      <w:ins w:id="722" w:author="Windows User" w:date="2019-10-28T05:37:00Z">
        <w:r w:rsidR="007F62BB">
          <w:rPr>
            <w:rFonts w:cs="B Nazanin" w:hint="cs"/>
            <w:sz w:val="28"/>
            <w:szCs w:val="28"/>
            <w:rtl/>
          </w:rPr>
          <w:t>او</w:t>
        </w:r>
      </w:ins>
      <w:del w:id="723" w:author="Windows User" w:date="2019-10-28T05:37:00Z">
        <w:r w:rsidRPr="00DF0050" w:rsidDel="007F62BB">
          <w:rPr>
            <w:rFonts w:cs="B Nazanin" w:hint="cs"/>
            <w:sz w:val="28"/>
            <w:szCs w:val="28"/>
            <w:rtl/>
          </w:rPr>
          <w:delText>وی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چه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انتظاراتی دارد. فلسف</w:t>
      </w:r>
      <w:ins w:id="724" w:author="Windows User" w:date="2019-10-28T05:37:00Z">
        <w:r w:rsidR="007F62BB">
          <w:rPr>
            <w:rFonts w:cs="B Nazanin" w:hint="cs"/>
            <w:sz w:val="28"/>
            <w:szCs w:val="28"/>
            <w:rtl/>
          </w:rPr>
          <w:t>ۀ</w:t>
        </w:r>
      </w:ins>
      <w:del w:id="725" w:author="Windows User" w:date="2019-10-28T05:37:00Z">
        <w:r w:rsidRPr="00DF0050" w:rsidDel="007F62BB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مدرسه،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قوانین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کلاس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درس،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تعامل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معلم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دانش</w:t>
      </w:r>
      <w:ins w:id="726" w:author="Windows User" w:date="2019-10-28T05:37:00Z">
        <w:r w:rsidR="007F62BB">
          <w:rPr>
            <w:rFonts w:cs="B Nazanin" w:hint="cs"/>
            <w:sz w:val="28"/>
            <w:szCs w:val="28"/>
            <w:rtl/>
          </w:rPr>
          <w:t>‌</w:t>
        </w:r>
      </w:ins>
      <w:del w:id="727" w:author="Windows User" w:date="2019-10-28T05:37:00Z">
        <w:r w:rsidRPr="00DF0050" w:rsidDel="007F62BB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آموز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برنام</w:t>
      </w:r>
      <w:ins w:id="728" w:author="Windows User" w:date="2019-10-28T05:37:00Z">
        <w:r w:rsidR="007F62BB">
          <w:rPr>
            <w:rFonts w:cs="B Nazanin" w:hint="cs"/>
            <w:sz w:val="28"/>
            <w:szCs w:val="28"/>
            <w:rtl/>
          </w:rPr>
          <w:t>ۀ</w:t>
        </w:r>
      </w:ins>
      <w:del w:id="729" w:author="Windows User" w:date="2019-10-28T05:37:00Z">
        <w:r w:rsidRPr="00DF0050" w:rsidDel="007F62BB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درسی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ملی، همگی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برای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کمک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به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رشد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ذهنی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و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درک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مسئولیت</w:t>
      </w:r>
      <w:ins w:id="730" w:author="Windows User" w:date="2019-10-28T05:37:00Z">
        <w:r w:rsidR="007F62BB">
          <w:rPr>
            <w:rFonts w:cs="B Nazanin" w:hint="cs"/>
            <w:sz w:val="28"/>
            <w:szCs w:val="28"/>
            <w:rtl/>
          </w:rPr>
          <w:t>‌</w:t>
        </w:r>
      </w:ins>
      <w:del w:id="731" w:author="Windows User" w:date="2019-10-28T05:37:00Z">
        <w:r w:rsidRPr="00DF0050" w:rsidDel="007F62BB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های </w:t>
      </w:r>
      <w:ins w:id="732" w:author="Windows User" w:date="2019-10-28T05:37:00Z">
        <w:r w:rsidR="007F62BB">
          <w:rPr>
            <w:rFonts w:cs="B Nazanin" w:hint="cs"/>
            <w:sz w:val="28"/>
            <w:szCs w:val="28"/>
            <w:rtl/>
          </w:rPr>
          <w:t>دانش‌آموز</w:t>
        </w:r>
      </w:ins>
      <w:del w:id="733" w:author="Windows User" w:date="2019-10-28T05:37:00Z">
        <w:r w:rsidRPr="00DF0050" w:rsidDel="007F62BB">
          <w:rPr>
            <w:rFonts w:cs="B Nazanin" w:hint="cs"/>
            <w:sz w:val="28"/>
            <w:szCs w:val="28"/>
            <w:rtl/>
          </w:rPr>
          <w:delText>وی</w:delText>
        </w:r>
      </w:del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طراحی</w:t>
      </w:r>
      <w:r w:rsidRPr="00DF0050">
        <w:rPr>
          <w:rFonts w:cs="B Nazanin"/>
          <w:sz w:val="28"/>
          <w:szCs w:val="28"/>
          <w:rtl/>
        </w:rPr>
        <w:t xml:space="preserve"> </w:t>
      </w:r>
      <w:r w:rsidRPr="00DF0050">
        <w:rPr>
          <w:rFonts w:cs="B Nazanin" w:hint="cs"/>
          <w:sz w:val="28"/>
          <w:szCs w:val="28"/>
          <w:rtl/>
        </w:rPr>
        <w:t>شده</w:t>
      </w:r>
      <w:ins w:id="734" w:author="Windows User" w:date="2019-10-28T05:37:00Z">
        <w:r w:rsidR="007F62BB">
          <w:rPr>
            <w:rFonts w:cs="B Nazanin" w:hint="cs"/>
            <w:sz w:val="28"/>
            <w:szCs w:val="28"/>
            <w:rtl/>
          </w:rPr>
          <w:t>‌</w:t>
        </w:r>
      </w:ins>
      <w:del w:id="735" w:author="Windows User" w:date="2019-10-28T05:37:00Z">
        <w:r w:rsidRPr="00DF0050" w:rsidDel="007F62BB">
          <w:rPr>
            <w:rFonts w:cs="B Nazanin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اند</w:t>
      </w:r>
      <w:r w:rsidRPr="00DF0050">
        <w:rPr>
          <w:rFonts w:cs="B Nazanin"/>
          <w:sz w:val="28"/>
          <w:szCs w:val="28"/>
          <w:rtl/>
        </w:rPr>
        <w:t>.</w:t>
      </w:r>
    </w:p>
    <w:p w:rsidR="00C036CE" w:rsidRPr="00DF0050" w:rsidRDefault="00C036CE" w:rsidP="009C614B">
      <w:pPr>
        <w:bidi/>
        <w:spacing w:before="120" w:after="120"/>
        <w:jc w:val="both"/>
        <w:rPr>
          <w:rFonts w:cs="B Nazanin"/>
          <w:sz w:val="28"/>
          <w:szCs w:val="28"/>
          <w:rtl/>
        </w:rPr>
      </w:pPr>
    </w:p>
    <w:p w:rsidR="00C036CE" w:rsidRPr="00DF0050" w:rsidRDefault="00C036CE" w:rsidP="009C614B">
      <w:pPr>
        <w:bidi/>
        <w:spacing w:before="120" w:after="120"/>
        <w:jc w:val="both"/>
        <w:rPr>
          <w:rFonts w:cs="B Nazanin"/>
          <w:b/>
          <w:bCs/>
          <w:sz w:val="28"/>
          <w:szCs w:val="28"/>
          <w:rtl/>
        </w:rPr>
      </w:pPr>
      <w:r w:rsidRPr="00DF0050">
        <w:rPr>
          <w:rFonts w:cs="B Nazanin" w:hint="cs"/>
          <w:b/>
          <w:bCs/>
          <w:sz w:val="28"/>
          <w:szCs w:val="28"/>
          <w:rtl/>
        </w:rPr>
        <w:t>ملاحظات</w:t>
      </w:r>
      <w:del w:id="736" w:author="Windows User" w:date="2019-10-28T05:37:00Z">
        <w:r w:rsidRPr="00DF0050" w:rsidDel="007F62BB">
          <w:rPr>
            <w:rFonts w:cs="B Nazanin" w:hint="cs"/>
            <w:b/>
            <w:bCs/>
            <w:sz w:val="28"/>
            <w:szCs w:val="28"/>
            <w:rtl/>
          </w:rPr>
          <w:delText xml:space="preserve">: </w:delText>
        </w:r>
      </w:del>
    </w:p>
    <w:p w:rsidR="003968F3" w:rsidRPr="004A4906" w:rsidRDefault="003968F3" w:rsidP="008A4E06">
      <w:pPr>
        <w:pStyle w:val="ListParagraph"/>
        <w:numPr>
          <w:ilvl w:val="0"/>
          <w:numId w:val="4"/>
        </w:numPr>
        <w:shd w:val="clear" w:color="auto" w:fill="FFFFFF"/>
        <w:bidi/>
        <w:spacing w:before="120" w:after="120"/>
        <w:jc w:val="both"/>
        <w:rPr>
          <w:rFonts w:ascii="Tahoma" w:eastAsia="Times New Roman" w:hAnsi="Tahoma" w:cs="B Nazanin"/>
          <w:color w:val="000000"/>
          <w:sz w:val="28"/>
          <w:szCs w:val="28"/>
          <w:rPrChange w:id="737" w:author="Windows User" w:date="2019-10-28T05:47:00Z">
            <w:rPr/>
          </w:rPrChange>
        </w:rPr>
      </w:pPr>
      <w:r w:rsidRPr="00DF0050">
        <w:rPr>
          <w:rFonts w:ascii="Tahoma" w:eastAsia="Times New Roman" w:hAnsi="Tahoma" w:cs="B Nazanin"/>
          <w:color w:val="000000"/>
          <w:sz w:val="28"/>
          <w:szCs w:val="28"/>
          <w:rtl/>
        </w:rPr>
        <w:t>فقر منابع طبیعی از جمله نفت و گاز، کمبود فضای جغرافیایی</w:t>
      </w:r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، زمین حاصل</w:t>
      </w:r>
      <w:ins w:id="738" w:author="Windows User" w:date="2019-10-28T05:38:00Z">
        <w:r w:rsidR="007F62BB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739" w:author="Windows User" w:date="2019-10-28T05:38:00Z">
        <w:r w:rsidRPr="00DF0050" w:rsidDel="007F62BB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خیز</w:t>
      </w:r>
      <w:r w:rsidRPr="00DF0050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 و ...</w:t>
      </w:r>
      <w:ins w:id="740" w:author="Windows User" w:date="2019-10-28T05:46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 باعث شد تا کشور </w:t>
        </w:r>
      </w:ins>
      <w:ins w:id="741" w:author="Windows User" w:date="2019-10-28T05:47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ژاپن</w:t>
        </w:r>
      </w:ins>
      <w:del w:id="742" w:author="Windows User" w:date="2019-10-28T05:47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43" w:author="Windows User" w:date="2019-10-28T05:47:00Z">
              <w:rPr>
                <w:rtl/>
              </w:rPr>
            </w:rPrChange>
          </w:rPr>
          <w:delText xml:space="preserve"> ثروت عظ</w:delText>
        </w:r>
        <w:r w:rsidRPr="004A4906" w:rsidDel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  <w:rPrChange w:id="744" w:author="Windows User" w:date="2019-10-28T05:47:00Z">
              <w:rPr>
                <w:rFonts w:hint="cs"/>
                <w:rtl/>
              </w:rPr>
            </w:rPrChange>
          </w:rPr>
          <w:delText>ی</w:delText>
        </w:r>
        <w:r w:rsidRPr="004A4906" w:rsidDel="004A4906">
          <w:rPr>
            <w:rFonts w:ascii="Tahoma" w:eastAsia="Times New Roman" w:hAnsi="Tahoma" w:cs="B Nazanin" w:hint="eastAsia"/>
            <w:color w:val="000000"/>
            <w:sz w:val="28"/>
            <w:szCs w:val="28"/>
            <w:rtl/>
            <w:rPrChange w:id="745" w:author="Windows User" w:date="2019-10-28T05:47:00Z">
              <w:rPr>
                <w:rFonts w:hint="eastAsia"/>
                <w:rtl/>
              </w:rPr>
            </w:rPrChange>
          </w:rPr>
          <w:delText>م</w:delText>
        </w:r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46" w:author="Windows User" w:date="2019-10-28T05:47:00Z">
              <w:rPr>
                <w:rtl/>
              </w:rPr>
            </w:rPrChange>
          </w:rPr>
          <w:delText xml:space="preserve"> اتکاء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47" w:author="Windows User" w:date="2019-10-28T05:47:00Z">
            <w:rPr>
              <w:rtl/>
            </w:rPr>
          </w:rPrChange>
        </w:rPr>
        <w:t xml:space="preserve"> به ن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748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749" w:author="Windows User" w:date="2019-10-28T05:47:00Z">
            <w:rPr>
              <w:rFonts w:hint="eastAsia"/>
              <w:rtl/>
            </w:rPr>
          </w:rPrChange>
        </w:rPr>
        <w:t>رو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750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51" w:author="Windows User" w:date="2019-10-28T05:47:00Z">
            <w:rPr>
              <w:rtl/>
            </w:rPr>
          </w:rPrChange>
        </w:rPr>
        <w:t xml:space="preserve"> انسان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752" w:author="Windows User" w:date="2019-10-28T05:47:00Z">
            <w:rPr>
              <w:rFonts w:hint="cs"/>
              <w:rtl/>
            </w:rPr>
          </w:rPrChange>
        </w:rPr>
        <w:t>ی</w:t>
      </w:r>
      <w:ins w:id="753" w:author="Windows User" w:date="2019-10-28T05:47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 خود اتکا کند</w:t>
        </w:r>
      </w:ins>
      <w:del w:id="754" w:author="Windows User" w:date="2019-10-28T08:16:00Z">
        <w:r w:rsidRPr="004A4906" w:rsidDel="003E5491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55" w:author="Windows User" w:date="2019-10-28T05:47:00Z">
              <w:rPr>
                <w:rtl/>
              </w:rPr>
            </w:rPrChange>
          </w:rPr>
          <w:delText xml:space="preserve"> </w:delText>
        </w:r>
      </w:del>
      <w:ins w:id="756" w:author="Windows User" w:date="2019-10-28T05:48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 که این امر</w:t>
        </w:r>
      </w:ins>
      <w:del w:id="757" w:author="Windows User" w:date="2019-10-28T05:48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58" w:author="Windows User" w:date="2019-10-28T05:47:00Z">
              <w:rPr>
                <w:rtl/>
              </w:rPr>
            </w:rPrChange>
          </w:rPr>
          <w:delText>و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59" w:author="Windows User" w:date="2019-10-28T05:47:00Z">
            <w:rPr>
              <w:rtl/>
            </w:rPr>
          </w:rPrChange>
        </w:rPr>
        <w:t xml:space="preserve"> استفاد</w:t>
      </w:r>
      <w:ins w:id="760" w:author="Windows User" w:date="2019-10-28T05:38:00Z">
        <w:r w:rsidR="007F62BB" w:rsidRP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  <w:rPrChange w:id="761" w:author="Windows User" w:date="2019-10-28T05:47:00Z">
              <w:rPr>
                <w:rFonts w:hint="cs"/>
                <w:rtl/>
              </w:rPr>
            </w:rPrChange>
          </w:rPr>
          <w:t>ۀ</w:t>
        </w:r>
      </w:ins>
      <w:del w:id="762" w:author="Windows User" w:date="2019-10-28T05:38:00Z">
        <w:r w:rsidRPr="004A4906" w:rsidDel="007F62BB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63" w:author="Windows User" w:date="2019-10-28T05:47:00Z">
              <w:rPr>
                <w:rtl/>
              </w:rPr>
            </w:rPrChange>
          </w:rPr>
          <w:delText>ه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64" w:author="Windows User" w:date="2019-10-28T05:47:00Z">
            <w:rPr>
              <w:rtl/>
            </w:rPr>
          </w:rPrChange>
        </w:rPr>
        <w:t xml:space="preserve"> به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765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766" w:author="Windows User" w:date="2019-10-28T05:47:00Z">
            <w:rPr>
              <w:rFonts w:hint="eastAsia"/>
              <w:rtl/>
            </w:rPr>
          </w:rPrChange>
        </w:rPr>
        <w:t>نه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67" w:author="Windows User" w:date="2019-10-28T05:47:00Z">
            <w:rPr>
              <w:rtl/>
            </w:rPr>
          </w:rPrChange>
        </w:rPr>
        <w:t xml:space="preserve"> از ظرف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768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769" w:author="Windows User" w:date="2019-10-28T05:47:00Z">
            <w:rPr>
              <w:rFonts w:hint="eastAsia"/>
              <w:rtl/>
            </w:rPr>
          </w:rPrChange>
        </w:rPr>
        <w:t>ت</w:t>
      </w:r>
      <w:ins w:id="770" w:author="Windows User" w:date="2019-10-28T08:17:00Z">
        <w:r w:rsidR="003E5491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‌ها</w:t>
        </w:r>
      </w:ins>
      <w:del w:id="771" w:author="Windows User" w:date="2019-10-28T05:38:00Z">
        <w:r w:rsidRPr="004A4906" w:rsidDel="007F62BB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72" w:author="Windows User" w:date="2019-10-28T05:47:00Z">
              <w:rPr>
                <w:rtl/>
              </w:rPr>
            </w:rPrChange>
          </w:rPr>
          <w:delText xml:space="preserve"> </w:delText>
        </w:r>
      </w:del>
      <w:del w:id="773" w:author="Windows User" w:date="2019-10-28T08:17:00Z">
        <w:r w:rsidRPr="004A4906" w:rsidDel="003E5491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74" w:author="Windows User" w:date="2019-10-28T05:47:00Z">
              <w:rPr>
                <w:rtl/>
              </w:rPr>
            </w:rPrChange>
          </w:rPr>
          <w:delText>ها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75" w:author="Windows User" w:date="2019-10-28T05:47:00Z">
            <w:rPr>
              <w:rtl/>
            </w:rPr>
          </w:rPrChange>
        </w:rPr>
        <w:t xml:space="preserve"> را برا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776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77" w:author="Windows User" w:date="2019-10-28T05:47:00Z">
            <w:rPr>
              <w:rtl/>
            </w:rPr>
          </w:rPrChange>
        </w:rPr>
        <w:t xml:space="preserve"> ژاپن به دنبال داشته است که اگر </w:t>
      </w:r>
      <w:del w:id="778" w:author="Windows User" w:date="2019-10-28T05:48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79" w:author="Windows User" w:date="2019-10-28T05:47:00Z">
              <w:rPr>
                <w:rtl/>
              </w:rPr>
            </w:rPrChange>
          </w:rPr>
          <w:delText>ا</w:delText>
        </w:r>
        <w:r w:rsidRPr="004A4906" w:rsidDel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  <w:rPrChange w:id="780" w:author="Windows User" w:date="2019-10-28T05:47:00Z">
              <w:rPr>
                <w:rFonts w:hint="cs"/>
                <w:rtl/>
              </w:rPr>
            </w:rPrChange>
          </w:rPr>
          <w:delText>ی</w:delText>
        </w:r>
        <w:r w:rsidRPr="004A4906" w:rsidDel="004A4906">
          <w:rPr>
            <w:rFonts w:ascii="Tahoma" w:eastAsia="Times New Roman" w:hAnsi="Tahoma" w:cs="B Nazanin" w:hint="eastAsia"/>
            <w:color w:val="000000"/>
            <w:sz w:val="28"/>
            <w:szCs w:val="28"/>
            <w:rtl/>
            <w:rPrChange w:id="781" w:author="Windows User" w:date="2019-10-28T05:47:00Z">
              <w:rPr>
                <w:rFonts w:hint="eastAsia"/>
                <w:rtl/>
              </w:rPr>
            </w:rPrChange>
          </w:rPr>
          <w:delText>ن</w:delText>
        </w:r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82" w:author="Windows User" w:date="2019-10-28T05:47:00Z">
              <w:rPr>
                <w:rtl/>
              </w:rPr>
            </w:rPrChange>
          </w:rPr>
          <w:delText xml:space="preserve"> </w:delText>
        </w:r>
      </w:del>
      <w:ins w:id="783" w:author="Windows User" w:date="2019-10-28T05:48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چنین </w:t>
        </w:r>
      </w:ins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84" w:author="Windows User" w:date="2019-10-28T05:47:00Z">
            <w:rPr>
              <w:rtl/>
            </w:rPr>
          </w:rPrChange>
        </w:rPr>
        <w:t>نبود</w:t>
      </w:r>
      <w:del w:id="785" w:author="Windows User" w:date="2019-10-28T08:17:00Z">
        <w:r w:rsidRPr="004A4906" w:rsidDel="003E5491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86" w:author="Windows User" w:date="2019-10-28T05:47:00Z">
              <w:rPr>
                <w:rtl/>
              </w:rPr>
            </w:rPrChange>
          </w:rPr>
          <w:delText xml:space="preserve"> شا</w:delText>
        </w:r>
        <w:r w:rsidRPr="004A4906" w:rsidDel="003E5491">
          <w:rPr>
            <w:rFonts w:ascii="Tahoma" w:eastAsia="Times New Roman" w:hAnsi="Tahoma" w:cs="B Nazanin" w:hint="cs"/>
            <w:color w:val="000000"/>
            <w:sz w:val="28"/>
            <w:szCs w:val="28"/>
            <w:rtl/>
            <w:rPrChange w:id="787" w:author="Windows User" w:date="2019-10-28T05:47:00Z">
              <w:rPr>
                <w:rFonts w:hint="cs"/>
                <w:rtl/>
              </w:rPr>
            </w:rPrChange>
          </w:rPr>
          <w:delText>ی</w:delText>
        </w:r>
        <w:r w:rsidRPr="004A4906" w:rsidDel="003E5491">
          <w:rPr>
            <w:rFonts w:ascii="Tahoma" w:eastAsia="Times New Roman" w:hAnsi="Tahoma" w:cs="B Nazanin" w:hint="eastAsia"/>
            <w:color w:val="000000"/>
            <w:sz w:val="28"/>
            <w:szCs w:val="28"/>
            <w:rtl/>
            <w:rPrChange w:id="788" w:author="Windows User" w:date="2019-10-28T05:47:00Z">
              <w:rPr>
                <w:rFonts w:hint="eastAsia"/>
                <w:rtl/>
              </w:rPr>
            </w:rPrChange>
          </w:rPr>
          <w:delText>د</w:delText>
        </w:r>
      </w:del>
      <w:del w:id="789" w:author="Windows User" w:date="2019-10-28T08:19:00Z">
        <w:r w:rsidRPr="004A4906" w:rsidDel="003E5491">
          <w:rPr>
            <w:rFonts w:ascii="Tahoma" w:eastAsia="Times New Roman" w:hAnsi="Tahoma" w:cs="B Nazanin"/>
            <w:color w:val="000000"/>
            <w:sz w:val="28"/>
            <w:szCs w:val="28"/>
            <w:rtl/>
            <w:rPrChange w:id="790" w:author="Windows User" w:date="2019-10-28T05:47:00Z">
              <w:rPr>
                <w:rtl/>
              </w:rPr>
            </w:rPrChange>
          </w:rPr>
          <w:delText xml:space="preserve"> </w:delText>
        </w:r>
        <w:r w:rsidRPr="004A4906" w:rsidDel="003E5491">
          <w:rPr>
            <w:rFonts w:ascii="Tahoma" w:eastAsia="Times New Roman" w:hAnsi="Tahoma" w:cs="B Nazanin" w:hint="eastAsia"/>
            <w:color w:val="000000"/>
            <w:sz w:val="28"/>
            <w:szCs w:val="28"/>
            <w:rtl/>
            <w:rPrChange w:id="791" w:author="Windows User" w:date="2019-10-28T05:47:00Z">
              <w:rPr>
                <w:rFonts w:hint="eastAsia"/>
                <w:rtl/>
              </w:rPr>
            </w:rPrChange>
          </w:rPr>
          <w:delText>با</w:delText>
        </w:r>
        <w:r w:rsidRPr="004A4906" w:rsidDel="003E5491">
          <w:rPr>
            <w:rFonts w:ascii="Tahoma" w:eastAsia="Times New Roman" w:hAnsi="Tahoma" w:cs="B Nazanin" w:hint="cs"/>
            <w:color w:val="000000"/>
            <w:sz w:val="28"/>
            <w:szCs w:val="28"/>
            <w:rtl/>
            <w:rPrChange w:id="792" w:author="Windows User" w:date="2019-10-28T05:47:00Z">
              <w:rPr>
                <w:rFonts w:hint="cs"/>
                <w:rtl/>
              </w:rPr>
            </w:rPrChange>
          </w:rPr>
          <w:delText>ی</w:delText>
        </w:r>
        <w:r w:rsidRPr="004A4906" w:rsidDel="003E5491">
          <w:rPr>
            <w:rFonts w:ascii="Tahoma" w:eastAsia="Times New Roman" w:hAnsi="Tahoma" w:cs="B Nazanin" w:hint="eastAsia"/>
            <w:color w:val="000000"/>
            <w:sz w:val="28"/>
            <w:szCs w:val="28"/>
            <w:rtl/>
            <w:rPrChange w:id="793" w:author="Windows User" w:date="2019-10-28T05:47:00Z">
              <w:rPr>
                <w:rFonts w:hint="eastAsia"/>
                <w:rtl/>
              </w:rPr>
            </w:rPrChange>
          </w:rPr>
          <w:delText>د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94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795" w:author="Windows User" w:date="2019-10-28T05:47:00Z">
            <w:rPr>
              <w:rFonts w:hint="eastAsia"/>
              <w:rtl/>
            </w:rPr>
          </w:rPrChange>
        </w:rPr>
        <w:t>با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96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797" w:author="Windows User" w:date="2019-10-28T05:47:00Z">
            <w:rPr>
              <w:rFonts w:hint="eastAsia"/>
              <w:rtl/>
            </w:rPr>
          </w:rPrChange>
        </w:rPr>
        <w:t>توجه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798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799" w:author="Windows User" w:date="2019-10-28T05:47:00Z">
            <w:rPr>
              <w:rFonts w:hint="eastAsia"/>
              <w:rtl/>
            </w:rPr>
          </w:rPrChange>
        </w:rPr>
        <w:t>به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00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01" w:author="Windows User" w:date="2019-10-28T05:47:00Z">
            <w:rPr>
              <w:rFonts w:hint="eastAsia"/>
              <w:rtl/>
            </w:rPr>
          </w:rPrChange>
        </w:rPr>
        <w:t>تمام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02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03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04" w:author="Windows User" w:date="2019-10-28T05:47:00Z">
            <w:rPr>
              <w:rFonts w:hint="eastAsia"/>
              <w:rtl/>
            </w:rPr>
          </w:rPrChange>
        </w:rPr>
        <w:t>ابعاد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05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06" w:author="Windows User" w:date="2019-10-28T05:47:00Z">
            <w:rPr>
              <w:rFonts w:hint="eastAsia"/>
              <w:rtl/>
            </w:rPr>
          </w:rPrChange>
        </w:rPr>
        <w:t>و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07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08" w:author="Windows User" w:date="2019-10-28T05:47:00Z">
            <w:rPr>
              <w:rFonts w:hint="eastAsia"/>
              <w:rtl/>
            </w:rPr>
          </w:rPrChange>
        </w:rPr>
        <w:t>م</w:t>
      </w:r>
      <w:ins w:id="809" w:author="Windows User" w:date="2019-10-28T05:48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ؤ</w:t>
        </w:r>
      </w:ins>
      <w:del w:id="810" w:author="Windows User" w:date="2019-10-28T05:48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11" w:author="Windows User" w:date="2019-10-28T05:47:00Z">
              <w:rPr>
                <w:rtl/>
              </w:rPr>
            </w:rPrChange>
          </w:rPr>
          <w:delText>و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12" w:author="Windows User" w:date="2019-10-28T05:47:00Z">
            <w:rPr>
              <w:rtl/>
            </w:rPr>
          </w:rPrChange>
        </w:rPr>
        <w:t>لفه</w:t>
      </w:r>
      <w:ins w:id="813" w:author="Windows User" w:date="2019-10-28T05:48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814" w:author="Windows User" w:date="2019-10-28T05:48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15" w:author="Windows User" w:date="2019-10-28T05:47:00Z">
              <w:rPr>
                <w:rtl/>
              </w:rPr>
            </w:rPrChange>
          </w:rPr>
          <w:delText xml:space="preserve"> 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16" w:author="Windows User" w:date="2019-10-28T05:47:00Z">
            <w:rPr>
              <w:rtl/>
            </w:rPr>
          </w:rPrChange>
        </w:rPr>
        <w:t>ها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17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18" w:author="Windows User" w:date="2019-10-28T05:47:00Z">
            <w:rPr>
              <w:rtl/>
            </w:rPr>
          </w:rPrChange>
        </w:rPr>
        <w:t xml:space="preserve"> ثروت،</w:t>
      </w:r>
      <w:ins w:id="819" w:author="Windows User" w:date="2019-10-28T08:19:00Z">
        <w:r w:rsidR="003E5491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 باید</w:t>
        </w:r>
      </w:ins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20" w:author="Windows User" w:date="2019-10-28T05:47:00Z">
            <w:rPr>
              <w:rtl/>
            </w:rPr>
          </w:rPrChange>
        </w:rPr>
        <w:t xml:space="preserve"> </w:t>
      </w:r>
      <w:del w:id="821" w:author="Windows User" w:date="2019-10-28T08:18:00Z">
        <w:r w:rsidRPr="004A4906" w:rsidDel="003E5491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22" w:author="Windows User" w:date="2019-10-28T05:47:00Z">
              <w:rPr>
                <w:rtl/>
              </w:rPr>
            </w:rPrChange>
          </w:rPr>
          <w:delText xml:space="preserve">آن را </w:delText>
        </w:r>
      </w:del>
      <w:ins w:id="823" w:author="Windows User" w:date="2019-10-28T05:49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جایگاه کنونی‌اش</w:t>
        </w:r>
      </w:ins>
      <w:ins w:id="824" w:author="Windows User" w:date="2019-10-28T08:18:00Z">
        <w:r w:rsidR="003E5491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 را</w:t>
        </w:r>
      </w:ins>
      <w:ins w:id="825" w:author="Windows User" w:date="2019-10-28T05:49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 </w:t>
        </w:r>
      </w:ins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26" w:author="Windows User" w:date="2019-10-28T05:47:00Z">
            <w:rPr>
              <w:rtl/>
            </w:rPr>
          </w:rPrChange>
        </w:rPr>
        <w:t>در رد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27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28" w:author="Windows User" w:date="2019-10-28T05:47:00Z">
            <w:rPr>
              <w:rFonts w:hint="eastAsia"/>
              <w:rtl/>
            </w:rPr>
          </w:rPrChange>
        </w:rPr>
        <w:t>ف</w:t>
      </w:r>
      <w:ins w:id="829" w:author="Windows User" w:date="2019-10-28T05:49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830" w:author="Windows User" w:date="2019-10-28T05:49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31" w:author="Windows User" w:date="2019-10-28T05:47:00Z">
              <w:rPr>
                <w:rtl/>
              </w:rPr>
            </w:rPrChange>
          </w:rPr>
          <w:delText xml:space="preserve"> 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32" w:author="Windows User" w:date="2019-10-28T05:47:00Z">
            <w:rPr>
              <w:rtl/>
            </w:rPr>
          </w:rPrChange>
        </w:rPr>
        <w:t>ها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33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34" w:author="Windows User" w:date="2019-10-28T05:47:00Z">
            <w:rPr>
              <w:rtl/>
            </w:rPr>
          </w:rPrChange>
        </w:rPr>
        <w:t xml:space="preserve"> به مراتب پا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35" w:author="Windows User" w:date="2019-10-28T05:47:00Z">
            <w:rPr>
              <w:rFonts w:hint="cs"/>
              <w:rtl/>
            </w:rPr>
          </w:rPrChange>
        </w:rPr>
        <w:t>یی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36" w:author="Windows User" w:date="2019-10-28T05:47:00Z">
            <w:rPr>
              <w:rFonts w:hint="eastAsia"/>
              <w:rtl/>
            </w:rPr>
          </w:rPrChange>
        </w:rPr>
        <w:t>ن</w:t>
      </w:r>
      <w:ins w:id="837" w:author="Windows User" w:date="2019-10-28T05:49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838" w:author="Windows User" w:date="2019-10-28T05:49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39" w:author="Windows User" w:date="2019-10-28T05:47:00Z">
              <w:rPr>
                <w:rtl/>
              </w:rPr>
            </w:rPrChange>
          </w:rPr>
          <w:delText xml:space="preserve"> 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40" w:author="Windows User" w:date="2019-10-28T05:47:00Z">
            <w:rPr>
              <w:rtl/>
            </w:rPr>
          </w:rPrChange>
        </w:rPr>
        <w:t>تر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41" w:author="Windows User" w:date="2019-10-28T05:47:00Z">
            <w:rPr>
              <w:rFonts w:hint="cs"/>
              <w:rtl/>
            </w:rPr>
          </w:rPrChange>
        </w:rPr>
        <w:t>ی</w:t>
      </w:r>
      <w:del w:id="842" w:author="Windows User" w:date="2019-10-28T05:50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43" w:author="Windows User" w:date="2019-10-28T05:47:00Z">
              <w:rPr>
                <w:rtl/>
              </w:rPr>
            </w:rPrChange>
          </w:rPr>
          <w:delText xml:space="preserve"> از آنچه امروز قرار دارد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44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45" w:author="Windows User" w:date="2019-10-28T05:47:00Z">
            <w:rPr>
              <w:rFonts w:hint="eastAsia"/>
              <w:rtl/>
            </w:rPr>
          </w:rPrChange>
        </w:rPr>
        <w:t>م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46" w:author="Windows User" w:date="2019-10-28T05:47:00Z">
            <w:rPr>
              <w:rFonts w:hint="cs"/>
              <w:rtl/>
            </w:rPr>
          </w:rPrChange>
        </w:rPr>
        <w:t>ی</w:t>
      </w:r>
      <w:ins w:id="847" w:author="Windows User" w:date="2019-10-28T05:49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848" w:author="Windows User" w:date="2019-10-28T05:49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49" w:author="Windows User" w:date="2019-10-28T05:47:00Z">
              <w:rPr>
                <w:rtl/>
              </w:rPr>
            </w:rPrChange>
          </w:rPr>
          <w:delText xml:space="preserve"> </w:delText>
        </w:r>
      </w:del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50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51" w:author="Windows User" w:date="2019-10-28T05:47:00Z">
            <w:rPr>
              <w:rFonts w:hint="eastAsia"/>
              <w:rtl/>
            </w:rPr>
          </w:rPrChange>
        </w:rPr>
        <w:t>افت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52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53" w:author="Windows User" w:date="2019-10-28T05:47:00Z">
            <w:rPr>
              <w:rFonts w:hint="eastAsia"/>
              <w:rtl/>
            </w:rPr>
          </w:rPrChange>
        </w:rPr>
        <w:t>م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54" w:author="Windows User" w:date="2019-10-28T05:47:00Z">
            <w:rPr>
              <w:rtl/>
            </w:rPr>
          </w:rPrChange>
        </w:rPr>
        <w:t>. در واقع سرما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55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56" w:author="Windows User" w:date="2019-10-28T05:47:00Z">
            <w:rPr>
              <w:rFonts w:hint="eastAsia"/>
              <w:rtl/>
            </w:rPr>
          </w:rPrChange>
        </w:rPr>
        <w:t>ه</w:t>
      </w:r>
      <w:ins w:id="857" w:author="Windows User" w:date="2019-10-28T05:50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858" w:author="Windows User" w:date="2019-10-28T05:50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59" w:author="Windows User" w:date="2019-10-28T05:47:00Z">
              <w:rPr>
                <w:rtl/>
              </w:rPr>
            </w:rPrChange>
          </w:rPr>
          <w:delText xml:space="preserve"> 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60" w:author="Windows User" w:date="2019-10-28T05:47:00Z">
            <w:rPr>
              <w:rtl/>
            </w:rPr>
          </w:rPrChange>
        </w:rPr>
        <w:t>گذار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61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62" w:author="Windows User" w:date="2019-10-28T05:47:00Z">
            <w:rPr>
              <w:rtl/>
            </w:rPr>
          </w:rPrChange>
        </w:rPr>
        <w:t xml:space="preserve"> بر ن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63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64" w:author="Windows User" w:date="2019-10-28T05:47:00Z">
            <w:rPr>
              <w:rFonts w:hint="eastAsia"/>
              <w:rtl/>
            </w:rPr>
          </w:rPrChange>
        </w:rPr>
        <w:t>رو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65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66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67" w:author="Windows User" w:date="2019-10-28T05:47:00Z">
            <w:rPr>
              <w:rFonts w:hint="eastAsia"/>
              <w:rtl/>
            </w:rPr>
          </w:rPrChange>
        </w:rPr>
        <w:t>انسان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68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69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70" w:author="Windows User" w:date="2019-10-28T05:47:00Z">
            <w:rPr>
              <w:rFonts w:hint="eastAsia"/>
              <w:rtl/>
            </w:rPr>
          </w:rPrChange>
        </w:rPr>
        <w:t>و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71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72" w:author="Windows User" w:date="2019-10-28T05:47:00Z">
            <w:rPr>
              <w:rFonts w:hint="eastAsia"/>
              <w:rtl/>
            </w:rPr>
          </w:rPrChange>
        </w:rPr>
        <w:t>استفاده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73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74" w:author="Windows User" w:date="2019-10-28T05:47:00Z">
            <w:rPr>
              <w:rFonts w:hint="eastAsia"/>
              <w:rtl/>
            </w:rPr>
          </w:rPrChange>
        </w:rPr>
        <w:t>از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75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76" w:author="Windows User" w:date="2019-10-28T05:47:00Z">
            <w:rPr>
              <w:rFonts w:hint="eastAsia"/>
              <w:rtl/>
            </w:rPr>
          </w:rPrChange>
        </w:rPr>
        <w:t>توان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77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78" w:author="Windows User" w:date="2019-10-28T05:47:00Z">
            <w:rPr>
              <w:rFonts w:hint="eastAsia"/>
              <w:rtl/>
            </w:rPr>
          </w:rPrChange>
        </w:rPr>
        <w:t>موجود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79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80" w:author="Windows User" w:date="2019-10-28T05:47:00Z">
            <w:rPr>
              <w:rFonts w:hint="eastAsia"/>
              <w:rtl/>
            </w:rPr>
          </w:rPrChange>
        </w:rPr>
        <w:t>چه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81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82" w:author="Windows User" w:date="2019-10-28T05:47:00Z">
            <w:rPr>
              <w:rFonts w:hint="eastAsia"/>
              <w:rtl/>
            </w:rPr>
          </w:rPrChange>
        </w:rPr>
        <w:t>در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83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84" w:author="Windows User" w:date="2019-10-28T05:47:00Z">
            <w:rPr>
              <w:rFonts w:hint="eastAsia"/>
              <w:rtl/>
            </w:rPr>
          </w:rPrChange>
        </w:rPr>
        <w:t>حوز</w:t>
      </w:r>
      <w:ins w:id="885" w:author="Windows User" w:date="2019-10-28T05:50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ۀ</w:t>
        </w:r>
      </w:ins>
      <w:del w:id="886" w:author="Windows User" w:date="2019-10-28T05:50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87" w:author="Windows User" w:date="2019-10-28T05:47:00Z">
              <w:rPr>
                <w:rtl/>
              </w:rPr>
            </w:rPrChange>
          </w:rPr>
          <w:delText>ه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88" w:author="Windows User" w:date="2019-10-28T05:47:00Z">
            <w:rPr>
              <w:rtl/>
            </w:rPr>
          </w:rPrChange>
        </w:rPr>
        <w:t xml:space="preserve"> اجرا و چه در حوز</w:t>
      </w:r>
      <w:ins w:id="889" w:author="Windows User" w:date="2019-10-28T05:50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ۀ</w:t>
        </w:r>
      </w:ins>
      <w:del w:id="890" w:author="Windows User" w:date="2019-10-28T05:50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91" w:author="Windows User" w:date="2019-10-28T05:47:00Z">
              <w:rPr>
                <w:rtl/>
              </w:rPr>
            </w:rPrChange>
          </w:rPr>
          <w:delText>ه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92" w:author="Windows User" w:date="2019-10-28T05:47:00Z">
            <w:rPr>
              <w:rtl/>
            </w:rPr>
          </w:rPrChange>
        </w:rPr>
        <w:t xml:space="preserve"> تصم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93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894" w:author="Windows User" w:date="2019-10-28T05:47:00Z">
            <w:rPr>
              <w:rFonts w:hint="eastAsia"/>
              <w:rtl/>
            </w:rPr>
          </w:rPrChange>
        </w:rPr>
        <w:t>م</w:t>
      </w:r>
      <w:ins w:id="895" w:author="Windows User" w:date="2019-10-28T05:50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896" w:author="Windows User" w:date="2019-10-28T05:50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897" w:author="Windows User" w:date="2019-10-28T05:47:00Z">
              <w:rPr>
                <w:rtl/>
              </w:rPr>
            </w:rPrChange>
          </w:rPr>
          <w:delText xml:space="preserve"> 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898" w:author="Windows User" w:date="2019-10-28T05:47:00Z">
            <w:rPr>
              <w:rtl/>
            </w:rPr>
          </w:rPrChange>
        </w:rPr>
        <w:t>ساز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899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00" w:author="Windows User" w:date="2019-10-28T05:47:00Z">
            <w:rPr>
              <w:rFonts w:hint="eastAsia"/>
              <w:rtl/>
            </w:rPr>
          </w:rPrChange>
        </w:rPr>
        <w:t>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01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02" w:author="Windows User" w:date="2019-10-28T05:47:00Z">
            <w:rPr>
              <w:rFonts w:hint="eastAsia"/>
              <w:rtl/>
            </w:rPr>
          </w:rPrChange>
        </w:rPr>
        <w:t>تصم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903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04" w:author="Windows User" w:date="2019-10-28T05:47:00Z">
            <w:rPr>
              <w:rFonts w:hint="eastAsia"/>
              <w:rtl/>
            </w:rPr>
          </w:rPrChange>
        </w:rPr>
        <w:t>م</w:t>
      </w:r>
      <w:ins w:id="905" w:author="Windows User" w:date="2019-10-28T05:50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906" w:author="Windows User" w:date="2019-10-28T05:50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907" w:author="Windows User" w:date="2019-10-28T05:47:00Z">
              <w:rPr>
                <w:rtl/>
              </w:rPr>
            </w:rPrChange>
          </w:rPr>
          <w:delText xml:space="preserve"> 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08" w:author="Windows User" w:date="2019-10-28T05:47:00Z">
            <w:rPr>
              <w:rtl/>
            </w:rPr>
          </w:rPrChange>
        </w:rPr>
        <w:t>گ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909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10" w:author="Windows User" w:date="2019-10-28T05:47:00Z">
            <w:rPr>
              <w:rFonts w:hint="eastAsia"/>
              <w:rtl/>
            </w:rPr>
          </w:rPrChange>
        </w:rPr>
        <w:t>ر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911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12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13" w:author="Windows User" w:date="2019-10-28T05:47:00Z">
            <w:rPr>
              <w:rFonts w:hint="eastAsia"/>
              <w:rtl/>
            </w:rPr>
          </w:rPrChange>
        </w:rPr>
        <w:t>و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14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15" w:author="Windows User" w:date="2019-10-28T05:47:00Z">
            <w:rPr>
              <w:rFonts w:hint="eastAsia"/>
              <w:rtl/>
            </w:rPr>
          </w:rPrChange>
        </w:rPr>
        <w:t>برنامه</w:t>
      </w:r>
      <w:ins w:id="916" w:author="Windows User" w:date="2019-10-28T05:50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917" w:author="Windows User" w:date="2019-10-28T05:50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918" w:author="Windows User" w:date="2019-10-28T05:47:00Z">
              <w:rPr>
                <w:rtl/>
              </w:rPr>
            </w:rPrChange>
          </w:rPr>
          <w:delText xml:space="preserve"> </w:delText>
        </w:r>
      </w:del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19" w:author="Windows User" w:date="2019-10-28T05:47:00Z">
            <w:rPr>
              <w:rtl/>
            </w:rPr>
          </w:rPrChange>
        </w:rPr>
        <w:t>ر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920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21" w:author="Windows User" w:date="2019-10-28T05:47:00Z">
            <w:rPr>
              <w:rFonts w:hint="eastAsia"/>
              <w:rtl/>
            </w:rPr>
          </w:rPrChange>
        </w:rPr>
        <w:t>ز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922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23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24" w:author="Windows User" w:date="2019-10-28T05:47:00Z">
            <w:rPr>
              <w:rFonts w:hint="eastAsia"/>
              <w:rtl/>
            </w:rPr>
          </w:rPrChange>
        </w:rPr>
        <w:t>از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25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26" w:author="Windows User" w:date="2019-10-28T05:47:00Z">
            <w:rPr>
              <w:rFonts w:hint="eastAsia"/>
              <w:rtl/>
            </w:rPr>
          </w:rPrChange>
        </w:rPr>
        <w:t>اهم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927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28" w:author="Windows User" w:date="2019-10-28T05:47:00Z">
            <w:rPr>
              <w:rFonts w:hint="eastAsia"/>
              <w:rtl/>
            </w:rPr>
          </w:rPrChange>
        </w:rPr>
        <w:t>ت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29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30" w:author="Windows User" w:date="2019-10-28T05:47:00Z">
            <w:rPr>
              <w:rFonts w:hint="eastAsia"/>
              <w:rtl/>
            </w:rPr>
          </w:rPrChange>
        </w:rPr>
        <w:t>فوق</w:t>
      </w:r>
      <w:ins w:id="931" w:author="Windows User" w:date="2019-10-28T05:50:00Z">
        <w:r w:rsidR="004A4906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932" w:author="Windows User" w:date="2019-10-28T05:50:00Z">
        <w:r w:rsidRPr="004A4906" w:rsidDel="004A4906">
          <w:rPr>
            <w:rFonts w:ascii="Tahoma" w:eastAsia="Times New Roman" w:hAnsi="Tahoma" w:cs="B Nazanin"/>
            <w:color w:val="000000"/>
            <w:sz w:val="28"/>
            <w:szCs w:val="28"/>
            <w:rtl/>
            <w:rPrChange w:id="933" w:author="Windows User" w:date="2019-10-28T05:47:00Z">
              <w:rPr>
                <w:rtl/>
              </w:rPr>
            </w:rPrChange>
          </w:rPr>
          <w:delText xml:space="preserve"> </w:delText>
        </w:r>
      </w:del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34" w:author="Windows User" w:date="2019-10-28T05:47:00Z">
            <w:rPr>
              <w:rFonts w:hint="eastAsia"/>
              <w:rtl/>
            </w:rPr>
          </w:rPrChange>
        </w:rPr>
        <w:t>العاده</w:t>
      </w:r>
      <w:ins w:id="935" w:author="Windows User" w:date="2019-10-28T08:19:00Z">
        <w:r w:rsidR="003E5491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‌ای</w:t>
        </w:r>
      </w:ins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36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37" w:author="Windows User" w:date="2019-10-28T05:47:00Z">
            <w:rPr>
              <w:rFonts w:hint="eastAsia"/>
              <w:rtl/>
            </w:rPr>
          </w:rPrChange>
        </w:rPr>
        <w:t>برخوردار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38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39" w:author="Windows User" w:date="2019-10-28T05:47:00Z">
            <w:rPr>
              <w:rFonts w:hint="eastAsia"/>
              <w:rtl/>
            </w:rPr>
          </w:rPrChange>
        </w:rPr>
        <w:t>است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40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41" w:author="Windows User" w:date="2019-10-28T05:47:00Z">
            <w:rPr>
              <w:rFonts w:hint="eastAsia"/>
              <w:rtl/>
            </w:rPr>
          </w:rPrChange>
        </w:rPr>
        <w:t>و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42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43" w:author="Windows User" w:date="2019-10-28T05:47:00Z">
            <w:rPr>
              <w:rFonts w:hint="eastAsia"/>
              <w:rtl/>
            </w:rPr>
          </w:rPrChange>
        </w:rPr>
        <w:t>در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44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45" w:author="Windows User" w:date="2019-10-28T05:47:00Z">
            <w:rPr>
              <w:rFonts w:hint="eastAsia"/>
              <w:rtl/>
            </w:rPr>
          </w:rPrChange>
        </w:rPr>
        <w:t>ا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946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47" w:author="Windows User" w:date="2019-10-28T05:47:00Z">
            <w:rPr>
              <w:rFonts w:hint="eastAsia"/>
              <w:rtl/>
            </w:rPr>
          </w:rPrChange>
        </w:rPr>
        <w:t>ن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48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49" w:author="Windows User" w:date="2019-10-28T05:47:00Z">
            <w:rPr>
              <w:rFonts w:hint="eastAsia"/>
              <w:rtl/>
            </w:rPr>
          </w:rPrChange>
        </w:rPr>
        <w:t>م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950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51" w:author="Windows User" w:date="2019-10-28T05:47:00Z">
            <w:rPr>
              <w:rFonts w:hint="eastAsia"/>
              <w:rtl/>
            </w:rPr>
          </w:rPrChange>
        </w:rPr>
        <w:t>ان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52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53" w:author="Windows User" w:date="2019-10-28T05:47:00Z">
            <w:rPr>
              <w:rFonts w:hint="eastAsia"/>
              <w:rtl/>
            </w:rPr>
          </w:rPrChange>
        </w:rPr>
        <w:t>اهم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954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55" w:author="Windows User" w:date="2019-10-28T05:47:00Z">
            <w:rPr>
              <w:rFonts w:hint="eastAsia"/>
              <w:rtl/>
            </w:rPr>
          </w:rPrChange>
        </w:rPr>
        <w:t>ت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56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57" w:author="Windows User" w:date="2019-10-28T05:47:00Z">
            <w:rPr>
              <w:rFonts w:hint="eastAsia"/>
              <w:rtl/>
            </w:rPr>
          </w:rPrChange>
        </w:rPr>
        <w:t>آموزش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58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59" w:author="Windows User" w:date="2019-10-28T05:47:00Z">
            <w:rPr>
              <w:rFonts w:hint="eastAsia"/>
              <w:rtl/>
            </w:rPr>
          </w:rPrChange>
        </w:rPr>
        <w:t>و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60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61" w:author="Windows User" w:date="2019-10-28T05:47:00Z">
            <w:rPr>
              <w:rFonts w:hint="eastAsia"/>
              <w:rtl/>
            </w:rPr>
          </w:rPrChange>
        </w:rPr>
        <w:t>پرورش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62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63" w:author="Windows User" w:date="2019-10-28T05:47:00Z">
            <w:rPr>
              <w:rFonts w:hint="eastAsia"/>
              <w:rtl/>
            </w:rPr>
          </w:rPrChange>
        </w:rPr>
        <w:t>بس</w:t>
      </w:r>
      <w:r w:rsidRPr="004A4906">
        <w:rPr>
          <w:rFonts w:ascii="Tahoma" w:eastAsia="Times New Roman" w:hAnsi="Tahoma" w:cs="B Nazanin" w:hint="cs"/>
          <w:color w:val="000000"/>
          <w:sz w:val="28"/>
          <w:szCs w:val="28"/>
          <w:rtl/>
          <w:rPrChange w:id="964" w:author="Windows User" w:date="2019-10-28T05:47:00Z">
            <w:rPr>
              <w:rFonts w:hint="cs"/>
              <w:rtl/>
            </w:rPr>
          </w:rPrChange>
        </w:rPr>
        <w:t>ی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65" w:author="Windows User" w:date="2019-10-28T05:47:00Z">
            <w:rPr>
              <w:rFonts w:hint="eastAsia"/>
              <w:rtl/>
            </w:rPr>
          </w:rPrChange>
        </w:rPr>
        <w:t>ار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66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67" w:author="Windows User" w:date="2019-10-28T05:47:00Z">
            <w:rPr>
              <w:rFonts w:hint="eastAsia"/>
              <w:rtl/>
            </w:rPr>
          </w:rPrChange>
        </w:rPr>
        <w:t>مهم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68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69" w:author="Windows User" w:date="2019-10-28T05:47:00Z">
            <w:rPr>
              <w:rFonts w:hint="eastAsia"/>
              <w:rtl/>
            </w:rPr>
          </w:rPrChange>
        </w:rPr>
        <w:t>بوده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70" w:author="Windows User" w:date="2019-10-28T05:47:00Z">
            <w:rPr>
              <w:rtl/>
            </w:rPr>
          </w:rPrChange>
        </w:rPr>
        <w:t xml:space="preserve"> </w:t>
      </w:r>
      <w:r w:rsidRPr="004A4906">
        <w:rPr>
          <w:rFonts w:ascii="Tahoma" w:eastAsia="Times New Roman" w:hAnsi="Tahoma" w:cs="B Nazanin" w:hint="eastAsia"/>
          <w:color w:val="000000"/>
          <w:sz w:val="28"/>
          <w:szCs w:val="28"/>
          <w:rtl/>
          <w:rPrChange w:id="971" w:author="Windows User" w:date="2019-10-28T05:47:00Z">
            <w:rPr>
              <w:rFonts w:hint="eastAsia"/>
              <w:rtl/>
            </w:rPr>
          </w:rPrChange>
        </w:rPr>
        <w:t>است</w:t>
      </w:r>
      <w:r w:rsidRPr="004A4906">
        <w:rPr>
          <w:rFonts w:ascii="Tahoma" w:eastAsia="Times New Roman" w:hAnsi="Tahoma" w:cs="B Nazanin"/>
          <w:color w:val="000000"/>
          <w:sz w:val="28"/>
          <w:szCs w:val="28"/>
          <w:rtl/>
          <w:rPrChange w:id="972" w:author="Windows User" w:date="2019-10-28T05:47:00Z">
            <w:rPr>
              <w:rtl/>
            </w:rPr>
          </w:rPrChange>
        </w:rPr>
        <w:t>.</w:t>
      </w:r>
    </w:p>
    <w:p w:rsidR="00C036CE" w:rsidRPr="00DF0050" w:rsidRDefault="00C036CE" w:rsidP="009C614B">
      <w:pPr>
        <w:pStyle w:val="ListParagraph"/>
        <w:numPr>
          <w:ilvl w:val="0"/>
          <w:numId w:val="4"/>
        </w:numPr>
        <w:bidi/>
        <w:spacing w:before="120" w:after="120"/>
        <w:jc w:val="both"/>
        <w:rPr>
          <w:rFonts w:cs="B Nazanin"/>
          <w:sz w:val="28"/>
          <w:szCs w:val="28"/>
        </w:rPr>
      </w:pPr>
      <w:r w:rsidRPr="00DF0050">
        <w:rPr>
          <w:rFonts w:cs="B Nazanin" w:hint="cs"/>
          <w:sz w:val="28"/>
          <w:szCs w:val="28"/>
          <w:rtl/>
        </w:rPr>
        <w:lastRenderedPageBreak/>
        <w:t>در سیستم آموزشی ژاپن، سخت</w:t>
      </w:r>
      <w:ins w:id="973" w:author="Windows User" w:date="2019-10-28T05:51:00Z">
        <w:r w:rsidR="004A4906">
          <w:rPr>
            <w:rFonts w:cs="B Nazanin" w:hint="cs"/>
            <w:sz w:val="28"/>
            <w:szCs w:val="28"/>
            <w:rtl/>
          </w:rPr>
          <w:t>‌</w:t>
        </w:r>
      </w:ins>
      <w:del w:id="974" w:author="Windows User" w:date="2019-10-28T05:51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گیری</w:t>
      </w:r>
      <w:ins w:id="975" w:author="Windows User" w:date="2019-10-28T05:51:00Z">
        <w:r w:rsidR="004A4906">
          <w:rPr>
            <w:rFonts w:cs="B Nazanin" w:hint="cs"/>
            <w:sz w:val="28"/>
            <w:szCs w:val="28"/>
            <w:rtl/>
          </w:rPr>
          <w:t>‌</w:t>
        </w:r>
      </w:ins>
      <w:del w:id="976" w:author="Windows User" w:date="2019-10-28T05:51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های جدی متناسب با سطوح مختلف وجود دارد که بر</w:t>
      </w:r>
      <w:del w:id="977" w:author="Windows User" w:date="2019-10-28T05:51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اساس شناخت موجود</w:t>
      </w:r>
      <w:ins w:id="978" w:author="Windows User" w:date="2019-10-28T05:51:00Z">
        <w:r w:rsidR="004A4906">
          <w:rPr>
            <w:rFonts w:cs="B Nazanin" w:hint="cs"/>
            <w:sz w:val="28"/>
            <w:szCs w:val="28"/>
            <w:rtl/>
          </w:rPr>
          <w:t>،</w:t>
        </w:r>
      </w:ins>
      <w:r w:rsidRPr="00DF0050">
        <w:rPr>
          <w:rFonts w:cs="B Nazanin" w:hint="cs"/>
          <w:sz w:val="28"/>
          <w:szCs w:val="28"/>
          <w:rtl/>
        </w:rPr>
        <w:t xml:space="preserve"> برخی از این سخت</w:t>
      </w:r>
      <w:ins w:id="979" w:author="Windows User" w:date="2019-10-28T05:51:00Z">
        <w:r w:rsidR="004A4906">
          <w:rPr>
            <w:rFonts w:cs="B Nazanin" w:hint="cs"/>
            <w:sz w:val="28"/>
            <w:szCs w:val="28"/>
            <w:rtl/>
          </w:rPr>
          <w:t>‌</w:t>
        </w:r>
      </w:ins>
      <w:del w:id="980" w:author="Windows User" w:date="2019-10-28T05:51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گیری</w:t>
      </w:r>
      <w:ins w:id="981" w:author="Windows User" w:date="2019-10-28T05:51:00Z">
        <w:r w:rsidR="004A4906">
          <w:rPr>
            <w:rFonts w:cs="B Nazanin" w:hint="cs"/>
            <w:sz w:val="28"/>
            <w:szCs w:val="28"/>
            <w:rtl/>
          </w:rPr>
          <w:t>‌</w:t>
        </w:r>
      </w:ins>
      <w:del w:id="982" w:author="Windows User" w:date="2019-10-28T05:51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 و آموزش</w:t>
      </w:r>
      <w:ins w:id="983" w:author="Windows User" w:date="2019-10-28T05:51:00Z">
        <w:r w:rsidR="004A4906">
          <w:rPr>
            <w:rFonts w:cs="B Nazanin" w:hint="cs"/>
            <w:sz w:val="28"/>
            <w:szCs w:val="28"/>
            <w:rtl/>
          </w:rPr>
          <w:t>‌</w:t>
        </w:r>
      </w:ins>
      <w:del w:id="984" w:author="Windows User" w:date="2019-10-28T05:51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های مرتبط با نظام</w:t>
      </w:r>
      <w:ins w:id="985" w:author="Windows User" w:date="2019-10-28T05:51:00Z">
        <w:r w:rsidR="004A4906">
          <w:rPr>
            <w:rFonts w:cs="B Nazanin" w:hint="cs"/>
            <w:sz w:val="28"/>
            <w:szCs w:val="28"/>
            <w:rtl/>
          </w:rPr>
          <w:t>‌</w:t>
        </w:r>
      </w:ins>
      <w:del w:id="986" w:author="Windows User" w:date="2019-10-28T05:51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های تربیتی و پرورشی بسیار جدی و سخت</w:t>
      </w:r>
      <w:ins w:id="987" w:author="Windows User" w:date="2019-10-28T05:51:00Z">
        <w:r w:rsidR="004A4906">
          <w:rPr>
            <w:rFonts w:cs="B Nazanin" w:hint="cs"/>
            <w:sz w:val="28"/>
            <w:szCs w:val="28"/>
            <w:rtl/>
          </w:rPr>
          <w:t>‌</w:t>
        </w:r>
      </w:ins>
      <w:del w:id="988" w:author="Windows User" w:date="2019-10-28T05:51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گیرانه </w:t>
      </w:r>
      <w:ins w:id="989" w:author="Windows User" w:date="2019-10-28T05:51:00Z">
        <w:r w:rsidR="004A4906">
          <w:rPr>
            <w:rFonts w:cs="B Nazanin" w:hint="cs"/>
            <w:sz w:val="28"/>
            <w:szCs w:val="28"/>
            <w:rtl/>
          </w:rPr>
          <w:t>است</w:t>
        </w:r>
      </w:ins>
      <w:del w:id="990" w:author="Windows User" w:date="2019-10-28T05:51:00Z">
        <w:r w:rsidRPr="00DF0050" w:rsidDel="004A4906">
          <w:rPr>
            <w:rFonts w:cs="B Nazanin" w:hint="cs"/>
            <w:sz w:val="28"/>
            <w:szCs w:val="28"/>
            <w:rtl/>
          </w:rPr>
          <w:delText>هست</w:delText>
        </w:r>
      </w:del>
      <w:r w:rsidRPr="00DF0050">
        <w:rPr>
          <w:rFonts w:cs="B Nazanin" w:hint="cs"/>
          <w:sz w:val="28"/>
          <w:szCs w:val="28"/>
          <w:rtl/>
        </w:rPr>
        <w:t xml:space="preserve"> و باید </w:t>
      </w:r>
      <w:ins w:id="991" w:author="Windows User" w:date="2019-10-28T05:51:00Z">
        <w:r w:rsidR="004A4906">
          <w:rPr>
            <w:rFonts w:cs="B Nazanin" w:hint="cs"/>
            <w:sz w:val="28"/>
            <w:szCs w:val="28"/>
            <w:rtl/>
          </w:rPr>
          <w:t>به</w:t>
        </w:r>
      </w:ins>
      <w:del w:id="992" w:author="Windows User" w:date="2019-10-28T05:51:00Z">
        <w:r w:rsidRPr="00DF0050" w:rsidDel="004A4906">
          <w:rPr>
            <w:rFonts w:cs="B Nazanin" w:hint="cs"/>
            <w:sz w:val="28"/>
            <w:szCs w:val="28"/>
            <w:rtl/>
          </w:rPr>
          <w:delText>به</w:delText>
        </w:r>
      </w:del>
      <w:ins w:id="993" w:author="Windows User" w:date="2019-10-28T05:52:00Z">
        <w:r w:rsidR="004A4906">
          <w:rPr>
            <w:rFonts w:cs="B Nazanin" w:hint="cs"/>
            <w:sz w:val="28"/>
            <w:szCs w:val="28"/>
            <w:rtl/>
          </w:rPr>
          <w:t>‌</w:t>
        </w:r>
      </w:ins>
      <w:del w:id="994" w:author="Windows User" w:date="2019-10-28T05:52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طور جدی از سوی دانش</w:t>
      </w:r>
      <w:ins w:id="995" w:author="Windows User" w:date="2019-10-28T05:52:00Z">
        <w:r w:rsidR="004A4906">
          <w:rPr>
            <w:rFonts w:cs="B Nazanin" w:hint="cs"/>
            <w:sz w:val="28"/>
            <w:szCs w:val="28"/>
            <w:rtl/>
          </w:rPr>
          <w:t>‌</w:t>
        </w:r>
      </w:ins>
      <w:del w:id="996" w:author="Windows User" w:date="2019-10-28T05:52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آموزان رعایت </w:t>
      </w:r>
      <w:ins w:id="997" w:author="Windows User" w:date="2019-10-28T05:52:00Z">
        <w:r w:rsidR="004A4906">
          <w:rPr>
            <w:rFonts w:cs="B Nazanin" w:hint="cs"/>
            <w:sz w:val="28"/>
            <w:szCs w:val="28"/>
            <w:rtl/>
          </w:rPr>
          <w:t>شود</w:t>
        </w:r>
      </w:ins>
      <w:del w:id="998" w:author="Windows User" w:date="2019-10-28T05:52:00Z">
        <w:r w:rsidRPr="00DF0050" w:rsidDel="004A4906">
          <w:rPr>
            <w:rFonts w:cs="B Nazanin" w:hint="cs"/>
            <w:sz w:val="28"/>
            <w:szCs w:val="28"/>
            <w:rtl/>
          </w:rPr>
          <w:delText>گردد</w:delText>
        </w:r>
      </w:del>
      <w:r w:rsidRPr="00DF0050">
        <w:rPr>
          <w:rFonts w:cs="B Nazanin" w:hint="cs"/>
          <w:sz w:val="28"/>
          <w:szCs w:val="28"/>
          <w:rtl/>
        </w:rPr>
        <w:t>.</w:t>
      </w:r>
    </w:p>
    <w:p w:rsidR="00C036CE" w:rsidRPr="00DF0050" w:rsidRDefault="00C036CE" w:rsidP="008A4E06">
      <w:pPr>
        <w:pStyle w:val="ListParagraph"/>
        <w:numPr>
          <w:ilvl w:val="0"/>
          <w:numId w:val="4"/>
        </w:numPr>
        <w:bidi/>
        <w:spacing w:before="120" w:after="120"/>
        <w:jc w:val="both"/>
        <w:rPr>
          <w:rFonts w:cs="B Nazanin"/>
          <w:sz w:val="28"/>
          <w:szCs w:val="28"/>
        </w:rPr>
      </w:pPr>
      <w:r w:rsidRPr="00DF0050">
        <w:rPr>
          <w:rFonts w:cs="B Nazanin" w:hint="cs"/>
          <w:sz w:val="28"/>
          <w:szCs w:val="28"/>
          <w:rtl/>
        </w:rPr>
        <w:t>نکت</w:t>
      </w:r>
      <w:ins w:id="999" w:author="Windows User" w:date="2019-10-28T05:52:00Z">
        <w:r w:rsidR="004A4906">
          <w:rPr>
            <w:rFonts w:cs="B Nazanin" w:hint="cs"/>
            <w:sz w:val="28"/>
            <w:szCs w:val="28"/>
            <w:rtl/>
          </w:rPr>
          <w:t>ۀ</w:t>
        </w:r>
      </w:ins>
      <w:del w:id="1000" w:author="Windows User" w:date="2019-10-28T05:52:00Z">
        <w:r w:rsidRPr="00DF0050" w:rsidDel="004A4906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 w:hint="cs"/>
          <w:sz w:val="28"/>
          <w:szCs w:val="28"/>
          <w:rtl/>
        </w:rPr>
        <w:t xml:space="preserve"> مهم آن که علی</w:t>
      </w:r>
      <w:ins w:id="1001" w:author="Windows User" w:date="2019-10-28T05:52:00Z">
        <w:r w:rsidR="004A4906">
          <w:rPr>
            <w:rFonts w:cs="B Nazanin" w:hint="cs"/>
            <w:sz w:val="28"/>
            <w:szCs w:val="28"/>
            <w:rtl/>
          </w:rPr>
          <w:t>‌</w:t>
        </w:r>
      </w:ins>
      <w:r w:rsidRPr="00DF0050">
        <w:rPr>
          <w:rFonts w:cs="B Nazanin" w:hint="cs"/>
          <w:sz w:val="28"/>
          <w:szCs w:val="28"/>
          <w:rtl/>
        </w:rPr>
        <w:t>رغم برخی انتقاد</w:t>
      </w:r>
      <w:ins w:id="1002" w:author="Windows User" w:date="2019-10-28T08:20:00Z">
        <w:r w:rsidR="003E5491">
          <w:rPr>
            <w:rFonts w:cs="B Nazanin" w:hint="cs"/>
            <w:sz w:val="28"/>
            <w:szCs w:val="28"/>
            <w:rtl/>
          </w:rPr>
          <w:t>ها</w:t>
        </w:r>
      </w:ins>
      <w:del w:id="1003" w:author="Windows User" w:date="2019-10-28T08:20:00Z">
        <w:r w:rsidRPr="00DF0050" w:rsidDel="003E5491">
          <w:rPr>
            <w:rFonts w:cs="B Nazanin" w:hint="cs"/>
            <w:sz w:val="28"/>
            <w:szCs w:val="28"/>
            <w:rtl/>
          </w:rPr>
          <w:delText>ات</w:delText>
        </w:r>
      </w:del>
      <w:r w:rsidRPr="00DF0050">
        <w:rPr>
          <w:rFonts w:cs="B Nazanin" w:hint="cs"/>
          <w:sz w:val="28"/>
          <w:szCs w:val="28"/>
          <w:rtl/>
        </w:rPr>
        <w:t xml:space="preserve"> به سیستم آموز</w:t>
      </w:r>
      <w:r w:rsidR="003968F3" w:rsidRPr="00DF0050">
        <w:rPr>
          <w:rFonts w:cs="B Nazanin" w:hint="cs"/>
          <w:sz w:val="28"/>
          <w:szCs w:val="28"/>
          <w:rtl/>
        </w:rPr>
        <w:t>ش</w:t>
      </w:r>
      <w:r w:rsidRPr="00DF0050">
        <w:rPr>
          <w:rFonts w:cs="B Nazanin" w:hint="cs"/>
          <w:sz w:val="28"/>
          <w:szCs w:val="28"/>
          <w:rtl/>
        </w:rPr>
        <w:t>ی</w:t>
      </w:r>
      <w:ins w:id="1004" w:author="Windows User" w:date="2019-10-28T05:52:00Z">
        <w:r w:rsidR="004A4906">
          <w:rPr>
            <w:rFonts w:cs="B Nazanin" w:hint="cs"/>
            <w:sz w:val="28"/>
            <w:szCs w:val="28"/>
            <w:rtl/>
          </w:rPr>
          <w:t>،</w:t>
        </w:r>
      </w:ins>
      <w:r w:rsidRPr="00DF0050">
        <w:rPr>
          <w:rFonts w:cs="B Nazanin" w:hint="cs"/>
          <w:sz w:val="28"/>
          <w:szCs w:val="28"/>
          <w:rtl/>
        </w:rPr>
        <w:t xml:space="preserve"> ژاپن</w:t>
      </w:r>
      <w:del w:id="1005" w:author="Windows User" w:date="2019-10-28T05:52:00Z">
        <w:r w:rsidRPr="00DF0050" w:rsidDel="004A4906">
          <w:rPr>
            <w:rFonts w:cs="B Nazanin" w:hint="cs"/>
            <w:sz w:val="28"/>
            <w:szCs w:val="28"/>
            <w:rtl/>
          </w:rPr>
          <w:delText>،</w:delText>
        </w:r>
      </w:del>
      <w:r w:rsidRPr="00DF0050">
        <w:rPr>
          <w:rFonts w:cs="B Nazanin" w:hint="cs"/>
          <w:sz w:val="28"/>
          <w:szCs w:val="28"/>
          <w:rtl/>
        </w:rPr>
        <w:t xml:space="preserve"> بی</w:t>
      </w:r>
      <w:ins w:id="1006" w:author="Windows User" w:date="2019-10-28T05:52:00Z">
        <w:r w:rsidR="004A4906">
          <w:rPr>
            <w:rFonts w:cs="B Nazanin" w:hint="cs"/>
            <w:sz w:val="28"/>
            <w:szCs w:val="28"/>
            <w:rtl/>
          </w:rPr>
          <w:t>‌</w:t>
        </w:r>
      </w:ins>
      <w:del w:id="1007" w:author="Windows User" w:date="2019-10-28T05:52:00Z">
        <w:r w:rsidRPr="00DF0050" w:rsidDel="004A4906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تردید توانسته</w:t>
      </w:r>
      <w:ins w:id="1008" w:author="Windows User" w:date="2019-10-28T08:20:00Z">
        <w:r w:rsidR="003E5491" w:rsidRPr="003E5491">
          <w:rPr>
            <w:rFonts w:cs="B Nazanin" w:hint="cs"/>
            <w:sz w:val="28"/>
            <w:szCs w:val="28"/>
            <w:rtl/>
          </w:rPr>
          <w:t xml:space="preserve"> </w:t>
        </w:r>
        <w:r w:rsidR="003E5491">
          <w:rPr>
            <w:rFonts w:cs="B Nazanin" w:hint="cs"/>
            <w:sz w:val="28"/>
            <w:szCs w:val="28"/>
            <w:rtl/>
          </w:rPr>
          <w:t>با وجود</w:t>
        </w:r>
        <w:r w:rsidR="003E5491" w:rsidRPr="00DF0050">
          <w:rPr>
            <w:rFonts w:cs="B Nazanin" w:hint="cs"/>
            <w:sz w:val="28"/>
            <w:szCs w:val="28"/>
            <w:rtl/>
          </w:rPr>
          <w:t xml:space="preserve"> توسعه و مدرنیته</w:t>
        </w:r>
        <w:r w:rsidR="003E5491">
          <w:rPr>
            <w:rFonts w:cs="B Nazanin" w:hint="cs"/>
            <w:sz w:val="28"/>
            <w:szCs w:val="28"/>
            <w:rtl/>
          </w:rPr>
          <w:t>‌</w:t>
        </w:r>
        <w:r w:rsidR="003E5491" w:rsidRPr="00DF0050">
          <w:rPr>
            <w:rFonts w:cs="B Nazanin" w:hint="cs"/>
            <w:sz w:val="28"/>
            <w:szCs w:val="28"/>
            <w:rtl/>
          </w:rPr>
          <w:t>شدن</w:t>
        </w:r>
      </w:ins>
      <w:r w:rsidRPr="00DF0050">
        <w:rPr>
          <w:rFonts w:cs="B Nazanin" w:hint="cs"/>
          <w:sz w:val="28"/>
          <w:szCs w:val="28"/>
          <w:rtl/>
        </w:rPr>
        <w:t xml:space="preserve"> نقش بسیار جدی در انتق</w:t>
      </w:r>
      <w:r w:rsidR="003968F3" w:rsidRPr="00DF0050">
        <w:rPr>
          <w:rFonts w:cs="B Nazanin" w:hint="cs"/>
          <w:sz w:val="28"/>
          <w:szCs w:val="28"/>
          <w:rtl/>
        </w:rPr>
        <w:t>ال مفاهیم و حتی آ</w:t>
      </w:r>
      <w:r w:rsidRPr="00DF0050">
        <w:rPr>
          <w:rFonts w:cs="B Nazanin" w:hint="cs"/>
          <w:sz w:val="28"/>
          <w:szCs w:val="28"/>
          <w:rtl/>
        </w:rPr>
        <w:t>موزه</w:t>
      </w:r>
      <w:ins w:id="1009" w:author="Windows User" w:date="2019-10-28T05:52:00Z">
        <w:r w:rsidR="00325578">
          <w:rPr>
            <w:rFonts w:cs="B Nazanin" w:hint="cs"/>
            <w:sz w:val="28"/>
            <w:szCs w:val="28"/>
            <w:rtl/>
          </w:rPr>
          <w:t>‌</w:t>
        </w:r>
      </w:ins>
      <w:del w:id="1010" w:author="Windows User" w:date="2019-10-28T05:52:00Z">
        <w:r w:rsidRPr="00DF0050" w:rsidDel="0032557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های سنتی </w:t>
      </w:r>
      <w:del w:id="1011" w:author="Windows User" w:date="2019-10-28T05:53:00Z">
        <w:r w:rsidRPr="00DF0050" w:rsidDel="00325578">
          <w:rPr>
            <w:rFonts w:cs="B Nazanin" w:hint="cs"/>
            <w:sz w:val="28"/>
            <w:szCs w:val="28"/>
            <w:rtl/>
          </w:rPr>
          <w:delText>علیرغم</w:delText>
        </w:r>
      </w:del>
      <w:del w:id="1012" w:author="Windows User" w:date="2019-10-28T08:20:00Z">
        <w:r w:rsidRPr="00DF0050" w:rsidDel="003E5491">
          <w:rPr>
            <w:rFonts w:cs="B Nazanin" w:hint="cs"/>
            <w:sz w:val="28"/>
            <w:szCs w:val="28"/>
            <w:rtl/>
          </w:rPr>
          <w:delText xml:space="preserve"> توسعه و مدرنیته</w:delText>
        </w:r>
      </w:del>
      <w:del w:id="1013" w:author="Windows User" w:date="2019-10-28T05:53:00Z">
        <w:r w:rsidRPr="00DF0050" w:rsidDel="00325578">
          <w:rPr>
            <w:rFonts w:cs="B Nazanin" w:hint="cs"/>
            <w:sz w:val="28"/>
            <w:szCs w:val="28"/>
            <w:rtl/>
          </w:rPr>
          <w:delText xml:space="preserve"> </w:delText>
        </w:r>
      </w:del>
      <w:del w:id="1014" w:author="Windows User" w:date="2019-10-28T08:20:00Z">
        <w:r w:rsidRPr="00DF0050" w:rsidDel="003E5491">
          <w:rPr>
            <w:rFonts w:cs="B Nazanin" w:hint="cs"/>
            <w:sz w:val="28"/>
            <w:szCs w:val="28"/>
            <w:rtl/>
          </w:rPr>
          <w:delText xml:space="preserve">شدن </w:delText>
        </w:r>
      </w:del>
      <w:r w:rsidRPr="00DF0050">
        <w:rPr>
          <w:rFonts w:cs="B Nazanin" w:hint="cs"/>
          <w:sz w:val="28"/>
          <w:szCs w:val="28"/>
          <w:rtl/>
        </w:rPr>
        <w:t>در میان نسل</w:t>
      </w:r>
      <w:ins w:id="1015" w:author="Windows User" w:date="2019-10-28T05:53:00Z">
        <w:r w:rsidR="00325578">
          <w:rPr>
            <w:rFonts w:cs="B Nazanin" w:hint="cs"/>
            <w:sz w:val="28"/>
            <w:szCs w:val="28"/>
            <w:rtl/>
          </w:rPr>
          <w:t>‌</w:t>
        </w:r>
      </w:ins>
      <w:del w:id="1016" w:author="Windows User" w:date="2019-10-28T05:53:00Z">
        <w:r w:rsidRPr="00DF0050" w:rsidDel="0032557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ها داشته باشد و </w:t>
      </w:r>
      <w:r w:rsidRPr="00325578">
        <w:rPr>
          <w:rFonts w:cs="B Nazanin" w:hint="eastAsia"/>
          <w:sz w:val="28"/>
          <w:szCs w:val="28"/>
          <w:highlight w:val="yellow"/>
          <w:rtl/>
          <w:rPrChange w:id="1017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م</w:t>
      </w:r>
      <w:ins w:id="1018" w:author="Windows User" w:date="2019-10-28T08:21:00Z">
        <w:r w:rsidR="003E5491">
          <w:rPr>
            <w:rFonts w:cs="B Nazanin" w:hint="cs"/>
            <w:sz w:val="28"/>
            <w:szCs w:val="28"/>
            <w:highlight w:val="yellow"/>
            <w:rtl/>
          </w:rPr>
          <w:t>ی</w:t>
        </w:r>
      </w:ins>
      <w:del w:id="1019" w:author="Windows User" w:date="2019-10-28T08:21:00Z">
        <w:r w:rsidRPr="00325578" w:rsidDel="003E5491">
          <w:rPr>
            <w:rFonts w:cs="B Nazanin" w:hint="cs"/>
            <w:sz w:val="28"/>
            <w:szCs w:val="28"/>
            <w:highlight w:val="yellow"/>
            <w:rtl/>
            <w:rPrChange w:id="1020" w:author="Windows User" w:date="2019-10-28T05:54:00Z">
              <w:rPr>
                <w:rFonts w:cs="B Nazanin" w:hint="cs"/>
                <w:sz w:val="28"/>
                <w:szCs w:val="28"/>
                <w:rtl/>
              </w:rPr>
            </w:rPrChange>
          </w:rPr>
          <w:delText>ی</w:delText>
        </w:r>
      </w:del>
      <w:ins w:id="1021" w:author="Windows User" w:date="2019-10-28T08:21:00Z">
        <w:r w:rsidR="003E5491">
          <w:rPr>
            <w:rFonts w:cs="B Nazanin" w:hint="cs"/>
            <w:sz w:val="28"/>
            <w:szCs w:val="28"/>
            <w:highlight w:val="yellow"/>
            <w:rtl/>
          </w:rPr>
          <w:t>‌تواند</w:t>
        </w:r>
      </w:ins>
      <w:del w:id="1022" w:author="Windows User" w:date="2019-10-28T05:53:00Z">
        <w:r w:rsidRPr="00325578" w:rsidDel="00325578">
          <w:rPr>
            <w:rFonts w:cs="B Nazanin"/>
            <w:sz w:val="28"/>
            <w:szCs w:val="28"/>
            <w:highlight w:val="yellow"/>
            <w:rtl/>
            <w:rPrChange w:id="1023" w:author="Windows User" w:date="2019-10-28T05:54:00Z">
              <w:rPr>
                <w:rFonts w:cs="B Nazanin"/>
                <w:sz w:val="28"/>
                <w:szCs w:val="28"/>
                <w:rtl/>
              </w:rPr>
            </w:rPrChange>
          </w:rPr>
          <w:delText xml:space="preserve"> </w:delText>
        </w:r>
      </w:del>
      <w:del w:id="1024" w:author="Windows User" w:date="2019-10-28T08:21:00Z">
        <w:r w:rsidRPr="00325578" w:rsidDel="003E5491">
          <w:rPr>
            <w:rFonts w:cs="B Nazanin" w:hint="eastAsia"/>
            <w:sz w:val="28"/>
            <w:szCs w:val="28"/>
            <w:highlight w:val="yellow"/>
            <w:rtl/>
            <w:rPrChange w:id="1025" w:author="Windows User" w:date="2019-10-28T05:54:00Z">
              <w:rPr>
                <w:rFonts w:cs="B Nazanin" w:hint="eastAsia"/>
                <w:sz w:val="28"/>
                <w:szCs w:val="28"/>
                <w:rtl/>
              </w:rPr>
            </w:rPrChange>
          </w:rPr>
          <w:delText>تواند</w:delText>
        </w:r>
      </w:del>
      <w:r w:rsidRPr="00325578">
        <w:rPr>
          <w:rFonts w:cs="B Nazanin"/>
          <w:sz w:val="28"/>
          <w:szCs w:val="28"/>
          <w:highlight w:val="yellow"/>
          <w:rtl/>
          <w:rPrChange w:id="1026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27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بس</w:t>
      </w:r>
      <w:r w:rsidRPr="00325578">
        <w:rPr>
          <w:rFonts w:cs="B Nazanin" w:hint="cs"/>
          <w:sz w:val="28"/>
          <w:szCs w:val="28"/>
          <w:highlight w:val="yellow"/>
          <w:rtl/>
          <w:rPrChange w:id="1028" w:author="Windows User" w:date="2019-10-28T05:54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Pr="00325578">
        <w:rPr>
          <w:rFonts w:cs="B Nazanin" w:hint="eastAsia"/>
          <w:sz w:val="28"/>
          <w:szCs w:val="28"/>
          <w:highlight w:val="yellow"/>
          <w:rtl/>
          <w:rPrChange w:id="1029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ار</w:t>
      </w:r>
      <w:r w:rsidRPr="00325578">
        <w:rPr>
          <w:rFonts w:cs="B Nazanin" w:hint="cs"/>
          <w:sz w:val="28"/>
          <w:szCs w:val="28"/>
          <w:highlight w:val="yellow"/>
          <w:rtl/>
          <w:rPrChange w:id="1030" w:author="Windows User" w:date="2019-10-28T05:54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Pr="00325578">
        <w:rPr>
          <w:rFonts w:cs="B Nazanin"/>
          <w:sz w:val="28"/>
          <w:szCs w:val="28"/>
          <w:highlight w:val="yellow"/>
          <w:rtl/>
          <w:rPrChange w:id="1031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32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از</w:t>
      </w:r>
      <w:r w:rsidRPr="00325578">
        <w:rPr>
          <w:rFonts w:cs="B Nazanin"/>
          <w:sz w:val="28"/>
          <w:szCs w:val="28"/>
          <w:highlight w:val="yellow"/>
          <w:rtl/>
          <w:rPrChange w:id="1033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34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م</w:t>
      </w:r>
      <w:ins w:id="1035" w:author="Windows User" w:date="2019-10-28T05:54:00Z">
        <w:r w:rsidR="00325578" w:rsidRPr="00325578">
          <w:rPr>
            <w:rFonts w:cs="B Nazanin" w:hint="eastAsia"/>
            <w:sz w:val="28"/>
            <w:szCs w:val="28"/>
            <w:highlight w:val="yellow"/>
            <w:rtl/>
            <w:rPrChange w:id="1036" w:author="Windows User" w:date="2019-10-28T05:54:00Z">
              <w:rPr>
                <w:rFonts w:cs="B Nazanin" w:hint="eastAsia"/>
                <w:sz w:val="28"/>
                <w:szCs w:val="28"/>
                <w:rtl/>
              </w:rPr>
            </w:rPrChange>
          </w:rPr>
          <w:t>ؤ</w:t>
        </w:r>
      </w:ins>
      <w:del w:id="1037" w:author="Windows User" w:date="2019-10-28T05:54:00Z">
        <w:r w:rsidRPr="00325578" w:rsidDel="00325578">
          <w:rPr>
            <w:rFonts w:cs="B Nazanin" w:hint="eastAsia"/>
            <w:sz w:val="28"/>
            <w:szCs w:val="28"/>
            <w:highlight w:val="yellow"/>
            <w:rtl/>
            <w:rPrChange w:id="1038" w:author="Windows User" w:date="2019-10-28T05:54:00Z">
              <w:rPr>
                <w:rFonts w:cs="B Nazanin" w:hint="eastAsia"/>
                <w:sz w:val="28"/>
                <w:szCs w:val="28"/>
                <w:rtl/>
              </w:rPr>
            </w:rPrChange>
          </w:rPr>
          <w:delText>و</w:delText>
        </w:r>
      </w:del>
      <w:r w:rsidRPr="00325578">
        <w:rPr>
          <w:rFonts w:cs="B Nazanin" w:hint="eastAsia"/>
          <w:sz w:val="28"/>
          <w:szCs w:val="28"/>
          <w:highlight w:val="yellow"/>
          <w:rtl/>
          <w:rPrChange w:id="1039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ل</w:t>
      </w:r>
      <w:ins w:id="1040" w:author="Windows User" w:date="2019-10-28T08:21:00Z">
        <w:r w:rsidR="003E5491">
          <w:rPr>
            <w:rFonts w:cs="B Nazanin" w:hint="cs"/>
            <w:sz w:val="28"/>
            <w:szCs w:val="28"/>
            <w:highlight w:val="yellow"/>
            <w:rtl/>
          </w:rPr>
          <w:t>فه‌های</w:t>
        </w:r>
      </w:ins>
      <w:del w:id="1041" w:author="Windows User" w:date="2019-10-28T08:21:00Z">
        <w:r w:rsidRPr="00325578" w:rsidDel="003E5491">
          <w:rPr>
            <w:rFonts w:cs="B Nazanin" w:hint="eastAsia"/>
            <w:sz w:val="28"/>
            <w:szCs w:val="28"/>
            <w:highlight w:val="yellow"/>
            <w:rtl/>
            <w:rPrChange w:id="1042" w:author="Windows User" w:date="2019-10-28T05:54:00Z">
              <w:rPr>
                <w:rFonts w:cs="B Nazanin" w:hint="eastAsia"/>
                <w:sz w:val="28"/>
                <w:szCs w:val="28"/>
                <w:rtl/>
              </w:rPr>
            </w:rPrChange>
          </w:rPr>
          <w:delText>فه</w:delText>
        </w:r>
      </w:del>
      <w:del w:id="1043" w:author="Windows User" w:date="2019-10-28T05:54:00Z">
        <w:r w:rsidRPr="00325578" w:rsidDel="00325578">
          <w:rPr>
            <w:rFonts w:cs="B Nazanin"/>
            <w:sz w:val="28"/>
            <w:szCs w:val="28"/>
            <w:highlight w:val="yellow"/>
            <w:rtl/>
            <w:rPrChange w:id="1044" w:author="Windows User" w:date="2019-10-28T05:54:00Z">
              <w:rPr>
                <w:rFonts w:cs="B Nazanin"/>
                <w:sz w:val="28"/>
                <w:szCs w:val="28"/>
                <w:rtl/>
              </w:rPr>
            </w:rPrChange>
          </w:rPr>
          <w:delText xml:space="preserve"> </w:delText>
        </w:r>
      </w:del>
      <w:del w:id="1045" w:author="Windows User" w:date="2019-10-28T08:21:00Z">
        <w:r w:rsidRPr="00325578" w:rsidDel="003E5491">
          <w:rPr>
            <w:rFonts w:cs="B Nazanin" w:hint="eastAsia"/>
            <w:sz w:val="28"/>
            <w:szCs w:val="28"/>
            <w:highlight w:val="yellow"/>
            <w:rtl/>
            <w:rPrChange w:id="1046" w:author="Windows User" w:date="2019-10-28T05:54:00Z">
              <w:rPr>
                <w:rFonts w:cs="B Nazanin" w:hint="eastAsia"/>
                <w:sz w:val="28"/>
                <w:szCs w:val="28"/>
                <w:rtl/>
              </w:rPr>
            </w:rPrChange>
          </w:rPr>
          <w:delText>ها</w:delText>
        </w:r>
        <w:r w:rsidRPr="00325578" w:rsidDel="003E5491">
          <w:rPr>
            <w:rFonts w:cs="B Nazanin" w:hint="cs"/>
            <w:sz w:val="28"/>
            <w:szCs w:val="28"/>
            <w:highlight w:val="yellow"/>
            <w:rtl/>
            <w:rPrChange w:id="1047" w:author="Windows User" w:date="2019-10-28T05:54:00Z">
              <w:rPr>
                <w:rFonts w:cs="B Nazanin" w:hint="cs"/>
                <w:sz w:val="28"/>
                <w:szCs w:val="28"/>
                <w:rtl/>
              </w:rPr>
            </w:rPrChange>
          </w:rPr>
          <w:delText>ی</w:delText>
        </w:r>
      </w:del>
      <w:r w:rsidRPr="00325578">
        <w:rPr>
          <w:rFonts w:cs="B Nazanin"/>
          <w:sz w:val="28"/>
          <w:szCs w:val="28"/>
          <w:highlight w:val="yellow"/>
          <w:rtl/>
          <w:rPrChange w:id="1048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49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آن</w:t>
      </w:r>
      <w:r w:rsidRPr="00325578">
        <w:rPr>
          <w:rFonts w:cs="B Nazanin"/>
          <w:sz w:val="28"/>
          <w:szCs w:val="28"/>
          <w:highlight w:val="yellow"/>
          <w:rtl/>
          <w:rPrChange w:id="1050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51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نقش</w:t>
      </w:r>
      <w:r w:rsidRPr="00325578">
        <w:rPr>
          <w:rFonts w:cs="B Nazanin"/>
          <w:sz w:val="28"/>
          <w:szCs w:val="28"/>
          <w:highlight w:val="yellow"/>
          <w:rtl/>
          <w:rPrChange w:id="1052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53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جد</w:t>
      </w:r>
      <w:r w:rsidRPr="00325578">
        <w:rPr>
          <w:rFonts w:cs="B Nazanin" w:hint="cs"/>
          <w:sz w:val="28"/>
          <w:szCs w:val="28"/>
          <w:highlight w:val="yellow"/>
          <w:rtl/>
          <w:rPrChange w:id="1054" w:author="Windows User" w:date="2019-10-28T05:54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Pr="00325578">
        <w:rPr>
          <w:rFonts w:cs="B Nazanin"/>
          <w:sz w:val="28"/>
          <w:szCs w:val="28"/>
          <w:highlight w:val="yellow"/>
          <w:rtl/>
          <w:rPrChange w:id="1055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56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را</w:t>
      </w:r>
      <w:r w:rsidRPr="00325578">
        <w:rPr>
          <w:rFonts w:cs="B Nazanin"/>
          <w:sz w:val="28"/>
          <w:szCs w:val="28"/>
          <w:highlight w:val="yellow"/>
          <w:rtl/>
          <w:rPrChange w:id="1057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58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به</w:t>
      </w:r>
      <w:r w:rsidRPr="00325578">
        <w:rPr>
          <w:rFonts w:cs="B Nazanin"/>
          <w:sz w:val="28"/>
          <w:szCs w:val="28"/>
          <w:highlight w:val="yellow"/>
          <w:rtl/>
          <w:rPrChange w:id="1059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60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دنبال</w:t>
      </w:r>
      <w:r w:rsidRPr="00325578">
        <w:rPr>
          <w:rFonts w:cs="B Nazanin"/>
          <w:sz w:val="28"/>
          <w:szCs w:val="28"/>
          <w:highlight w:val="yellow"/>
          <w:rtl/>
          <w:rPrChange w:id="1061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62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داشته</w:t>
      </w:r>
      <w:r w:rsidRPr="00325578">
        <w:rPr>
          <w:rFonts w:cs="B Nazanin"/>
          <w:sz w:val="28"/>
          <w:szCs w:val="28"/>
          <w:highlight w:val="yellow"/>
          <w:rtl/>
          <w:rPrChange w:id="1063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325578">
        <w:rPr>
          <w:rFonts w:cs="B Nazanin" w:hint="eastAsia"/>
          <w:sz w:val="28"/>
          <w:szCs w:val="28"/>
          <w:highlight w:val="yellow"/>
          <w:rtl/>
          <w:rPrChange w:id="1064" w:author="Windows User" w:date="2019-10-28T05:54:00Z">
            <w:rPr>
              <w:rFonts w:cs="B Nazanin" w:hint="eastAsia"/>
              <w:sz w:val="28"/>
              <w:szCs w:val="28"/>
              <w:rtl/>
            </w:rPr>
          </w:rPrChange>
        </w:rPr>
        <w:t>باشد</w:t>
      </w:r>
      <w:del w:id="1065" w:author="Windows User" w:date="2019-10-28T05:54:00Z">
        <w:r w:rsidRPr="00325578" w:rsidDel="00325578">
          <w:rPr>
            <w:rFonts w:cs="B Nazanin"/>
            <w:sz w:val="28"/>
            <w:szCs w:val="28"/>
            <w:highlight w:val="yellow"/>
            <w:rtl/>
            <w:rPrChange w:id="1066" w:author="Windows User" w:date="2019-10-28T05:54:00Z">
              <w:rPr>
                <w:rFonts w:cs="B Nazanin"/>
                <w:sz w:val="28"/>
                <w:szCs w:val="28"/>
                <w:rtl/>
              </w:rPr>
            </w:rPrChange>
          </w:rPr>
          <w:delText xml:space="preserve"> </w:delText>
        </w:r>
      </w:del>
      <w:r w:rsidRPr="00325578">
        <w:rPr>
          <w:rFonts w:cs="B Nazanin"/>
          <w:sz w:val="28"/>
          <w:szCs w:val="28"/>
          <w:highlight w:val="yellow"/>
          <w:rtl/>
          <w:rPrChange w:id="1067" w:author="Windows User" w:date="2019-10-28T05:54:00Z">
            <w:rPr>
              <w:rFonts w:cs="B Nazanin"/>
              <w:sz w:val="28"/>
              <w:szCs w:val="28"/>
              <w:rtl/>
            </w:rPr>
          </w:rPrChange>
        </w:rPr>
        <w:t>.</w:t>
      </w:r>
    </w:p>
    <w:p w:rsidR="00C036CE" w:rsidRPr="00DF0050" w:rsidRDefault="00C036CE">
      <w:pPr>
        <w:pStyle w:val="ListParagraph"/>
        <w:numPr>
          <w:ilvl w:val="0"/>
          <w:numId w:val="4"/>
        </w:numPr>
        <w:shd w:val="clear" w:color="auto" w:fill="FFFFFF"/>
        <w:bidi/>
        <w:spacing w:before="120" w:after="120"/>
        <w:jc w:val="both"/>
        <w:rPr>
          <w:rFonts w:ascii="Tahoma" w:eastAsia="Times New Roman" w:hAnsi="Tahoma" w:cs="B Nazanin"/>
          <w:color w:val="000000"/>
          <w:sz w:val="28"/>
          <w:szCs w:val="28"/>
          <w:rtl/>
        </w:rPr>
        <w:pPrChange w:id="1068" w:author="Windows User" w:date="2019-10-28T08:23:00Z">
          <w:pPr>
            <w:pStyle w:val="ListParagraph"/>
            <w:numPr>
              <w:numId w:val="4"/>
            </w:numPr>
            <w:shd w:val="clear" w:color="auto" w:fill="FFFFFF"/>
            <w:bidi/>
            <w:spacing w:before="120" w:after="120"/>
            <w:ind w:hanging="360"/>
            <w:jc w:val="both"/>
          </w:pPr>
        </w:pPrChange>
      </w:pPr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توجه به حوز</w:t>
      </w:r>
      <w:ins w:id="1069" w:author="Windows User" w:date="2019-10-28T05:54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ۀ</w:t>
        </w:r>
      </w:ins>
      <w:del w:id="1070" w:author="Windows User" w:date="2019-10-28T05:54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>ه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آموزشی و تربیتی از مهد کودک تا دانشگاه و تحصیلات تکمیلی و بهره</w:t>
      </w:r>
      <w:ins w:id="1071" w:author="Windows User" w:date="2019-10-28T05:54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1072" w:author="Windows User" w:date="2019-10-28T05:54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مندی از نظام آموزشی منسجم، سخت</w:t>
      </w:r>
      <w:ins w:id="1073" w:author="Windows User" w:date="2019-10-28T05:54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1074" w:author="Windows User" w:date="2019-10-28T05:54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گیرانه و البته منعطف نیز، الگوی متفاوتی از ژاپن ارائه کرده است. فارغ از برخی تعابیر</w:t>
      </w:r>
      <w:del w:id="1075" w:author="Windows User" w:date="2019-10-28T05:55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بعضا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غلوآمیز، بی</w:t>
      </w:r>
      <w:ins w:id="1076" w:author="Windows User" w:date="2019-10-28T05:55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1077" w:author="Windows User" w:date="2019-10-28T05:55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تردید </w:t>
      </w:r>
      <w:ins w:id="1078" w:author="Windows User" w:date="2019-10-28T05:56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در ژاپن </w:t>
        </w:r>
      </w:ins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مدل آموزشی موفقی ب</w:t>
      </w:r>
      <w:ins w:id="1079" w:author="Windows User" w:date="2019-10-28T08:22:00Z">
        <w:r w:rsidR="003E5491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ا</w:t>
        </w:r>
        <w:r w:rsidR="00BB3150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 تأکید بر</w:t>
        </w:r>
      </w:ins>
      <w:del w:id="1080" w:author="Windows User" w:date="2019-10-28T08:22:00Z">
        <w:r w:rsidRPr="00DF0050" w:rsidDel="003E5491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>ه همراه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زیرساخت</w:t>
      </w:r>
      <w:ins w:id="1081" w:author="Windows User" w:date="2019-10-28T05:55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1082" w:author="Windows User" w:date="2019-10-28T05:55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های اساسی ایجاد</w:t>
      </w:r>
      <w:ins w:id="1083" w:author="Windows User" w:date="2019-10-28T05:55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 </w:t>
        </w:r>
      </w:ins>
      <w:del w:id="1084" w:author="Windows User" w:date="2019-10-28T05:55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شده</w:t>
      </w:r>
      <w:ins w:id="1085" w:author="Windows User" w:date="2019-10-28T05:56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 xml:space="preserve"> است.</w:t>
        </w:r>
      </w:ins>
      <w:del w:id="1086" w:author="Windows User" w:date="2019-10-28T05:56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>،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در جایی که برنامه</w:t>
      </w:r>
      <w:ins w:id="1087" w:author="Windows User" w:date="2019-10-28T05:56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1088" w:author="Windows User" w:date="2019-10-28T05:56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ریزی، تصمیم</w:t>
      </w:r>
      <w:ins w:id="1089" w:author="Windows User" w:date="2019-10-28T05:56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1090" w:author="Windows User" w:date="2019-10-28T05:56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گیری و خواست</w:t>
      </w:r>
      <w:ins w:id="1091" w:author="Windows User" w:date="2019-10-28T05:56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ۀ</w:t>
        </w:r>
      </w:ins>
      <w:del w:id="1092" w:author="Windows User" w:date="2019-10-28T05:56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>ه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معلم بر مدیر مدرسه و منطقه اولویت اول بوده و اوست که باید برای دانش</w:t>
      </w:r>
      <w:ins w:id="1093" w:author="Windows User" w:date="2019-10-28T05:57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1094" w:author="Windows User" w:date="2019-10-28T05:57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آموزان تصمیم بگیرد و همه باید </w:t>
      </w:r>
      <w:ins w:id="1095" w:author="Windows User" w:date="2019-10-28T05:57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از او تبعیت کنند</w:t>
        </w:r>
      </w:ins>
      <w:del w:id="1096" w:author="Windows User" w:date="2019-10-28T05:57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>تابعی از او باشند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و حتی بر اساس </w:t>
      </w:r>
      <w:ins w:id="1097" w:author="Windows User" w:date="2019-10-28T08:24:00Z">
        <w:r w:rsidR="00BB3150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سنجش</w:t>
        </w:r>
      </w:ins>
      <w:del w:id="1098" w:author="Windows User" w:date="2019-10-28T08:23:00Z">
        <w:r w:rsidRPr="00DF0050" w:rsidDel="00BB3150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>پی</w:delText>
        </w:r>
        <w:r w:rsidRPr="00325578" w:rsidDel="00BB3150">
          <w:rPr>
            <w:rFonts w:ascii="Tahoma" w:eastAsia="Times New Roman" w:hAnsi="Tahoma" w:cs="B Nazanin" w:hint="eastAsia"/>
            <w:color w:val="000000"/>
            <w:sz w:val="28"/>
            <w:szCs w:val="28"/>
            <w:highlight w:val="yellow"/>
            <w:rtl/>
            <w:rPrChange w:id="1099" w:author="Windows User" w:date="2019-10-28T05:57:00Z">
              <w:rPr>
                <w:rFonts w:ascii="Tahoma" w:eastAsia="Times New Roman" w:hAnsi="Tahoma" w:cs="B Nazanin" w:hint="eastAsia"/>
                <w:color w:val="000000"/>
                <w:sz w:val="28"/>
                <w:szCs w:val="28"/>
                <w:rtl/>
              </w:rPr>
            </w:rPrChange>
          </w:rPr>
          <w:delText>ما</w:delText>
        </w:r>
        <w:r w:rsidRPr="00325578" w:rsidDel="00BB3150">
          <w:rPr>
            <w:rFonts w:ascii="Tahoma" w:eastAsia="Times New Roman" w:hAnsi="Tahoma" w:cs="B Nazanin" w:hint="cs"/>
            <w:color w:val="000000"/>
            <w:sz w:val="28"/>
            <w:szCs w:val="28"/>
            <w:highlight w:val="yellow"/>
            <w:rtl/>
            <w:rPrChange w:id="1100" w:author="Windows User" w:date="2019-10-28T05:57:00Z">
              <w:rPr>
                <w:rFonts w:ascii="Tahoma" w:eastAsia="Times New Roman" w:hAnsi="Tahoma" w:cs="B Nazanin" w:hint="cs"/>
                <w:color w:val="000000"/>
                <w:sz w:val="28"/>
                <w:szCs w:val="28"/>
                <w:rtl/>
              </w:rPr>
            </w:rPrChange>
          </w:rPr>
          <w:delText>ی</w:delText>
        </w:r>
        <w:r w:rsidRPr="00325578" w:rsidDel="00BB3150">
          <w:rPr>
            <w:rFonts w:ascii="Tahoma" w:eastAsia="Times New Roman" w:hAnsi="Tahoma" w:cs="B Nazanin" w:hint="eastAsia"/>
            <w:color w:val="000000"/>
            <w:sz w:val="28"/>
            <w:szCs w:val="28"/>
            <w:highlight w:val="yellow"/>
            <w:rtl/>
            <w:rPrChange w:id="1101" w:author="Windows User" w:date="2019-10-28T05:57:00Z">
              <w:rPr>
                <w:rFonts w:ascii="Tahoma" w:eastAsia="Times New Roman" w:hAnsi="Tahoma" w:cs="B Nazanin" w:hint="eastAsia"/>
                <w:color w:val="000000"/>
                <w:sz w:val="28"/>
                <w:szCs w:val="28"/>
                <w:rtl/>
              </w:rPr>
            </w:rPrChange>
          </w:rPr>
          <w:delText>ش</w:delText>
        </w:r>
      </w:del>
      <w:del w:id="1102" w:author="Windows User" w:date="2019-10-28T05:57:00Z">
        <w:r w:rsidRPr="00325578" w:rsidDel="00325578">
          <w:rPr>
            <w:rFonts w:ascii="Tahoma" w:eastAsia="Times New Roman" w:hAnsi="Tahoma" w:cs="B Nazanin"/>
            <w:color w:val="000000"/>
            <w:sz w:val="28"/>
            <w:szCs w:val="28"/>
            <w:highlight w:val="yellow"/>
            <w:rtl/>
            <w:rPrChange w:id="1103" w:author="Windows User" w:date="2019-10-28T05:57:00Z">
              <w:rPr>
                <w:rFonts w:ascii="Tahoma" w:eastAsia="Times New Roman" w:hAnsi="Tahoma" w:cs="B Nazanin"/>
                <w:color w:val="000000"/>
                <w:sz w:val="28"/>
                <w:szCs w:val="28"/>
                <w:rtl/>
              </w:rPr>
            </w:rPrChange>
          </w:rPr>
          <w:delText xml:space="preserve"> </w:delText>
        </w:r>
      </w:del>
      <w:del w:id="1104" w:author="Windows User" w:date="2019-10-28T08:23:00Z">
        <w:r w:rsidRPr="00325578" w:rsidDel="00BB3150">
          <w:rPr>
            <w:rFonts w:ascii="Tahoma" w:eastAsia="Times New Roman" w:hAnsi="Tahoma" w:cs="B Nazanin" w:hint="eastAsia"/>
            <w:color w:val="000000"/>
            <w:sz w:val="28"/>
            <w:szCs w:val="28"/>
            <w:highlight w:val="yellow"/>
            <w:rtl/>
            <w:rPrChange w:id="1105" w:author="Windows User" w:date="2019-10-28T05:57:00Z">
              <w:rPr>
                <w:rFonts w:ascii="Tahoma" w:eastAsia="Times New Roman" w:hAnsi="Tahoma" w:cs="B Nazanin" w:hint="eastAsia"/>
                <w:color w:val="000000"/>
                <w:sz w:val="28"/>
                <w:szCs w:val="28"/>
                <w:rtl/>
              </w:rPr>
            </w:rPrChange>
          </w:rPr>
          <w:delText>ها</w:delText>
        </w:r>
        <w:r w:rsidRPr="00325578" w:rsidDel="00BB3150">
          <w:rPr>
            <w:rFonts w:ascii="Tahoma" w:eastAsia="Times New Roman" w:hAnsi="Tahoma" w:cs="B Nazanin" w:hint="cs"/>
            <w:color w:val="000000"/>
            <w:sz w:val="28"/>
            <w:szCs w:val="28"/>
            <w:highlight w:val="yellow"/>
            <w:rtl/>
            <w:rPrChange w:id="1106" w:author="Windows User" w:date="2019-10-28T05:57:00Z">
              <w:rPr>
                <w:rFonts w:ascii="Tahoma" w:eastAsia="Times New Roman" w:hAnsi="Tahoma" w:cs="B Nazanin" w:hint="cs"/>
                <w:color w:val="000000"/>
                <w:sz w:val="28"/>
                <w:szCs w:val="28"/>
                <w:rtl/>
              </w:rPr>
            </w:rPrChange>
          </w:rPr>
          <w:delText>ی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انجام</w:t>
      </w:r>
      <w:ins w:id="1107" w:author="Windows User" w:date="2019-10-28T08:23:00Z">
        <w:r w:rsidR="00BB3150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1108" w:author="Windows User" w:date="2019-10-28T08:23:00Z">
        <w:r w:rsidRPr="00DF0050" w:rsidDel="00BB3150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شده، میزان ساعت کار معلمان ژاپنی که تمام</w:t>
      </w:r>
      <w:ins w:id="1109" w:author="Windows User" w:date="2019-10-28T05:58:00Z">
        <w:r w:rsidR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t>‌</w:t>
        </w:r>
      </w:ins>
      <w:del w:id="1110" w:author="Windows User" w:date="2019-10-28T05:58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>وقت به آموزش مشغول هستند، از بسیاری از کشورهای</w:t>
      </w:r>
      <w:del w:id="1111" w:author="Windows User" w:date="2019-10-28T05:58:00Z">
        <w:r w:rsidRPr="00DF0050" w:rsidDel="00325578">
          <w:rPr>
            <w:rFonts w:ascii="Tahoma" w:eastAsia="Times New Roman" w:hAnsi="Tahoma" w:cs="B Nazanin" w:hint="cs"/>
            <w:color w:val="000000"/>
            <w:sz w:val="28"/>
            <w:szCs w:val="28"/>
            <w:rtl/>
          </w:rPr>
          <w:delText xml:space="preserve"> حتی</w:delText>
        </w:r>
      </w:del>
      <w:r w:rsidRPr="00DF0050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صنعتی بالاتر بوده و هست.</w:t>
      </w:r>
    </w:p>
    <w:p w:rsidR="00C036CE" w:rsidRPr="00DF0050" w:rsidRDefault="00C036CE">
      <w:pPr>
        <w:pStyle w:val="ListParagraph"/>
        <w:numPr>
          <w:ilvl w:val="0"/>
          <w:numId w:val="4"/>
        </w:numPr>
        <w:bidi/>
        <w:spacing w:before="120" w:after="120"/>
        <w:jc w:val="both"/>
        <w:rPr>
          <w:rFonts w:cs="B Nazanin"/>
          <w:sz w:val="28"/>
          <w:szCs w:val="28"/>
        </w:rPr>
        <w:pPrChange w:id="1112" w:author="Windows User" w:date="2019-10-28T08:25:00Z">
          <w:pPr>
            <w:pStyle w:val="ListParagraph"/>
            <w:numPr>
              <w:numId w:val="4"/>
            </w:numPr>
            <w:bidi/>
            <w:spacing w:before="120" w:after="120"/>
            <w:ind w:hanging="360"/>
            <w:jc w:val="both"/>
          </w:pPr>
        </w:pPrChange>
      </w:pPr>
      <w:r w:rsidRPr="00DF0050">
        <w:rPr>
          <w:rFonts w:cs="B Nazanin" w:hint="cs"/>
          <w:sz w:val="28"/>
          <w:szCs w:val="28"/>
          <w:rtl/>
        </w:rPr>
        <w:t>در چندین ملاقات با مدارس و مدیران مدارس برای برنامه</w:t>
      </w:r>
      <w:ins w:id="1113" w:author="Windows User" w:date="2019-10-28T05:41:00Z">
        <w:r w:rsidR="00C022DD">
          <w:rPr>
            <w:rFonts w:cs="B Nazanin" w:hint="cs"/>
            <w:sz w:val="28"/>
            <w:szCs w:val="28"/>
            <w:rtl/>
          </w:rPr>
          <w:t>‌</w:t>
        </w:r>
      </w:ins>
      <w:del w:id="1114" w:author="Windows User" w:date="2019-10-28T05:41:00Z">
        <w:r w:rsidRPr="00DF0050" w:rsidDel="00C022D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ریزی در اجرای اقدامات مشترک،</w:t>
      </w:r>
      <w:del w:id="1115" w:author="Windows User" w:date="2019-10-28T05:42:00Z">
        <w:r w:rsidRPr="00DF0050" w:rsidDel="00C022DD">
          <w:rPr>
            <w:rFonts w:cs="B Nazanin" w:hint="cs"/>
            <w:sz w:val="28"/>
            <w:szCs w:val="28"/>
            <w:rtl/>
          </w:rPr>
          <w:delText xml:space="preserve"> به صراحت</w:delText>
        </w:r>
      </w:del>
      <w:r w:rsidRPr="00DF0050">
        <w:rPr>
          <w:rFonts w:cs="B Nazanin" w:hint="cs"/>
          <w:sz w:val="28"/>
          <w:szCs w:val="28"/>
          <w:rtl/>
        </w:rPr>
        <w:t xml:space="preserve"> مدیر مدرسه</w:t>
      </w:r>
      <w:ins w:id="1116" w:author="Windows User" w:date="2019-10-28T05:42:00Z">
        <w:r w:rsidR="00D73A28">
          <w:rPr>
            <w:rFonts w:cs="B Nazanin" w:hint="cs"/>
            <w:sz w:val="28"/>
            <w:szCs w:val="28"/>
            <w:rtl/>
          </w:rPr>
          <w:t>‌</w:t>
        </w:r>
      </w:ins>
      <w:del w:id="1117" w:author="Windows User" w:date="2019-10-28T05:42:00Z">
        <w:r w:rsidRPr="00DF0050" w:rsidDel="00D73A2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ای که از ش</w:t>
      </w:r>
      <w:ins w:id="1118" w:author="Windows User" w:date="2019-10-28T05:42:00Z">
        <w:r w:rsidR="00C022DD">
          <w:rPr>
            <w:rFonts w:cs="B Nazanin" w:hint="cs"/>
            <w:sz w:val="28"/>
            <w:szCs w:val="28"/>
            <w:rtl/>
          </w:rPr>
          <w:t>أ</w:t>
        </w:r>
      </w:ins>
      <w:del w:id="1119" w:author="Windows User" w:date="2019-10-28T05:42:00Z">
        <w:r w:rsidRPr="00DF0050" w:rsidDel="00C022DD">
          <w:rPr>
            <w:rFonts w:cs="B Nazanin" w:hint="cs"/>
            <w:sz w:val="28"/>
            <w:szCs w:val="28"/>
            <w:rtl/>
          </w:rPr>
          <w:delText>ا</w:delText>
        </w:r>
      </w:del>
      <w:r w:rsidRPr="00DF0050">
        <w:rPr>
          <w:rFonts w:cs="B Nazanin" w:hint="cs"/>
          <w:sz w:val="28"/>
          <w:szCs w:val="28"/>
          <w:rtl/>
        </w:rPr>
        <w:t xml:space="preserve">ن و جایگاه مهمی هم برخوردار </w:t>
      </w:r>
      <w:ins w:id="1120" w:author="Windows User" w:date="2019-10-28T05:42:00Z">
        <w:r w:rsidR="00D73A28">
          <w:rPr>
            <w:rFonts w:cs="B Nazanin" w:hint="cs"/>
            <w:sz w:val="28"/>
            <w:szCs w:val="28"/>
            <w:rtl/>
          </w:rPr>
          <w:t>است با صراحت</w:t>
        </w:r>
      </w:ins>
      <w:del w:id="1121" w:author="Windows User" w:date="2019-10-28T05:42:00Z">
        <w:r w:rsidRPr="00DF0050" w:rsidDel="00D73A28">
          <w:rPr>
            <w:rFonts w:cs="B Nazanin" w:hint="cs"/>
            <w:sz w:val="28"/>
            <w:szCs w:val="28"/>
            <w:rtl/>
          </w:rPr>
          <w:delText>می باشد</w:delText>
        </w:r>
      </w:del>
      <w:r w:rsidRPr="00DF0050">
        <w:rPr>
          <w:rFonts w:cs="B Nazanin" w:hint="cs"/>
          <w:sz w:val="28"/>
          <w:szCs w:val="28"/>
          <w:rtl/>
        </w:rPr>
        <w:t xml:space="preserve"> اعلام می</w:t>
      </w:r>
      <w:ins w:id="1122" w:author="Windows User" w:date="2019-10-28T05:42:00Z">
        <w:r w:rsidR="00D73A28">
          <w:rPr>
            <w:rFonts w:cs="B Nazanin" w:hint="cs"/>
            <w:sz w:val="28"/>
            <w:szCs w:val="28"/>
            <w:rtl/>
          </w:rPr>
          <w:t>‌</w:t>
        </w:r>
      </w:ins>
      <w:del w:id="1123" w:author="Windows User" w:date="2019-10-28T05:42:00Z">
        <w:r w:rsidRPr="00DF0050" w:rsidDel="00D73A28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کرد که باید نظر معلم را </w:t>
      </w:r>
      <w:r w:rsidRPr="00D73A28">
        <w:rPr>
          <w:rFonts w:cs="B Nazanin" w:hint="eastAsia"/>
          <w:sz w:val="28"/>
          <w:szCs w:val="28"/>
          <w:highlight w:val="yellow"/>
          <w:rtl/>
          <w:rPrChange w:id="1124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جلب</w:t>
      </w:r>
      <w:r w:rsidRPr="00D73A28">
        <w:rPr>
          <w:rFonts w:cs="B Nazanin"/>
          <w:sz w:val="28"/>
          <w:szCs w:val="28"/>
          <w:highlight w:val="yellow"/>
          <w:rtl/>
          <w:rPrChange w:id="1125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26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نمود</w:t>
      </w:r>
      <w:r w:rsidRPr="00D73A28">
        <w:rPr>
          <w:rFonts w:cs="B Nazanin"/>
          <w:sz w:val="28"/>
          <w:szCs w:val="28"/>
          <w:highlight w:val="yellow"/>
          <w:rtl/>
          <w:rPrChange w:id="1127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28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و</w:t>
      </w:r>
      <w:r w:rsidRPr="00D73A28">
        <w:rPr>
          <w:rFonts w:cs="B Nazanin"/>
          <w:sz w:val="28"/>
          <w:szCs w:val="28"/>
          <w:highlight w:val="yellow"/>
          <w:rtl/>
          <w:rPrChange w:id="1129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30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در</w:t>
      </w:r>
      <w:r w:rsidRPr="00D73A28">
        <w:rPr>
          <w:rFonts w:cs="B Nazanin"/>
          <w:sz w:val="28"/>
          <w:szCs w:val="28"/>
          <w:highlight w:val="yellow"/>
          <w:rtl/>
          <w:rPrChange w:id="1131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32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صورت</w:t>
      </w:r>
      <w:r w:rsidRPr="00D73A28">
        <w:rPr>
          <w:rFonts w:cs="B Nazanin" w:hint="cs"/>
          <w:sz w:val="28"/>
          <w:szCs w:val="28"/>
          <w:highlight w:val="yellow"/>
          <w:rtl/>
          <w:rPrChange w:id="1133" w:author="Windows User" w:date="2019-10-28T05:44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Pr="00D73A28">
        <w:rPr>
          <w:rFonts w:cs="B Nazanin"/>
          <w:sz w:val="28"/>
          <w:szCs w:val="28"/>
          <w:highlight w:val="yellow"/>
          <w:rtl/>
          <w:rPrChange w:id="1134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35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که</w:t>
      </w:r>
      <w:r w:rsidRPr="00D73A28">
        <w:rPr>
          <w:rFonts w:cs="B Nazanin"/>
          <w:sz w:val="28"/>
          <w:szCs w:val="28"/>
          <w:highlight w:val="yellow"/>
          <w:rtl/>
          <w:rPrChange w:id="1136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37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اجازه</w:t>
      </w:r>
      <w:r w:rsidRPr="00D73A28">
        <w:rPr>
          <w:rFonts w:cs="B Nazanin"/>
          <w:sz w:val="28"/>
          <w:szCs w:val="28"/>
          <w:highlight w:val="yellow"/>
          <w:rtl/>
          <w:rPrChange w:id="1138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39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بدهد</w:t>
      </w:r>
      <w:r w:rsidRPr="00D73A28">
        <w:rPr>
          <w:rFonts w:cs="B Nazanin"/>
          <w:sz w:val="28"/>
          <w:szCs w:val="28"/>
          <w:highlight w:val="yellow"/>
          <w:rtl/>
          <w:rPrChange w:id="1140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41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م</w:t>
      </w:r>
      <w:r w:rsidRPr="00D73A28">
        <w:rPr>
          <w:rFonts w:cs="B Nazanin" w:hint="cs"/>
          <w:sz w:val="28"/>
          <w:szCs w:val="28"/>
          <w:highlight w:val="yellow"/>
          <w:rtl/>
          <w:rPrChange w:id="1142" w:author="Windows User" w:date="2019-10-28T05:44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ins w:id="1143" w:author="Windows User" w:date="2019-10-28T08:24:00Z">
        <w:r w:rsidR="00BB3150">
          <w:rPr>
            <w:rFonts w:cs="B Nazanin" w:hint="cs"/>
            <w:sz w:val="28"/>
            <w:szCs w:val="28"/>
            <w:highlight w:val="yellow"/>
            <w:rtl/>
          </w:rPr>
          <w:t>‌توان</w:t>
        </w:r>
      </w:ins>
      <w:del w:id="1144" w:author="Windows User" w:date="2019-10-28T05:43:00Z">
        <w:r w:rsidR="003968F3" w:rsidRPr="00D73A28" w:rsidDel="00D73A28">
          <w:rPr>
            <w:rFonts w:cs="B Nazanin"/>
            <w:sz w:val="28"/>
            <w:szCs w:val="28"/>
            <w:highlight w:val="yellow"/>
            <w:rtl/>
            <w:rPrChange w:id="1145" w:author="Windows User" w:date="2019-10-28T05:44:00Z">
              <w:rPr>
                <w:rFonts w:cs="B Nazanin"/>
                <w:sz w:val="28"/>
                <w:szCs w:val="28"/>
                <w:rtl/>
              </w:rPr>
            </w:rPrChange>
          </w:rPr>
          <w:delText xml:space="preserve"> </w:delText>
        </w:r>
      </w:del>
      <w:del w:id="1146" w:author="Windows User" w:date="2019-10-28T08:24:00Z">
        <w:r w:rsidRPr="00D73A28" w:rsidDel="00BB3150">
          <w:rPr>
            <w:rFonts w:cs="B Nazanin" w:hint="eastAsia"/>
            <w:sz w:val="28"/>
            <w:szCs w:val="28"/>
            <w:highlight w:val="yellow"/>
            <w:rtl/>
            <w:rPrChange w:id="1147" w:author="Windows User" w:date="2019-10-28T05:44:00Z">
              <w:rPr>
                <w:rFonts w:cs="B Nazanin" w:hint="eastAsia"/>
                <w:sz w:val="28"/>
                <w:szCs w:val="28"/>
                <w:rtl/>
              </w:rPr>
            </w:rPrChange>
          </w:rPr>
          <w:delText>توان</w:delText>
        </w:r>
      </w:del>
      <w:r w:rsidRPr="00D73A28">
        <w:rPr>
          <w:rFonts w:cs="B Nazanin"/>
          <w:sz w:val="28"/>
          <w:szCs w:val="28"/>
          <w:highlight w:val="yellow"/>
          <w:rtl/>
          <w:rPrChange w:id="1148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49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به</w:t>
      </w:r>
      <w:ins w:id="1150" w:author="Windows User" w:date="2019-10-28T08:25:00Z">
        <w:r w:rsidR="00BB3150">
          <w:rPr>
            <w:rFonts w:cs="B Nazanin" w:hint="cs"/>
            <w:sz w:val="28"/>
            <w:szCs w:val="28"/>
            <w:highlight w:val="yellow"/>
            <w:rtl/>
          </w:rPr>
          <w:t>‌طور</w:t>
        </w:r>
      </w:ins>
      <w:del w:id="1151" w:author="Windows User" w:date="2019-10-28T05:43:00Z">
        <w:r w:rsidRPr="00D73A28" w:rsidDel="00D73A28">
          <w:rPr>
            <w:rFonts w:cs="B Nazanin"/>
            <w:sz w:val="28"/>
            <w:szCs w:val="28"/>
            <w:highlight w:val="yellow"/>
            <w:rtl/>
            <w:rPrChange w:id="1152" w:author="Windows User" w:date="2019-10-28T05:44:00Z">
              <w:rPr>
                <w:rFonts w:cs="B Nazanin"/>
                <w:sz w:val="28"/>
                <w:szCs w:val="28"/>
                <w:rtl/>
              </w:rPr>
            </w:rPrChange>
          </w:rPr>
          <w:delText xml:space="preserve"> </w:delText>
        </w:r>
      </w:del>
      <w:del w:id="1153" w:author="Windows User" w:date="2019-10-28T08:25:00Z">
        <w:r w:rsidRPr="00D73A28" w:rsidDel="00BB3150">
          <w:rPr>
            <w:rFonts w:cs="B Nazanin" w:hint="eastAsia"/>
            <w:sz w:val="28"/>
            <w:szCs w:val="28"/>
            <w:highlight w:val="yellow"/>
            <w:rtl/>
            <w:rPrChange w:id="1154" w:author="Windows User" w:date="2019-10-28T05:44:00Z">
              <w:rPr>
                <w:rFonts w:cs="B Nazanin" w:hint="eastAsia"/>
                <w:sz w:val="28"/>
                <w:szCs w:val="28"/>
                <w:rtl/>
              </w:rPr>
            </w:rPrChange>
          </w:rPr>
          <w:delText>طور</w:delText>
        </w:r>
      </w:del>
      <w:r w:rsidRPr="00D73A28">
        <w:rPr>
          <w:rFonts w:cs="B Nazanin"/>
          <w:sz w:val="28"/>
          <w:szCs w:val="28"/>
          <w:highlight w:val="yellow"/>
          <w:rtl/>
          <w:rPrChange w:id="1155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56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مثال</w:t>
      </w:r>
      <w:r w:rsidRPr="00D73A28">
        <w:rPr>
          <w:rFonts w:cs="B Nazanin"/>
          <w:sz w:val="28"/>
          <w:szCs w:val="28"/>
          <w:highlight w:val="yellow"/>
          <w:rtl/>
          <w:rPrChange w:id="1157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cs"/>
          <w:sz w:val="28"/>
          <w:szCs w:val="28"/>
          <w:highlight w:val="yellow"/>
          <w:rtl/>
          <w:rPrChange w:id="1158" w:author="Windows User" w:date="2019-10-28T05:44:00Z">
            <w:rPr>
              <w:rFonts w:cs="B Nazanin" w:hint="cs"/>
              <w:sz w:val="28"/>
              <w:szCs w:val="28"/>
              <w:rtl/>
            </w:rPr>
          </w:rPrChange>
        </w:rPr>
        <w:t>ی</w:t>
      </w:r>
      <w:r w:rsidRPr="00D73A28">
        <w:rPr>
          <w:rFonts w:cs="B Nazanin" w:hint="eastAsia"/>
          <w:sz w:val="28"/>
          <w:szCs w:val="28"/>
          <w:highlight w:val="yellow"/>
          <w:rtl/>
          <w:rPrChange w:id="1159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ک</w:t>
      </w:r>
      <w:r w:rsidRPr="00D73A28">
        <w:rPr>
          <w:rFonts w:cs="B Nazanin"/>
          <w:sz w:val="28"/>
          <w:szCs w:val="28"/>
          <w:highlight w:val="yellow"/>
          <w:rtl/>
          <w:rPrChange w:id="1160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61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ساعت</w:t>
      </w:r>
      <w:r w:rsidRPr="00D73A28">
        <w:rPr>
          <w:rFonts w:cs="B Nazanin"/>
          <w:sz w:val="28"/>
          <w:szCs w:val="28"/>
          <w:highlight w:val="yellow"/>
          <w:rtl/>
          <w:rPrChange w:id="1162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63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را</w:t>
      </w:r>
      <w:r w:rsidRPr="00D73A28">
        <w:rPr>
          <w:rFonts w:cs="B Nazanin"/>
          <w:sz w:val="28"/>
          <w:szCs w:val="28"/>
          <w:highlight w:val="yellow"/>
          <w:rtl/>
          <w:rPrChange w:id="1164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65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در</w:t>
      </w:r>
      <w:r w:rsidRPr="00D73A28">
        <w:rPr>
          <w:rFonts w:cs="B Nazanin"/>
          <w:sz w:val="28"/>
          <w:szCs w:val="28"/>
          <w:highlight w:val="yellow"/>
          <w:rtl/>
          <w:rPrChange w:id="1166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r w:rsidRPr="00D73A28">
        <w:rPr>
          <w:rFonts w:cs="B Nazanin" w:hint="eastAsia"/>
          <w:sz w:val="28"/>
          <w:szCs w:val="28"/>
          <w:highlight w:val="yellow"/>
          <w:rtl/>
          <w:rPrChange w:id="1167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برنام</w:t>
      </w:r>
      <w:ins w:id="1168" w:author="Windows User" w:date="2019-10-28T05:43:00Z">
        <w:r w:rsidR="00D73A28" w:rsidRPr="00D73A28">
          <w:rPr>
            <w:rFonts w:cs="B Nazanin" w:hint="cs"/>
            <w:sz w:val="28"/>
            <w:szCs w:val="28"/>
            <w:highlight w:val="yellow"/>
            <w:rtl/>
            <w:rPrChange w:id="1169" w:author="Windows User" w:date="2019-10-28T05:44:00Z">
              <w:rPr>
                <w:rFonts w:cs="B Nazanin" w:hint="cs"/>
                <w:sz w:val="28"/>
                <w:szCs w:val="28"/>
                <w:rtl/>
              </w:rPr>
            </w:rPrChange>
          </w:rPr>
          <w:t>ۀ</w:t>
        </w:r>
      </w:ins>
      <w:del w:id="1170" w:author="Windows User" w:date="2019-10-28T05:43:00Z">
        <w:r w:rsidRPr="00D73A28" w:rsidDel="00D73A28">
          <w:rPr>
            <w:rFonts w:cs="B Nazanin" w:hint="eastAsia"/>
            <w:sz w:val="28"/>
            <w:szCs w:val="28"/>
            <w:highlight w:val="yellow"/>
            <w:rtl/>
            <w:rPrChange w:id="1171" w:author="Windows User" w:date="2019-10-28T05:44:00Z">
              <w:rPr>
                <w:rFonts w:cs="B Nazanin" w:hint="eastAsia"/>
                <w:sz w:val="28"/>
                <w:szCs w:val="28"/>
                <w:rtl/>
              </w:rPr>
            </w:rPrChange>
          </w:rPr>
          <w:delText>ه</w:delText>
        </w:r>
      </w:del>
      <w:r w:rsidRPr="00D73A28">
        <w:rPr>
          <w:rFonts w:cs="B Nazanin"/>
          <w:sz w:val="28"/>
          <w:szCs w:val="28"/>
          <w:highlight w:val="yellow"/>
          <w:rtl/>
          <w:rPrChange w:id="1172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دان</w:t>
      </w:r>
      <w:del w:id="1173" w:author="Windows User" w:date="2019-10-28T08:25:00Z">
        <w:r w:rsidRPr="00D73A28" w:rsidDel="00BB3150">
          <w:rPr>
            <w:rFonts w:cs="B Nazanin"/>
            <w:sz w:val="28"/>
            <w:szCs w:val="28"/>
            <w:highlight w:val="yellow"/>
            <w:rtl/>
            <w:rPrChange w:id="1174" w:author="Windows User" w:date="2019-10-28T05:44:00Z">
              <w:rPr>
                <w:rFonts w:cs="B Nazanin"/>
                <w:sz w:val="28"/>
                <w:szCs w:val="28"/>
                <w:rtl/>
              </w:rPr>
            </w:rPrChange>
          </w:rPr>
          <w:delText>ش</w:delText>
        </w:r>
      </w:del>
      <w:ins w:id="1175" w:author="Windows User" w:date="2019-10-28T08:25:00Z">
        <w:r w:rsidR="00BB3150">
          <w:rPr>
            <w:rFonts w:cs="B Nazanin" w:hint="cs"/>
            <w:sz w:val="28"/>
            <w:szCs w:val="28"/>
            <w:highlight w:val="yellow"/>
            <w:rtl/>
          </w:rPr>
          <w:t>ش‌</w:t>
        </w:r>
      </w:ins>
      <w:del w:id="1176" w:author="Windows User" w:date="2019-10-28T05:43:00Z">
        <w:r w:rsidRPr="00D73A28" w:rsidDel="00D73A28">
          <w:rPr>
            <w:rFonts w:cs="B Nazanin"/>
            <w:sz w:val="28"/>
            <w:szCs w:val="28"/>
            <w:highlight w:val="yellow"/>
            <w:rtl/>
            <w:rPrChange w:id="1177" w:author="Windows User" w:date="2019-10-28T05:44:00Z">
              <w:rPr>
                <w:rFonts w:cs="B Nazanin"/>
                <w:sz w:val="28"/>
                <w:szCs w:val="28"/>
                <w:rtl/>
              </w:rPr>
            </w:rPrChange>
          </w:rPr>
          <w:delText xml:space="preserve"> </w:delText>
        </w:r>
      </w:del>
      <w:del w:id="1178" w:author="Windows User" w:date="2019-10-28T08:25:00Z">
        <w:r w:rsidRPr="00D73A28" w:rsidDel="00BB3150">
          <w:rPr>
            <w:rFonts w:cs="B Nazanin" w:hint="eastAsia"/>
            <w:sz w:val="28"/>
            <w:szCs w:val="28"/>
            <w:highlight w:val="yellow"/>
            <w:rtl/>
            <w:rPrChange w:id="1179" w:author="Windows User" w:date="2019-10-28T05:44:00Z">
              <w:rPr>
                <w:rFonts w:cs="B Nazanin" w:hint="eastAsia"/>
                <w:sz w:val="28"/>
                <w:szCs w:val="28"/>
                <w:rtl/>
              </w:rPr>
            </w:rPrChange>
          </w:rPr>
          <w:delText>آ</w:delText>
        </w:r>
      </w:del>
      <w:r w:rsidRPr="00D73A28">
        <w:rPr>
          <w:rFonts w:cs="B Nazanin" w:hint="eastAsia"/>
          <w:sz w:val="28"/>
          <w:szCs w:val="28"/>
          <w:highlight w:val="yellow"/>
          <w:rtl/>
          <w:rPrChange w:id="1180" w:author="Windows User" w:date="2019-10-28T05:44:00Z">
            <w:rPr>
              <w:rFonts w:cs="B Nazanin" w:hint="eastAsia"/>
              <w:sz w:val="28"/>
              <w:szCs w:val="28"/>
              <w:rtl/>
            </w:rPr>
          </w:rPrChange>
        </w:rPr>
        <w:t>موزان</w:t>
      </w:r>
      <w:ins w:id="1181" w:author="Windows User" w:date="2019-10-28T05:43:00Z">
        <w:r w:rsidR="00D73A28" w:rsidRPr="00D73A28">
          <w:rPr>
            <w:rFonts w:cs="B Nazanin"/>
            <w:sz w:val="28"/>
            <w:szCs w:val="28"/>
            <w:highlight w:val="yellow"/>
            <w:rtl/>
            <w:rPrChange w:id="1182" w:author="Windows User" w:date="2019-10-28T05:44:00Z">
              <w:rPr>
                <w:rFonts w:cs="B Nazanin"/>
                <w:sz w:val="28"/>
                <w:szCs w:val="28"/>
                <w:rtl/>
              </w:rPr>
            </w:rPrChange>
          </w:rPr>
          <w:t xml:space="preserve"> برا</w:t>
        </w:r>
        <w:r w:rsidR="00D73A28" w:rsidRPr="00D73A28">
          <w:rPr>
            <w:rFonts w:cs="B Nazanin" w:hint="cs"/>
            <w:sz w:val="28"/>
            <w:szCs w:val="28"/>
            <w:highlight w:val="yellow"/>
            <w:rtl/>
            <w:rPrChange w:id="1183" w:author="Windows User" w:date="2019-10-28T05:44:00Z">
              <w:rPr>
                <w:rFonts w:cs="B Nazanin" w:hint="cs"/>
                <w:sz w:val="28"/>
                <w:szCs w:val="28"/>
                <w:rtl/>
              </w:rPr>
            </w:rPrChange>
          </w:rPr>
          <w:t>ی</w:t>
        </w:r>
        <w:r w:rsidR="00D73A28" w:rsidRPr="00D73A28">
          <w:rPr>
            <w:rFonts w:cs="B Nazanin"/>
            <w:sz w:val="28"/>
            <w:szCs w:val="28"/>
            <w:highlight w:val="yellow"/>
            <w:rtl/>
            <w:rPrChange w:id="1184" w:author="Windows User" w:date="2019-10-28T05:44:00Z">
              <w:rPr>
                <w:rFonts w:cs="B Nazanin"/>
                <w:sz w:val="28"/>
                <w:szCs w:val="28"/>
                <w:rtl/>
              </w:rPr>
            </w:rPrChange>
          </w:rPr>
          <w:t xml:space="preserve"> ا</w:t>
        </w:r>
        <w:r w:rsidR="00D73A28" w:rsidRPr="00D73A28">
          <w:rPr>
            <w:rFonts w:cs="B Nazanin" w:hint="cs"/>
            <w:sz w:val="28"/>
            <w:szCs w:val="28"/>
            <w:highlight w:val="yellow"/>
            <w:rtl/>
            <w:rPrChange w:id="1185" w:author="Windows User" w:date="2019-10-28T05:44:00Z">
              <w:rPr>
                <w:rFonts w:cs="B Nazanin" w:hint="cs"/>
                <w:sz w:val="28"/>
                <w:szCs w:val="28"/>
                <w:rtl/>
              </w:rPr>
            </w:rPrChange>
          </w:rPr>
          <w:t>ی</w:t>
        </w:r>
        <w:r w:rsidR="00D73A28" w:rsidRPr="00D73A28">
          <w:rPr>
            <w:rFonts w:cs="B Nazanin" w:hint="eastAsia"/>
            <w:sz w:val="28"/>
            <w:szCs w:val="28"/>
            <w:highlight w:val="yellow"/>
            <w:rtl/>
            <w:rPrChange w:id="1186" w:author="Windows User" w:date="2019-10-28T05:44:00Z">
              <w:rPr>
                <w:rFonts w:cs="B Nazanin" w:hint="eastAsia"/>
                <w:sz w:val="28"/>
                <w:szCs w:val="28"/>
                <w:rtl/>
              </w:rPr>
            </w:rPrChange>
          </w:rPr>
          <w:t>ن</w:t>
        </w:r>
        <w:r w:rsidR="00D73A28" w:rsidRPr="00D73A28">
          <w:rPr>
            <w:rFonts w:cs="B Nazanin"/>
            <w:sz w:val="28"/>
            <w:szCs w:val="28"/>
            <w:highlight w:val="yellow"/>
            <w:rtl/>
            <w:rPrChange w:id="1187" w:author="Windows User" w:date="2019-10-28T05:44:00Z">
              <w:rPr>
                <w:rFonts w:cs="B Nazanin"/>
                <w:sz w:val="28"/>
                <w:szCs w:val="28"/>
                <w:rtl/>
              </w:rPr>
            </w:rPrChange>
          </w:rPr>
          <w:t xml:space="preserve"> امر</w:t>
        </w:r>
      </w:ins>
      <w:r w:rsidRPr="00D73A28">
        <w:rPr>
          <w:rFonts w:cs="B Nazanin"/>
          <w:sz w:val="28"/>
          <w:szCs w:val="28"/>
          <w:highlight w:val="yellow"/>
          <w:rtl/>
          <w:rPrChange w:id="1188" w:author="Windows User" w:date="2019-10-28T05:44:00Z">
            <w:rPr>
              <w:rFonts w:cs="B Nazanin"/>
              <w:sz w:val="28"/>
              <w:szCs w:val="28"/>
              <w:rtl/>
            </w:rPr>
          </w:rPrChange>
        </w:rPr>
        <w:t xml:space="preserve"> </w:t>
      </w:r>
      <w:ins w:id="1189" w:author="Windows User" w:date="2019-10-28T05:44:00Z">
        <w:r w:rsidR="00D73A28" w:rsidRPr="00D73A28">
          <w:rPr>
            <w:rFonts w:cs="B Nazanin" w:hint="eastAsia"/>
            <w:sz w:val="28"/>
            <w:szCs w:val="28"/>
            <w:highlight w:val="yellow"/>
            <w:rtl/>
            <w:rPrChange w:id="1190" w:author="Windows User" w:date="2019-10-28T05:44:00Z">
              <w:rPr>
                <w:rFonts w:cs="B Nazanin" w:hint="eastAsia"/>
                <w:sz w:val="28"/>
                <w:szCs w:val="28"/>
                <w:rtl/>
              </w:rPr>
            </w:rPrChange>
          </w:rPr>
          <w:t>در</w:t>
        </w:r>
        <w:r w:rsidR="00D73A28" w:rsidRPr="00D73A28">
          <w:rPr>
            <w:rFonts w:cs="B Nazanin"/>
            <w:sz w:val="28"/>
            <w:szCs w:val="28"/>
            <w:highlight w:val="yellow"/>
            <w:rtl/>
            <w:rPrChange w:id="1191" w:author="Windows User" w:date="2019-10-28T05:44:00Z">
              <w:rPr>
                <w:rFonts w:cs="B Nazanin"/>
                <w:sz w:val="28"/>
                <w:szCs w:val="28"/>
                <w:rtl/>
              </w:rPr>
            </w:rPrChange>
          </w:rPr>
          <w:t xml:space="preserve"> </w:t>
        </w:r>
        <w:r w:rsidR="00D73A28" w:rsidRPr="00D73A28">
          <w:rPr>
            <w:rFonts w:cs="B Nazanin" w:hint="eastAsia"/>
            <w:sz w:val="28"/>
            <w:szCs w:val="28"/>
            <w:highlight w:val="yellow"/>
            <w:rtl/>
            <w:rPrChange w:id="1192" w:author="Windows User" w:date="2019-10-28T05:44:00Z">
              <w:rPr>
                <w:rFonts w:cs="B Nazanin" w:hint="eastAsia"/>
                <w:sz w:val="28"/>
                <w:szCs w:val="28"/>
                <w:rtl/>
              </w:rPr>
            </w:rPrChange>
          </w:rPr>
          <w:t>نظر</w:t>
        </w:r>
        <w:r w:rsidR="00D73A28" w:rsidRPr="00D73A28">
          <w:rPr>
            <w:rFonts w:cs="B Nazanin"/>
            <w:sz w:val="28"/>
            <w:szCs w:val="28"/>
            <w:highlight w:val="yellow"/>
            <w:rtl/>
            <w:rPrChange w:id="1193" w:author="Windows User" w:date="2019-10-28T05:44:00Z">
              <w:rPr>
                <w:rFonts w:cs="B Nazanin"/>
                <w:sz w:val="28"/>
                <w:szCs w:val="28"/>
                <w:rtl/>
              </w:rPr>
            </w:rPrChange>
          </w:rPr>
          <w:t xml:space="preserve"> </w:t>
        </w:r>
        <w:r w:rsidR="00D73A28" w:rsidRPr="00D73A28">
          <w:rPr>
            <w:rFonts w:cs="B Nazanin" w:hint="eastAsia"/>
            <w:sz w:val="28"/>
            <w:szCs w:val="28"/>
            <w:highlight w:val="yellow"/>
            <w:rtl/>
            <w:rPrChange w:id="1194" w:author="Windows User" w:date="2019-10-28T05:44:00Z">
              <w:rPr>
                <w:rFonts w:cs="B Nazanin" w:hint="eastAsia"/>
                <w:sz w:val="28"/>
                <w:szCs w:val="28"/>
                <w:rtl/>
              </w:rPr>
            </w:rPrChange>
          </w:rPr>
          <w:t>گرفت</w:t>
        </w:r>
      </w:ins>
      <w:del w:id="1195" w:author="Windows User" w:date="2019-10-28T05:43:00Z">
        <w:r w:rsidRPr="00DF0050" w:rsidDel="00D73A28">
          <w:rPr>
            <w:rFonts w:cs="B Nazanin" w:hint="cs"/>
            <w:sz w:val="28"/>
            <w:szCs w:val="28"/>
            <w:rtl/>
          </w:rPr>
          <w:delText>پیش بینی</w:delText>
        </w:r>
      </w:del>
      <w:del w:id="1196" w:author="Windows User" w:date="2019-10-28T05:44:00Z">
        <w:r w:rsidRPr="00DF0050" w:rsidDel="00D73A28">
          <w:rPr>
            <w:rFonts w:cs="B Nazanin" w:hint="cs"/>
            <w:sz w:val="28"/>
            <w:szCs w:val="28"/>
            <w:rtl/>
          </w:rPr>
          <w:delText xml:space="preserve"> </w:delText>
        </w:r>
        <w:r w:rsidR="003968F3" w:rsidRPr="00DF0050" w:rsidDel="00D73A28">
          <w:rPr>
            <w:rFonts w:cs="B Nazanin" w:hint="cs"/>
            <w:sz w:val="28"/>
            <w:szCs w:val="28"/>
            <w:rtl/>
          </w:rPr>
          <w:delText>کرد</w:delText>
        </w:r>
      </w:del>
      <w:r w:rsidRPr="00DF0050">
        <w:rPr>
          <w:rFonts w:cs="B Nazanin" w:hint="cs"/>
          <w:sz w:val="28"/>
          <w:szCs w:val="28"/>
          <w:rtl/>
        </w:rPr>
        <w:t>.</w:t>
      </w:r>
    </w:p>
    <w:p w:rsidR="00C036CE" w:rsidRPr="00DF0050" w:rsidRDefault="00C036CE" w:rsidP="009C614B">
      <w:pPr>
        <w:pStyle w:val="ListParagraph"/>
        <w:numPr>
          <w:ilvl w:val="0"/>
          <w:numId w:val="4"/>
        </w:numPr>
        <w:bidi/>
        <w:spacing w:before="120" w:after="120"/>
        <w:jc w:val="both"/>
        <w:rPr>
          <w:rFonts w:cs="B Nazanin"/>
          <w:sz w:val="28"/>
          <w:szCs w:val="28"/>
        </w:rPr>
      </w:pPr>
      <w:r w:rsidRPr="00DF0050">
        <w:rPr>
          <w:rFonts w:cs="B Nazanin" w:hint="cs"/>
          <w:sz w:val="28"/>
          <w:szCs w:val="28"/>
          <w:rtl/>
        </w:rPr>
        <w:t>برنامه</w:t>
      </w:r>
      <w:ins w:id="1197" w:author="Windows User" w:date="2019-10-28T05:39:00Z">
        <w:r w:rsidR="00C022DD">
          <w:rPr>
            <w:rFonts w:cs="B Nazanin" w:hint="cs"/>
            <w:sz w:val="28"/>
            <w:szCs w:val="28"/>
            <w:rtl/>
          </w:rPr>
          <w:t>‌</w:t>
        </w:r>
      </w:ins>
      <w:del w:id="1198" w:author="Windows User" w:date="2019-10-28T05:39:00Z">
        <w:r w:rsidRPr="00DF0050" w:rsidDel="00C022D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های درسی برای یک دور</w:t>
      </w:r>
      <w:ins w:id="1199" w:author="Windows User" w:date="2019-10-28T05:39:00Z">
        <w:r w:rsidR="00C022DD">
          <w:rPr>
            <w:rFonts w:cs="B Nazanin" w:hint="cs"/>
            <w:sz w:val="28"/>
            <w:szCs w:val="28"/>
            <w:rtl/>
          </w:rPr>
          <w:t>ۀ</w:t>
        </w:r>
      </w:ins>
      <w:del w:id="1200" w:author="Windows User" w:date="2019-10-28T05:39:00Z">
        <w:r w:rsidRPr="00DF0050" w:rsidDel="00C022DD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 w:hint="cs"/>
          <w:sz w:val="28"/>
          <w:szCs w:val="28"/>
          <w:rtl/>
        </w:rPr>
        <w:t xml:space="preserve"> تحصیلی یک</w:t>
      </w:r>
      <w:ins w:id="1201" w:author="Windows User" w:date="2019-10-28T05:39:00Z">
        <w:r w:rsidR="00C022DD">
          <w:rPr>
            <w:rFonts w:cs="B Nazanin" w:hint="cs"/>
            <w:sz w:val="28"/>
            <w:szCs w:val="28"/>
            <w:rtl/>
          </w:rPr>
          <w:t>‌</w:t>
        </w:r>
      </w:ins>
      <w:del w:id="1202" w:author="Windows User" w:date="2019-10-28T05:39:00Z">
        <w:r w:rsidRPr="00DF0050" w:rsidDel="00C022D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ساله به</w:t>
      </w:r>
      <w:ins w:id="1203" w:author="Windows User" w:date="2019-10-28T05:39:00Z">
        <w:r w:rsidR="00C022DD">
          <w:rPr>
            <w:rFonts w:cs="B Nazanin" w:hint="cs"/>
            <w:sz w:val="28"/>
            <w:szCs w:val="28"/>
            <w:rtl/>
          </w:rPr>
          <w:t>‌</w:t>
        </w:r>
      </w:ins>
      <w:del w:id="1204" w:author="Windows User" w:date="2019-10-28T05:39:00Z">
        <w:r w:rsidRPr="00DF0050" w:rsidDel="00C022D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طور دقیق و به</w:t>
      </w:r>
      <w:ins w:id="1205" w:author="Windows User" w:date="2019-10-28T05:39:00Z">
        <w:r w:rsidR="00C022DD">
          <w:rPr>
            <w:rFonts w:cs="B Nazanin" w:hint="cs"/>
            <w:sz w:val="28"/>
            <w:szCs w:val="28"/>
            <w:rtl/>
          </w:rPr>
          <w:t>‌</w:t>
        </w:r>
      </w:ins>
      <w:del w:id="1206" w:author="Windows User" w:date="2019-10-28T05:39:00Z">
        <w:r w:rsidRPr="00DF0050" w:rsidDel="00C022D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صورت جزئی</w:t>
      </w:r>
      <w:ins w:id="1207" w:author="Windows User" w:date="2019-10-28T05:40:00Z">
        <w:r w:rsidR="00C022DD">
          <w:rPr>
            <w:rFonts w:cs="B Nazanin" w:hint="cs"/>
            <w:sz w:val="28"/>
            <w:szCs w:val="28"/>
            <w:rtl/>
          </w:rPr>
          <w:t xml:space="preserve"> </w:t>
        </w:r>
      </w:ins>
      <w:ins w:id="1208" w:author="Windows User" w:date="2019-10-28T08:26:00Z">
        <w:r w:rsidR="00292C53">
          <w:rPr>
            <w:rFonts w:cs="B Nazanin" w:hint="cs"/>
            <w:sz w:val="28"/>
            <w:szCs w:val="28"/>
            <w:highlight w:val="yellow"/>
            <w:rtl/>
          </w:rPr>
          <w:t>براساس</w:t>
        </w:r>
      </w:ins>
      <w:r w:rsidRPr="00C022DD">
        <w:rPr>
          <w:rFonts w:cs="B Nazanin"/>
          <w:sz w:val="28"/>
          <w:szCs w:val="28"/>
          <w:highlight w:val="yellow"/>
          <w:rtl/>
          <w:rPrChange w:id="1209" w:author="Windows User" w:date="2019-10-28T05:41:00Z">
            <w:rPr>
              <w:rFonts w:cs="B Nazanin"/>
              <w:sz w:val="28"/>
              <w:szCs w:val="28"/>
              <w:rtl/>
            </w:rPr>
          </w:rPrChange>
        </w:rPr>
        <w:t xml:space="preserve"> ساعت</w:t>
      </w:r>
      <w:ins w:id="1210" w:author="Windows User" w:date="2019-10-28T05:41:00Z">
        <w:r w:rsidR="00C022DD">
          <w:rPr>
            <w:rFonts w:cs="B Nazanin" w:hint="cs"/>
            <w:sz w:val="28"/>
            <w:szCs w:val="28"/>
            <w:highlight w:val="yellow"/>
            <w:rtl/>
          </w:rPr>
          <w:t>‌</w:t>
        </w:r>
      </w:ins>
      <w:del w:id="1211" w:author="Windows User" w:date="2019-10-28T05:41:00Z">
        <w:r w:rsidRPr="00C022DD" w:rsidDel="00C022DD">
          <w:rPr>
            <w:rFonts w:cs="B Nazanin"/>
            <w:sz w:val="28"/>
            <w:szCs w:val="28"/>
            <w:highlight w:val="yellow"/>
            <w:rtl/>
            <w:rPrChange w:id="1212" w:author="Windows User" w:date="2019-10-28T05:41:00Z">
              <w:rPr>
                <w:rFonts w:cs="B Nazanin"/>
                <w:sz w:val="28"/>
                <w:szCs w:val="28"/>
                <w:rtl/>
              </w:rPr>
            </w:rPrChange>
          </w:rPr>
          <w:delText xml:space="preserve"> </w:delText>
        </w:r>
      </w:del>
      <w:r w:rsidRPr="00C022DD">
        <w:rPr>
          <w:rFonts w:cs="B Nazanin" w:hint="eastAsia"/>
          <w:sz w:val="28"/>
          <w:szCs w:val="28"/>
          <w:highlight w:val="yellow"/>
          <w:rtl/>
          <w:rPrChange w:id="1213" w:author="Windows User" w:date="2019-10-28T05:41:00Z">
            <w:rPr>
              <w:rFonts w:cs="B Nazanin" w:hint="eastAsia"/>
              <w:sz w:val="28"/>
              <w:szCs w:val="28"/>
              <w:rtl/>
            </w:rPr>
          </w:rPrChange>
        </w:rPr>
        <w:t>ها</w:t>
      </w:r>
      <w:del w:id="1214" w:author="Windows User" w:date="2019-10-28T05:41:00Z">
        <w:r w:rsidRPr="00DF0050" w:rsidDel="00C022D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 xml:space="preserve"> و دقا</w:t>
      </w:r>
      <w:ins w:id="1215" w:author="Windows User" w:date="2019-10-28T05:41:00Z">
        <w:r w:rsidR="00C022DD">
          <w:rPr>
            <w:rFonts w:cs="B Nazanin" w:hint="cs"/>
            <w:sz w:val="28"/>
            <w:szCs w:val="28"/>
            <w:rtl/>
          </w:rPr>
          <w:t>ی</w:t>
        </w:r>
      </w:ins>
      <w:del w:id="1216" w:author="Windows User" w:date="2019-10-28T05:41:00Z">
        <w:r w:rsidRPr="00DF0050" w:rsidDel="00C022DD">
          <w:rPr>
            <w:rFonts w:cs="B Nazanin" w:hint="cs"/>
            <w:sz w:val="28"/>
            <w:szCs w:val="28"/>
            <w:rtl/>
          </w:rPr>
          <w:delText>ئ</w:delText>
        </w:r>
      </w:del>
      <w:r w:rsidRPr="00DF0050">
        <w:rPr>
          <w:rFonts w:cs="B Nazanin" w:hint="cs"/>
          <w:sz w:val="28"/>
          <w:szCs w:val="28"/>
          <w:rtl/>
        </w:rPr>
        <w:t>ق اعم از</w:t>
      </w:r>
      <w:ins w:id="1217" w:author="Windows User" w:date="2019-10-28T08:26:00Z">
        <w:r w:rsidR="00292C53">
          <w:rPr>
            <w:rFonts w:cs="B Nazanin" w:hint="cs"/>
            <w:sz w:val="28"/>
            <w:szCs w:val="28"/>
            <w:rtl/>
          </w:rPr>
          <w:t xml:space="preserve"> برای کلاس‌های</w:t>
        </w:r>
      </w:ins>
      <w:r w:rsidRPr="00DF0050">
        <w:rPr>
          <w:rFonts w:cs="B Nazanin" w:hint="cs"/>
          <w:sz w:val="28"/>
          <w:szCs w:val="28"/>
          <w:rtl/>
        </w:rPr>
        <w:t xml:space="preserve"> درس، فوق</w:t>
      </w:r>
      <w:ins w:id="1218" w:author="Windows User" w:date="2019-10-28T05:41:00Z">
        <w:r w:rsidR="00C022DD">
          <w:rPr>
            <w:rFonts w:cs="B Nazanin" w:hint="cs"/>
            <w:sz w:val="28"/>
            <w:szCs w:val="28"/>
            <w:rtl/>
          </w:rPr>
          <w:t>‌</w:t>
        </w:r>
      </w:ins>
      <w:del w:id="1219" w:author="Windows User" w:date="2019-10-28T05:41:00Z">
        <w:r w:rsidRPr="00DF0050" w:rsidDel="00C022D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برنامه</w:t>
      </w:r>
      <w:ins w:id="1220" w:author="Windows User" w:date="2019-10-28T08:25:00Z">
        <w:r w:rsidR="00BB3150">
          <w:rPr>
            <w:rFonts w:cs="B Nazanin" w:hint="cs"/>
            <w:sz w:val="28"/>
            <w:szCs w:val="28"/>
            <w:rtl/>
          </w:rPr>
          <w:t>‌</w:t>
        </w:r>
      </w:ins>
      <w:del w:id="1221" w:author="Windows User" w:date="2019-10-28T08:25:00Z">
        <w:r w:rsidRPr="00DF0050" w:rsidDel="00BB3150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ها و ... تنظیم و اجرا می</w:t>
      </w:r>
      <w:ins w:id="1222" w:author="Windows User" w:date="2019-10-28T05:41:00Z">
        <w:r w:rsidR="00C022DD">
          <w:rPr>
            <w:rFonts w:cs="B Nazanin" w:hint="cs"/>
            <w:sz w:val="28"/>
            <w:szCs w:val="28"/>
            <w:rtl/>
          </w:rPr>
          <w:t>‌</w:t>
        </w:r>
      </w:ins>
      <w:del w:id="1223" w:author="Windows User" w:date="2019-10-28T05:41:00Z">
        <w:r w:rsidRPr="00DF0050" w:rsidDel="00C022D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شود.</w:t>
      </w:r>
    </w:p>
    <w:p w:rsidR="009C614B" w:rsidRPr="00DF0050" w:rsidRDefault="00C036CE" w:rsidP="009C614B">
      <w:pPr>
        <w:pStyle w:val="ListParagraph"/>
        <w:numPr>
          <w:ilvl w:val="0"/>
          <w:numId w:val="4"/>
        </w:numPr>
        <w:bidi/>
        <w:spacing w:before="120" w:after="120"/>
        <w:jc w:val="both"/>
        <w:rPr>
          <w:rFonts w:cs="B Nazanin"/>
          <w:sz w:val="28"/>
          <w:szCs w:val="28"/>
        </w:rPr>
      </w:pPr>
      <w:r w:rsidRPr="00DF0050">
        <w:rPr>
          <w:rFonts w:cs="B Nazanin" w:hint="cs"/>
          <w:sz w:val="28"/>
          <w:szCs w:val="28"/>
          <w:rtl/>
        </w:rPr>
        <w:t>نکت</w:t>
      </w:r>
      <w:ins w:id="1224" w:author="Windows User" w:date="2019-10-28T05:39:00Z">
        <w:r w:rsidR="00C022DD">
          <w:rPr>
            <w:rFonts w:cs="B Nazanin" w:hint="cs"/>
            <w:sz w:val="28"/>
            <w:szCs w:val="28"/>
            <w:rtl/>
          </w:rPr>
          <w:t>ۀ</w:t>
        </w:r>
      </w:ins>
      <w:del w:id="1225" w:author="Windows User" w:date="2019-10-28T05:39:00Z">
        <w:r w:rsidRPr="00DF0050" w:rsidDel="00C022DD">
          <w:rPr>
            <w:rFonts w:cs="B Nazanin" w:hint="cs"/>
            <w:sz w:val="28"/>
            <w:szCs w:val="28"/>
            <w:rtl/>
          </w:rPr>
          <w:delText>ه</w:delText>
        </w:r>
      </w:del>
      <w:r w:rsidRPr="00DF0050">
        <w:rPr>
          <w:rFonts w:cs="B Nazanin" w:hint="cs"/>
          <w:sz w:val="28"/>
          <w:szCs w:val="28"/>
          <w:rtl/>
        </w:rPr>
        <w:t xml:space="preserve"> مهم در سیستم آموزشی ژاپن همراهی جدی خانواده و مدرسه در یک سیستم منسجم و یک</w:t>
      </w:r>
      <w:del w:id="1226" w:author="Windows User" w:date="2019-10-28T05:39:00Z">
        <w:r w:rsidRPr="00DF0050" w:rsidDel="00C022DD">
          <w:rPr>
            <w:rFonts w:cs="B Nazanin" w:hint="cs"/>
            <w:sz w:val="28"/>
            <w:szCs w:val="28"/>
            <w:rtl/>
          </w:rPr>
          <w:delText xml:space="preserve"> </w:delText>
        </w:r>
      </w:del>
      <w:r w:rsidRPr="00DF0050">
        <w:rPr>
          <w:rFonts w:cs="B Nazanin" w:hint="cs"/>
          <w:sz w:val="28"/>
          <w:szCs w:val="28"/>
          <w:rtl/>
        </w:rPr>
        <w:t>پارچه است.</w:t>
      </w:r>
    </w:p>
    <w:p w:rsidR="00C036CE" w:rsidRPr="009C614B" w:rsidRDefault="009C614B" w:rsidP="009C614B">
      <w:pPr>
        <w:tabs>
          <w:tab w:val="left" w:pos="7826"/>
        </w:tabs>
        <w:rPr>
          <w:lang w:bidi="fa-IR"/>
        </w:rPr>
      </w:pPr>
      <w:r>
        <w:tab/>
      </w:r>
    </w:p>
    <w:sectPr w:rsidR="00C036CE" w:rsidRPr="009C614B" w:rsidSect="003E6FBB">
      <w:footerReference w:type="default" r:id="rId9"/>
      <w:pgSz w:w="11906" w:h="16838" w:code="9"/>
      <w:pgMar w:top="1418" w:right="1418" w:bottom="1418" w:left="1418" w:header="709" w:footer="709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6849" w:rsidRDefault="00266849" w:rsidP="003E6FBB">
      <w:pPr>
        <w:spacing w:after="0" w:line="240" w:lineRule="auto"/>
      </w:pPr>
      <w:r>
        <w:separator/>
      </w:r>
    </w:p>
  </w:endnote>
  <w:endnote w:type="continuationSeparator" w:id="0">
    <w:p w:rsidR="00266849" w:rsidRDefault="00266849" w:rsidP="003E6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23609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A5DA8" w:rsidRDefault="007A5D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3BE2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7A5DA8" w:rsidRDefault="007A5D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6849" w:rsidRDefault="00266849" w:rsidP="003E6FBB">
      <w:pPr>
        <w:spacing w:after="0" w:line="240" w:lineRule="auto"/>
      </w:pPr>
      <w:r>
        <w:separator/>
      </w:r>
    </w:p>
  </w:footnote>
  <w:footnote w:type="continuationSeparator" w:id="0">
    <w:p w:rsidR="00266849" w:rsidRDefault="00266849" w:rsidP="003E6FBB">
      <w:pPr>
        <w:spacing w:after="0" w:line="240" w:lineRule="auto"/>
      </w:pPr>
      <w:r>
        <w:continuationSeparator/>
      </w:r>
    </w:p>
  </w:footnote>
  <w:footnote w:id="1">
    <w:p w:rsidR="007A5DA8" w:rsidRDefault="007A5DA8" w:rsidP="006747A7">
      <w:pPr>
        <w:pStyle w:val="FootnoteText"/>
        <w:rPr>
          <w:rtl/>
          <w:lang w:bidi="fa-IR"/>
        </w:rPr>
      </w:pPr>
      <w:r w:rsidRPr="00B8525A">
        <w:rPr>
          <w:rStyle w:val="FootnoteReference"/>
          <w:vertAlign w:val="baseline"/>
        </w:rPr>
        <w:footnoteRef/>
      </w:r>
      <w:ins w:id="58" w:author="Windows User" w:date="2019-10-28T08:06:00Z">
        <w:r w:rsidR="00B8525A">
          <w:rPr>
            <w:rFonts w:ascii="MS Gothic" w:eastAsia="MS Gothic" w:hAnsi="MS Gothic" w:cs="MS Gothic"/>
            <w:lang w:bidi="fa-IR"/>
          </w:rPr>
          <w:t>.</w:t>
        </w:r>
      </w:ins>
      <w:proofErr w:type="spellStart"/>
      <w:r w:rsidRPr="00012142">
        <w:rPr>
          <w:rFonts w:ascii="MS Gothic" w:eastAsia="MS Gothic" w:hAnsi="MS Gothic" w:cs="MS Gothic" w:hint="eastAsia"/>
          <w:lang w:bidi="fa-IR"/>
        </w:rPr>
        <w:t>お受験</w:t>
      </w:r>
      <w:proofErr w:type="spellEnd"/>
    </w:p>
  </w:footnote>
  <w:footnote w:id="2">
    <w:p w:rsidR="007A5DA8" w:rsidRPr="00AC6BC2" w:rsidRDefault="007A5DA8">
      <w:pPr>
        <w:rPr>
          <w:rFonts w:cs="B Nazanin"/>
          <w:sz w:val="24"/>
          <w:szCs w:val="24"/>
          <w:rtl/>
          <w:lang w:bidi="fa-IR"/>
        </w:rPr>
      </w:pPr>
      <w:r w:rsidRPr="00B8525A">
        <w:rPr>
          <w:rStyle w:val="FootnoteReference"/>
          <w:vertAlign w:val="baseline"/>
          <w:rPrChange w:id="420" w:author="Windows User" w:date="2019-10-28T08:10:00Z">
            <w:rPr>
              <w:rStyle w:val="FootnoteReference"/>
            </w:rPr>
          </w:rPrChange>
        </w:rPr>
        <w:footnoteRef/>
      </w:r>
      <w:del w:id="421" w:author="Windows User" w:date="2019-10-28T08:10:00Z">
        <w:r w:rsidDel="00B8525A">
          <w:rPr>
            <w:rFonts w:ascii="MS Gothic" w:eastAsia="MS Gothic" w:hAnsi="MS Gothic" w:cs="MS Gothic" w:hint="cs"/>
            <w:rtl/>
          </w:rPr>
          <w:delText xml:space="preserve"> </w:delText>
        </w:r>
      </w:del>
      <w:ins w:id="422" w:author="Windows User" w:date="2019-10-28T08:10:00Z">
        <w:r w:rsidR="00B8525A">
          <w:rPr>
            <w:rFonts w:ascii="MS Gothic" w:eastAsia="MS Gothic" w:hAnsi="MS Gothic" w:cs="MS Gothic" w:hint="cs"/>
            <w:rtl/>
          </w:rPr>
          <w:t>.</w:t>
        </w:r>
      </w:ins>
      <w:proofErr w:type="spellStart"/>
      <w:r w:rsidRPr="00586AA3">
        <w:rPr>
          <w:rFonts w:ascii="MS Gothic" w:eastAsia="MS Gothic" w:hAnsi="MS Gothic" w:cs="MS Gothic" w:hint="eastAsia"/>
          <w:sz w:val="24"/>
          <w:szCs w:val="24"/>
        </w:rPr>
        <w:t>出る釘は打たれる</w:t>
      </w:r>
      <w:proofErr w:type="spellEnd"/>
      <w:r w:rsidRPr="00586AA3">
        <w:rPr>
          <w:rFonts w:ascii="MS Gothic" w:eastAsia="MS Gothic" w:hAnsi="MS Gothic" w:cs="MS Gothic" w:hint="cs"/>
          <w:sz w:val="24"/>
          <w:szCs w:val="24"/>
          <w:rtl/>
        </w:rPr>
        <w:t>)</w:t>
      </w:r>
      <w:r w:rsidRPr="00586AA3">
        <w:rPr>
          <w:rFonts w:cs="B Nazanin"/>
          <w:sz w:val="24"/>
          <w:szCs w:val="24"/>
        </w:rPr>
        <w:t xml:space="preserve"> </w:t>
      </w:r>
      <w:proofErr w:type="spellStart"/>
      <w:r w:rsidRPr="00586AA3">
        <w:rPr>
          <w:rFonts w:cs="B Nazanin"/>
          <w:sz w:val="24"/>
          <w:szCs w:val="24"/>
        </w:rPr>
        <w:t>deru</w:t>
      </w:r>
      <w:proofErr w:type="spellEnd"/>
      <w:r w:rsidRPr="00586AA3">
        <w:rPr>
          <w:rFonts w:cs="B Nazanin"/>
          <w:sz w:val="24"/>
          <w:szCs w:val="24"/>
        </w:rPr>
        <w:t xml:space="preserve">  </w:t>
      </w:r>
      <w:proofErr w:type="spellStart"/>
      <w:r w:rsidRPr="00586AA3">
        <w:rPr>
          <w:rFonts w:cs="B Nazanin"/>
          <w:sz w:val="24"/>
          <w:szCs w:val="24"/>
        </w:rPr>
        <w:t>kugi</w:t>
      </w:r>
      <w:proofErr w:type="spellEnd"/>
      <w:r w:rsidRPr="00586AA3">
        <w:rPr>
          <w:rFonts w:cs="B Nazanin"/>
          <w:sz w:val="24"/>
          <w:szCs w:val="24"/>
        </w:rPr>
        <w:t xml:space="preserve">  ha  </w:t>
      </w:r>
      <w:proofErr w:type="spellStart"/>
      <w:r w:rsidRPr="00586AA3">
        <w:rPr>
          <w:rFonts w:cs="B Nazanin"/>
          <w:sz w:val="24"/>
          <w:szCs w:val="24"/>
        </w:rPr>
        <w:t>utareru</w:t>
      </w:r>
      <w:proofErr w:type="spellEnd"/>
      <w:r w:rsidRPr="00586AA3">
        <w:rPr>
          <w:rFonts w:cs="B Nazanin"/>
          <w:sz w:val="24"/>
          <w:szCs w:val="24"/>
        </w:rPr>
        <w:t xml:space="preserve"> )</w:t>
      </w:r>
    </w:p>
  </w:footnote>
  <w:footnote w:id="3">
    <w:p w:rsidR="007A5DA8" w:rsidRDefault="007A5DA8" w:rsidP="003E6FBB">
      <w:pPr>
        <w:pStyle w:val="FootnoteText"/>
        <w:jc w:val="both"/>
        <w:rPr>
          <w:rtl/>
          <w:lang w:bidi="fa-IR"/>
        </w:rPr>
      </w:pPr>
      <w:r w:rsidRPr="008A4E06">
        <w:rPr>
          <w:rStyle w:val="FootnoteReference"/>
          <w:vertAlign w:val="baseline"/>
        </w:rPr>
        <w:footnoteRef/>
      </w:r>
      <w:r>
        <w:t xml:space="preserve"> </w:t>
      </w:r>
      <w:proofErr w:type="spellStart"/>
      <w:r w:rsidRPr="00A741CD">
        <w:rPr>
          <w:rFonts w:ascii="MS Gothic" w:eastAsia="MS Gothic" w:hAnsi="MS Gothic" w:cs="MS Gothic" w:hint="eastAsia"/>
        </w:rPr>
        <w:t>個人主義</w:t>
      </w:r>
      <w:proofErr w:type="spellEnd"/>
    </w:p>
  </w:footnote>
  <w:footnote w:id="4">
    <w:p w:rsidR="007A5DA8" w:rsidRDefault="007A5DA8" w:rsidP="003E6FBB">
      <w:pPr>
        <w:pStyle w:val="FootnoteText"/>
        <w:rPr>
          <w:rtl/>
          <w:lang w:bidi="fa-IR"/>
        </w:rPr>
      </w:pPr>
      <w:r w:rsidRPr="008A4E06">
        <w:rPr>
          <w:rStyle w:val="FootnoteReference"/>
          <w:vertAlign w:val="baseline"/>
        </w:rPr>
        <w:footnoteRef/>
      </w:r>
      <w:r>
        <w:t xml:space="preserve"> </w:t>
      </w:r>
      <w:proofErr w:type="spellStart"/>
      <w:r>
        <w:rPr>
          <w:rFonts w:ascii="MS Gothic" w:eastAsia="MS Gothic" w:hAnsi="MS Gothic" w:cs="MS Gothic" w:hint="eastAsia"/>
          <w:color w:val="222222"/>
          <w:shd w:val="clear" w:color="auto" w:fill="FFFFFF"/>
        </w:rPr>
        <w:t>頑張る</w:t>
      </w:r>
      <w:proofErr w:type="spellEnd"/>
    </w:p>
  </w:footnote>
  <w:footnote w:id="5">
    <w:p w:rsidR="007A5DA8" w:rsidRPr="00EA6D9A" w:rsidRDefault="007A5DA8" w:rsidP="003E6FBB">
      <w:pPr>
        <w:pStyle w:val="FootnoteText"/>
        <w:rPr>
          <w:rFonts w:asciiTheme="minorBidi" w:hAnsiTheme="minorBidi"/>
        </w:rPr>
      </w:pPr>
      <w:r w:rsidRPr="008A4E06">
        <w:rPr>
          <w:rStyle w:val="FootnoteReference"/>
          <w:vertAlign w:val="baseline"/>
        </w:rPr>
        <w:footnoteRef/>
      </w:r>
      <w:r w:rsidRPr="00D55C60">
        <w:t xml:space="preserve"> </w:t>
      </w:r>
      <w:r w:rsidRPr="00EA6D9A">
        <w:rPr>
          <w:rFonts w:asciiTheme="minorBidi" w:hAnsiTheme="minorBidi"/>
        </w:rPr>
        <w:t>MEXT (</w:t>
      </w:r>
      <w:r w:rsidRPr="00EA6D9A">
        <w:rPr>
          <w:rFonts w:asciiTheme="minorBidi" w:hAnsiTheme="minorBidi"/>
          <w:color w:val="222222"/>
          <w:shd w:val="clear" w:color="auto" w:fill="FFFFFF"/>
        </w:rPr>
        <w:t>The Ministry of Education, Culture, Sports, Science and Technology), 1998</w:t>
      </w:r>
    </w:p>
  </w:footnote>
  <w:footnote w:id="6">
    <w:p w:rsidR="007A5DA8" w:rsidRPr="00EA6D9A" w:rsidRDefault="007A5DA8" w:rsidP="003E6FBB">
      <w:pPr>
        <w:pStyle w:val="FootnoteText"/>
        <w:rPr>
          <w:rFonts w:asciiTheme="minorBidi" w:hAnsiTheme="minorBidi"/>
          <w:rtl/>
          <w:lang w:bidi="fa-IR"/>
        </w:rPr>
      </w:pPr>
      <w:r w:rsidRPr="008A4E06">
        <w:rPr>
          <w:rStyle w:val="FootnoteReference"/>
          <w:rFonts w:asciiTheme="minorBidi" w:hAnsiTheme="minorBidi"/>
          <w:vertAlign w:val="baseline"/>
        </w:rPr>
        <w:footnoteRef/>
      </w:r>
      <w:r w:rsidRPr="003E5491">
        <w:rPr>
          <w:rFonts w:asciiTheme="minorBidi" w:hAnsiTheme="minorBidi"/>
        </w:rPr>
        <w:t xml:space="preserve"> </w:t>
      </w:r>
      <w:proofErr w:type="gramStart"/>
      <w:r w:rsidRPr="00EA6D9A">
        <w:rPr>
          <w:rFonts w:asciiTheme="minorBidi" w:hAnsiTheme="minorBidi"/>
        </w:rPr>
        <w:t>Ministry of Education, </w:t>
      </w:r>
      <w:r w:rsidRPr="00EA6D9A">
        <w:rPr>
          <w:rFonts w:asciiTheme="minorBidi" w:hAnsiTheme="minorBidi"/>
          <w:i/>
          <w:iCs/>
        </w:rPr>
        <w:t>Course of Study for Elementary Schools in Japan </w:t>
      </w:r>
      <w:r w:rsidRPr="00EA6D9A">
        <w:rPr>
          <w:rFonts w:asciiTheme="minorBidi" w:hAnsiTheme="minorBidi"/>
        </w:rPr>
        <w:t>(Tokyo: Author, 1983)</w:t>
      </w:r>
      <w:ins w:id="634" w:author="Windows User" w:date="2019-10-28T08:16:00Z">
        <w:r w:rsidR="003E5491">
          <w:rPr>
            <w:rFonts w:asciiTheme="minorBidi" w:hAnsiTheme="minorBidi" w:hint="cs"/>
            <w:rtl/>
          </w:rPr>
          <w:t>.</w:t>
        </w:r>
      </w:ins>
      <w:proofErr w:type="gramEnd"/>
    </w:p>
  </w:footnote>
  <w:footnote w:id="7">
    <w:p w:rsidR="007A5DA8" w:rsidRDefault="007A5DA8" w:rsidP="003E6FBB">
      <w:pPr>
        <w:pStyle w:val="FootnoteText"/>
        <w:rPr>
          <w:rtl/>
          <w:lang w:bidi="fa-IR"/>
        </w:rPr>
      </w:pPr>
      <w:r w:rsidRPr="008A4E06">
        <w:rPr>
          <w:rStyle w:val="FootnoteReference"/>
          <w:vertAlign w:val="baseline"/>
        </w:rPr>
        <w:footnoteRef/>
      </w:r>
      <w:r>
        <w:t xml:space="preserve"> </w:t>
      </w:r>
      <w:r w:rsidRPr="00BC1785">
        <w:t>P. Thomas, "Social Studies in the Japanese Elementary School," </w:t>
      </w:r>
      <w:r w:rsidRPr="00BC1785">
        <w:rPr>
          <w:i/>
          <w:iCs/>
        </w:rPr>
        <w:t>Horizon </w:t>
      </w:r>
      <w:r w:rsidRPr="00BC1785">
        <w:t>23, No. 2 (1985): 21-27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D17A82"/>
    <w:multiLevelType w:val="hybridMultilevel"/>
    <w:tmpl w:val="5D1C74A8"/>
    <w:lvl w:ilvl="0" w:tplc="B2864C6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196E64"/>
    <w:multiLevelType w:val="hybridMultilevel"/>
    <w:tmpl w:val="18642FB6"/>
    <w:lvl w:ilvl="0" w:tplc="51604F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EA50BC"/>
    <w:multiLevelType w:val="hybridMultilevel"/>
    <w:tmpl w:val="58063A6C"/>
    <w:lvl w:ilvl="0" w:tplc="B2864C6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D349C2"/>
    <w:multiLevelType w:val="hybridMultilevel"/>
    <w:tmpl w:val="DD5A7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trackRevision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FBB"/>
    <w:rsid w:val="00037BF4"/>
    <w:rsid w:val="000867CD"/>
    <w:rsid w:val="000C1B3E"/>
    <w:rsid w:val="000C4B3C"/>
    <w:rsid w:val="00164BA9"/>
    <w:rsid w:val="00185C23"/>
    <w:rsid w:val="00266849"/>
    <w:rsid w:val="00292C53"/>
    <w:rsid w:val="002A2F83"/>
    <w:rsid w:val="002D5791"/>
    <w:rsid w:val="00325578"/>
    <w:rsid w:val="00350BDD"/>
    <w:rsid w:val="003968F3"/>
    <w:rsid w:val="003E5491"/>
    <w:rsid w:val="003E6FBB"/>
    <w:rsid w:val="004A4906"/>
    <w:rsid w:val="004E7307"/>
    <w:rsid w:val="005341C7"/>
    <w:rsid w:val="00597D74"/>
    <w:rsid w:val="005C4D72"/>
    <w:rsid w:val="006747A7"/>
    <w:rsid w:val="006B1FB2"/>
    <w:rsid w:val="006D4085"/>
    <w:rsid w:val="006F321A"/>
    <w:rsid w:val="007125FD"/>
    <w:rsid w:val="00716C68"/>
    <w:rsid w:val="00721751"/>
    <w:rsid w:val="007A5DA8"/>
    <w:rsid w:val="007F62BB"/>
    <w:rsid w:val="008636A5"/>
    <w:rsid w:val="008A4E06"/>
    <w:rsid w:val="0091197F"/>
    <w:rsid w:val="00986CC9"/>
    <w:rsid w:val="009A2F0C"/>
    <w:rsid w:val="009C614B"/>
    <w:rsid w:val="00A21D49"/>
    <w:rsid w:val="00A37346"/>
    <w:rsid w:val="00AA2726"/>
    <w:rsid w:val="00B43C17"/>
    <w:rsid w:val="00B8525A"/>
    <w:rsid w:val="00BB3150"/>
    <w:rsid w:val="00BC27C9"/>
    <w:rsid w:val="00BC6938"/>
    <w:rsid w:val="00C022DD"/>
    <w:rsid w:val="00C036CE"/>
    <w:rsid w:val="00C47785"/>
    <w:rsid w:val="00C751D4"/>
    <w:rsid w:val="00D55C60"/>
    <w:rsid w:val="00D73A28"/>
    <w:rsid w:val="00DA3BE2"/>
    <w:rsid w:val="00DC0B6F"/>
    <w:rsid w:val="00DD48B7"/>
    <w:rsid w:val="00DF0050"/>
    <w:rsid w:val="00E278EA"/>
    <w:rsid w:val="00F01609"/>
    <w:rsid w:val="00F32A8D"/>
    <w:rsid w:val="00FD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B Nazanin"/>
        <w:sz w:val="28"/>
        <w:szCs w:val="28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FBB"/>
    <w:rPr>
      <w:rFonts w:cstheme="minorBidi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FBB"/>
    <w:pPr>
      <w:keepNext/>
      <w:keepLines/>
      <w:spacing w:before="480" w:after="0"/>
      <w:outlineLvl w:val="0"/>
    </w:pPr>
    <w:rPr>
      <w:rFonts w:ascii="B Nazanin" w:eastAsia="B Nazanin" w:hAnsi="B Nazanin" w:cs="B Nazanin"/>
      <w:b/>
      <w:bCs/>
      <w:color w:val="000000" w:themeColor="text1"/>
      <w:sz w:val="36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FBB"/>
    <w:rPr>
      <w:rFonts w:ascii="B Nazanin" w:eastAsia="B Nazanin" w:hAnsi="B Nazanin"/>
      <w:b/>
      <w:bCs/>
      <w:color w:val="000000" w:themeColor="text1"/>
      <w:sz w:val="36"/>
      <w:u w:val="single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6FB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6FBB"/>
    <w:rPr>
      <w:rFonts w:cstheme="minorBidi"/>
      <w:sz w:val="20"/>
      <w:szCs w:val="20"/>
      <w:lang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3E6FBB"/>
    <w:rPr>
      <w:vertAlign w:val="superscript"/>
    </w:rPr>
  </w:style>
  <w:style w:type="paragraph" w:styleId="ListParagraph">
    <w:name w:val="List Paragraph"/>
    <w:basedOn w:val="Normal"/>
    <w:uiPriority w:val="34"/>
    <w:qFormat/>
    <w:rsid w:val="003E6FBB"/>
    <w:pPr>
      <w:ind w:left="720"/>
      <w:contextualSpacing/>
    </w:pPr>
  </w:style>
  <w:style w:type="table" w:styleId="TableGrid">
    <w:name w:val="Table Grid"/>
    <w:basedOn w:val="TableNormal"/>
    <w:uiPriority w:val="59"/>
    <w:rsid w:val="003E6FBB"/>
    <w:pPr>
      <w:spacing w:after="0" w:line="240" w:lineRule="auto"/>
    </w:pPr>
    <w:rPr>
      <w:rFonts w:cstheme="minorBidi"/>
      <w:sz w:val="22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6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FBB"/>
    <w:rPr>
      <w:rFonts w:cstheme="minorBidi"/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3E6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FBB"/>
    <w:rPr>
      <w:rFonts w:cstheme="minorBidi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B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BF4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B Nazanin"/>
        <w:sz w:val="28"/>
        <w:szCs w:val="28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FBB"/>
    <w:rPr>
      <w:rFonts w:cstheme="minorBidi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FBB"/>
    <w:pPr>
      <w:keepNext/>
      <w:keepLines/>
      <w:spacing w:before="480" w:after="0"/>
      <w:outlineLvl w:val="0"/>
    </w:pPr>
    <w:rPr>
      <w:rFonts w:ascii="B Nazanin" w:eastAsia="B Nazanin" w:hAnsi="B Nazanin" w:cs="B Nazanin"/>
      <w:b/>
      <w:bCs/>
      <w:color w:val="000000" w:themeColor="text1"/>
      <w:sz w:val="36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FBB"/>
    <w:rPr>
      <w:rFonts w:ascii="B Nazanin" w:eastAsia="B Nazanin" w:hAnsi="B Nazanin"/>
      <w:b/>
      <w:bCs/>
      <w:color w:val="000000" w:themeColor="text1"/>
      <w:sz w:val="36"/>
      <w:u w:val="single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6FB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6FBB"/>
    <w:rPr>
      <w:rFonts w:cstheme="minorBidi"/>
      <w:sz w:val="20"/>
      <w:szCs w:val="20"/>
      <w:lang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3E6FBB"/>
    <w:rPr>
      <w:vertAlign w:val="superscript"/>
    </w:rPr>
  </w:style>
  <w:style w:type="paragraph" w:styleId="ListParagraph">
    <w:name w:val="List Paragraph"/>
    <w:basedOn w:val="Normal"/>
    <w:uiPriority w:val="34"/>
    <w:qFormat/>
    <w:rsid w:val="003E6FBB"/>
    <w:pPr>
      <w:ind w:left="720"/>
      <w:contextualSpacing/>
    </w:pPr>
  </w:style>
  <w:style w:type="table" w:styleId="TableGrid">
    <w:name w:val="Table Grid"/>
    <w:basedOn w:val="TableNormal"/>
    <w:uiPriority w:val="59"/>
    <w:rsid w:val="003E6FBB"/>
    <w:pPr>
      <w:spacing w:after="0" w:line="240" w:lineRule="auto"/>
    </w:pPr>
    <w:rPr>
      <w:rFonts w:cstheme="minorBidi"/>
      <w:sz w:val="22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6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FBB"/>
    <w:rPr>
      <w:rFonts w:cstheme="minorBidi"/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3E6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FBB"/>
    <w:rPr>
      <w:rFonts w:cstheme="minorBidi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B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BF4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1920</Words>
  <Characters>10947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Project-OS.org</Company>
  <LinksUpToDate>false</LinksUpToDate>
  <CharactersWithSpaces>12842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rayzani</dc:creator>
  <cp:lastModifiedBy>Windows User</cp:lastModifiedBy>
  <cp:revision>34</cp:revision>
  <dcterms:created xsi:type="dcterms:W3CDTF">2019-10-26T05:10:00Z</dcterms:created>
  <dcterms:modified xsi:type="dcterms:W3CDTF">2019-10-28T06:19:00Z</dcterms:modified>
</cp:coreProperties>
</file>