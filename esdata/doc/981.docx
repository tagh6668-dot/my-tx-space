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0345" w:rsidRPr="00FB405C" w:rsidRDefault="007C0842" w:rsidP="00FB405C">
      <w:pPr>
        <w:spacing w:after="0" w:line="360" w:lineRule="auto"/>
        <w:jc w:val="center"/>
        <w:rPr>
          <w:rFonts w:ascii="Times New Roman" w:hAnsi="Times New Roman" w:cs="Times New Roman"/>
          <w:b/>
          <w:sz w:val="24"/>
          <w:szCs w:val="24"/>
          <w:lang w:val="en-US"/>
        </w:rPr>
      </w:pPr>
      <w:r w:rsidRPr="00FB405C">
        <w:rPr>
          <w:rFonts w:ascii="Times New Roman" w:hAnsi="Times New Roman" w:cs="Times New Roman"/>
          <w:b/>
          <w:sz w:val="24"/>
          <w:szCs w:val="24"/>
          <w:lang w:val="en-US"/>
        </w:rPr>
        <w:t>MEMORANDUM OF UNDERSTANDING</w:t>
      </w:r>
      <w:del w:id="0" w:author="Chaerul Umam" w:date="2015-03-06T09:03:00Z">
        <w:r w:rsidRPr="00FB405C" w:rsidDel="007C0842">
          <w:rPr>
            <w:rFonts w:ascii="Times New Roman" w:hAnsi="Times New Roman" w:cs="Times New Roman"/>
            <w:b/>
            <w:sz w:val="24"/>
            <w:szCs w:val="24"/>
            <w:lang w:val="en-US"/>
          </w:rPr>
          <w:delText xml:space="preserve"> </w:delText>
        </w:r>
      </w:del>
      <w:del w:id="1" w:author="Chaerul Umam" w:date="2015-03-06T09:02:00Z">
        <w:r w:rsidRPr="00FB405C" w:rsidDel="007C0842">
          <w:rPr>
            <w:rFonts w:ascii="Times New Roman" w:hAnsi="Times New Roman" w:cs="Times New Roman"/>
            <w:b/>
            <w:sz w:val="24"/>
            <w:szCs w:val="24"/>
            <w:lang w:val="en-US"/>
          </w:rPr>
          <w:delText>ON COOPERATION</w:delText>
        </w:r>
      </w:del>
    </w:p>
    <w:p w:rsidR="00FB405C" w:rsidRPr="00FB405C" w:rsidRDefault="007C0842" w:rsidP="00FB405C">
      <w:pPr>
        <w:spacing w:after="0" w:line="360" w:lineRule="auto"/>
        <w:jc w:val="center"/>
        <w:rPr>
          <w:rFonts w:ascii="Times New Roman" w:hAnsi="Times New Roman" w:cs="Times New Roman"/>
          <w:b/>
          <w:sz w:val="24"/>
          <w:szCs w:val="24"/>
          <w:lang w:val="en-US"/>
        </w:rPr>
      </w:pPr>
      <w:r w:rsidRPr="00FB405C">
        <w:rPr>
          <w:rFonts w:ascii="Times New Roman" w:hAnsi="Times New Roman" w:cs="Times New Roman"/>
          <w:b/>
          <w:sz w:val="24"/>
          <w:szCs w:val="24"/>
          <w:lang w:val="en-US"/>
        </w:rPr>
        <w:t>BETWEEN</w:t>
      </w:r>
    </w:p>
    <w:p w:rsidR="00FB405C" w:rsidRPr="00FB405C" w:rsidRDefault="007C0842" w:rsidP="00FB405C">
      <w:pPr>
        <w:spacing w:after="0" w:line="360" w:lineRule="auto"/>
        <w:jc w:val="center"/>
        <w:rPr>
          <w:rFonts w:ascii="Times New Roman" w:hAnsi="Times New Roman" w:cs="Times New Roman"/>
          <w:b/>
          <w:sz w:val="24"/>
          <w:szCs w:val="24"/>
          <w:lang w:val="en-US"/>
        </w:rPr>
      </w:pPr>
      <w:ins w:id="2" w:author="Chaerul Umam" w:date="2015-03-06T09:03:00Z">
        <w:r>
          <w:rPr>
            <w:rFonts w:ascii="Times New Roman" w:hAnsi="Times New Roman" w:cs="Times New Roman"/>
            <w:b/>
            <w:sz w:val="24"/>
            <w:szCs w:val="24"/>
            <w:lang w:val="en-US"/>
          </w:rPr>
          <w:t xml:space="preserve">THE </w:t>
        </w:r>
      </w:ins>
      <w:r w:rsidRPr="00FB405C">
        <w:rPr>
          <w:rFonts w:ascii="Times New Roman" w:hAnsi="Times New Roman" w:cs="Times New Roman"/>
          <w:b/>
          <w:sz w:val="24"/>
          <w:szCs w:val="24"/>
          <w:lang w:val="en-US"/>
        </w:rPr>
        <w:t xml:space="preserve">NATIONAL LIBRARY &amp; ARCHIVES OF THE ISLAMIC REPUBLIC OF IRAN </w:t>
      </w:r>
    </w:p>
    <w:p w:rsidR="00FB405C" w:rsidRPr="00FB405C" w:rsidRDefault="007C0842" w:rsidP="00FB405C">
      <w:pPr>
        <w:spacing w:after="0" w:line="36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A</w:t>
      </w:r>
      <w:r w:rsidRPr="00FB405C">
        <w:rPr>
          <w:rFonts w:ascii="Times New Roman" w:hAnsi="Times New Roman" w:cs="Times New Roman"/>
          <w:b/>
          <w:sz w:val="24"/>
          <w:szCs w:val="24"/>
          <w:lang w:val="en-US"/>
        </w:rPr>
        <w:t>ND</w:t>
      </w:r>
    </w:p>
    <w:p w:rsidR="00FB405C" w:rsidRPr="00FB405C" w:rsidRDefault="007C0842" w:rsidP="00FB405C">
      <w:pPr>
        <w:spacing w:after="0" w:line="360" w:lineRule="auto"/>
        <w:jc w:val="center"/>
        <w:rPr>
          <w:rFonts w:ascii="Times New Roman" w:hAnsi="Times New Roman" w:cs="Times New Roman"/>
          <w:b/>
          <w:sz w:val="24"/>
          <w:szCs w:val="24"/>
          <w:lang w:val="en-US"/>
        </w:rPr>
      </w:pPr>
      <w:ins w:id="3" w:author="Chaerul Umam" w:date="2015-03-06T09:03:00Z">
        <w:r>
          <w:rPr>
            <w:rFonts w:ascii="Times New Roman" w:hAnsi="Times New Roman" w:cs="Times New Roman"/>
            <w:b/>
            <w:sz w:val="24"/>
            <w:szCs w:val="24"/>
            <w:lang w:val="en-US"/>
          </w:rPr>
          <w:t xml:space="preserve">THE </w:t>
        </w:r>
      </w:ins>
      <w:r w:rsidRPr="00FB405C">
        <w:rPr>
          <w:rFonts w:ascii="Times New Roman" w:hAnsi="Times New Roman" w:cs="Times New Roman"/>
          <w:b/>
          <w:sz w:val="24"/>
          <w:szCs w:val="24"/>
          <w:lang w:val="en-US"/>
        </w:rPr>
        <w:t>NATIONAL LIBRARY OF INDONESIA</w:t>
      </w:r>
    </w:p>
    <w:p w:rsidR="00FB405C" w:rsidRPr="00FB405C" w:rsidRDefault="00FB405C" w:rsidP="00FB405C">
      <w:pPr>
        <w:spacing w:after="0" w:line="360" w:lineRule="auto"/>
        <w:jc w:val="center"/>
        <w:rPr>
          <w:rFonts w:ascii="Times New Roman" w:hAnsi="Times New Roman" w:cs="Times New Roman"/>
          <w:sz w:val="24"/>
          <w:szCs w:val="24"/>
          <w:lang w:val="en-US"/>
        </w:rPr>
      </w:pPr>
    </w:p>
    <w:p w:rsidR="00FB405C" w:rsidRPr="00FB405C" w:rsidRDefault="00FB405C" w:rsidP="00FB405C">
      <w:pPr>
        <w:spacing w:after="0" w:line="360" w:lineRule="auto"/>
        <w:jc w:val="both"/>
        <w:rPr>
          <w:rFonts w:ascii="Times New Roman" w:hAnsi="Times New Roman" w:cs="Times New Roman"/>
          <w:sz w:val="24"/>
          <w:szCs w:val="24"/>
          <w:lang w:val="en-US"/>
        </w:rPr>
      </w:pPr>
    </w:p>
    <w:p w:rsidR="007C0842" w:rsidRDefault="00FB405C" w:rsidP="00FB405C">
      <w:pPr>
        <w:spacing w:after="0" w:line="360" w:lineRule="auto"/>
        <w:jc w:val="both"/>
        <w:rPr>
          <w:ins w:id="4" w:author="Chaerul Umam" w:date="2015-03-06T09:05:00Z"/>
          <w:rFonts w:ascii="Times New Roman" w:hAnsi="Times New Roman" w:cs="Times New Roman"/>
          <w:sz w:val="24"/>
          <w:szCs w:val="24"/>
          <w:lang w:val="en-US"/>
        </w:rPr>
      </w:pPr>
      <w:r w:rsidRPr="00FB405C">
        <w:rPr>
          <w:rFonts w:ascii="Times New Roman" w:hAnsi="Times New Roman" w:cs="Times New Roman"/>
          <w:sz w:val="24"/>
          <w:szCs w:val="24"/>
          <w:lang w:val="en-US"/>
        </w:rPr>
        <w:t>The National Library and Archives of the Islamic Republic of Iran</w:t>
      </w:r>
      <w:del w:id="5" w:author="Chaerul Umam" w:date="2015-03-06T09:04:00Z">
        <w:r w:rsidRPr="00FB405C" w:rsidDel="007C0842">
          <w:rPr>
            <w:rFonts w:ascii="Times New Roman" w:hAnsi="Times New Roman" w:cs="Times New Roman"/>
            <w:sz w:val="24"/>
            <w:szCs w:val="24"/>
            <w:lang w:val="en-US"/>
          </w:rPr>
          <w:delText>,</w:delText>
        </w:r>
      </w:del>
      <w:r w:rsidRPr="00FB405C">
        <w:rPr>
          <w:rFonts w:ascii="Times New Roman" w:hAnsi="Times New Roman" w:cs="Times New Roman"/>
          <w:sz w:val="24"/>
          <w:szCs w:val="24"/>
          <w:lang w:val="en-US"/>
        </w:rPr>
        <w:t xml:space="preserve"> and the National Library of Indonesia</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w</w:t>
      </w:r>
      <w:del w:id="6" w:author="Chaerul Umam" w:date="2015-03-06T09:04:00Z">
        <w:r w:rsidDel="007C0842">
          <w:rPr>
            <w:rFonts w:ascii="Times New Roman" w:hAnsi="Times New Roman" w:cs="Times New Roman"/>
            <w:sz w:val="24"/>
            <w:szCs w:val="24"/>
            <w:lang w:val="en-US"/>
          </w:rPr>
          <w:delText xml:space="preserve">hich will </w:delText>
        </w:r>
      </w:del>
      <w:r>
        <w:rPr>
          <w:rFonts w:ascii="Times New Roman" w:hAnsi="Times New Roman" w:cs="Times New Roman"/>
          <w:sz w:val="24"/>
          <w:szCs w:val="24"/>
          <w:lang w:val="en-US"/>
        </w:rPr>
        <w:t>hereinafter</w:t>
      </w:r>
      <w:proofErr w:type="spellEnd"/>
      <w:del w:id="7" w:author="Chaerul Umam" w:date="2015-03-06T09:04:00Z">
        <w:r w:rsidDel="007C0842">
          <w:rPr>
            <w:rFonts w:ascii="Times New Roman" w:hAnsi="Times New Roman" w:cs="Times New Roman"/>
            <w:sz w:val="24"/>
            <w:szCs w:val="24"/>
            <w:lang w:val="en-US"/>
          </w:rPr>
          <w:delText>, be</w:delText>
        </w:r>
      </w:del>
      <w:r>
        <w:rPr>
          <w:rFonts w:ascii="Times New Roman" w:hAnsi="Times New Roman" w:cs="Times New Roman"/>
          <w:sz w:val="24"/>
          <w:szCs w:val="24"/>
          <w:lang w:val="en-US"/>
        </w:rPr>
        <w:t xml:space="preserve"> referred to as </w:t>
      </w:r>
      <w:ins w:id="8" w:author="Chaerul Umam" w:date="2015-03-06T09:04:00Z">
        <w:r w:rsidR="007C0842">
          <w:rPr>
            <w:rFonts w:ascii="Times New Roman" w:hAnsi="Times New Roman" w:cs="Times New Roman"/>
            <w:sz w:val="24"/>
            <w:szCs w:val="24"/>
            <w:lang w:val="en-US"/>
          </w:rPr>
          <w:t>“the P</w:t>
        </w:r>
      </w:ins>
      <w:del w:id="9" w:author="Chaerul Umam" w:date="2015-03-06T09:04:00Z">
        <w:r w:rsidDel="007C0842">
          <w:rPr>
            <w:rFonts w:ascii="Times New Roman" w:hAnsi="Times New Roman" w:cs="Times New Roman"/>
            <w:sz w:val="24"/>
            <w:szCs w:val="24"/>
            <w:lang w:val="en-US"/>
          </w:rPr>
          <w:delText>p</w:delText>
        </w:r>
      </w:del>
      <w:r>
        <w:rPr>
          <w:rFonts w:ascii="Times New Roman" w:hAnsi="Times New Roman" w:cs="Times New Roman"/>
          <w:sz w:val="24"/>
          <w:szCs w:val="24"/>
          <w:lang w:val="en-US"/>
        </w:rPr>
        <w:t>arties</w:t>
      </w:r>
      <w:ins w:id="10" w:author="Chaerul Umam" w:date="2015-03-06T09:05:00Z">
        <w:r w:rsidR="007C0842">
          <w:rPr>
            <w:rFonts w:ascii="Times New Roman" w:hAnsi="Times New Roman" w:cs="Times New Roman"/>
            <w:sz w:val="24"/>
            <w:szCs w:val="24"/>
            <w:lang w:val="en-US"/>
          </w:rPr>
          <w:t xml:space="preserve">”; </w:t>
        </w:r>
      </w:ins>
    </w:p>
    <w:p w:rsidR="007C0842" w:rsidRDefault="007C0842" w:rsidP="00FB405C">
      <w:pPr>
        <w:spacing w:after="0" w:line="360" w:lineRule="auto"/>
        <w:jc w:val="both"/>
        <w:rPr>
          <w:ins w:id="11" w:author="Chaerul Umam" w:date="2015-03-06T09:05:00Z"/>
          <w:rFonts w:ascii="Times New Roman" w:hAnsi="Times New Roman" w:cs="Times New Roman"/>
          <w:sz w:val="24"/>
          <w:szCs w:val="24"/>
          <w:lang w:val="en-US"/>
        </w:rPr>
      </w:pPr>
    </w:p>
    <w:p w:rsidR="007C0842" w:rsidRDefault="007C0842" w:rsidP="00FB405C">
      <w:pPr>
        <w:spacing w:after="0" w:line="360" w:lineRule="auto"/>
        <w:jc w:val="both"/>
        <w:rPr>
          <w:ins w:id="12" w:author="Chaerul Umam" w:date="2015-03-06T09:05:00Z"/>
          <w:rFonts w:ascii="Times New Roman" w:hAnsi="Times New Roman" w:cs="Times New Roman"/>
          <w:sz w:val="24"/>
          <w:szCs w:val="24"/>
          <w:lang w:val="en-US"/>
        </w:rPr>
      </w:pPr>
      <w:ins w:id="13" w:author="Chaerul Umam" w:date="2015-03-06T09:05:00Z">
        <w:r>
          <w:rPr>
            <w:rFonts w:ascii="Times New Roman" w:hAnsi="Times New Roman" w:cs="Times New Roman"/>
            <w:b/>
            <w:sz w:val="24"/>
            <w:szCs w:val="24"/>
            <w:lang w:val="en-US"/>
          </w:rPr>
          <w:t xml:space="preserve">DESIRING </w:t>
        </w:r>
        <w:r>
          <w:rPr>
            <w:rFonts w:ascii="Times New Roman" w:hAnsi="Times New Roman" w:cs="Times New Roman"/>
            <w:sz w:val="24"/>
            <w:szCs w:val="24"/>
            <w:lang w:val="en-US"/>
          </w:rPr>
          <w:t xml:space="preserve">to </w:t>
        </w:r>
      </w:ins>
      <w:ins w:id="14" w:author="Chaerul Umam" w:date="2015-03-06T09:07:00Z">
        <w:r>
          <w:rPr>
            <w:rFonts w:ascii="Times New Roman" w:hAnsi="Times New Roman" w:cs="Times New Roman"/>
            <w:sz w:val="24"/>
            <w:szCs w:val="24"/>
            <w:lang w:val="en-US"/>
          </w:rPr>
          <w:t xml:space="preserve">strengthen the friendly relations between the countries and to further </w:t>
        </w:r>
      </w:ins>
      <w:ins w:id="15" w:author="Chaerul Umam" w:date="2015-03-06T09:08:00Z">
        <w:r>
          <w:rPr>
            <w:rFonts w:ascii="Times New Roman" w:hAnsi="Times New Roman" w:cs="Times New Roman"/>
            <w:sz w:val="24"/>
            <w:szCs w:val="24"/>
            <w:lang w:val="en-US"/>
          </w:rPr>
          <w:t>cooperate</w:t>
        </w:r>
      </w:ins>
      <w:ins w:id="16" w:author="Chaerul Umam" w:date="2015-03-06T09:07:00Z">
        <w:r>
          <w:rPr>
            <w:rFonts w:ascii="Times New Roman" w:hAnsi="Times New Roman" w:cs="Times New Roman"/>
            <w:sz w:val="24"/>
            <w:szCs w:val="24"/>
            <w:lang w:val="en-US"/>
          </w:rPr>
          <w:t xml:space="preserve"> </w:t>
        </w:r>
      </w:ins>
      <w:ins w:id="17" w:author="Chaerul Umam" w:date="2015-03-06T09:08:00Z">
        <w:r>
          <w:rPr>
            <w:rFonts w:ascii="Times New Roman" w:hAnsi="Times New Roman" w:cs="Times New Roman"/>
            <w:sz w:val="24"/>
            <w:szCs w:val="24"/>
            <w:lang w:val="en-US"/>
          </w:rPr>
          <w:t>in the field of bibliographic and related matters</w:t>
        </w:r>
      </w:ins>
      <w:ins w:id="18" w:author="Chaerul Umam" w:date="2015-03-06T09:05:00Z">
        <w:r>
          <w:rPr>
            <w:rFonts w:ascii="Times New Roman" w:hAnsi="Times New Roman" w:cs="Times New Roman"/>
            <w:sz w:val="24"/>
            <w:szCs w:val="24"/>
            <w:lang w:val="en-US"/>
          </w:rPr>
          <w:t>;</w:t>
        </w:r>
      </w:ins>
    </w:p>
    <w:p w:rsidR="007C0842" w:rsidRDefault="007C0842" w:rsidP="00FB405C">
      <w:pPr>
        <w:spacing w:after="0" w:line="360" w:lineRule="auto"/>
        <w:jc w:val="both"/>
        <w:rPr>
          <w:ins w:id="19" w:author="Chaerul Umam" w:date="2015-03-06T09:06:00Z"/>
          <w:rFonts w:ascii="Times New Roman" w:hAnsi="Times New Roman" w:cs="Times New Roman"/>
          <w:sz w:val="24"/>
          <w:szCs w:val="24"/>
          <w:lang w:val="en-US"/>
        </w:rPr>
      </w:pPr>
    </w:p>
    <w:p w:rsidR="007C0842" w:rsidRDefault="00FD1D10" w:rsidP="00FB405C">
      <w:pPr>
        <w:spacing w:after="0" w:line="360" w:lineRule="auto"/>
        <w:jc w:val="both"/>
        <w:rPr>
          <w:ins w:id="20" w:author="Chaerul Umam" w:date="2015-03-06T09:09:00Z"/>
          <w:rFonts w:ascii="Times New Roman" w:hAnsi="Times New Roman" w:cs="Times New Roman"/>
          <w:sz w:val="24"/>
          <w:szCs w:val="24"/>
          <w:lang w:val="en-US"/>
        </w:rPr>
      </w:pPr>
      <w:ins w:id="21" w:author="Chaerul Umam" w:date="2015-03-06T09:06:00Z">
        <w:r w:rsidRPr="00FD1D10">
          <w:rPr>
            <w:rFonts w:ascii="Times New Roman" w:hAnsi="Times New Roman" w:cs="Times New Roman"/>
            <w:b/>
            <w:sz w:val="24"/>
            <w:szCs w:val="24"/>
            <w:lang w:val="en-US"/>
            <w:rPrChange w:id="22" w:author="Chaerul Umam" w:date="2015-03-06T09:06:00Z">
              <w:rPr>
                <w:rFonts w:ascii="Times New Roman" w:hAnsi="Times New Roman" w:cs="Times New Roman"/>
                <w:sz w:val="24"/>
                <w:szCs w:val="24"/>
                <w:lang w:val="en-US"/>
              </w:rPr>
            </w:rPrChange>
          </w:rPr>
          <w:t>RECOGNISING</w:t>
        </w:r>
        <w:r w:rsidR="007C0842">
          <w:rPr>
            <w:rFonts w:ascii="Times New Roman" w:hAnsi="Times New Roman" w:cs="Times New Roman"/>
            <w:sz w:val="24"/>
            <w:szCs w:val="24"/>
            <w:lang w:val="en-US"/>
          </w:rPr>
          <w:t xml:space="preserve"> the importance of establishing m</w:t>
        </w:r>
      </w:ins>
      <w:ins w:id="23" w:author="Chaerul Umam" w:date="2015-03-06T09:07:00Z">
        <w:r w:rsidR="007C0842">
          <w:rPr>
            <w:rFonts w:ascii="Times New Roman" w:hAnsi="Times New Roman" w:cs="Times New Roman"/>
            <w:sz w:val="24"/>
            <w:szCs w:val="24"/>
            <w:lang w:val="en-US"/>
          </w:rPr>
          <w:t xml:space="preserve">echanisms that contribute to </w:t>
        </w:r>
      </w:ins>
      <w:ins w:id="24" w:author="Chaerul Umam" w:date="2015-03-06T09:09:00Z">
        <w:r w:rsidR="007C0842">
          <w:rPr>
            <w:rFonts w:ascii="Times New Roman" w:hAnsi="Times New Roman" w:cs="Times New Roman"/>
            <w:sz w:val="24"/>
            <w:szCs w:val="24"/>
            <w:lang w:val="en-US"/>
          </w:rPr>
          <w:t>the boosting of cultural relations and developing mutual interests and the need to car</w:t>
        </w:r>
      </w:ins>
      <w:ins w:id="25" w:author="Chaerul Umam" w:date="2015-03-06T09:11:00Z">
        <w:r w:rsidR="007C0842">
          <w:rPr>
            <w:rFonts w:ascii="Times New Roman" w:hAnsi="Times New Roman" w:cs="Times New Roman"/>
            <w:sz w:val="24"/>
            <w:szCs w:val="24"/>
            <w:lang w:val="en-US"/>
          </w:rPr>
          <w:t>r</w:t>
        </w:r>
      </w:ins>
      <w:ins w:id="26" w:author="Chaerul Umam" w:date="2015-03-06T09:09:00Z">
        <w:r w:rsidR="007C0842">
          <w:rPr>
            <w:rFonts w:ascii="Times New Roman" w:hAnsi="Times New Roman" w:cs="Times New Roman"/>
            <w:sz w:val="24"/>
            <w:szCs w:val="24"/>
            <w:lang w:val="en-US"/>
          </w:rPr>
          <w:t>y out specific programs of collaboration and related matters;</w:t>
        </w:r>
      </w:ins>
    </w:p>
    <w:p w:rsidR="007C0842" w:rsidRDefault="007C0842" w:rsidP="00FB405C">
      <w:pPr>
        <w:spacing w:after="0" w:line="360" w:lineRule="auto"/>
        <w:jc w:val="both"/>
        <w:rPr>
          <w:ins w:id="27" w:author="Chaerul Umam" w:date="2015-03-06T09:10:00Z"/>
          <w:rFonts w:ascii="Times New Roman" w:hAnsi="Times New Roman" w:cs="Times New Roman"/>
          <w:sz w:val="24"/>
          <w:szCs w:val="24"/>
          <w:lang w:val="en-US"/>
        </w:rPr>
      </w:pPr>
    </w:p>
    <w:p w:rsidR="007C0842" w:rsidRDefault="007C0842" w:rsidP="00FB405C">
      <w:pPr>
        <w:spacing w:after="0" w:line="360" w:lineRule="auto"/>
        <w:jc w:val="both"/>
        <w:rPr>
          <w:ins w:id="28" w:author="Chaerul Umam" w:date="2015-03-06T09:10:00Z"/>
          <w:rFonts w:ascii="Times New Roman" w:hAnsi="Times New Roman" w:cs="Times New Roman"/>
          <w:sz w:val="24"/>
          <w:szCs w:val="24"/>
          <w:lang w:val="en-US"/>
        </w:rPr>
      </w:pPr>
      <w:ins w:id="29" w:author="Chaerul Umam" w:date="2015-03-06T09:10:00Z">
        <w:r>
          <w:rPr>
            <w:rFonts w:ascii="Times New Roman" w:hAnsi="Times New Roman" w:cs="Times New Roman"/>
            <w:b/>
            <w:sz w:val="24"/>
            <w:szCs w:val="24"/>
            <w:lang w:val="en-US"/>
          </w:rPr>
          <w:t xml:space="preserve">PURSUANT </w:t>
        </w:r>
        <w:r>
          <w:rPr>
            <w:rFonts w:ascii="Times New Roman" w:hAnsi="Times New Roman" w:cs="Times New Roman"/>
            <w:sz w:val="24"/>
            <w:szCs w:val="24"/>
            <w:lang w:val="en-US"/>
          </w:rPr>
          <w:t>to the prevailing laws and regulations of their respective countries;</w:t>
        </w:r>
      </w:ins>
    </w:p>
    <w:p w:rsidR="007C0842" w:rsidRDefault="007C0842" w:rsidP="00FB405C">
      <w:pPr>
        <w:spacing w:after="0" w:line="360" w:lineRule="auto"/>
        <w:jc w:val="both"/>
        <w:rPr>
          <w:ins w:id="30" w:author="Chaerul Umam" w:date="2015-03-06T09:11:00Z"/>
          <w:rFonts w:ascii="Times New Roman" w:hAnsi="Times New Roman" w:cs="Times New Roman"/>
          <w:sz w:val="24"/>
          <w:szCs w:val="24"/>
          <w:lang w:val="en-US"/>
        </w:rPr>
      </w:pPr>
    </w:p>
    <w:p w:rsidR="007C0842" w:rsidRDefault="007C0842" w:rsidP="00FB405C">
      <w:pPr>
        <w:spacing w:after="0" w:line="360" w:lineRule="auto"/>
        <w:jc w:val="both"/>
        <w:rPr>
          <w:ins w:id="31" w:author="Chaerul Umam" w:date="2015-03-06T09:11:00Z"/>
          <w:rFonts w:ascii="Times New Roman" w:hAnsi="Times New Roman" w:cs="Times New Roman"/>
          <w:b/>
          <w:sz w:val="24"/>
          <w:szCs w:val="24"/>
          <w:lang w:val="en-US"/>
        </w:rPr>
      </w:pPr>
      <w:ins w:id="32" w:author="Chaerul Umam" w:date="2015-03-06T09:11:00Z">
        <w:r>
          <w:rPr>
            <w:rFonts w:ascii="Times New Roman" w:hAnsi="Times New Roman" w:cs="Times New Roman"/>
            <w:b/>
            <w:sz w:val="24"/>
            <w:szCs w:val="24"/>
            <w:lang w:val="en-US"/>
          </w:rPr>
          <w:t>HAVE AGREED AS FOLLOWS:</w:t>
        </w:r>
      </w:ins>
    </w:p>
    <w:p w:rsidR="007C0842" w:rsidRDefault="007C0842" w:rsidP="00FB405C">
      <w:pPr>
        <w:spacing w:after="0" w:line="360" w:lineRule="auto"/>
        <w:jc w:val="both"/>
        <w:rPr>
          <w:ins w:id="33" w:author="Chaerul Umam" w:date="2015-03-06T09:11:00Z"/>
          <w:rFonts w:ascii="Times New Roman" w:hAnsi="Times New Roman" w:cs="Times New Roman"/>
          <w:b/>
          <w:sz w:val="24"/>
          <w:szCs w:val="24"/>
          <w:lang w:val="en-US"/>
        </w:rPr>
      </w:pPr>
    </w:p>
    <w:p w:rsidR="00FB405C" w:rsidRDefault="00FB405C" w:rsidP="00FB405C">
      <w:pPr>
        <w:spacing w:after="0" w:line="360" w:lineRule="auto"/>
        <w:jc w:val="both"/>
        <w:rPr>
          <w:rFonts w:ascii="Times New Roman" w:hAnsi="Times New Roman" w:cs="Times New Roman"/>
          <w:sz w:val="24"/>
          <w:szCs w:val="24"/>
          <w:lang w:val="en-US"/>
        </w:rPr>
      </w:pPr>
      <w:del w:id="34" w:author="Chaerul Umam" w:date="2015-03-06T09:11:00Z">
        <w:r w:rsidDel="007C0842">
          <w:rPr>
            <w:rFonts w:ascii="Times New Roman" w:hAnsi="Times New Roman" w:cs="Times New Roman"/>
            <w:sz w:val="24"/>
            <w:szCs w:val="24"/>
            <w:lang w:val="en-US"/>
          </w:rPr>
          <w:delText>, with the aim of boosting cultural relations and develop mutual interests, in accordance with their domestic laws and regulations and in pursuit of former co operations, the parties have agreed upon the following:</w:delText>
        </w:r>
      </w:del>
    </w:p>
    <w:p w:rsidR="00FB405C" w:rsidRDefault="00FB405C" w:rsidP="00FB405C">
      <w:pPr>
        <w:spacing w:after="0" w:line="360" w:lineRule="auto"/>
        <w:jc w:val="both"/>
        <w:rPr>
          <w:ins w:id="35" w:author="Chaerul Umam" w:date="2015-03-06T09:45:00Z"/>
          <w:rFonts w:ascii="Times New Roman" w:hAnsi="Times New Roman" w:cs="Times New Roman"/>
          <w:sz w:val="24"/>
          <w:szCs w:val="24"/>
          <w:lang w:val="en-US"/>
        </w:rPr>
      </w:pPr>
    </w:p>
    <w:p w:rsidR="00000000" w:rsidRDefault="00513117">
      <w:pPr>
        <w:spacing w:after="0" w:line="360" w:lineRule="auto"/>
        <w:jc w:val="center"/>
        <w:rPr>
          <w:ins w:id="36" w:author="Chaerul Umam" w:date="2015-03-06T09:46:00Z"/>
          <w:rFonts w:ascii="Times New Roman" w:hAnsi="Times New Roman" w:cs="Times New Roman"/>
          <w:b/>
          <w:sz w:val="24"/>
          <w:szCs w:val="24"/>
          <w:lang w:val="en-US"/>
          <w:rPrChange w:id="37" w:author="Chaerul Umam" w:date="2015-03-06T09:46:00Z">
            <w:rPr>
              <w:ins w:id="38" w:author="Chaerul Umam" w:date="2015-03-06T09:46:00Z"/>
              <w:rFonts w:ascii="Times New Roman" w:hAnsi="Times New Roman" w:cs="Times New Roman"/>
              <w:sz w:val="24"/>
              <w:szCs w:val="24"/>
              <w:lang w:val="en-US"/>
            </w:rPr>
          </w:rPrChange>
        </w:rPr>
        <w:pPrChange w:id="39" w:author="Chaerul Umam" w:date="2015-03-06T09:45:00Z">
          <w:pPr>
            <w:spacing w:after="0" w:line="360" w:lineRule="auto"/>
            <w:jc w:val="both"/>
          </w:pPr>
        </w:pPrChange>
      </w:pPr>
      <w:ins w:id="40" w:author="Chaerul Umam" w:date="2015-03-06T09:46:00Z">
        <w:r>
          <w:rPr>
            <w:rFonts w:ascii="Times New Roman" w:hAnsi="Times New Roman" w:cs="Times New Roman"/>
            <w:b/>
            <w:sz w:val="24"/>
            <w:szCs w:val="24"/>
            <w:lang w:val="en-US"/>
          </w:rPr>
          <w:t xml:space="preserve">Article </w:t>
        </w:r>
      </w:ins>
      <w:ins w:id="41" w:author="Chaerul Umam" w:date="2015-03-06T09:47:00Z">
        <w:r>
          <w:rPr>
            <w:rFonts w:ascii="Times New Roman" w:hAnsi="Times New Roman" w:cs="Times New Roman"/>
            <w:b/>
            <w:sz w:val="24"/>
            <w:szCs w:val="24"/>
            <w:lang w:val="en-US"/>
          </w:rPr>
          <w:t>1</w:t>
        </w:r>
      </w:ins>
    </w:p>
    <w:p w:rsidR="00000000" w:rsidRDefault="00FD1D10">
      <w:pPr>
        <w:spacing w:after="0" w:line="360" w:lineRule="auto"/>
        <w:jc w:val="center"/>
        <w:rPr>
          <w:ins w:id="42" w:author="Chaerul Umam" w:date="2015-03-06T09:45:00Z"/>
          <w:rFonts w:ascii="Times New Roman" w:hAnsi="Times New Roman" w:cs="Times New Roman"/>
          <w:b/>
          <w:sz w:val="24"/>
          <w:szCs w:val="24"/>
          <w:lang w:val="en-US"/>
          <w:rPrChange w:id="43" w:author="Chaerul Umam" w:date="2015-03-06T09:46:00Z">
            <w:rPr>
              <w:ins w:id="44" w:author="Chaerul Umam" w:date="2015-03-06T09:45:00Z"/>
              <w:rFonts w:ascii="Times New Roman" w:hAnsi="Times New Roman" w:cs="Times New Roman"/>
              <w:sz w:val="24"/>
              <w:szCs w:val="24"/>
              <w:lang w:val="en-US"/>
            </w:rPr>
          </w:rPrChange>
        </w:rPr>
        <w:pPrChange w:id="45" w:author="Chaerul Umam" w:date="2015-03-06T09:45:00Z">
          <w:pPr>
            <w:spacing w:after="0" w:line="360" w:lineRule="auto"/>
            <w:jc w:val="both"/>
          </w:pPr>
        </w:pPrChange>
      </w:pPr>
      <w:ins w:id="46" w:author="Chaerul Umam" w:date="2015-03-06T09:46:00Z">
        <w:r w:rsidRPr="00FD1D10">
          <w:rPr>
            <w:rFonts w:ascii="Times New Roman" w:hAnsi="Times New Roman" w:cs="Times New Roman"/>
            <w:b/>
            <w:sz w:val="24"/>
            <w:szCs w:val="24"/>
            <w:lang w:val="en-US"/>
            <w:rPrChange w:id="47" w:author="Chaerul Umam" w:date="2015-03-06T09:46:00Z">
              <w:rPr>
                <w:rFonts w:ascii="Times New Roman" w:hAnsi="Times New Roman" w:cs="Times New Roman"/>
                <w:sz w:val="24"/>
                <w:szCs w:val="24"/>
                <w:lang w:val="en-US"/>
              </w:rPr>
            </w:rPrChange>
          </w:rPr>
          <w:t>Objective</w:t>
        </w:r>
      </w:ins>
    </w:p>
    <w:p w:rsidR="00513117" w:rsidRDefault="00513117" w:rsidP="00FB405C">
      <w:pPr>
        <w:spacing w:after="0" w:line="360" w:lineRule="auto"/>
        <w:jc w:val="both"/>
        <w:rPr>
          <w:ins w:id="48" w:author="Chaerul Umam" w:date="2015-03-06T09:46:00Z"/>
          <w:rFonts w:ascii="Times New Roman" w:hAnsi="Times New Roman" w:cs="Times New Roman"/>
          <w:sz w:val="24"/>
          <w:szCs w:val="24"/>
          <w:lang w:val="en-US"/>
        </w:rPr>
      </w:pPr>
    </w:p>
    <w:p w:rsidR="00513117" w:rsidRPr="00513117" w:rsidRDefault="00513117" w:rsidP="00513117">
      <w:pPr>
        <w:spacing w:after="0" w:line="360" w:lineRule="auto"/>
        <w:jc w:val="both"/>
        <w:rPr>
          <w:ins w:id="49" w:author="Chaerul Umam" w:date="2015-03-06T09:47:00Z"/>
          <w:rFonts w:ascii="Times New Roman" w:hAnsi="Times New Roman" w:cs="Times New Roman"/>
          <w:sz w:val="24"/>
          <w:szCs w:val="24"/>
          <w:lang w:val="en-US"/>
        </w:rPr>
      </w:pPr>
      <w:ins w:id="50" w:author="Chaerul Umam" w:date="2015-03-06T09:47:00Z">
        <w:r w:rsidRPr="00513117">
          <w:rPr>
            <w:rFonts w:ascii="Times New Roman" w:hAnsi="Times New Roman" w:cs="Times New Roman"/>
            <w:sz w:val="24"/>
            <w:szCs w:val="24"/>
            <w:lang w:val="en-US"/>
          </w:rPr>
          <w:t>The objective of this Memorandum of Understanding hereinafter referred to as</w:t>
        </w:r>
      </w:ins>
    </w:p>
    <w:p w:rsidR="00513117" w:rsidRPr="00513117" w:rsidRDefault="00513117" w:rsidP="00513117">
      <w:pPr>
        <w:spacing w:after="0" w:line="360" w:lineRule="auto"/>
        <w:jc w:val="both"/>
        <w:rPr>
          <w:ins w:id="51" w:author="Chaerul Umam" w:date="2015-03-06T09:47:00Z"/>
          <w:rFonts w:ascii="Times New Roman" w:hAnsi="Times New Roman" w:cs="Times New Roman"/>
          <w:sz w:val="24"/>
          <w:szCs w:val="24"/>
          <w:lang w:val="en-US"/>
        </w:rPr>
      </w:pPr>
      <w:ins w:id="52" w:author="Chaerul Umam" w:date="2015-03-06T09:47:00Z">
        <w:r w:rsidRPr="00513117">
          <w:rPr>
            <w:rFonts w:ascii="Times New Roman" w:hAnsi="Times New Roman" w:cs="Times New Roman"/>
            <w:sz w:val="24"/>
            <w:szCs w:val="24"/>
            <w:lang w:val="en-US"/>
          </w:rPr>
          <w:t>"</w:t>
        </w:r>
        <w:proofErr w:type="spellStart"/>
        <w:r w:rsidRPr="00513117">
          <w:rPr>
            <w:rFonts w:ascii="Times New Roman" w:hAnsi="Times New Roman" w:cs="Times New Roman"/>
            <w:sz w:val="24"/>
            <w:szCs w:val="24"/>
            <w:lang w:val="en-US"/>
          </w:rPr>
          <w:t>MoU</w:t>
        </w:r>
        <w:proofErr w:type="spellEnd"/>
        <w:r w:rsidRPr="00513117">
          <w:rPr>
            <w:rFonts w:ascii="Times New Roman" w:hAnsi="Times New Roman" w:cs="Times New Roman"/>
            <w:sz w:val="24"/>
            <w:szCs w:val="24"/>
            <w:lang w:val="en-US"/>
          </w:rPr>
          <w:t>” is to:</w:t>
        </w:r>
      </w:ins>
    </w:p>
    <w:p w:rsidR="00513117" w:rsidRPr="00513117" w:rsidRDefault="00513117" w:rsidP="00513117">
      <w:pPr>
        <w:numPr>
          <w:ilvl w:val="0"/>
          <w:numId w:val="6"/>
        </w:numPr>
        <w:spacing w:after="0" w:line="360" w:lineRule="auto"/>
        <w:jc w:val="both"/>
        <w:rPr>
          <w:ins w:id="53" w:author="Chaerul Umam" w:date="2015-03-06T09:47:00Z"/>
          <w:rFonts w:ascii="Times New Roman" w:hAnsi="Times New Roman" w:cs="Times New Roman"/>
          <w:sz w:val="24"/>
          <w:szCs w:val="24"/>
          <w:lang w:val="en-US"/>
        </w:rPr>
      </w:pPr>
      <w:ins w:id="54" w:author="Chaerul Umam" w:date="2015-03-06T09:47:00Z">
        <w:r w:rsidRPr="00513117">
          <w:rPr>
            <w:rFonts w:ascii="Times New Roman" w:hAnsi="Times New Roman" w:cs="Times New Roman"/>
            <w:sz w:val="24"/>
            <w:szCs w:val="24"/>
            <w:lang w:val="en-US"/>
          </w:rPr>
          <w:lastRenderedPageBreak/>
          <w:t>Reaffirm and strengthen the long standing cooperative and productive relationship between the Parties.</w:t>
        </w:r>
      </w:ins>
    </w:p>
    <w:p w:rsidR="00513117" w:rsidRPr="00513117" w:rsidRDefault="00513117" w:rsidP="00513117">
      <w:pPr>
        <w:numPr>
          <w:ilvl w:val="0"/>
          <w:numId w:val="6"/>
        </w:numPr>
        <w:spacing w:after="0" w:line="360" w:lineRule="auto"/>
        <w:jc w:val="both"/>
        <w:rPr>
          <w:ins w:id="55" w:author="Chaerul Umam" w:date="2015-03-06T09:47:00Z"/>
          <w:rFonts w:ascii="Times New Roman" w:hAnsi="Times New Roman" w:cs="Times New Roman"/>
          <w:sz w:val="24"/>
          <w:szCs w:val="24"/>
          <w:lang w:val="en-US"/>
        </w:rPr>
      </w:pPr>
      <w:ins w:id="56" w:author="Chaerul Umam" w:date="2015-03-06T09:47:00Z">
        <w:r w:rsidRPr="00513117">
          <w:rPr>
            <w:rFonts w:ascii="Times New Roman" w:hAnsi="Times New Roman" w:cs="Times New Roman"/>
            <w:sz w:val="24"/>
            <w:szCs w:val="24"/>
            <w:lang w:val="en-US"/>
          </w:rPr>
          <w:t>Safeguarding and providing access to the documentary cultural heritage of the Parties.</w:t>
        </w:r>
      </w:ins>
    </w:p>
    <w:p w:rsidR="00513117" w:rsidRDefault="00513117" w:rsidP="00FB405C">
      <w:pPr>
        <w:spacing w:after="0" w:line="360" w:lineRule="auto"/>
        <w:jc w:val="both"/>
        <w:rPr>
          <w:rFonts w:ascii="Times New Roman" w:hAnsi="Times New Roman" w:cs="Times New Roman"/>
          <w:sz w:val="24"/>
          <w:szCs w:val="24"/>
          <w:lang w:val="en-US"/>
        </w:rPr>
      </w:pPr>
    </w:p>
    <w:p w:rsidR="00000000" w:rsidRDefault="00FD1D10">
      <w:pPr>
        <w:spacing w:after="0" w:line="360" w:lineRule="auto"/>
        <w:jc w:val="center"/>
        <w:rPr>
          <w:ins w:id="57" w:author="Chaerul Umam" w:date="2015-03-06T09:12:00Z"/>
          <w:rFonts w:ascii="Times New Roman" w:hAnsi="Times New Roman" w:cs="Times New Roman"/>
          <w:b/>
          <w:sz w:val="24"/>
          <w:szCs w:val="24"/>
          <w:lang w:val="en-US"/>
          <w:rPrChange w:id="58" w:author="Chaerul Umam" w:date="2015-03-06T09:45:00Z">
            <w:rPr>
              <w:ins w:id="59" w:author="Chaerul Umam" w:date="2015-03-06T09:12:00Z"/>
              <w:rFonts w:ascii="Times New Roman" w:hAnsi="Times New Roman" w:cs="Times New Roman"/>
              <w:sz w:val="24"/>
              <w:szCs w:val="24"/>
              <w:lang w:val="en-US"/>
            </w:rPr>
          </w:rPrChange>
        </w:rPr>
        <w:pPrChange w:id="60" w:author="Chaerul Umam" w:date="2015-03-06T09:12:00Z">
          <w:pPr>
            <w:spacing w:after="0" w:line="360" w:lineRule="auto"/>
            <w:jc w:val="both"/>
          </w:pPr>
        </w:pPrChange>
      </w:pPr>
      <w:r w:rsidRPr="00FD1D10">
        <w:rPr>
          <w:rFonts w:ascii="Times New Roman" w:hAnsi="Times New Roman" w:cs="Times New Roman"/>
          <w:b/>
          <w:sz w:val="24"/>
          <w:szCs w:val="24"/>
          <w:lang w:val="en-US"/>
          <w:rPrChange w:id="61" w:author="Chaerul Umam" w:date="2015-03-06T09:45:00Z">
            <w:rPr>
              <w:rFonts w:ascii="Times New Roman" w:hAnsi="Times New Roman" w:cs="Times New Roman"/>
              <w:sz w:val="24"/>
              <w:szCs w:val="24"/>
              <w:lang w:val="en-US"/>
            </w:rPr>
          </w:rPrChange>
        </w:rPr>
        <w:t>Article</w:t>
      </w:r>
      <w:ins w:id="62" w:author="Chaerul Umam" w:date="2015-03-06T09:12:00Z">
        <w:r w:rsidRPr="00FD1D10">
          <w:rPr>
            <w:rFonts w:ascii="Times New Roman" w:hAnsi="Times New Roman" w:cs="Times New Roman"/>
            <w:b/>
            <w:sz w:val="24"/>
            <w:szCs w:val="24"/>
            <w:lang w:val="en-US"/>
            <w:rPrChange w:id="63" w:author="Chaerul Umam" w:date="2015-03-06T09:45:00Z">
              <w:rPr>
                <w:rFonts w:ascii="Times New Roman" w:hAnsi="Times New Roman" w:cs="Times New Roman"/>
                <w:sz w:val="24"/>
                <w:szCs w:val="24"/>
                <w:lang w:val="en-US"/>
              </w:rPr>
            </w:rPrChange>
          </w:rPr>
          <w:t xml:space="preserve"> </w:t>
        </w:r>
      </w:ins>
      <w:ins w:id="64" w:author="Chaerul Umam" w:date="2015-03-06T09:47:00Z">
        <w:r w:rsidR="00513117">
          <w:rPr>
            <w:rFonts w:ascii="Times New Roman" w:hAnsi="Times New Roman" w:cs="Times New Roman"/>
            <w:b/>
            <w:sz w:val="24"/>
            <w:szCs w:val="24"/>
            <w:lang w:val="en-US"/>
          </w:rPr>
          <w:t>2</w:t>
        </w:r>
      </w:ins>
      <w:del w:id="65" w:author="Chaerul Umam" w:date="2015-03-06T09:12:00Z">
        <w:r w:rsidRPr="00FD1D10">
          <w:rPr>
            <w:rFonts w:ascii="Times New Roman" w:hAnsi="Times New Roman" w:cs="Times New Roman"/>
            <w:b/>
            <w:sz w:val="24"/>
            <w:szCs w:val="24"/>
            <w:lang w:val="en-US"/>
            <w:rPrChange w:id="66" w:author="Chaerul Umam" w:date="2015-03-06T09:45:00Z">
              <w:rPr>
                <w:rFonts w:ascii="Times New Roman" w:hAnsi="Times New Roman" w:cs="Times New Roman"/>
                <w:sz w:val="24"/>
                <w:szCs w:val="24"/>
                <w:lang w:val="en-US"/>
              </w:rPr>
            </w:rPrChange>
          </w:rPr>
          <w:delText>:</w:delText>
        </w:r>
      </w:del>
      <w:r w:rsidRPr="00FD1D10">
        <w:rPr>
          <w:rFonts w:ascii="Times New Roman" w:hAnsi="Times New Roman" w:cs="Times New Roman"/>
          <w:b/>
          <w:sz w:val="24"/>
          <w:szCs w:val="24"/>
          <w:lang w:val="en-US"/>
          <w:rPrChange w:id="67" w:author="Chaerul Umam" w:date="2015-03-06T09:45:00Z">
            <w:rPr>
              <w:rFonts w:ascii="Times New Roman" w:hAnsi="Times New Roman" w:cs="Times New Roman"/>
              <w:sz w:val="24"/>
              <w:szCs w:val="24"/>
              <w:lang w:val="en-US"/>
            </w:rPr>
          </w:rPrChange>
        </w:rPr>
        <w:t xml:space="preserve"> </w:t>
      </w:r>
    </w:p>
    <w:p w:rsidR="00000000" w:rsidRDefault="00FD1D10">
      <w:pPr>
        <w:spacing w:after="0" w:line="360" w:lineRule="auto"/>
        <w:jc w:val="center"/>
        <w:rPr>
          <w:ins w:id="68" w:author="Chaerul Umam" w:date="2015-03-06T09:35:00Z"/>
          <w:rFonts w:ascii="Times New Roman" w:hAnsi="Times New Roman" w:cs="Times New Roman"/>
          <w:b/>
          <w:sz w:val="24"/>
          <w:szCs w:val="24"/>
          <w:lang w:val="en-US"/>
          <w:rPrChange w:id="69" w:author="Chaerul Umam" w:date="2015-03-06T09:45:00Z">
            <w:rPr>
              <w:ins w:id="70" w:author="Chaerul Umam" w:date="2015-03-06T09:35:00Z"/>
              <w:rFonts w:ascii="Times New Roman" w:hAnsi="Times New Roman" w:cs="Times New Roman"/>
              <w:sz w:val="24"/>
              <w:szCs w:val="24"/>
              <w:lang w:val="en-US"/>
            </w:rPr>
          </w:rPrChange>
        </w:rPr>
        <w:pPrChange w:id="71" w:author="Chaerul Umam" w:date="2015-03-06T09:35:00Z">
          <w:pPr>
            <w:spacing w:after="0" w:line="360" w:lineRule="auto"/>
            <w:jc w:val="both"/>
          </w:pPr>
        </w:pPrChange>
      </w:pPr>
      <w:ins w:id="72" w:author="Chaerul Umam" w:date="2015-03-06T09:35:00Z">
        <w:r w:rsidRPr="00FD1D10">
          <w:rPr>
            <w:rFonts w:ascii="Times New Roman" w:hAnsi="Times New Roman" w:cs="Times New Roman"/>
            <w:b/>
            <w:sz w:val="24"/>
            <w:szCs w:val="24"/>
            <w:lang w:val="en-US"/>
            <w:rPrChange w:id="73" w:author="Chaerul Umam" w:date="2015-03-06T09:45:00Z">
              <w:rPr>
                <w:rFonts w:ascii="Times New Roman" w:hAnsi="Times New Roman" w:cs="Times New Roman"/>
                <w:sz w:val="24"/>
                <w:szCs w:val="24"/>
                <w:lang w:val="en-US"/>
              </w:rPr>
            </w:rPrChange>
          </w:rPr>
          <w:t>Areas of Cooperation</w:t>
        </w:r>
      </w:ins>
    </w:p>
    <w:p w:rsidR="00000000" w:rsidRDefault="000250AC">
      <w:pPr>
        <w:spacing w:after="0" w:line="360" w:lineRule="auto"/>
        <w:jc w:val="center"/>
        <w:rPr>
          <w:ins w:id="74" w:author="Chaerul Umam" w:date="2015-03-06T09:36:00Z"/>
          <w:rFonts w:ascii="Times New Roman" w:hAnsi="Times New Roman" w:cs="Times New Roman"/>
          <w:sz w:val="24"/>
          <w:szCs w:val="24"/>
          <w:lang w:val="en-US"/>
        </w:rPr>
        <w:pPrChange w:id="75" w:author="Chaerul Umam" w:date="2015-03-06T09:35:00Z">
          <w:pPr>
            <w:spacing w:after="0" w:line="360" w:lineRule="auto"/>
            <w:jc w:val="both"/>
          </w:pPr>
        </w:pPrChange>
      </w:pPr>
    </w:p>
    <w:p w:rsidR="0099599F" w:rsidRDefault="0099599F" w:rsidP="0099599F">
      <w:pPr>
        <w:spacing w:after="0" w:line="360" w:lineRule="auto"/>
        <w:jc w:val="both"/>
        <w:rPr>
          <w:ins w:id="76" w:author="Chaerul Umam" w:date="2015-03-06T09:36:00Z"/>
          <w:rFonts w:ascii="Times New Roman" w:hAnsi="Times New Roman" w:cs="Times New Roman"/>
          <w:sz w:val="24"/>
          <w:szCs w:val="24"/>
          <w:lang w:val="en-US"/>
        </w:rPr>
      </w:pPr>
      <w:ins w:id="77" w:author="Chaerul Umam" w:date="2015-03-06T09:36:00Z">
        <w:r>
          <w:rPr>
            <w:rFonts w:ascii="Times New Roman" w:hAnsi="Times New Roman" w:cs="Times New Roman"/>
            <w:sz w:val="24"/>
            <w:szCs w:val="24"/>
            <w:lang w:val="en-US"/>
          </w:rPr>
          <w:t>The Parties shall cooperate in the following areas:</w:t>
        </w:r>
      </w:ins>
    </w:p>
    <w:p w:rsidR="00000000" w:rsidRDefault="00FD1D10">
      <w:pPr>
        <w:pStyle w:val="ListParagraph"/>
        <w:numPr>
          <w:ilvl w:val="0"/>
          <w:numId w:val="1"/>
        </w:numPr>
        <w:spacing w:after="0" w:line="360" w:lineRule="auto"/>
        <w:ind w:left="720"/>
        <w:jc w:val="both"/>
        <w:rPr>
          <w:ins w:id="78" w:author="Chaerul Umam" w:date="2015-03-06T09:38:00Z"/>
          <w:rFonts w:ascii="Times New Roman" w:hAnsi="Times New Roman" w:cs="Times New Roman"/>
          <w:sz w:val="24"/>
          <w:szCs w:val="24"/>
          <w:lang w:val="en-US"/>
        </w:rPr>
        <w:pPrChange w:id="79" w:author="Chaerul Umam" w:date="2015-03-06T09:44:00Z">
          <w:pPr>
            <w:spacing w:after="0" w:line="360" w:lineRule="auto"/>
            <w:jc w:val="both"/>
          </w:pPr>
        </w:pPrChange>
      </w:pPr>
      <w:r w:rsidRPr="00FD1D10">
        <w:rPr>
          <w:rFonts w:ascii="Times New Roman" w:hAnsi="Times New Roman" w:cs="Times New Roman"/>
          <w:sz w:val="24"/>
          <w:szCs w:val="24"/>
          <w:lang w:val="en-US"/>
          <w:rPrChange w:id="80" w:author="Chaerul Umam" w:date="2015-03-06T09:36:00Z">
            <w:rPr>
              <w:lang w:val="en-US"/>
            </w:rPr>
          </w:rPrChange>
        </w:rPr>
        <w:t>Sharing Information and Experiences</w:t>
      </w:r>
      <w:ins w:id="81" w:author="Chaerul Umam" w:date="2015-03-06T09:37:00Z">
        <w:r w:rsidR="0099599F" w:rsidRPr="0099599F">
          <w:rPr>
            <w:rFonts w:ascii="Times New Roman" w:hAnsi="Times New Roman" w:cs="Times New Roman"/>
            <w:sz w:val="24"/>
            <w:szCs w:val="24"/>
            <w:lang w:val="en-US"/>
          </w:rPr>
          <w:t xml:space="preserve"> </w:t>
        </w:r>
      </w:ins>
    </w:p>
    <w:p w:rsidR="00000000" w:rsidRDefault="00FD1D10">
      <w:pPr>
        <w:pStyle w:val="ListParagraph"/>
        <w:spacing w:after="0" w:line="360" w:lineRule="auto"/>
        <w:jc w:val="both"/>
        <w:rPr>
          <w:ins w:id="82" w:author="Chaerul Umam" w:date="2015-03-06T09:36:00Z"/>
          <w:rFonts w:ascii="Times New Roman" w:hAnsi="Times New Roman" w:cs="Times New Roman"/>
          <w:sz w:val="24"/>
          <w:szCs w:val="24"/>
          <w:lang w:val="en-US"/>
          <w:rPrChange w:id="83" w:author="Chaerul Umam" w:date="2015-03-06T09:38:00Z">
            <w:rPr>
              <w:ins w:id="84" w:author="Chaerul Umam" w:date="2015-03-06T09:36:00Z"/>
              <w:lang w:val="en-US"/>
            </w:rPr>
          </w:rPrChange>
        </w:rPr>
        <w:pPrChange w:id="85" w:author="Chaerul Umam" w:date="2015-03-06T09:44:00Z">
          <w:pPr>
            <w:spacing w:after="0" w:line="360" w:lineRule="auto"/>
            <w:jc w:val="both"/>
          </w:pPr>
        </w:pPrChange>
      </w:pPr>
      <w:moveToRangeStart w:id="86" w:author="Chaerul Umam" w:date="2015-03-06T09:37:00Z" w:name="move413398004"/>
      <w:moveTo w:id="87" w:author="Chaerul Umam" w:date="2015-03-06T09:37:00Z">
        <w:r w:rsidRPr="00FD1D10">
          <w:rPr>
            <w:rFonts w:ascii="Times New Roman" w:hAnsi="Times New Roman" w:cs="Times New Roman"/>
            <w:sz w:val="24"/>
            <w:szCs w:val="24"/>
            <w:lang w:val="en-US"/>
            <w:rPrChange w:id="88" w:author="Chaerul Umam" w:date="2015-03-06T09:38:00Z">
              <w:rPr>
                <w:lang w:val="en-US"/>
              </w:rPr>
            </w:rPrChange>
          </w:rPr>
          <w:t xml:space="preserve">The parties exchange experience and information related to library and information science, digital library, codification, rare &amp; handwritten sources, acquisition, cataloguing, digital resources, conservation, restoration, and other specialized fields.    </w:t>
        </w:r>
      </w:moveTo>
      <w:moveToRangeEnd w:id="86"/>
    </w:p>
    <w:p w:rsidR="0099599F" w:rsidRPr="0099599F" w:rsidDel="0099599F" w:rsidRDefault="0099599F" w:rsidP="0099599F">
      <w:pPr>
        <w:spacing w:after="0" w:line="360" w:lineRule="auto"/>
        <w:jc w:val="both"/>
        <w:rPr>
          <w:del w:id="89" w:author="Chaerul Umam" w:date="2015-03-06T09:37:00Z"/>
          <w:rFonts w:ascii="Times New Roman" w:hAnsi="Times New Roman" w:cs="Times New Roman"/>
          <w:sz w:val="24"/>
          <w:szCs w:val="24"/>
          <w:lang w:val="en-US"/>
          <w:rPrChange w:id="90" w:author="Chaerul Umam" w:date="2015-03-06T09:37:00Z">
            <w:rPr>
              <w:del w:id="91" w:author="Chaerul Umam" w:date="2015-03-06T09:37:00Z"/>
              <w:lang w:val="en-US"/>
            </w:rPr>
          </w:rPrChange>
        </w:rPr>
      </w:pPr>
    </w:p>
    <w:p w:rsidR="00FB405C" w:rsidRDefault="00FB405C" w:rsidP="00FB405C">
      <w:pPr>
        <w:spacing w:after="0" w:line="360" w:lineRule="auto"/>
        <w:jc w:val="both"/>
        <w:rPr>
          <w:rFonts w:ascii="Times New Roman" w:hAnsi="Times New Roman" w:cs="Times New Roman"/>
          <w:sz w:val="24"/>
          <w:szCs w:val="24"/>
          <w:lang w:val="en-US"/>
        </w:rPr>
      </w:pPr>
      <w:moveFromRangeStart w:id="92" w:author="Chaerul Umam" w:date="2015-03-06T09:37:00Z" w:name="move413398004"/>
      <w:moveFrom w:id="93" w:author="Chaerul Umam" w:date="2015-03-06T09:37:00Z">
        <w:r w:rsidDel="0099599F">
          <w:rPr>
            <w:rFonts w:ascii="Times New Roman" w:hAnsi="Times New Roman" w:cs="Times New Roman"/>
            <w:sz w:val="24"/>
            <w:szCs w:val="24"/>
            <w:lang w:val="en-US"/>
          </w:rPr>
          <w:t xml:space="preserve">The parties exchange experience and information related to library and information science, digital library, codification, rare &amp; handwritten sources, acquisition, cataloguing, digital resources, conservation, restoration, and other specialized fields. </w:t>
        </w:r>
        <w:r w:rsidRPr="00FB405C" w:rsidDel="0099599F">
          <w:rPr>
            <w:rFonts w:ascii="Times New Roman" w:hAnsi="Times New Roman" w:cs="Times New Roman"/>
            <w:sz w:val="24"/>
            <w:szCs w:val="24"/>
            <w:lang w:val="en-US"/>
          </w:rPr>
          <w:t xml:space="preserve">   </w:t>
        </w:r>
      </w:moveFrom>
      <w:moveFromRangeEnd w:id="92"/>
    </w:p>
    <w:p w:rsidR="00FB405C" w:rsidRDefault="00FB405C" w:rsidP="00FB405C">
      <w:pPr>
        <w:spacing w:after="0" w:line="360" w:lineRule="auto"/>
        <w:jc w:val="both"/>
        <w:rPr>
          <w:rFonts w:ascii="Times New Roman" w:hAnsi="Times New Roman" w:cs="Times New Roman"/>
          <w:sz w:val="24"/>
          <w:szCs w:val="24"/>
          <w:lang w:val="en-US"/>
        </w:rPr>
      </w:pPr>
    </w:p>
    <w:p w:rsidR="0099599F" w:rsidRDefault="00FB405C" w:rsidP="00FB405C">
      <w:pPr>
        <w:spacing w:after="0" w:line="360" w:lineRule="auto"/>
        <w:jc w:val="both"/>
        <w:rPr>
          <w:ins w:id="94" w:author="Chaerul Umam" w:date="2015-03-06T09:41:00Z"/>
          <w:rFonts w:ascii="Times New Roman" w:hAnsi="Times New Roman" w:cs="Times New Roman"/>
          <w:sz w:val="24"/>
          <w:szCs w:val="24"/>
          <w:lang w:val="en-US"/>
        </w:rPr>
      </w:pPr>
      <w:del w:id="95" w:author="Chaerul Umam" w:date="2015-03-06T09:40:00Z">
        <w:r w:rsidDel="0099599F">
          <w:rPr>
            <w:rFonts w:ascii="Times New Roman" w:hAnsi="Times New Roman" w:cs="Times New Roman"/>
            <w:sz w:val="24"/>
            <w:szCs w:val="24"/>
            <w:lang w:val="en-US"/>
          </w:rPr>
          <w:delText xml:space="preserve">Article 2: </w:delText>
        </w:r>
      </w:del>
    </w:p>
    <w:p w:rsidR="00000000" w:rsidRDefault="00FD1D10">
      <w:pPr>
        <w:pStyle w:val="ListParagraph"/>
        <w:numPr>
          <w:ilvl w:val="0"/>
          <w:numId w:val="1"/>
        </w:numPr>
        <w:spacing w:after="0" w:line="360" w:lineRule="auto"/>
        <w:ind w:left="720"/>
        <w:jc w:val="both"/>
        <w:rPr>
          <w:rFonts w:ascii="Times New Roman" w:hAnsi="Times New Roman" w:cs="Times New Roman"/>
          <w:sz w:val="24"/>
          <w:szCs w:val="24"/>
          <w:lang w:val="en-US"/>
          <w:rPrChange w:id="96" w:author="Chaerul Umam" w:date="2015-03-06T09:41:00Z">
            <w:rPr>
              <w:lang w:val="en-US"/>
            </w:rPr>
          </w:rPrChange>
        </w:rPr>
        <w:pPrChange w:id="97" w:author="Chaerul Umam" w:date="2015-03-06T09:43:00Z">
          <w:pPr>
            <w:spacing w:after="0" w:line="360" w:lineRule="auto"/>
            <w:jc w:val="both"/>
          </w:pPr>
        </w:pPrChange>
      </w:pPr>
      <w:r w:rsidRPr="00FD1D10">
        <w:rPr>
          <w:rFonts w:ascii="Times New Roman" w:hAnsi="Times New Roman" w:cs="Times New Roman"/>
          <w:sz w:val="24"/>
          <w:szCs w:val="24"/>
          <w:lang w:val="en-US"/>
          <w:rPrChange w:id="98" w:author="Chaerul Umam" w:date="2015-03-06T09:41:00Z">
            <w:rPr>
              <w:lang w:val="en-US"/>
            </w:rPr>
          </w:rPrChange>
        </w:rPr>
        <w:t>Exchange of Professors and Experts</w:t>
      </w:r>
    </w:p>
    <w:p w:rsidR="00000000" w:rsidRDefault="00FB405C">
      <w:pPr>
        <w:spacing w:after="0" w:line="360" w:lineRule="auto"/>
        <w:ind w:left="720"/>
        <w:jc w:val="both"/>
        <w:rPr>
          <w:del w:id="99" w:author="Chaerul Umam" w:date="2015-03-06T09:41:00Z"/>
          <w:rFonts w:ascii="Times New Roman" w:hAnsi="Times New Roman" w:cs="Times New Roman"/>
          <w:sz w:val="24"/>
          <w:szCs w:val="24"/>
          <w:lang w:val="en-US"/>
        </w:rPr>
        <w:pPrChange w:id="100" w:author="Chaerul Umam" w:date="2015-03-06T09:43:00Z">
          <w:pPr>
            <w:spacing w:after="0" w:line="360" w:lineRule="auto"/>
            <w:jc w:val="both"/>
          </w:pPr>
        </w:pPrChange>
      </w:pPr>
      <w:r>
        <w:rPr>
          <w:rFonts w:ascii="Times New Roman" w:hAnsi="Times New Roman" w:cs="Times New Roman"/>
          <w:sz w:val="24"/>
          <w:szCs w:val="24"/>
          <w:lang w:val="en-US"/>
        </w:rPr>
        <w:t>Exchange of professors and experts and visits to transfer experience in related fields will be accordance with each country’s laws and regulations. The exchange period of professors and experts can be defined according to the topic by mutual consent of the parties</w:t>
      </w:r>
      <w:del w:id="101" w:author="Chaerul Umam" w:date="2015-03-06T09:41:00Z">
        <w:r w:rsidDel="0099599F">
          <w:rPr>
            <w:rFonts w:ascii="Times New Roman" w:hAnsi="Times New Roman" w:cs="Times New Roman"/>
            <w:sz w:val="24"/>
            <w:szCs w:val="24"/>
            <w:lang w:val="en-US"/>
          </w:rPr>
          <w:delText>.</w:delText>
        </w:r>
      </w:del>
    </w:p>
    <w:p w:rsidR="00000000" w:rsidRDefault="000250AC">
      <w:pPr>
        <w:spacing w:after="0" w:line="360" w:lineRule="auto"/>
        <w:ind w:left="720"/>
        <w:jc w:val="both"/>
        <w:rPr>
          <w:rFonts w:ascii="Times New Roman" w:hAnsi="Times New Roman" w:cs="Times New Roman"/>
          <w:sz w:val="24"/>
          <w:szCs w:val="24"/>
          <w:lang w:val="en-US"/>
        </w:rPr>
        <w:pPrChange w:id="102" w:author="Chaerul Umam" w:date="2015-03-06T09:41:00Z">
          <w:pPr>
            <w:spacing w:after="0" w:line="360" w:lineRule="auto"/>
            <w:jc w:val="both"/>
          </w:pPr>
        </w:pPrChange>
      </w:pPr>
    </w:p>
    <w:p w:rsidR="00000000" w:rsidRDefault="00FD1D10">
      <w:pPr>
        <w:pStyle w:val="ListParagraph"/>
        <w:numPr>
          <w:ilvl w:val="0"/>
          <w:numId w:val="4"/>
        </w:numPr>
        <w:spacing w:after="0" w:line="360" w:lineRule="auto"/>
        <w:ind w:left="1080"/>
        <w:jc w:val="both"/>
        <w:rPr>
          <w:rFonts w:ascii="Times New Roman" w:hAnsi="Times New Roman" w:cs="Times New Roman"/>
          <w:sz w:val="24"/>
          <w:szCs w:val="24"/>
          <w:lang w:val="en-US"/>
          <w:rPrChange w:id="103" w:author="Chaerul Umam" w:date="2015-03-06T09:41:00Z">
            <w:rPr>
              <w:lang w:val="en-US"/>
            </w:rPr>
          </w:rPrChange>
        </w:rPr>
        <w:pPrChange w:id="104" w:author="Chaerul Umam" w:date="2015-03-06T09:41:00Z">
          <w:pPr>
            <w:spacing w:after="0" w:line="360" w:lineRule="auto"/>
            <w:jc w:val="both"/>
          </w:pPr>
        </w:pPrChange>
      </w:pPr>
      <w:del w:id="105" w:author="Chaerul Umam" w:date="2015-03-06T09:41:00Z">
        <w:r w:rsidRPr="00FD1D10">
          <w:rPr>
            <w:rFonts w:ascii="Times New Roman" w:hAnsi="Times New Roman" w:cs="Times New Roman"/>
            <w:sz w:val="24"/>
            <w:szCs w:val="24"/>
            <w:lang w:val="en-US"/>
            <w:rPrChange w:id="106" w:author="Chaerul Umam" w:date="2015-03-06T09:41:00Z">
              <w:rPr>
                <w:lang w:val="en-US"/>
              </w:rPr>
            </w:rPrChange>
          </w:rPr>
          <w:delText>3.1-</w:delText>
        </w:r>
      </w:del>
      <w:r w:rsidRPr="00FD1D10">
        <w:rPr>
          <w:rFonts w:ascii="Times New Roman" w:hAnsi="Times New Roman" w:cs="Times New Roman"/>
          <w:sz w:val="24"/>
          <w:szCs w:val="24"/>
          <w:lang w:val="en-US"/>
          <w:rPrChange w:id="107" w:author="Chaerul Umam" w:date="2015-03-06T09:41:00Z">
            <w:rPr>
              <w:lang w:val="en-US"/>
            </w:rPr>
          </w:rPrChange>
        </w:rPr>
        <w:t>The parties exchange list of any exchangeable library resources including manuscript, printed and non-book information resources and available information of new annual publications.</w:t>
      </w:r>
    </w:p>
    <w:p w:rsidR="00000000" w:rsidRDefault="00FD1D10">
      <w:pPr>
        <w:pStyle w:val="ListParagraph"/>
        <w:numPr>
          <w:ilvl w:val="0"/>
          <w:numId w:val="4"/>
        </w:numPr>
        <w:spacing w:after="0" w:line="360" w:lineRule="auto"/>
        <w:ind w:left="1080"/>
        <w:jc w:val="both"/>
        <w:rPr>
          <w:rFonts w:ascii="Times New Roman" w:hAnsi="Times New Roman" w:cs="Times New Roman"/>
          <w:sz w:val="24"/>
          <w:szCs w:val="24"/>
          <w:lang w:val="en-US"/>
          <w:rPrChange w:id="108" w:author="Chaerul Umam" w:date="2015-03-06T09:42:00Z">
            <w:rPr>
              <w:lang w:val="en-US"/>
            </w:rPr>
          </w:rPrChange>
        </w:rPr>
        <w:pPrChange w:id="109" w:author="Chaerul Umam" w:date="2015-03-06T09:42:00Z">
          <w:pPr>
            <w:spacing w:after="0" w:line="360" w:lineRule="auto"/>
            <w:jc w:val="both"/>
          </w:pPr>
        </w:pPrChange>
      </w:pPr>
      <w:del w:id="110" w:author="Chaerul Umam" w:date="2015-03-06T09:42:00Z">
        <w:r w:rsidRPr="00FD1D10">
          <w:rPr>
            <w:rFonts w:ascii="Times New Roman" w:hAnsi="Times New Roman" w:cs="Times New Roman"/>
            <w:sz w:val="24"/>
            <w:szCs w:val="24"/>
            <w:lang w:val="en-US"/>
            <w:rPrChange w:id="111" w:author="Chaerul Umam" w:date="2015-03-06T09:42:00Z">
              <w:rPr>
                <w:lang w:val="en-US"/>
              </w:rPr>
            </w:rPrChange>
          </w:rPr>
          <w:delText>3.2-</w:delText>
        </w:r>
      </w:del>
      <w:r w:rsidRPr="00FD1D10">
        <w:rPr>
          <w:rFonts w:ascii="Times New Roman" w:hAnsi="Times New Roman" w:cs="Times New Roman"/>
          <w:sz w:val="24"/>
          <w:szCs w:val="24"/>
          <w:lang w:val="en-US"/>
          <w:rPrChange w:id="112" w:author="Chaerul Umam" w:date="2015-03-06T09:42:00Z">
            <w:rPr>
              <w:lang w:val="en-US"/>
            </w:rPr>
          </w:rPrChange>
        </w:rPr>
        <w:t>Each party dispatches resources, books, periodicals, non-book materials and other electronic publications requested by other party.</w:t>
      </w:r>
    </w:p>
    <w:p w:rsidR="00000000" w:rsidRDefault="00FD1D10">
      <w:pPr>
        <w:pStyle w:val="ListParagraph"/>
        <w:numPr>
          <w:ilvl w:val="0"/>
          <w:numId w:val="4"/>
        </w:numPr>
        <w:spacing w:after="0" w:line="360" w:lineRule="auto"/>
        <w:ind w:left="1080"/>
        <w:jc w:val="both"/>
        <w:rPr>
          <w:rFonts w:ascii="Times New Roman" w:hAnsi="Times New Roman" w:cs="Times New Roman"/>
          <w:sz w:val="24"/>
          <w:szCs w:val="24"/>
          <w:lang w:val="en-US"/>
          <w:rPrChange w:id="113" w:author="Chaerul Umam" w:date="2015-03-06T09:42:00Z">
            <w:rPr>
              <w:lang w:val="en-US"/>
            </w:rPr>
          </w:rPrChange>
        </w:rPr>
        <w:pPrChange w:id="114" w:author="Chaerul Umam" w:date="2015-03-06T09:42:00Z">
          <w:pPr>
            <w:spacing w:after="0" w:line="360" w:lineRule="auto"/>
            <w:jc w:val="both"/>
          </w:pPr>
        </w:pPrChange>
      </w:pPr>
      <w:del w:id="115" w:author="Chaerul Umam" w:date="2015-03-06T09:42:00Z">
        <w:r w:rsidRPr="00FD1D10">
          <w:rPr>
            <w:rFonts w:ascii="Times New Roman" w:hAnsi="Times New Roman" w:cs="Times New Roman"/>
            <w:sz w:val="24"/>
            <w:szCs w:val="24"/>
            <w:lang w:val="en-US"/>
            <w:rPrChange w:id="116" w:author="Chaerul Umam" w:date="2015-03-06T09:42:00Z">
              <w:rPr>
                <w:lang w:val="en-US"/>
              </w:rPr>
            </w:rPrChange>
          </w:rPr>
          <w:delText>3.3-</w:delText>
        </w:r>
      </w:del>
      <w:r w:rsidRPr="00FD1D10">
        <w:rPr>
          <w:rFonts w:ascii="Times New Roman" w:hAnsi="Times New Roman" w:cs="Times New Roman"/>
          <w:sz w:val="24"/>
          <w:szCs w:val="24"/>
          <w:lang w:val="en-US"/>
          <w:rPrChange w:id="117" w:author="Chaerul Umam" w:date="2015-03-06T09:42:00Z">
            <w:rPr>
              <w:lang w:val="en-US"/>
            </w:rPr>
          </w:rPrChange>
        </w:rPr>
        <w:t>The parties make and dispatch digital copy of manuscript books and lithographs requested by other party.</w:t>
      </w:r>
    </w:p>
    <w:p w:rsidR="00DF704C" w:rsidRDefault="00DF704C" w:rsidP="00FB405C">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p>
    <w:p w:rsidR="00513117" w:rsidRDefault="00DF704C" w:rsidP="00FB405C">
      <w:pPr>
        <w:spacing w:after="0" w:line="360" w:lineRule="auto"/>
        <w:jc w:val="both"/>
        <w:rPr>
          <w:ins w:id="118" w:author="Chaerul Umam" w:date="2015-03-06T09:42:00Z"/>
          <w:rFonts w:ascii="Times New Roman" w:hAnsi="Times New Roman" w:cs="Times New Roman"/>
          <w:sz w:val="24"/>
          <w:szCs w:val="24"/>
          <w:lang w:val="en-US"/>
        </w:rPr>
      </w:pPr>
      <w:del w:id="119" w:author="Chaerul Umam" w:date="2015-03-06T09:42:00Z">
        <w:r w:rsidDel="00513117">
          <w:rPr>
            <w:rFonts w:ascii="Times New Roman" w:hAnsi="Times New Roman" w:cs="Times New Roman"/>
            <w:sz w:val="24"/>
            <w:szCs w:val="24"/>
            <w:lang w:val="en-US"/>
          </w:rPr>
          <w:delText xml:space="preserve">Article 4: </w:delText>
        </w:r>
      </w:del>
    </w:p>
    <w:p w:rsidR="00000000" w:rsidRDefault="00FD1D10">
      <w:pPr>
        <w:pStyle w:val="ListParagraph"/>
        <w:numPr>
          <w:ilvl w:val="0"/>
          <w:numId w:val="1"/>
        </w:numPr>
        <w:spacing w:after="0" w:line="360" w:lineRule="auto"/>
        <w:ind w:left="720"/>
        <w:jc w:val="both"/>
        <w:rPr>
          <w:rFonts w:ascii="Times New Roman" w:hAnsi="Times New Roman" w:cs="Times New Roman"/>
          <w:sz w:val="24"/>
          <w:szCs w:val="24"/>
          <w:lang w:val="en-US"/>
          <w:rPrChange w:id="120" w:author="Chaerul Umam" w:date="2015-03-06T09:43:00Z">
            <w:rPr>
              <w:lang w:val="en-US"/>
            </w:rPr>
          </w:rPrChange>
        </w:rPr>
        <w:pPrChange w:id="121" w:author="Chaerul Umam" w:date="2015-03-06T09:43:00Z">
          <w:pPr>
            <w:spacing w:after="0" w:line="360" w:lineRule="auto"/>
            <w:jc w:val="both"/>
          </w:pPr>
        </w:pPrChange>
      </w:pPr>
      <w:r w:rsidRPr="00FD1D10">
        <w:rPr>
          <w:rFonts w:ascii="Times New Roman" w:hAnsi="Times New Roman" w:cs="Times New Roman"/>
          <w:sz w:val="24"/>
          <w:szCs w:val="24"/>
          <w:lang w:val="en-US"/>
          <w:rPrChange w:id="122" w:author="Chaerul Umam" w:date="2015-03-06T09:43:00Z">
            <w:rPr>
              <w:lang w:val="en-US"/>
            </w:rPr>
          </w:rPrChange>
        </w:rPr>
        <w:t xml:space="preserve">Arrangement of Courses, Workshops, Exhibitions, seminars and Conferences  </w:t>
      </w:r>
    </w:p>
    <w:p w:rsidR="00000000" w:rsidRDefault="00FD1D10">
      <w:pPr>
        <w:pStyle w:val="ListParagraph"/>
        <w:numPr>
          <w:ilvl w:val="0"/>
          <w:numId w:val="5"/>
        </w:numPr>
        <w:spacing w:after="0" w:line="360" w:lineRule="auto"/>
        <w:ind w:left="1080"/>
        <w:jc w:val="both"/>
        <w:rPr>
          <w:rFonts w:ascii="Times New Roman" w:hAnsi="Times New Roman" w:cs="Times New Roman"/>
          <w:sz w:val="24"/>
          <w:szCs w:val="24"/>
          <w:lang w:val="en-US"/>
          <w:rPrChange w:id="123" w:author="Chaerul Umam" w:date="2015-03-06T09:43:00Z">
            <w:rPr>
              <w:lang w:val="en-US"/>
            </w:rPr>
          </w:rPrChange>
        </w:rPr>
        <w:pPrChange w:id="124" w:author="Chaerul Umam" w:date="2015-03-06T09:43:00Z">
          <w:pPr>
            <w:spacing w:after="0" w:line="360" w:lineRule="auto"/>
            <w:jc w:val="both"/>
          </w:pPr>
        </w:pPrChange>
      </w:pPr>
      <w:del w:id="125" w:author="Chaerul Umam" w:date="2015-03-06T09:43:00Z">
        <w:r w:rsidRPr="00FD1D10">
          <w:rPr>
            <w:rFonts w:ascii="Times New Roman" w:hAnsi="Times New Roman" w:cs="Times New Roman"/>
            <w:sz w:val="24"/>
            <w:szCs w:val="24"/>
            <w:lang w:val="en-US"/>
            <w:rPrChange w:id="126" w:author="Chaerul Umam" w:date="2015-03-06T09:43:00Z">
              <w:rPr>
                <w:lang w:val="en-US"/>
              </w:rPr>
            </w:rPrChange>
          </w:rPr>
          <w:delText>4.1-</w:delText>
        </w:r>
      </w:del>
      <w:r w:rsidRPr="00FD1D10">
        <w:rPr>
          <w:rFonts w:ascii="Times New Roman" w:hAnsi="Times New Roman" w:cs="Times New Roman"/>
          <w:sz w:val="24"/>
          <w:szCs w:val="24"/>
          <w:lang w:val="en-US"/>
          <w:rPrChange w:id="127" w:author="Chaerul Umam" w:date="2015-03-06T09:43:00Z">
            <w:rPr>
              <w:lang w:val="en-US"/>
            </w:rPr>
          </w:rPrChange>
        </w:rPr>
        <w:t>The parties hold joint exhibitions to introduce their organizations in other party’s organization. The exhibition can show films, documents, posters or images.</w:t>
      </w:r>
    </w:p>
    <w:p w:rsidR="00000000" w:rsidRDefault="00FD1D10">
      <w:pPr>
        <w:pStyle w:val="ListParagraph"/>
        <w:numPr>
          <w:ilvl w:val="0"/>
          <w:numId w:val="5"/>
        </w:numPr>
        <w:spacing w:after="0" w:line="360" w:lineRule="auto"/>
        <w:ind w:left="1080"/>
        <w:jc w:val="both"/>
        <w:rPr>
          <w:rFonts w:ascii="Times New Roman" w:hAnsi="Times New Roman" w:cs="Times New Roman"/>
          <w:sz w:val="24"/>
          <w:szCs w:val="24"/>
          <w:lang w:val="en-US"/>
          <w:rPrChange w:id="128" w:author="Chaerul Umam" w:date="2015-03-06T09:44:00Z">
            <w:rPr>
              <w:lang w:val="en-US"/>
            </w:rPr>
          </w:rPrChange>
        </w:rPr>
        <w:pPrChange w:id="129" w:author="Chaerul Umam" w:date="2015-03-06T09:44:00Z">
          <w:pPr>
            <w:spacing w:after="0" w:line="360" w:lineRule="auto"/>
            <w:jc w:val="both"/>
          </w:pPr>
        </w:pPrChange>
      </w:pPr>
      <w:del w:id="130" w:author="Chaerul Umam" w:date="2015-03-06T09:44:00Z">
        <w:r w:rsidRPr="00FD1D10">
          <w:rPr>
            <w:rFonts w:ascii="Times New Roman" w:hAnsi="Times New Roman" w:cs="Times New Roman"/>
            <w:sz w:val="24"/>
            <w:szCs w:val="24"/>
            <w:lang w:val="en-US"/>
            <w:rPrChange w:id="131" w:author="Chaerul Umam" w:date="2015-03-06T09:44:00Z">
              <w:rPr>
                <w:lang w:val="en-US"/>
              </w:rPr>
            </w:rPrChange>
          </w:rPr>
          <w:delText>4.2-</w:delText>
        </w:r>
      </w:del>
      <w:r w:rsidRPr="00FD1D10">
        <w:rPr>
          <w:rFonts w:ascii="Times New Roman" w:hAnsi="Times New Roman" w:cs="Times New Roman"/>
          <w:sz w:val="24"/>
          <w:szCs w:val="24"/>
          <w:lang w:val="en-US"/>
          <w:rPrChange w:id="132" w:author="Chaerul Umam" w:date="2015-03-06T09:44:00Z">
            <w:rPr>
              <w:lang w:val="en-US"/>
            </w:rPr>
          </w:rPrChange>
        </w:rPr>
        <w:t>Each party will cooperate in hosting and holding courses, training workshops, seminars and conferences.</w:t>
      </w:r>
    </w:p>
    <w:p w:rsidR="00DF704C" w:rsidRDefault="00DF704C" w:rsidP="00FB405C">
      <w:pPr>
        <w:spacing w:after="0" w:line="360" w:lineRule="auto"/>
        <w:jc w:val="both"/>
        <w:rPr>
          <w:rFonts w:ascii="Times New Roman" w:hAnsi="Times New Roman" w:cs="Times New Roman"/>
          <w:sz w:val="24"/>
          <w:szCs w:val="24"/>
          <w:lang w:val="en-US"/>
        </w:rPr>
      </w:pPr>
    </w:p>
    <w:p w:rsidR="00000000" w:rsidRDefault="00FD1D10">
      <w:pPr>
        <w:pStyle w:val="ListParagraph"/>
        <w:numPr>
          <w:ilvl w:val="0"/>
          <w:numId w:val="1"/>
        </w:numPr>
        <w:spacing w:after="0" w:line="360" w:lineRule="auto"/>
        <w:ind w:left="720"/>
        <w:jc w:val="both"/>
        <w:rPr>
          <w:rFonts w:ascii="Times New Roman" w:hAnsi="Times New Roman" w:cs="Times New Roman"/>
          <w:sz w:val="24"/>
          <w:szCs w:val="24"/>
          <w:lang w:val="en-US"/>
          <w:rPrChange w:id="133" w:author="Chaerul Umam" w:date="2015-03-06T09:44:00Z">
            <w:rPr>
              <w:lang w:val="en-US"/>
            </w:rPr>
          </w:rPrChange>
        </w:rPr>
        <w:pPrChange w:id="134" w:author="Chaerul Umam" w:date="2015-03-06T09:44:00Z">
          <w:pPr>
            <w:spacing w:after="0" w:line="360" w:lineRule="auto"/>
            <w:jc w:val="both"/>
          </w:pPr>
        </w:pPrChange>
      </w:pPr>
      <w:del w:id="135" w:author="Chaerul Umam" w:date="2015-03-06T09:44:00Z">
        <w:r w:rsidRPr="00FD1D10">
          <w:rPr>
            <w:rFonts w:ascii="Times New Roman" w:hAnsi="Times New Roman" w:cs="Times New Roman"/>
            <w:sz w:val="24"/>
            <w:szCs w:val="24"/>
            <w:lang w:val="en-US"/>
            <w:rPrChange w:id="136" w:author="Chaerul Umam" w:date="2015-03-06T09:44:00Z">
              <w:rPr>
                <w:lang w:val="en-US"/>
              </w:rPr>
            </w:rPrChange>
          </w:rPr>
          <w:delText xml:space="preserve">Article 5: </w:delText>
        </w:r>
      </w:del>
      <w:r w:rsidRPr="00FD1D10">
        <w:rPr>
          <w:rFonts w:ascii="Times New Roman" w:hAnsi="Times New Roman" w:cs="Times New Roman"/>
          <w:sz w:val="24"/>
          <w:szCs w:val="24"/>
          <w:lang w:val="en-US"/>
          <w:rPrChange w:id="137" w:author="Chaerul Umam" w:date="2015-03-06T09:44:00Z">
            <w:rPr>
              <w:lang w:val="en-US"/>
            </w:rPr>
          </w:rPrChange>
        </w:rPr>
        <w:t>Research Collaborations</w:t>
      </w:r>
    </w:p>
    <w:p w:rsidR="00000000" w:rsidRDefault="00DF704C">
      <w:pPr>
        <w:spacing w:after="0" w:line="360" w:lineRule="auto"/>
        <w:ind w:left="720"/>
        <w:jc w:val="both"/>
        <w:rPr>
          <w:rFonts w:ascii="Times New Roman" w:hAnsi="Times New Roman" w:cs="Times New Roman"/>
          <w:sz w:val="24"/>
          <w:szCs w:val="24"/>
          <w:lang w:val="en-US"/>
        </w:rPr>
        <w:pPrChange w:id="138" w:author="Chaerul Umam" w:date="2015-03-06T09:45:00Z">
          <w:pPr>
            <w:spacing w:after="0" w:line="360" w:lineRule="auto"/>
            <w:jc w:val="both"/>
          </w:pPr>
        </w:pPrChange>
      </w:pPr>
      <w:r>
        <w:rPr>
          <w:rFonts w:ascii="Times New Roman" w:hAnsi="Times New Roman" w:cs="Times New Roman"/>
          <w:sz w:val="24"/>
          <w:szCs w:val="24"/>
          <w:lang w:val="en-US"/>
        </w:rPr>
        <w:t xml:space="preserve">The parties cooperate in joint research projects in library science, information science, Iranian studies, Indonesian studies and Islamic studies and other fields of mutual interest and publication of professional articles in one another’s journals. </w:t>
      </w:r>
    </w:p>
    <w:p w:rsidR="00DF704C" w:rsidRDefault="00DF704C" w:rsidP="00FB405C">
      <w:pPr>
        <w:spacing w:after="0" w:line="360" w:lineRule="auto"/>
        <w:jc w:val="both"/>
        <w:rPr>
          <w:ins w:id="139" w:author="Chaerul Umam" w:date="2015-03-06T09:47:00Z"/>
          <w:rFonts w:ascii="Times New Roman" w:hAnsi="Times New Roman" w:cs="Times New Roman"/>
          <w:sz w:val="24"/>
          <w:szCs w:val="24"/>
          <w:lang w:val="en-US"/>
        </w:rPr>
      </w:pPr>
    </w:p>
    <w:p w:rsidR="00000000" w:rsidRDefault="00FD1D10">
      <w:pPr>
        <w:spacing w:after="0" w:line="360" w:lineRule="auto"/>
        <w:jc w:val="center"/>
        <w:rPr>
          <w:ins w:id="140" w:author="Chaerul Umam" w:date="2015-03-06T09:47:00Z"/>
          <w:rFonts w:ascii="Times New Roman" w:hAnsi="Times New Roman" w:cs="Times New Roman"/>
          <w:b/>
          <w:sz w:val="24"/>
          <w:szCs w:val="24"/>
          <w:lang w:val="en-US"/>
          <w:rPrChange w:id="141" w:author="Chaerul Umam" w:date="2015-03-06T09:48:00Z">
            <w:rPr>
              <w:ins w:id="142" w:author="Chaerul Umam" w:date="2015-03-06T09:47:00Z"/>
              <w:rFonts w:ascii="Times New Roman" w:hAnsi="Times New Roman" w:cs="Times New Roman"/>
              <w:sz w:val="24"/>
              <w:szCs w:val="24"/>
              <w:lang w:val="en-US"/>
            </w:rPr>
          </w:rPrChange>
        </w:rPr>
        <w:pPrChange w:id="143" w:author="Chaerul Umam" w:date="2015-03-06T09:47:00Z">
          <w:pPr>
            <w:spacing w:after="0" w:line="360" w:lineRule="auto"/>
            <w:jc w:val="both"/>
          </w:pPr>
        </w:pPrChange>
      </w:pPr>
      <w:ins w:id="144" w:author="Chaerul Umam" w:date="2015-03-06T09:47:00Z">
        <w:r w:rsidRPr="00FD1D10">
          <w:rPr>
            <w:rFonts w:ascii="Times New Roman" w:hAnsi="Times New Roman" w:cs="Times New Roman"/>
            <w:b/>
            <w:sz w:val="24"/>
            <w:szCs w:val="24"/>
            <w:lang w:val="en-US"/>
            <w:rPrChange w:id="145" w:author="Chaerul Umam" w:date="2015-03-06T09:48:00Z">
              <w:rPr>
                <w:rFonts w:ascii="Times New Roman" w:hAnsi="Times New Roman" w:cs="Times New Roman"/>
                <w:sz w:val="24"/>
                <w:szCs w:val="24"/>
                <w:lang w:val="en-US"/>
              </w:rPr>
            </w:rPrChange>
          </w:rPr>
          <w:t>Article 3</w:t>
        </w:r>
      </w:ins>
    </w:p>
    <w:p w:rsidR="00000000" w:rsidRDefault="00FD1D10">
      <w:pPr>
        <w:spacing w:after="0" w:line="360" w:lineRule="auto"/>
        <w:jc w:val="center"/>
        <w:rPr>
          <w:ins w:id="146" w:author="Chaerul Umam" w:date="2015-03-06T09:47:00Z"/>
          <w:rFonts w:ascii="Times New Roman" w:hAnsi="Times New Roman" w:cs="Times New Roman"/>
          <w:b/>
          <w:sz w:val="24"/>
          <w:szCs w:val="24"/>
          <w:lang w:val="en-US"/>
          <w:rPrChange w:id="147" w:author="Chaerul Umam" w:date="2015-03-06T09:48:00Z">
            <w:rPr>
              <w:ins w:id="148" w:author="Chaerul Umam" w:date="2015-03-06T09:47:00Z"/>
              <w:rFonts w:ascii="Times New Roman" w:hAnsi="Times New Roman" w:cs="Times New Roman"/>
              <w:sz w:val="24"/>
              <w:szCs w:val="24"/>
              <w:lang w:val="en-US"/>
            </w:rPr>
          </w:rPrChange>
        </w:rPr>
        <w:pPrChange w:id="149" w:author="Chaerul Umam" w:date="2015-03-06T09:47:00Z">
          <w:pPr>
            <w:spacing w:after="0" w:line="360" w:lineRule="auto"/>
            <w:jc w:val="both"/>
          </w:pPr>
        </w:pPrChange>
      </w:pPr>
      <w:ins w:id="150" w:author="Chaerul Umam" w:date="2015-03-06T09:48:00Z">
        <w:r w:rsidRPr="00FD1D10">
          <w:rPr>
            <w:rFonts w:ascii="Times New Roman" w:hAnsi="Times New Roman" w:cs="Times New Roman"/>
            <w:b/>
            <w:sz w:val="24"/>
            <w:szCs w:val="24"/>
            <w:lang w:val="en-US"/>
            <w:rPrChange w:id="151" w:author="Chaerul Umam" w:date="2015-03-06T09:48:00Z">
              <w:rPr>
                <w:rFonts w:ascii="Times New Roman" w:hAnsi="Times New Roman" w:cs="Times New Roman"/>
                <w:sz w:val="24"/>
                <w:szCs w:val="24"/>
                <w:lang w:val="en-US"/>
              </w:rPr>
            </w:rPrChange>
          </w:rPr>
          <w:t>Implementation</w:t>
        </w:r>
      </w:ins>
    </w:p>
    <w:p w:rsidR="00000000" w:rsidRDefault="000250AC">
      <w:pPr>
        <w:spacing w:after="0" w:line="360" w:lineRule="auto"/>
        <w:jc w:val="center"/>
        <w:rPr>
          <w:ins w:id="152" w:author="Chaerul Umam" w:date="2015-03-06T09:48:00Z"/>
          <w:rFonts w:ascii="Times New Roman" w:hAnsi="Times New Roman" w:cs="Times New Roman"/>
          <w:sz w:val="24"/>
          <w:szCs w:val="24"/>
          <w:lang w:val="en-US"/>
        </w:rPr>
        <w:pPrChange w:id="153" w:author="Chaerul Umam" w:date="2015-03-06T09:47:00Z">
          <w:pPr>
            <w:spacing w:after="0" w:line="360" w:lineRule="auto"/>
            <w:jc w:val="both"/>
          </w:pPr>
        </w:pPrChange>
      </w:pPr>
    </w:p>
    <w:p w:rsidR="00513117" w:rsidRPr="00513117" w:rsidRDefault="00513117" w:rsidP="00513117">
      <w:pPr>
        <w:spacing w:after="0" w:line="360" w:lineRule="auto"/>
        <w:jc w:val="both"/>
        <w:rPr>
          <w:ins w:id="154" w:author="Chaerul Umam" w:date="2015-03-06T09:48:00Z"/>
          <w:rFonts w:ascii="Times New Roman" w:hAnsi="Times New Roman" w:cs="Times New Roman"/>
          <w:sz w:val="24"/>
          <w:szCs w:val="24"/>
          <w:lang w:val="en-US"/>
        </w:rPr>
      </w:pPr>
      <w:ins w:id="155" w:author="Chaerul Umam" w:date="2015-03-06T09:48:00Z">
        <w:r w:rsidRPr="00513117">
          <w:rPr>
            <w:rFonts w:ascii="Times New Roman" w:hAnsi="Times New Roman" w:cs="Times New Roman"/>
            <w:sz w:val="24"/>
            <w:szCs w:val="24"/>
            <w:lang w:val="en-US"/>
          </w:rPr>
          <w:t xml:space="preserve">The implementation of this </w:t>
        </w:r>
        <w:proofErr w:type="spellStart"/>
        <w:r w:rsidRPr="00513117">
          <w:rPr>
            <w:rFonts w:ascii="Times New Roman" w:hAnsi="Times New Roman" w:cs="Times New Roman"/>
            <w:sz w:val="24"/>
            <w:szCs w:val="24"/>
            <w:lang w:val="en-US"/>
          </w:rPr>
          <w:t>MoU</w:t>
        </w:r>
        <w:proofErr w:type="spellEnd"/>
        <w:r w:rsidRPr="00513117">
          <w:rPr>
            <w:rFonts w:ascii="Times New Roman" w:hAnsi="Times New Roman" w:cs="Times New Roman"/>
            <w:sz w:val="24"/>
            <w:szCs w:val="24"/>
            <w:lang w:val="en-US"/>
          </w:rPr>
          <w:t xml:space="preserve"> may be further laid down in arrangements agreed upon by the Par</w:t>
        </w:r>
        <w:r>
          <w:rPr>
            <w:rFonts w:ascii="Times New Roman" w:hAnsi="Times New Roman" w:cs="Times New Roman"/>
            <w:sz w:val="24"/>
            <w:szCs w:val="24"/>
            <w:lang w:val="en-US"/>
          </w:rPr>
          <w:t>ties and communicated in writ</w:t>
        </w:r>
      </w:ins>
      <w:ins w:id="156" w:author="Chaerul Umam" w:date="2015-03-06T09:49:00Z">
        <w:r>
          <w:rPr>
            <w:rFonts w:ascii="Times New Roman" w:hAnsi="Times New Roman" w:cs="Times New Roman"/>
            <w:sz w:val="24"/>
            <w:szCs w:val="24"/>
            <w:lang w:val="en-US"/>
          </w:rPr>
          <w:t>ten documents and agreements</w:t>
        </w:r>
      </w:ins>
      <w:ins w:id="157" w:author="Chaerul Umam" w:date="2015-03-06T09:48:00Z">
        <w:r w:rsidRPr="00513117">
          <w:rPr>
            <w:rFonts w:ascii="Times New Roman" w:hAnsi="Times New Roman" w:cs="Times New Roman"/>
            <w:sz w:val="24"/>
            <w:szCs w:val="24"/>
            <w:lang w:val="en-US"/>
          </w:rPr>
          <w:t>. The arrangements may cover financial conditions, obligation of each party and other appropriate matters as necessary.</w:t>
        </w:r>
      </w:ins>
    </w:p>
    <w:p w:rsidR="00513117" w:rsidRDefault="00513117" w:rsidP="00513117">
      <w:pPr>
        <w:spacing w:after="0" w:line="360" w:lineRule="auto"/>
        <w:jc w:val="both"/>
        <w:rPr>
          <w:ins w:id="158" w:author="Chaerul Umam" w:date="2015-03-06T09:49:00Z"/>
          <w:rFonts w:ascii="Times New Roman" w:hAnsi="Times New Roman" w:cs="Times New Roman"/>
          <w:sz w:val="24"/>
          <w:szCs w:val="24"/>
          <w:lang w:val="en-US"/>
        </w:rPr>
      </w:pPr>
    </w:p>
    <w:p w:rsidR="00000000" w:rsidRDefault="00FD1D10">
      <w:pPr>
        <w:spacing w:after="0" w:line="360" w:lineRule="auto"/>
        <w:jc w:val="center"/>
        <w:rPr>
          <w:ins w:id="159" w:author="Chaerul Umam" w:date="2015-03-06T09:49:00Z"/>
          <w:rFonts w:ascii="Times New Roman" w:hAnsi="Times New Roman" w:cs="Times New Roman"/>
          <w:b/>
          <w:sz w:val="24"/>
          <w:szCs w:val="24"/>
          <w:lang w:val="en-US"/>
          <w:rPrChange w:id="160" w:author="Chaerul Umam" w:date="2015-03-06T09:50:00Z">
            <w:rPr>
              <w:ins w:id="161" w:author="Chaerul Umam" w:date="2015-03-06T09:49:00Z"/>
              <w:rFonts w:ascii="Times New Roman" w:hAnsi="Times New Roman" w:cs="Times New Roman"/>
              <w:sz w:val="24"/>
              <w:szCs w:val="24"/>
              <w:lang w:val="en-US"/>
            </w:rPr>
          </w:rPrChange>
        </w:rPr>
        <w:pPrChange w:id="162" w:author="Chaerul Umam" w:date="2015-03-06T09:49:00Z">
          <w:pPr>
            <w:spacing w:after="0" w:line="360" w:lineRule="auto"/>
            <w:jc w:val="both"/>
          </w:pPr>
        </w:pPrChange>
      </w:pPr>
      <w:ins w:id="163" w:author="Chaerul Umam" w:date="2015-03-06T09:49:00Z">
        <w:r w:rsidRPr="00FD1D10">
          <w:rPr>
            <w:rFonts w:ascii="Times New Roman" w:hAnsi="Times New Roman" w:cs="Times New Roman"/>
            <w:b/>
            <w:sz w:val="24"/>
            <w:szCs w:val="24"/>
            <w:lang w:val="en-US"/>
            <w:rPrChange w:id="164" w:author="Chaerul Umam" w:date="2015-03-06T09:50:00Z">
              <w:rPr>
                <w:rFonts w:ascii="Times New Roman" w:hAnsi="Times New Roman" w:cs="Times New Roman"/>
                <w:sz w:val="24"/>
                <w:szCs w:val="24"/>
                <w:lang w:val="en-US"/>
              </w:rPr>
            </w:rPrChange>
          </w:rPr>
          <w:t>Article 4</w:t>
        </w:r>
      </w:ins>
    </w:p>
    <w:p w:rsidR="00000000" w:rsidRDefault="00FD1D10">
      <w:pPr>
        <w:spacing w:after="0" w:line="360" w:lineRule="auto"/>
        <w:jc w:val="center"/>
        <w:rPr>
          <w:rFonts w:ascii="Times New Roman" w:hAnsi="Times New Roman" w:cs="Times New Roman"/>
          <w:b/>
          <w:sz w:val="24"/>
          <w:szCs w:val="24"/>
          <w:lang w:val="en-US"/>
          <w:rPrChange w:id="165" w:author="Chaerul Umam" w:date="2015-03-06T09:50:00Z">
            <w:rPr>
              <w:rFonts w:ascii="Times New Roman" w:hAnsi="Times New Roman" w:cs="Times New Roman"/>
              <w:sz w:val="24"/>
              <w:szCs w:val="24"/>
              <w:lang w:val="en-US"/>
            </w:rPr>
          </w:rPrChange>
        </w:rPr>
        <w:pPrChange w:id="166" w:author="Chaerul Umam" w:date="2015-03-06T09:49:00Z">
          <w:pPr>
            <w:spacing w:after="0" w:line="360" w:lineRule="auto"/>
            <w:jc w:val="both"/>
          </w:pPr>
        </w:pPrChange>
      </w:pPr>
      <w:ins w:id="167" w:author="Chaerul Umam" w:date="2015-03-06T09:49:00Z">
        <w:r w:rsidRPr="00FD1D10">
          <w:rPr>
            <w:rFonts w:ascii="Times New Roman" w:hAnsi="Times New Roman" w:cs="Times New Roman"/>
            <w:b/>
            <w:sz w:val="24"/>
            <w:szCs w:val="24"/>
            <w:lang w:val="en-US"/>
            <w:rPrChange w:id="168" w:author="Chaerul Umam" w:date="2015-03-06T09:50:00Z">
              <w:rPr>
                <w:rFonts w:ascii="Times New Roman" w:hAnsi="Times New Roman" w:cs="Times New Roman"/>
                <w:sz w:val="24"/>
                <w:szCs w:val="24"/>
                <w:lang w:val="en-US"/>
              </w:rPr>
            </w:rPrChange>
          </w:rPr>
          <w:t>Intellectual Property Rights</w:t>
        </w:r>
      </w:ins>
    </w:p>
    <w:p w:rsidR="00000000" w:rsidRDefault="000250AC">
      <w:pPr>
        <w:spacing w:after="0" w:line="360" w:lineRule="auto"/>
        <w:jc w:val="center"/>
        <w:rPr>
          <w:ins w:id="169" w:author="Chaerul Umam" w:date="2015-03-06T16:33:00Z"/>
          <w:rFonts w:ascii="Times New Roman" w:hAnsi="Times New Roman" w:cs="Times New Roman"/>
          <w:sz w:val="24"/>
          <w:szCs w:val="24"/>
          <w:lang w:val="en-US"/>
        </w:rPr>
        <w:pPrChange w:id="170" w:author="Chaerul Umam" w:date="2015-03-06T16:33:00Z">
          <w:pPr>
            <w:spacing w:after="0" w:line="360" w:lineRule="auto"/>
            <w:jc w:val="both"/>
          </w:pPr>
        </w:pPrChange>
      </w:pPr>
    </w:p>
    <w:p w:rsidR="00D34044" w:rsidRPr="00D34044" w:rsidRDefault="00D34044" w:rsidP="00D34044">
      <w:pPr>
        <w:spacing w:after="0" w:line="360" w:lineRule="auto"/>
        <w:jc w:val="both"/>
        <w:rPr>
          <w:ins w:id="171" w:author="Chaerul Umam" w:date="2015-03-06T16:33:00Z"/>
          <w:rFonts w:ascii="Times New Roman" w:hAnsi="Times New Roman" w:cs="Times New Roman"/>
          <w:sz w:val="24"/>
          <w:szCs w:val="24"/>
          <w:lang w:val="en-US"/>
        </w:rPr>
      </w:pPr>
      <w:ins w:id="172" w:author="Chaerul Umam" w:date="2015-03-06T16:33:00Z">
        <w:r w:rsidRPr="00D34044">
          <w:rPr>
            <w:rFonts w:ascii="Times New Roman" w:hAnsi="Times New Roman" w:cs="Times New Roman"/>
            <w:sz w:val="24"/>
            <w:szCs w:val="24"/>
            <w:lang w:val="en-US"/>
          </w:rPr>
          <w:t xml:space="preserve">The Parties shall ensure any intellectual property rights which may arise out of the implementation of this </w:t>
        </w:r>
        <w:proofErr w:type="spellStart"/>
        <w:r w:rsidRPr="00D34044">
          <w:rPr>
            <w:rFonts w:ascii="Times New Roman" w:hAnsi="Times New Roman" w:cs="Times New Roman"/>
            <w:sz w:val="24"/>
            <w:szCs w:val="24"/>
            <w:lang w:val="en-US"/>
          </w:rPr>
          <w:t>MoU</w:t>
        </w:r>
        <w:proofErr w:type="spellEnd"/>
        <w:r w:rsidRPr="00D34044">
          <w:rPr>
            <w:rFonts w:ascii="Times New Roman" w:hAnsi="Times New Roman" w:cs="Times New Roman"/>
            <w:sz w:val="24"/>
            <w:szCs w:val="24"/>
            <w:lang w:val="en-US"/>
          </w:rPr>
          <w:t xml:space="preserve"> shall be governed ill accordance with the Parties' national legislation and the international legal instruments to </w:t>
        </w:r>
        <w:proofErr w:type="gramStart"/>
        <w:r w:rsidRPr="00D34044">
          <w:rPr>
            <w:rFonts w:ascii="Times New Roman" w:hAnsi="Times New Roman" w:cs="Times New Roman"/>
            <w:sz w:val="24"/>
            <w:szCs w:val="24"/>
            <w:lang w:val="en-US"/>
          </w:rPr>
          <w:t>whom</w:t>
        </w:r>
        <w:proofErr w:type="gramEnd"/>
        <w:r w:rsidRPr="00D34044">
          <w:rPr>
            <w:rFonts w:ascii="Times New Roman" w:hAnsi="Times New Roman" w:cs="Times New Roman"/>
            <w:sz w:val="24"/>
            <w:szCs w:val="24"/>
            <w:lang w:val="en-US"/>
          </w:rPr>
          <w:t xml:space="preserve"> the Parties are parties to.</w:t>
        </w:r>
      </w:ins>
    </w:p>
    <w:p w:rsidR="00D34044" w:rsidRPr="00D34044" w:rsidRDefault="00D34044" w:rsidP="00D34044">
      <w:pPr>
        <w:spacing w:after="0" w:line="360" w:lineRule="auto"/>
        <w:jc w:val="both"/>
        <w:rPr>
          <w:ins w:id="173" w:author="Chaerul Umam" w:date="2015-03-06T16:33:00Z"/>
          <w:rFonts w:ascii="Times New Roman" w:hAnsi="Times New Roman" w:cs="Times New Roman"/>
          <w:sz w:val="24"/>
          <w:szCs w:val="24"/>
          <w:lang w:val="en-US"/>
        </w:rPr>
      </w:pPr>
      <w:ins w:id="174" w:author="Chaerul Umam" w:date="2015-03-06T16:33:00Z">
        <w:r w:rsidRPr="00D34044">
          <w:rPr>
            <w:rFonts w:ascii="Times New Roman" w:hAnsi="Times New Roman" w:cs="Times New Roman"/>
            <w:sz w:val="24"/>
            <w:szCs w:val="24"/>
            <w:lang w:val="en-US"/>
          </w:rPr>
          <w:t xml:space="preserve">If each party wishes to disclose confidential data and/or information resulted from the cooperation activities under this </w:t>
        </w:r>
        <w:proofErr w:type="spellStart"/>
        <w:r w:rsidRPr="00D34044">
          <w:rPr>
            <w:rFonts w:ascii="Times New Roman" w:hAnsi="Times New Roman" w:cs="Times New Roman"/>
            <w:sz w:val="24"/>
            <w:szCs w:val="24"/>
            <w:lang w:val="en-US"/>
          </w:rPr>
          <w:t>MoU</w:t>
        </w:r>
        <w:proofErr w:type="spellEnd"/>
        <w:r w:rsidRPr="00D34044">
          <w:rPr>
            <w:rFonts w:ascii="Times New Roman" w:hAnsi="Times New Roman" w:cs="Times New Roman"/>
            <w:sz w:val="24"/>
            <w:szCs w:val="24"/>
            <w:lang w:val="en-US"/>
          </w:rPr>
          <w:t>, it must obtain prior consent from the other party before any disclosure can be made.</w:t>
        </w:r>
      </w:ins>
    </w:p>
    <w:p w:rsidR="00D34044" w:rsidRDefault="00D34044" w:rsidP="00FB405C">
      <w:pPr>
        <w:spacing w:after="0" w:line="360" w:lineRule="auto"/>
        <w:jc w:val="both"/>
        <w:rPr>
          <w:ins w:id="175" w:author="Chaerul Umam" w:date="2015-03-06T16:33:00Z"/>
          <w:rFonts w:ascii="Times New Roman" w:hAnsi="Times New Roman" w:cs="Times New Roman"/>
          <w:sz w:val="24"/>
          <w:szCs w:val="24"/>
          <w:lang w:val="en-US"/>
        </w:rPr>
      </w:pPr>
    </w:p>
    <w:p w:rsidR="00D34044" w:rsidRDefault="00D34044" w:rsidP="00FB405C">
      <w:pPr>
        <w:spacing w:after="0" w:line="360" w:lineRule="auto"/>
        <w:jc w:val="both"/>
        <w:rPr>
          <w:ins w:id="176" w:author="Chaerul Umam" w:date="2015-03-06T16:33:00Z"/>
          <w:rFonts w:ascii="Times New Roman" w:hAnsi="Times New Roman" w:cs="Times New Roman"/>
          <w:sz w:val="24"/>
          <w:szCs w:val="24"/>
          <w:lang w:val="en-US"/>
        </w:rPr>
      </w:pPr>
    </w:p>
    <w:p w:rsidR="00000000" w:rsidRDefault="00D34044">
      <w:pPr>
        <w:spacing w:after="0" w:line="360" w:lineRule="auto"/>
        <w:jc w:val="center"/>
        <w:rPr>
          <w:ins w:id="177" w:author="Chaerul Umam" w:date="2015-03-06T16:34:00Z"/>
          <w:rFonts w:ascii="Times New Roman" w:hAnsi="Times New Roman" w:cs="Times New Roman"/>
          <w:b/>
          <w:sz w:val="24"/>
          <w:szCs w:val="24"/>
          <w:lang w:val="en-US"/>
        </w:rPr>
        <w:pPrChange w:id="178" w:author="Chaerul Umam" w:date="2015-03-06T16:34:00Z">
          <w:pPr>
            <w:spacing w:after="0" w:line="360" w:lineRule="auto"/>
            <w:jc w:val="both"/>
          </w:pPr>
        </w:pPrChange>
      </w:pPr>
      <w:ins w:id="179" w:author="Chaerul Umam" w:date="2015-03-06T16:34:00Z">
        <w:r w:rsidRPr="00D34044">
          <w:rPr>
            <w:rFonts w:ascii="Times New Roman" w:hAnsi="Times New Roman" w:cs="Times New Roman"/>
            <w:b/>
            <w:sz w:val="24"/>
            <w:szCs w:val="24"/>
            <w:lang w:val="en-US"/>
          </w:rPr>
          <w:lastRenderedPageBreak/>
          <w:t>Article 5</w:t>
        </w:r>
      </w:ins>
    </w:p>
    <w:p w:rsidR="00000000" w:rsidRDefault="00D34044">
      <w:pPr>
        <w:spacing w:after="0" w:line="360" w:lineRule="auto"/>
        <w:jc w:val="center"/>
        <w:rPr>
          <w:ins w:id="180" w:author="Chaerul Umam" w:date="2015-03-06T16:34:00Z"/>
          <w:rFonts w:ascii="Times New Roman" w:hAnsi="Times New Roman" w:cs="Times New Roman"/>
          <w:b/>
          <w:sz w:val="24"/>
          <w:szCs w:val="24"/>
          <w:lang w:val="en-US"/>
        </w:rPr>
        <w:pPrChange w:id="181" w:author="Chaerul Umam" w:date="2015-03-06T16:34:00Z">
          <w:pPr>
            <w:spacing w:after="0" w:line="360" w:lineRule="auto"/>
            <w:jc w:val="both"/>
          </w:pPr>
        </w:pPrChange>
      </w:pPr>
      <w:ins w:id="182" w:author="Chaerul Umam" w:date="2015-03-06T16:34:00Z">
        <w:r w:rsidRPr="00D34044">
          <w:rPr>
            <w:rFonts w:ascii="Times New Roman" w:hAnsi="Times New Roman" w:cs="Times New Roman"/>
            <w:b/>
            <w:sz w:val="24"/>
            <w:szCs w:val="24"/>
            <w:lang w:val="en-US"/>
          </w:rPr>
          <w:t>Settlement of Dispute</w:t>
        </w:r>
      </w:ins>
    </w:p>
    <w:p w:rsidR="00D34044" w:rsidRPr="00D34044" w:rsidRDefault="00D34044" w:rsidP="00D34044">
      <w:pPr>
        <w:spacing w:after="0" w:line="360" w:lineRule="auto"/>
        <w:jc w:val="both"/>
        <w:rPr>
          <w:ins w:id="183" w:author="Chaerul Umam" w:date="2015-03-06T16:34:00Z"/>
          <w:rFonts w:ascii="Times New Roman" w:hAnsi="Times New Roman" w:cs="Times New Roman"/>
          <w:b/>
          <w:sz w:val="24"/>
          <w:szCs w:val="24"/>
          <w:lang w:val="en-US"/>
        </w:rPr>
      </w:pPr>
    </w:p>
    <w:p w:rsidR="00D34044" w:rsidRPr="00D34044" w:rsidRDefault="00D34044" w:rsidP="00D34044">
      <w:pPr>
        <w:spacing w:after="0" w:line="360" w:lineRule="auto"/>
        <w:jc w:val="both"/>
        <w:rPr>
          <w:ins w:id="184" w:author="Chaerul Umam" w:date="2015-03-06T16:34:00Z"/>
          <w:rFonts w:ascii="Times New Roman" w:hAnsi="Times New Roman" w:cs="Times New Roman"/>
          <w:sz w:val="24"/>
          <w:szCs w:val="24"/>
          <w:lang w:val="en-US"/>
        </w:rPr>
      </w:pPr>
      <w:ins w:id="185" w:author="Chaerul Umam" w:date="2015-03-06T16:34:00Z">
        <w:r w:rsidRPr="00D34044">
          <w:rPr>
            <w:rFonts w:ascii="Times New Roman" w:hAnsi="Times New Roman" w:cs="Times New Roman"/>
            <w:sz w:val="24"/>
            <w:szCs w:val="24"/>
            <w:lang w:val="en-US"/>
          </w:rPr>
          <w:t xml:space="preserve">Any differences or disputes arising out of the interpretation or implementation of this </w:t>
        </w:r>
        <w:proofErr w:type="spellStart"/>
        <w:r w:rsidRPr="00D34044">
          <w:rPr>
            <w:rFonts w:ascii="Times New Roman" w:hAnsi="Times New Roman" w:cs="Times New Roman"/>
            <w:sz w:val="24"/>
            <w:szCs w:val="24"/>
            <w:lang w:val="en-US"/>
          </w:rPr>
          <w:t>MoU</w:t>
        </w:r>
        <w:proofErr w:type="spellEnd"/>
        <w:r w:rsidRPr="00D34044">
          <w:rPr>
            <w:rFonts w:ascii="Times New Roman" w:hAnsi="Times New Roman" w:cs="Times New Roman"/>
            <w:sz w:val="24"/>
            <w:szCs w:val="24"/>
            <w:lang w:val="en-US"/>
          </w:rPr>
          <w:t xml:space="preserve"> shall be settled amicably through consultation or negotiation between the Parties.</w:t>
        </w:r>
      </w:ins>
    </w:p>
    <w:p w:rsidR="00D34044" w:rsidRDefault="00D34044" w:rsidP="00FB405C">
      <w:pPr>
        <w:spacing w:after="0" w:line="360" w:lineRule="auto"/>
        <w:jc w:val="both"/>
        <w:rPr>
          <w:ins w:id="186" w:author="Chaerul Umam" w:date="2015-03-06T16:33:00Z"/>
          <w:rFonts w:ascii="Times New Roman" w:hAnsi="Times New Roman" w:cs="Times New Roman"/>
          <w:sz w:val="24"/>
          <w:szCs w:val="24"/>
          <w:lang w:val="en-US"/>
        </w:rPr>
      </w:pPr>
    </w:p>
    <w:p w:rsidR="00000000" w:rsidRDefault="00D34044">
      <w:pPr>
        <w:spacing w:after="0" w:line="360" w:lineRule="auto"/>
        <w:jc w:val="center"/>
        <w:rPr>
          <w:ins w:id="187" w:author="Chaerul Umam" w:date="2015-03-06T16:35:00Z"/>
          <w:rFonts w:ascii="Times New Roman" w:hAnsi="Times New Roman" w:cs="Times New Roman"/>
          <w:b/>
          <w:sz w:val="24"/>
          <w:szCs w:val="24"/>
          <w:lang w:val="en-US"/>
        </w:rPr>
        <w:pPrChange w:id="188" w:author="Chaerul Umam" w:date="2015-03-06T16:35:00Z">
          <w:pPr>
            <w:spacing w:after="0" w:line="360" w:lineRule="auto"/>
            <w:jc w:val="both"/>
          </w:pPr>
        </w:pPrChange>
      </w:pPr>
      <w:ins w:id="189" w:author="Chaerul Umam" w:date="2015-03-06T16:35:00Z">
        <w:r w:rsidRPr="00D34044">
          <w:rPr>
            <w:rFonts w:ascii="Times New Roman" w:hAnsi="Times New Roman" w:cs="Times New Roman"/>
            <w:b/>
            <w:sz w:val="24"/>
            <w:szCs w:val="24"/>
            <w:lang w:val="en-US"/>
          </w:rPr>
          <w:t>Article 6</w:t>
        </w:r>
      </w:ins>
    </w:p>
    <w:p w:rsidR="00000000" w:rsidRDefault="00D34044">
      <w:pPr>
        <w:spacing w:after="0" w:line="360" w:lineRule="auto"/>
        <w:jc w:val="center"/>
        <w:rPr>
          <w:ins w:id="190" w:author="Chaerul Umam" w:date="2015-03-06T16:35:00Z"/>
          <w:rFonts w:ascii="Times New Roman" w:hAnsi="Times New Roman" w:cs="Times New Roman"/>
          <w:b/>
          <w:sz w:val="24"/>
          <w:szCs w:val="24"/>
          <w:lang w:val="en-US"/>
        </w:rPr>
        <w:pPrChange w:id="191" w:author="Chaerul Umam" w:date="2015-03-06T16:35:00Z">
          <w:pPr>
            <w:spacing w:after="0" w:line="360" w:lineRule="auto"/>
            <w:jc w:val="both"/>
          </w:pPr>
        </w:pPrChange>
      </w:pPr>
      <w:ins w:id="192" w:author="Chaerul Umam" w:date="2015-03-06T16:35:00Z">
        <w:r w:rsidRPr="00D34044">
          <w:rPr>
            <w:rFonts w:ascii="Times New Roman" w:hAnsi="Times New Roman" w:cs="Times New Roman"/>
            <w:b/>
            <w:sz w:val="24"/>
            <w:szCs w:val="24"/>
            <w:lang w:val="en-US"/>
          </w:rPr>
          <w:t>Amendment</w:t>
        </w:r>
      </w:ins>
    </w:p>
    <w:p w:rsidR="00D34044" w:rsidRPr="00D34044" w:rsidRDefault="00D34044" w:rsidP="00D34044">
      <w:pPr>
        <w:spacing w:after="0" w:line="360" w:lineRule="auto"/>
        <w:jc w:val="both"/>
        <w:rPr>
          <w:ins w:id="193" w:author="Chaerul Umam" w:date="2015-03-06T16:35:00Z"/>
          <w:rFonts w:ascii="Times New Roman" w:hAnsi="Times New Roman" w:cs="Times New Roman"/>
          <w:b/>
          <w:sz w:val="24"/>
          <w:szCs w:val="24"/>
          <w:lang w:val="en-US"/>
        </w:rPr>
      </w:pPr>
    </w:p>
    <w:p w:rsidR="00D34044" w:rsidRPr="00D34044" w:rsidRDefault="00D34044" w:rsidP="00D34044">
      <w:pPr>
        <w:spacing w:after="0" w:line="360" w:lineRule="auto"/>
        <w:jc w:val="both"/>
        <w:rPr>
          <w:ins w:id="194" w:author="Chaerul Umam" w:date="2015-03-06T16:35:00Z"/>
          <w:rFonts w:ascii="Times New Roman" w:hAnsi="Times New Roman" w:cs="Times New Roman"/>
          <w:sz w:val="24"/>
          <w:szCs w:val="24"/>
          <w:lang w:val="en-US"/>
        </w:rPr>
      </w:pPr>
      <w:ins w:id="195" w:author="Chaerul Umam" w:date="2015-03-06T16:35:00Z">
        <w:r w:rsidRPr="00D34044">
          <w:rPr>
            <w:rFonts w:ascii="Times New Roman" w:hAnsi="Times New Roman" w:cs="Times New Roman"/>
            <w:sz w:val="24"/>
            <w:szCs w:val="24"/>
            <w:lang w:val="en-US"/>
          </w:rPr>
          <w:t xml:space="preserve">This </w:t>
        </w:r>
        <w:proofErr w:type="spellStart"/>
        <w:r w:rsidRPr="00D34044">
          <w:rPr>
            <w:rFonts w:ascii="Times New Roman" w:hAnsi="Times New Roman" w:cs="Times New Roman"/>
            <w:sz w:val="24"/>
            <w:szCs w:val="24"/>
            <w:lang w:val="en-US"/>
          </w:rPr>
          <w:t>MoU</w:t>
        </w:r>
        <w:proofErr w:type="spellEnd"/>
        <w:r w:rsidRPr="00D34044">
          <w:rPr>
            <w:rFonts w:ascii="Times New Roman" w:hAnsi="Times New Roman" w:cs="Times New Roman"/>
            <w:sz w:val="24"/>
            <w:szCs w:val="24"/>
            <w:lang w:val="en-US"/>
          </w:rPr>
          <w:t xml:space="preserve"> may be amended at any time by mutual written consent of the Parties. The amendment which has been agreed by the Parties shall be an integral part of this </w:t>
        </w:r>
        <w:proofErr w:type="spellStart"/>
        <w:r w:rsidRPr="00D34044">
          <w:rPr>
            <w:rFonts w:ascii="Times New Roman" w:hAnsi="Times New Roman" w:cs="Times New Roman"/>
            <w:sz w:val="24"/>
            <w:szCs w:val="24"/>
            <w:lang w:val="en-US"/>
          </w:rPr>
          <w:t>MoU</w:t>
        </w:r>
        <w:proofErr w:type="spellEnd"/>
        <w:r w:rsidRPr="00D34044">
          <w:rPr>
            <w:rFonts w:ascii="Times New Roman" w:hAnsi="Times New Roman" w:cs="Times New Roman"/>
            <w:sz w:val="24"/>
            <w:szCs w:val="24"/>
            <w:lang w:val="en-US"/>
          </w:rPr>
          <w:t>.</w:t>
        </w:r>
      </w:ins>
    </w:p>
    <w:p w:rsidR="00D34044" w:rsidRDefault="00D34044" w:rsidP="00FB405C">
      <w:pPr>
        <w:spacing w:after="0" w:line="360" w:lineRule="auto"/>
        <w:jc w:val="both"/>
        <w:rPr>
          <w:ins w:id="196" w:author="Chaerul Umam" w:date="2015-03-06T16:34:00Z"/>
          <w:rFonts w:ascii="Times New Roman" w:hAnsi="Times New Roman" w:cs="Times New Roman"/>
          <w:sz w:val="24"/>
          <w:szCs w:val="24"/>
          <w:lang w:val="en-US"/>
        </w:rPr>
      </w:pPr>
    </w:p>
    <w:p w:rsidR="00000000" w:rsidRDefault="00D34044">
      <w:pPr>
        <w:spacing w:after="0" w:line="360" w:lineRule="auto"/>
        <w:jc w:val="center"/>
        <w:rPr>
          <w:ins w:id="197" w:author="Chaerul Umam" w:date="2015-03-06T16:35:00Z"/>
          <w:rFonts w:ascii="Times New Roman" w:hAnsi="Times New Roman" w:cs="Times New Roman"/>
          <w:b/>
          <w:sz w:val="24"/>
          <w:szCs w:val="24"/>
          <w:lang w:val="en-US"/>
        </w:rPr>
        <w:pPrChange w:id="198" w:author="Chaerul Umam" w:date="2015-03-06T16:35:00Z">
          <w:pPr>
            <w:spacing w:after="0" w:line="360" w:lineRule="auto"/>
            <w:jc w:val="both"/>
          </w:pPr>
        </w:pPrChange>
      </w:pPr>
      <w:ins w:id="199" w:author="Chaerul Umam" w:date="2015-03-06T16:35:00Z">
        <w:r w:rsidRPr="00D34044">
          <w:rPr>
            <w:rFonts w:ascii="Times New Roman" w:hAnsi="Times New Roman" w:cs="Times New Roman"/>
            <w:b/>
            <w:sz w:val="24"/>
            <w:szCs w:val="24"/>
            <w:lang w:val="en-US"/>
          </w:rPr>
          <w:t>Article 7</w:t>
        </w:r>
      </w:ins>
    </w:p>
    <w:p w:rsidR="00000000" w:rsidRDefault="00D34044">
      <w:pPr>
        <w:spacing w:after="0" w:line="360" w:lineRule="auto"/>
        <w:jc w:val="center"/>
        <w:rPr>
          <w:ins w:id="200" w:author="Chaerul Umam" w:date="2015-03-06T16:35:00Z"/>
          <w:rFonts w:ascii="Times New Roman" w:hAnsi="Times New Roman" w:cs="Times New Roman"/>
          <w:b/>
          <w:sz w:val="24"/>
          <w:szCs w:val="24"/>
          <w:lang w:val="en-US"/>
        </w:rPr>
        <w:pPrChange w:id="201" w:author="Chaerul Umam" w:date="2015-03-06T16:35:00Z">
          <w:pPr>
            <w:spacing w:after="0" w:line="360" w:lineRule="auto"/>
            <w:jc w:val="both"/>
          </w:pPr>
        </w:pPrChange>
      </w:pPr>
      <w:ins w:id="202" w:author="Chaerul Umam" w:date="2015-03-06T16:35:00Z">
        <w:r w:rsidRPr="00D34044">
          <w:rPr>
            <w:rFonts w:ascii="Times New Roman" w:hAnsi="Times New Roman" w:cs="Times New Roman"/>
            <w:b/>
            <w:sz w:val="24"/>
            <w:szCs w:val="24"/>
            <w:lang w:val="en-US"/>
          </w:rPr>
          <w:t xml:space="preserve">Entry </w:t>
        </w:r>
        <w:proofErr w:type="gramStart"/>
        <w:r w:rsidRPr="00D34044">
          <w:rPr>
            <w:rFonts w:ascii="Times New Roman" w:hAnsi="Times New Roman" w:cs="Times New Roman"/>
            <w:b/>
            <w:sz w:val="24"/>
            <w:szCs w:val="24"/>
            <w:lang w:val="en-US"/>
          </w:rPr>
          <w:t>Into</w:t>
        </w:r>
        <w:proofErr w:type="gramEnd"/>
        <w:r w:rsidRPr="00D34044">
          <w:rPr>
            <w:rFonts w:ascii="Times New Roman" w:hAnsi="Times New Roman" w:cs="Times New Roman"/>
            <w:b/>
            <w:sz w:val="24"/>
            <w:szCs w:val="24"/>
            <w:lang w:val="en-US"/>
          </w:rPr>
          <w:t xml:space="preserve"> Force, Duration and Termination</w:t>
        </w:r>
      </w:ins>
    </w:p>
    <w:p w:rsidR="00D34044" w:rsidRPr="00D34044" w:rsidRDefault="00D34044" w:rsidP="00D34044">
      <w:pPr>
        <w:spacing w:after="0" w:line="360" w:lineRule="auto"/>
        <w:jc w:val="both"/>
        <w:rPr>
          <w:ins w:id="203" w:author="Chaerul Umam" w:date="2015-03-06T16:35:00Z"/>
          <w:rFonts w:ascii="Times New Roman" w:hAnsi="Times New Roman" w:cs="Times New Roman"/>
          <w:b/>
          <w:sz w:val="24"/>
          <w:szCs w:val="24"/>
          <w:lang w:val="en-US"/>
        </w:rPr>
      </w:pPr>
    </w:p>
    <w:p w:rsidR="00000000" w:rsidRDefault="00D34044">
      <w:pPr>
        <w:numPr>
          <w:ilvl w:val="0"/>
          <w:numId w:val="7"/>
        </w:numPr>
        <w:spacing w:after="0" w:line="360" w:lineRule="auto"/>
        <w:ind w:left="360"/>
        <w:jc w:val="both"/>
        <w:rPr>
          <w:ins w:id="204" w:author="Chaerul Umam" w:date="2015-03-06T16:35:00Z"/>
          <w:rFonts w:ascii="Times New Roman" w:hAnsi="Times New Roman" w:cs="Times New Roman"/>
          <w:sz w:val="24"/>
          <w:szCs w:val="24"/>
          <w:lang w:val="en-US"/>
        </w:rPr>
        <w:pPrChange w:id="205" w:author="Chaerul Umam" w:date="2015-03-06T16:35:00Z">
          <w:pPr>
            <w:numPr>
              <w:numId w:val="7"/>
            </w:numPr>
            <w:spacing w:after="0" w:line="360" w:lineRule="auto"/>
            <w:ind w:left="720" w:hanging="360"/>
            <w:jc w:val="both"/>
          </w:pPr>
        </w:pPrChange>
      </w:pPr>
      <w:ins w:id="206" w:author="Chaerul Umam" w:date="2015-03-06T16:35:00Z">
        <w:r w:rsidRPr="00D34044">
          <w:rPr>
            <w:rFonts w:ascii="Times New Roman" w:hAnsi="Times New Roman" w:cs="Times New Roman"/>
            <w:sz w:val="24"/>
            <w:szCs w:val="24"/>
            <w:lang w:val="en-US"/>
          </w:rPr>
          <w:t xml:space="preserve">This </w:t>
        </w:r>
        <w:proofErr w:type="spellStart"/>
        <w:r w:rsidRPr="00D34044">
          <w:rPr>
            <w:rFonts w:ascii="Times New Roman" w:hAnsi="Times New Roman" w:cs="Times New Roman"/>
            <w:sz w:val="24"/>
            <w:szCs w:val="24"/>
            <w:lang w:val="en-US"/>
          </w:rPr>
          <w:t>MoU</w:t>
        </w:r>
        <w:proofErr w:type="spellEnd"/>
        <w:r w:rsidRPr="00D34044">
          <w:rPr>
            <w:rFonts w:ascii="Times New Roman" w:hAnsi="Times New Roman" w:cs="Times New Roman"/>
            <w:sz w:val="24"/>
            <w:szCs w:val="24"/>
            <w:lang w:val="en-US"/>
          </w:rPr>
          <w:t xml:space="preserve"> shall enter into force on the date of its signing.</w:t>
        </w:r>
      </w:ins>
    </w:p>
    <w:p w:rsidR="00000000" w:rsidRDefault="00D34044">
      <w:pPr>
        <w:numPr>
          <w:ilvl w:val="0"/>
          <w:numId w:val="7"/>
        </w:numPr>
        <w:spacing w:after="0" w:line="360" w:lineRule="auto"/>
        <w:ind w:left="360"/>
        <w:jc w:val="both"/>
        <w:rPr>
          <w:ins w:id="207" w:author="Chaerul Umam" w:date="2015-03-06T16:35:00Z"/>
          <w:rFonts w:ascii="Times New Roman" w:hAnsi="Times New Roman" w:cs="Times New Roman"/>
          <w:sz w:val="24"/>
          <w:szCs w:val="24"/>
          <w:lang w:val="en-US"/>
        </w:rPr>
        <w:pPrChange w:id="208" w:author="Chaerul Umam" w:date="2015-03-06T16:35:00Z">
          <w:pPr>
            <w:numPr>
              <w:numId w:val="7"/>
            </w:numPr>
            <w:spacing w:after="0" w:line="360" w:lineRule="auto"/>
            <w:ind w:left="720" w:hanging="360"/>
            <w:jc w:val="both"/>
          </w:pPr>
        </w:pPrChange>
      </w:pPr>
      <w:ins w:id="209" w:author="Chaerul Umam" w:date="2015-03-06T16:35:00Z">
        <w:r w:rsidRPr="00D34044">
          <w:rPr>
            <w:rFonts w:ascii="Times New Roman" w:hAnsi="Times New Roman" w:cs="Times New Roman"/>
            <w:sz w:val="24"/>
            <w:szCs w:val="24"/>
            <w:lang w:val="en-US"/>
          </w:rPr>
          <w:t xml:space="preserve">This </w:t>
        </w:r>
        <w:proofErr w:type="spellStart"/>
        <w:r w:rsidRPr="00D34044">
          <w:rPr>
            <w:rFonts w:ascii="Times New Roman" w:hAnsi="Times New Roman" w:cs="Times New Roman"/>
            <w:sz w:val="24"/>
            <w:szCs w:val="24"/>
            <w:lang w:val="en-US"/>
          </w:rPr>
          <w:t>MoU</w:t>
        </w:r>
        <w:proofErr w:type="spellEnd"/>
        <w:r w:rsidRPr="00D34044">
          <w:rPr>
            <w:rFonts w:ascii="Times New Roman" w:hAnsi="Times New Roman" w:cs="Times New Roman"/>
            <w:sz w:val="24"/>
            <w:szCs w:val="24"/>
            <w:lang w:val="en-US"/>
          </w:rPr>
          <w:t xml:space="preserve"> shall remain in</w:t>
        </w:r>
        <w:r>
          <w:rPr>
            <w:rFonts w:ascii="Times New Roman" w:hAnsi="Times New Roman" w:cs="Times New Roman"/>
            <w:sz w:val="24"/>
            <w:szCs w:val="24"/>
            <w:lang w:val="en-US"/>
          </w:rPr>
          <w:t xml:space="preserve">to force for and period of </w:t>
        </w:r>
      </w:ins>
      <w:ins w:id="210" w:author="Chaerul Umam" w:date="2015-03-06T16:36:00Z">
        <w:r>
          <w:rPr>
            <w:rFonts w:ascii="Times New Roman" w:hAnsi="Times New Roman" w:cs="Times New Roman"/>
            <w:sz w:val="24"/>
            <w:szCs w:val="24"/>
            <w:lang w:val="en-US"/>
          </w:rPr>
          <w:t>five</w:t>
        </w:r>
      </w:ins>
      <w:ins w:id="211" w:author="Chaerul Umam" w:date="2015-03-06T16:35:00Z">
        <w:r w:rsidRPr="00D34044">
          <w:rPr>
            <w:rFonts w:ascii="Times New Roman" w:hAnsi="Times New Roman" w:cs="Times New Roman"/>
            <w:sz w:val="24"/>
            <w:szCs w:val="24"/>
            <w:lang w:val="en-US"/>
          </w:rPr>
          <w:t xml:space="preserve"> years and may be evaluated for its </w:t>
        </w:r>
        <w:proofErr w:type="spellStart"/>
        <w:r w:rsidRPr="00D34044">
          <w:rPr>
            <w:rFonts w:ascii="Times New Roman" w:hAnsi="Times New Roman" w:cs="Times New Roman"/>
            <w:sz w:val="24"/>
            <w:szCs w:val="24"/>
            <w:lang w:val="en-US"/>
          </w:rPr>
          <w:t>extention</w:t>
        </w:r>
        <w:proofErr w:type="spellEnd"/>
        <w:r w:rsidRPr="00D34044">
          <w:rPr>
            <w:rFonts w:ascii="Times New Roman" w:hAnsi="Times New Roman" w:cs="Times New Roman"/>
            <w:sz w:val="24"/>
            <w:szCs w:val="24"/>
            <w:lang w:val="en-US"/>
          </w:rPr>
          <w:t xml:space="preserve">, unless each party notifies the other in writing six months in advance of its intention to terminate </w:t>
        </w:r>
        <w:proofErr w:type="spellStart"/>
        <w:r w:rsidRPr="00D34044">
          <w:rPr>
            <w:rFonts w:ascii="Times New Roman" w:hAnsi="Times New Roman" w:cs="Times New Roman"/>
            <w:sz w:val="24"/>
            <w:szCs w:val="24"/>
            <w:lang w:val="en-US"/>
          </w:rPr>
          <w:t>thIs</w:t>
        </w:r>
        <w:proofErr w:type="spellEnd"/>
        <w:r w:rsidRPr="00D34044">
          <w:rPr>
            <w:rFonts w:ascii="Times New Roman" w:hAnsi="Times New Roman" w:cs="Times New Roman"/>
            <w:sz w:val="24"/>
            <w:szCs w:val="24"/>
            <w:lang w:val="en-US"/>
          </w:rPr>
          <w:t xml:space="preserve"> </w:t>
        </w:r>
        <w:proofErr w:type="spellStart"/>
        <w:r w:rsidRPr="00D34044">
          <w:rPr>
            <w:rFonts w:ascii="Times New Roman" w:hAnsi="Times New Roman" w:cs="Times New Roman"/>
            <w:sz w:val="24"/>
            <w:szCs w:val="24"/>
            <w:lang w:val="en-US"/>
          </w:rPr>
          <w:t>MoU</w:t>
        </w:r>
        <w:proofErr w:type="spellEnd"/>
        <w:r w:rsidRPr="00D34044">
          <w:rPr>
            <w:rFonts w:ascii="Times New Roman" w:hAnsi="Times New Roman" w:cs="Times New Roman"/>
            <w:sz w:val="24"/>
            <w:szCs w:val="24"/>
            <w:lang w:val="en-US"/>
          </w:rPr>
          <w:t>.</w:t>
        </w:r>
      </w:ins>
    </w:p>
    <w:p w:rsidR="00000000" w:rsidRDefault="00D34044">
      <w:pPr>
        <w:numPr>
          <w:ilvl w:val="0"/>
          <w:numId w:val="7"/>
        </w:numPr>
        <w:spacing w:after="0" w:line="360" w:lineRule="auto"/>
        <w:ind w:left="360"/>
        <w:jc w:val="both"/>
        <w:rPr>
          <w:ins w:id="212" w:author="Chaerul Umam" w:date="2015-03-06T16:35:00Z"/>
          <w:rFonts w:ascii="Times New Roman" w:hAnsi="Times New Roman" w:cs="Times New Roman"/>
          <w:sz w:val="24"/>
          <w:szCs w:val="24"/>
          <w:lang w:val="en-US"/>
        </w:rPr>
        <w:pPrChange w:id="213" w:author="Chaerul Umam" w:date="2015-03-06T16:35:00Z">
          <w:pPr>
            <w:numPr>
              <w:numId w:val="7"/>
            </w:numPr>
            <w:spacing w:after="0" w:line="360" w:lineRule="auto"/>
            <w:ind w:left="720" w:hanging="360"/>
            <w:jc w:val="both"/>
          </w:pPr>
        </w:pPrChange>
      </w:pPr>
      <w:ins w:id="214" w:author="Chaerul Umam" w:date="2015-03-06T16:35:00Z">
        <w:r w:rsidRPr="00D34044">
          <w:rPr>
            <w:rFonts w:ascii="Times New Roman" w:hAnsi="Times New Roman" w:cs="Times New Roman"/>
            <w:sz w:val="24"/>
            <w:szCs w:val="24"/>
            <w:lang w:val="en-US"/>
          </w:rPr>
          <w:t xml:space="preserve">The termination of this </w:t>
        </w:r>
        <w:proofErr w:type="spellStart"/>
        <w:r w:rsidRPr="00D34044">
          <w:rPr>
            <w:rFonts w:ascii="Times New Roman" w:hAnsi="Times New Roman" w:cs="Times New Roman"/>
            <w:sz w:val="24"/>
            <w:szCs w:val="24"/>
            <w:lang w:val="en-US"/>
          </w:rPr>
          <w:t>MoU</w:t>
        </w:r>
        <w:proofErr w:type="spellEnd"/>
        <w:r w:rsidRPr="00D34044">
          <w:rPr>
            <w:rFonts w:ascii="Times New Roman" w:hAnsi="Times New Roman" w:cs="Times New Roman"/>
            <w:sz w:val="24"/>
            <w:szCs w:val="24"/>
            <w:lang w:val="en-US"/>
          </w:rPr>
          <w:t xml:space="preserve"> shall not affect the validity of ongoing programs or activities until the completion of such activities of programs.</w:t>
        </w:r>
      </w:ins>
    </w:p>
    <w:p w:rsidR="00D34044" w:rsidRDefault="00D34044" w:rsidP="00FB405C">
      <w:pPr>
        <w:spacing w:after="0" w:line="360" w:lineRule="auto"/>
        <w:jc w:val="both"/>
        <w:rPr>
          <w:ins w:id="215" w:author="Chaerul Umam" w:date="2015-03-06T16:34:00Z"/>
          <w:rFonts w:ascii="Times New Roman" w:hAnsi="Times New Roman" w:cs="Times New Roman"/>
          <w:sz w:val="24"/>
          <w:szCs w:val="24"/>
          <w:lang w:val="en-US"/>
        </w:rPr>
      </w:pPr>
    </w:p>
    <w:p w:rsidR="00D34044" w:rsidRPr="00D34044" w:rsidRDefault="00D34044" w:rsidP="00D34044">
      <w:pPr>
        <w:spacing w:after="0" w:line="360" w:lineRule="auto"/>
        <w:jc w:val="both"/>
        <w:rPr>
          <w:ins w:id="216" w:author="Chaerul Umam" w:date="2015-03-06T16:36:00Z"/>
          <w:rFonts w:ascii="Times New Roman" w:hAnsi="Times New Roman" w:cs="Times New Roman"/>
          <w:sz w:val="24"/>
          <w:szCs w:val="24"/>
          <w:lang w:val="en-US"/>
        </w:rPr>
      </w:pPr>
      <w:ins w:id="217" w:author="Chaerul Umam" w:date="2015-03-06T16:36:00Z">
        <w:r w:rsidRPr="00D34044">
          <w:rPr>
            <w:rFonts w:ascii="Times New Roman" w:hAnsi="Times New Roman" w:cs="Times New Roman"/>
            <w:b/>
            <w:sz w:val="24"/>
            <w:szCs w:val="24"/>
            <w:lang w:val="en-US"/>
          </w:rPr>
          <w:t>IN WITNESS WHEREOF</w:t>
        </w:r>
        <w:r w:rsidRPr="00D34044">
          <w:rPr>
            <w:rFonts w:ascii="Times New Roman" w:hAnsi="Times New Roman" w:cs="Times New Roman"/>
            <w:sz w:val="24"/>
            <w:szCs w:val="24"/>
            <w:lang w:val="en-US"/>
          </w:rPr>
          <w:t xml:space="preserve">, the undersigned, being duly authorized thereto by their respective Government, </w:t>
        </w:r>
        <w:proofErr w:type="gramStart"/>
        <w:r w:rsidRPr="00D34044">
          <w:rPr>
            <w:rFonts w:ascii="Times New Roman" w:hAnsi="Times New Roman" w:cs="Times New Roman"/>
            <w:sz w:val="24"/>
            <w:szCs w:val="24"/>
            <w:lang w:val="en-US"/>
          </w:rPr>
          <w:t>have</w:t>
        </w:r>
        <w:proofErr w:type="gramEnd"/>
        <w:r w:rsidRPr="00D34044">
          <w:rPr>
            <w:rFonts w:ascii="Times New Roman" w:hAnsi="Times New Roman" w:cs="Times New Roman"/>
            <w:sz w:val="24"/>
            <w:szCs w:val="24"/>
            <w:lang w:val="en-US"/>
          </w:rPr>
          <w:t xml:space="preserve"> signed this </w:t>
        </w:r>
        <w:proofErr w:type="spellStart"/>
        <w:r w:rsidRPr="00D34044">
          <w:rPr>
            <w:rFonts w:ascii="Times New Roman" w:hAnsi="Times New Roman" w:cs="Times New Roman"/>
            <w:sz w:val="24"/>
            <w:szCs w:val="24"/>
            <w:lang w:val="en-US"/>
          </w:rPr>
          <w:t>MoU</w:t>
        </w:r>
        <w:proofErr w:type="spellEnd"/>
        <w:r w:rsidRPr="00D34044">
          <w:rPr>
            <w:rFonts w:ascii="Times New Roman" w:hAnsi="Times New Roman" w:cs="Times New Roman"/>
            <w:sz w:val="24"/>
            <w:szCs w:val="24"/>
            <w:lang w:val="en-US"/>
          </w:rPr>
          <w:t>.</w:t>
        </w:r>
      </w:ins>
    </w:p>
    <w:p w:rsidR="00D34044" w:rsidRPr="00D34044" w:rsidRDefault="00D34044" w:rsidP="00D34044">
      <w:pPr>
        <w:spacing w:after="0" w:line="360" w:lineRule="auto"/>
        <w:jc w:val="both"/>
        <w:rPr>
          <w:ins w:id="218" w:author="Chaerul Umam" w:date="2015-03-06T16:36:00Z"/>
          <w:rFonts w:ascii="Times New Roman" w:hAnsi="Times New Roman" w:cs="Times New Roman"/>
          <w:sz w:val="24"/>
          <w:szCs w:val="24"/>
          <w:lang w:val="en-US"/>
        </w:rPr>
      </w:pPr>
    </w:p>
    <w:p w:rsidR="00D34044" w:rsidRPr="00D34044" w:rsidRDefault="00D34044" w:rsidP="00D34044">
      <w:pPr>
        <w:spacing w:after="0" w:line="360" w:lineRule="auto"/>
        <w:jc w:val="both"/>
        <w:rPr>
          <w:ins w:id="219" w:author="Chaerul Umam" w:date="2015-03-06T16:36:00Z"/>
          <w:rFonts w:ascii="Times New Roman" w:hAnsi="Times New Roman" w:cs="Times New Roman"/>
          <w:sz w:val="24"/>
          <w:szCs w:val="24"/>
          <w:lang w:val="en-US"/>
        </w:rPr>
      </w:pPr>
      <w:ins w:id="220" w:author="Chaerul Umam" w:date="2015-03-06T16:36:00Z">
        <w:r w:rsidRPr="00D34044">
          <w:rPr>
            <w:rFonts w:ascii="Times New Roman" w:hAnsi="Times New Roman" w:cs="Times New Roman"/>
            <w:b/>
            <w:sz w:val="24"/>
            <w:szCs w:val="24"/>
            <w:lang w:val="en-US"/>
          </w:rPr>
          <w:t>DONE</w:t>
        </w:r>
        <w:r w:rsidRPr="00D34044">
          <w:rPr>
            <w:rFonts w:ascii="Times New Roman" w:hAnsi="Times New Roman" w:cs="Times New Roman"/>
            <w:sz w:val="24"/>
            <w:szCs w:val="24"/>
            <w:lang w:val="en-US"/>
          </w:rPr>
          <w:t xml:space="preserve"> in duplicate in Jakarta</w:t>
        </w:r>
      </w:ins>
      <w:ins w:id="221" w:author="Chaerul Umam" w:date="2015-03-06T16:37:00Z">
        <w:r>
          <w:rPr>
            <w:rFonts w:ascii="Times New Roman" w:hAnsi="Times New Roman" w:cs="Times New Roman"/>
            <w:sz w:val="24"/>
            <w:szCs w:val="24"/>
            <w:lang w:val="en-US"/>
          </w:rPr>
          <w:t>/Tehran</w:t>
        </w:r>
      </w:ins>
      <w:ins w:id="222" w:author="Chaerul Umam" w:date="2015-03-06T16:36:00Z">
        <w:r w:rsidRPr="00D34044">
          <w:rPr>
            <w:rFonts w:ascii="Times New Roman" w:hAnsi="Times New Roman" w:cs="Times New Roman"/>
            <w:sz w:val="24"/>
            <w:szCs w:val="24"/>
            <w:lang w:val="en-US"/>
          </w:rPr>
          <w:t xml:space="preserve"> on …………. in </w:t>
        </w:r>
        <w:r>
          <w:rPr>
            <w:rFonts w:ascii="Times New Roman" w:hAnsi="Times New Roman" w:cs="Times New Roman"/>
            <w:sz w:val="24"/>
            <w:szCs w:val="24"/>
            <w:lang w:val="en-US"/>
          </w:rPr>
          <w:t>Persian,</w:t>
        </w:r>
        <w:r w:rsidRPr="00D34044">
          <w:rPr>
            <w:rFonts w:ascii="Times New Roman" w:hAnsi="Times New Roman" w:cs="Times New Roman"/>
            <w:sz w:val="24"/>
            <w:szCs w:val="24"/>
            <w:lang w:val="en-US"/>
          </w:rPr>
          <w:t xml:space="preserve"> Indonesian </w:t>
        </w:r>
        <w:r>
          <w:rPr>
            <w:rFonts w:ascii="Times New Roman" w:hAnsi="Times New Roman" w:cs="Times New Roman"/>
            <w:sz w:val="24"/>
            <w:szCs w:val="24"/>
            <w:lang w:val="en-US"/>
          </w:rPr>
          <w:t xml:space="preserve">and English </w:t>
        </w:r>
        <w:r w:rsidRPr="00D34044">
          <w:rPr>
            <w:rFonts w:ascii="Times New Roman" w:hAnsi="Times New Roman" w:cs="Times New Roman"/>
            <w:sz w:val="24"/>
            <w:szCs w:val="24"/>
            <w:lang w:val="en-US"/>
          </w:rPr>
          <w:t xml:space="preserve">languages, all texts being equally authentic. In case of divergence in the interpretation of the present </w:t>
        </w:r>
        <w:proofErr w:type="spellStart"/>
        <w:r w:rsidRPr="00D34044">
          <w:rPr>
            <w:rFonts w:ascii="Times New Roman" w:hAnsi="Times New Roman" w:cs="Times New Roman"/>
            <w:sz w:val="24"/>
            <w:szCs w:val="24"/>
            <w:lang w:val="en-US"/>
          </w:rPr>
          <w:t>MoU</w:t>
        </w:r>
        <w:proofErr w:type="spellEnd"/>
        <w:r w:rsidRPr="00D34044">
          <w:rPr>
            <w:rFonts w:ascii="Times New Roman" w:hAnsi="Times New Roman" w:cs="Times New Roman"/>
            <w:sz w:val="24"/>
            <w:szCs w:val="24"/>
            <w:lang w:val="en-US"/>
          </w:rPr>
          <w:t xml:space="preserve">, the English text shall prevail. </w:t>
        </w:r>
      </w:ins>
    </w:p>
    <w:p w:rsidR="00D34044" w:rsidRDefault="00D34044" w:rsidP="00FB405C">
      <w:pPr>
        <w:spacing w:after="0" w:line="360" w:lineRule="auto"/>
        <w:jc w:val="both"/>
        <w:rPr>
          <w:ins w:id="223" w:author="Chaerul Umam" w:date="2015-03-06T16:36:00Z"/>
          <w:rFonts w:ascii="Times New Roman" w:hAnsi="Times New Roman" w:cs="Times New Roman"/>
          <w:sz w:val="24"/>
          <w:szCs w:val="24"/>
          <w:lang w:val="en-US"/>
        </w:rPr>
      </w:pPr>
    </w:p>
    <w:p w:rsidR="00D34044" w:rsidRDefault="00D34044" w:rsidP="00FB405C">
      <w:pPr>
        <w:spacing w:after="0" w:line="360" w:lineRule="auto"/>
        <w:jc w:val="both"/>
        <w:rPr>
          <w:ins w:id="224" w:author="Chaerul Umam" w:date="2015-03-06T16:36:00Z"/>
          <w:rFonts w:ascii="Times New Roman" w:hAnsi="Times New Roman" w:cs="Times New Roman"/>
          <w:sz w:val="24"/>
          <w:szCs w:val="24"/>
          <w:lang w:val="en-US"/>
        </w:rPr>
      </w:pPr>
    </w:p>
    <w:p w:rsidR="00DF704C" w:rsidDel="00D34044" w:rsidRDefault="00DF704C" w:rsidP="00FB405C">
      <w:pPr>
        <w:spacing w:after="0" w:line="360" w:lineRule="auto"/>
        <w:jc w:val="both"/>
        <w:rPr>
          <w:del w:id="225" w:author="Chaerul Umam" w:date="2015-03-06T16:37:00Z"/>
          <w:rFonts w:ascii="Times New Roman" w:hAnsi="Times New Roman" w:cs="Times New Roman"/>
          <w:sz w:val="24"/>
          <w:szCs w:val="24"/>
          <w:lang w:val="en-US"/>
        </w:rPr>
      </w:pPr>
      <w:del w:id="226" w:author="Chaerul Umam" w:date="2015-03-06T16:37:00Z">
        <w:r w:rsidDel="00D34044">
          <w:rPr>
            <w:rFonts w:ascii="Times New Roman" w:hAnsi="Times New Roman" w:cs="Times New Roman"/>
            <w:sz w:val="24"/>
            <w:szCs w:val="24"/>
            <w:lang w:val="en-US"/>
          </w:rPr>
          <w:delText>Terms &amp; Conditions</w:delText>
        </w:r>
      </w:del>
    </w:p>
    <w:p w:rsidR="00DF704C" w:rsidDel="00D34044" w:rsidRDefault="00DF704C" w:rsidP="00FB405C">
      <w:pPr>
        <w:spacing w:after="0" w:line="360" w:lineRule="auto"/>
        <w:jc w:val="both"/>
        <w:rPr>
          <w:del w:id="227" w:author="Chaerul Umam" w:date="2015-03-06T16:37:00Z"/>
          <w:rFonts w:ascii="Times New Roman" w:hAnsi="Times New Roman" w:cs="Times New Roman"/>
          <w:sz w:val="24"/>
          <w:szCs w:val="24"/>
          <w:lang w:val="en-US"/>
        </w:rPr>
      </w:pPr>
      <w:del w:id="228" w:author="Chaerul Umam" w:date="2015-03-06T16:37:00Z">
        <w:r w:rsidDel="00D34044">
          <w:rPr>
            <w:rFonts w:ascii="Times New Roman" w:hAnsi="Times New Roman" w:cs="Times New Roman"/>
            <w:sz w:val="24"/>
            <w:szCs w:val="24"/>
            <w:lang w:val="en-US"/>
          </w:rPr>
          <w:lastRenderedPageBreak/>
          <w:delText>This MOU including five articles shall be signed in Tunis …. In 3 copies of Persian, Bahasa Indonesia and English, with each version having equal authority. In case of divergence interpretation, the English version shall prevail.</w:delText>
        </w:r>
      </w:del>
    </w:p>
    <w:p w:rsidR="00DF704C" w:rsidDel="00D34044" w:rsidRDefault="00DF704C" w:rsidP="00FB405C">
      <w:pPr>
        <w:spacing w:after="0" w:line="360" w:lineRule="auto"/>
        <w:jc w:val="both"/>
        <w:rPr>
          <w:del w:id="229" w:author="Chaerul Umam" w:date="2015-03-06T16:37:00Z"/>
          <w:rFonts w:ascii="Times New Roman" w:hAnsi="Times New Roman" w:cs="Times New Roman"/>
          <w:sz w:val="24"/>
          <w:szCs w:val="24"/>
          <w:lang w:val="en-US"/>
        </w:rPr>
      </w:pPr>
    </w:p>
    <w:p w:rsidR="00DF704C" w:rsidDel="00D34044" w:rsidRDefault="00DF704C" w:rsidP="00FB405C">
      <w:pPr>
        <w:spacing w:after="0" w:line="360" w:lineRule="auto"/>
        <w:jc w:val="both"/>
        <w:rPr>
          <w:del w:id="230" w:author="Chaerul Umam" w:date="2015-03-06T16:37:00Z"/>
          <w:rFonts w:ascii="Times New Roman" w:hAnsi="Times New Roman" w:cs="Times New Roman"/>
          <w:sz w:val="24"/>
          <w:szCs w:val="24"/>
          <w:lang w:val="en-US"/>
        </w:rPr>
      </w:pPr>
      <w:del w:id="231" w:author="Chaerul Umam" w:date="2015-03-06T16:37:00Z">
        <w:r w:rsidDel="00D34044">
          <w:rPr>
            <w:rFonts w:ascii="Times New Roman" w:hAnsi="Times New Roman" w:cs="Times New Roman"/>
            <w:sz w:val="24"/>
            <w:szCs w:val="24"/>
            <w:lang w:val="en-US"/>
          </w:rPr>
          <w:delText>This MOU shall come into effect on the date of signing and remain in force for a period of 5 years, and can be reviewed and modified by written agreement of parties.</w:delText>
        </w:r>
      </w:del>
    </w:p>
    <w:p w:rsidR="00F25DB7" w:rsidRDefault="00F25DB7" w:rsidP="00FB405C">
      <w:pPr>
        <w:spacing w:after="0" w:line="360" w:lineRule="auto"/>
        <w:jc w:val="both"/>
        <w:rPr>
          <w:rFonts w:ascii="Times New Roman" w:hAnsi="Times New Roman" w:cs="Times New Roman"/>
          <w:sz w:val="24"/>
          <w:szCs w:val="24"/>
          <w:lang w:val="en-US"/>
        </w:rPr>
      </w:pPr>
    </w:p>
    <w:p w:rsidR="00F25DB7" w:rsidRDefault="00F25DB7" w:rsidP="00FB405C">
      <w:pPr>
        <w:spacing w:after="0" w:line="360" w:lineRule="auto"/>
        <w:jc w:val="both"/>
        <w:rPr>
          <w:rFonts w:ascii="Times New Roman" w:hAnsi="Times New Roman" w:cs="Times New Roman"/>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Change w:id="232">
          <w:tblGrid>
            <w:gridCol w:w="4788"/>
            <w:gridCol w:w="4788"/>
          </w:tblGrid>
        </w:tblGridChange>
      </w:tblGrid>
      <w:tr w:rsidR="00DF704C" w:rsidTr="00DF704C">
        <w:tc>
          <w:tcPr>
            <w:tcW w:w="4788" w:type="dxa"/>
          </w:tcPr>
          <w:p w:rsidR="00D34044" w:rsidRPr="00D34044" w:rsidRDefault="00FD1D10" w:rsidP="00DF704C">
            <w:pPr>
              <w:spacing w:after="200" w:line="360" w:lineRule="auto"/>
              <w:jc w:val="center"/>
              <w:rPr>
                <w:ins w:id="233" w:author="Chaerul Umam" w:date="2015-03-06T16:37:00Z"/>
                <w:rFonts w:ascii="Times New Roman" w:hAnsi="Times New Roman" w:cs="Times New Roman"/>
                <w:b/>
                <w:sz w:val="24"/>
                <w:szCs w:val="24"/>
                <w:lang w:val="en-US"/>
                <w:rPrChange w:id="234" w:author="Chaerul Umam" w:date="2015-03-06T16:38:00Z">
                  <w:rPr>
                    <w:ins w:id="235" w:author="Chaerul Umam" w:date="2015-03-06T16:37:00Z"/>
                    <w:rFonts w:ascii="Times New Roman" w:hAnsi="Times New Roman" w:cs="Times New Roman"/>
                    <w:sz w:val="24"/>
                    <w:szCs w:val="24"/>
                    <w:lang w:val="en-US"/>
                  </w:rPr>
                </w:rPrChange>
              </w:rPr>
            </w:pPr>
            <w:ins w:id="236" w:author="Chaerul Umam" w:date="2015-03-06T16:38:00Z">
              <w:r w:rsidRPr="00FD1D10">
                <w:rPr>
                  <w:rFonts w:ascii="Times New Roman" w:hAnsi="Times New Roman" w:cs="Times New Roman"/>
                  <w:b/>
                  <w:sz w:val="24"/>
                  <w:szCs w:val="24"/>
                  <w:lang w:val="en-US"/>
                  <w:rPrChange w:id="237" w:author="Chaerul Umam" w:date="2015-03-06T16:38:00Z">
                    <w:rPr>
                      <w:rFonts w:ascii="Times New Roman" w:hAnsi="Times New Roman" w:cs="Times New Roman"/>
                      <w:sz w:val="24"/>
                      <w:szCs w:val="24"/>
                      <w:lang w:val="en-US"/>
                    </w:rPr>
                  </w:rPrChange>
                </w:rPr>
                <w:t>For The National Library and Archives of the Islamic Republic of Iran</w:t>
              </w:r>
            </w:ins>
          </w:p>
          <w:p w:rsidR="00D34044" w:rsidRDefault="00D34044" w:rsidP="00DF704C">
            <w:pPr>
              <w:spacing w:line="360" w:lineRule="auto"/>
              <w:jc w:val="center"/>
              <w:rPr>
                <w:ins w:id="238" w:author="Chaerul Umam" w:date="2015-03-06T16:39:00Z"/>
                <w:rFonts w:ascii="Times New Roman" w:hAnsi="Times New Roman" w:cs="Times New Roman"/>
                <w:sz w:val="24"/>
                <w:szCs w:val="24"/>
                <w:lang w:val="en-US"/>
              </w:rPr>
            </w:pPr>
          </w:p>
          <w:p w:rsidR="00DF704C" w:rsidRDefault="00DF704C" w:rsidP="00DF704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Dr. </w:t>
            </w:r>
            <w:proofErr w:type="spellStart"/>
            <w:r>
              <w:rPr>
                <w:rFonts w:ascii="Times New Roman" w:hAnsi="Times New Roman" w:cs="Times New Roman"/>
                <w:sz w:val="24"/>
                <w:szCs w:val="24"/>
                <w:lang w:val="en-US"/>
              </w:rPr>
              <w:t>Seyed</w:t>
            </w:r>
            <w:proofErr w:type="spellEnd"/>
            <w:r>
              <w:rPr>
                <w:rFonts w:ascii="Times New Roman" w:hAnsi="Times New Roman" w:cs="Times New Roman"/>
                <w:sz w:val="24"/>
                <w:szCs w:val="24"/>
                <w:lang w:val="en-US"/>
              </w:rPr>
              <w:t xml:space="preserve">  Reza </w:t>
            </w:r>
            <w:proofErr w:type="spellStart"/>
            <w:r>
              <w:rPr>
                <w:rFonts w:ascii="Times New Roman" w:hAnsi="Times New Roman" w:cs="Times New Roman"/>
                <w:sz w:val="24"/>
                <w:szCs w:val="24"/>
                <w:lang w:val="en-US"/>
              </w:rPr>
              <w:t>Salehi</w:t>
            </w:r>
            <w:proofErr w:type="spellEnd"/>
          </w:p>
          <w:p w:rsidR="00DF704C" w:rsidRDefault="00DF704C" w:rsidP="00DF704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Head of</w:t>
            </w:r>
          </w:p>
          <w:p w:rsidR="00DF704C" w:rsidRDefault="00DF704C" w:rsidP="00DF704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National Library &amp;</w:t>
            </w:r>
          </w:p>
          <w:p w:rsidR="00DF704C" w:rsidRDefault="00DF704C" w:rsidP="00DF704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Archives of I.R of Iran</w:t>
            </w:r>
          </w:p>
        </w:tc>
        <w:tc>
          <w:tcPr>
            <w:tcW w:w="4788" w:type="dxa"/>
          </w:tcPr>
          <w:p w:rsidR="00D34044" w:rsidRPr="00D34044" w:rsidRDefault="00D34044" w:rsidP="00D34044">
            <w:pPr>
              <w:spacing w:line="360" w:lineRule="auto"/>
              <w:jc w:val="center"/>
              <w:rPr>
                <w:ins w:id="239" w:author="Chaerul Umam" w:date="2015-03-06T16:38:00Z"/>
                <w:rFonts w:ascii="Times New Roman" w:hAnsi="Times New Roman" w:cs="Times New Roman"/>
                <w:b/>
                <w:sz w:val="24"/>
                <w:szCs w:val="24"/>
                <w:lang w:val="en-US"/>
              </w:rPr>
            </w:pPr>
            <w:ins w:id="240" w:author="Chaerul Umam" w:date="2015-03-06T16:38:00Z">
              <w:r w:rsidRPr="00D34044">
                <w:rPr>
                  <w:rFonts w:ascii="Times New Roman" w:hAnsi="Times New Roman" w:cs="Times New Roman"/>
                  <w:b/>
                  <w:sz w:val="24"/>
                  <w:szCs w:val="24"/>
                  <w:lang w:val="en-US"/>
                </w:rPr>
                <w:t>For The National Library of Indonesia</w:t>
              </w:r>
            </w:ins>
          </w:p>
          <w:p w:rsidR="00D34044" w:rsidRDefault="00D34044" w:rsidP="00F25DB7">
            <w:pPr>
              <w:spacing w:line="360" w:lineRule="auto"/>
              <w:jc w:val="center"/>
              <w:rPr>
                <w:ins w:id="241" w:author="Chaerul Umam" w:date="2015-03-06T16:37:00Z"/>
                <w:rFonts w:ascii="Times New Roman" w:hAnsi="Times New Roman" w:cs="Times New Roman"/>
                <w:sz w:val="24"/>
                <w:szCs w:val="24"/>
                <w:lang w:val="en-US"/>
              </w:rPr>
            </w:pPr>
          </w:p>
          <w:p w:rsidR="00D34044" w:rsidRDefault="00D34044" w:rsidP="00F25DB7">
            <w:pPr>
              <w:spacing w:line="360" w:lineRule="auto"/>
              <w:jc w:val="center"/>
              <w:rPr>
                <w:ins w:id="242" w:author="Chaerul Umam" w:date="2015-03-06T16:39:00Z"/>
                <w:rFonts w:ascii="Times New Roman" w:hAnsi="Times New Roman" w:cs="Times New Roman"/>
                <w:sz w:val="24"/>
                <w:szCs w:val="24"/>
                <w:lang w:val="en-US"/>
              </w:rPr>
            </w:pPr>
          </w:p>
          <w:p w:rsidR="00DF704C" w:rsidRDefault="00DF704C" w:rsidP="00F25DB7">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Dr. Sri </w:t>
            </w:r>
            <w:proofErr w:type="spellStart"/>
            <w:r>
              <w:rPr>
                <w:rFonts w:ascii="Times New Roman" w:hAnsi="Times New Roman" w:cs="Times New Roman"/>
                <w:sz w:val="24"/>
                <w:szCs w:val="24"/>
                <w:lang w:val="en-US"/>
              </w:rPr>
              <w:t>Sularsih</w:t>
            </w:r>
            <w:proofErr w:type="spellEnd"/>
          </w:p>
          <w:p w:rsidR="00DF704C" w:rsidRDefault="00DF704C" w:rsidP="00F25DB7">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Director of</w:t>
            </w:r>
          </w:p>
          <w:p w:rsidR="00DF704C" w:rsidRDefault="00F25DB7" w:rsidP="00F25DB7">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National Library of </w:t>
            </w:r>
            <w:proofErr w:type="spellStart"/>
            <w:r>
              <w:rPr>
                <w:rFonts w:ascii="Times New Roman" w:hAnsi="Times New Roman" w:cs="Times New Roman"/>
                <w:sz w:val="24"/>
                <w:szCs w:val="24"/>
                <w:lang w:val="en-US"/>
              </w:rPr>
              <w:t>A</w:t>
            </w:r>
            <w:r w:rsidR="00DF704C">
              <w:rPr>
                <w:rFonts w:ascii="Times New Roman" w:hAnsi="Times New Roman" w:cs="Times New Roman"/>
                <w:sz w:val="24"/>
                <w:szCs w:val="24"/>
                <w:lang w:val="en-US"/>
              </w:rPr>
              <w:t>ndonesia</w:t>
            </w:r>
            <w:proofErr w:type="spellEnd"/>
          </w:p>
        </w:tc>
      </w:tr>
      <w:tr w:rsidR="00D34044" w:rsidTr="00D3404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243" w:author="Chaerul Umam" w:date="2015-03-06T16:40:00Z">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rPr>
          <w:ins w:id="244" w:author="Chaerul Umam" w:date="2015-03-06T16:39:00Z"/>
        </w:trPr>
        <w:tc>
          <w:tcPr>
            <w:tcW w:w="4788" w:type="dxa"/>
            <w:shd w:val="clear" w:color="auto" w:fill="auto"/>
            <w:tcPrChange w:id="245" w:author="Chaerul Umam" w:date="2015-03-06T16:40:00Z">
              <w:tcPr>
                <w:tcW w:w="4788" w:type="dxa"/>
              </w:tcPr>
            </w:tcPrChange>
          </w:tcPr>
          <w:p w:rsidR="00D34044" w:rsidRDefault="00D34044" w:rsidP="00DF704C">
            <w:pPr>
              <w:spacing w:line="360" w:lineRule="auto"/>
              <w:jc w:val="center"/>
              <w:rPr>
                <w:ins w:id="246" w:author="Chaerul Umam" w:date="2015-03-06T16:40:00Z"/>
                <w:rFonts w:ascii="Times New Roman" w:hAnsi="Times New Roman" w:cs="Times New Roman"/>
                <w:b/>
                <w:sz w:val="24"/>
                <w:szCs w:val="24"/>
                <w:lang w:val="en-US"/>
              </w:rPr>
            </w:pPr>
          </w:p>
          <w:p w:rsidR="00D34044" w:rsidRDefault="00D34044" w:rsidP="00DF704C">
            <w:pPr>
              <w:spacing w:line="360" w:lineRule="auto"/>
              <w:jc w:val="center"/>
              <w:rPr>
                <w:ins w:id="247" w:author="Chaerul Umam" w:date="2015-03-06T16:41:00Z"/>
                <w:rFonts w:ascii="Times New Roman" w:hAnsi="Times New Roman" w:cs="Times New Roman"/>
                <w:b/>
                <w:sz w:val="24"/>
                <w:szCs w:val="24"/>
                <w:lang w:val="en-US"/>
              </w:rPr>
            </w:pPr>
            <w:ins w:id="248" w:author="Chaerul Umam" w:date="2015-03-06T16:39:00Z">
              <w:r>
                <w:rPr>
                  <w:rFonts w:ascii="Times New Roman" w:hAnsi="Times New Roman" w:cs="Times New Roman"/>
                  <w:b/>
                  <w:sz w:val="24"/>
                  <w:szCs w:val="24"/>
                  <w:lang w:val="en-US"/>
                </w:rPr>
                <w:t>Witnessed by</w:t>
              </w:r>
            </w:ins>
          </w:p>
          <w:p w:rsidR="00D34044" w:rsidRDefault="00D34044" w:rsidP="00DF704C">
            <w:pPr>
              <w:spacing w:line="360" w:lineRule="auto"/>
              <w:jc w:val="center"/>
              <w:rPr>
                <w:ins w:id="249" w:author="Chaerul Umam" w:date="2015-03-06T16:41:00Z"/>
                <w:rFonts w:ascii="Times New Roman" w:hAnsi="Times New Roman" w:cs="Times New Roman"/>
                <w:b/>
                <w:sz w:val="24"/>
                <w:szCs w:val="24"/>
                <w:lang w:val="en-US"/>
              </w:rPr>
            </w:pPr>
          </w:p>
          <w:p w:rsidR="00D34044" w:rsidRDefault="00D34044" w:rsidP="00DF704C">
            <w:pPr>
              <w:spacing w:line="360" w:lineRule="auto"/>
              <w:jc w:val="center"/>
              <w:rPr>
                <w:ins w:id="250" w:author="Chaerul Umam" w:date="2015-03-06T16:40:00Z"/>
                <w:rFonts w:ascii="Times New Roman" w:hAnsi="Times New Roman" w:cs="Times New Roman"/>
                <w:b/>
                <w:sz w:val="24"/>
                <w:szCs w:val="24"/>
                <w:lang w:val="en-US"/>
              </w:rPr>
            </w:pPr>
          </w:p>
          <w:p w:rsidR="00D34044" w:rsidRPr="00D34044" w:rsidRDefault="00D34044" w:rsidP="00D34044">
            <w:pPr>
              <w:spacing w:line="360" w:lineRule="auto"/>
              <w:jc w:val="center"/>
              <w:rPr>
                <w:ins w:id="251" w:author="Chaerul Umam" w:date="2015-03-06T16:40:00Z"/>
                <w:rFonts w:ascii="Times New Roman" w:hAnsi="Times New Roman" w:cs="Times New Roman"/>
                <w:b/>
                <w:bCs/>
                <w:sz w:val="24"/>
                <w:szCs w:val="24"/>
                <w:lang w:val="en-US"/>
              </w:rPr>
            </w:pPr>
            <w:ins w:id="252" w:author="Chaerul Umam" w:date="2015-03-06T16:40:00Z">
              <w:r w:rsidRPr="00D34044">
                <w:rPr>
                  <w:rFonts w:ascii="Times New Roman" w:hAnsi="Times New Roman" w:cs="Times New Roman"/>
                  <w:b/>
                  <w:bCs/>
                  <w:sz w:val="24"/>
                  <w:szCs w:val="24"/>
                  <w:lang w:val="en-US"/>
                </w:rPr>
                <w:t xml:space="preserve">For the Government of </w:t>
              </w:r>
              <w:r>
                <w:rPr>
                  <w:rFonts w:ascii="Times New Roman" w:hAnsi="Times New Roman" w:cs="Times New Roman"/>
                  <w:b/>
                  <w:bCs/>
                  <w:sz w:val="24"/>
                  <w:szCs w:val="24"/>
                  <w:lang w:val="en-US"/>
                </w:rPr>
                <w:t>the Islamic Republic of Iran</w:t>
              </w:r>
            </w:ins>
          </w:p>
          <w:p w:rsidR="00D34044" w:rsidRPr="00D34044" w:rsidRDefault="00D34044" w:rsidP="00DF704C">
            <w:pPr>
              <w:spacing w:line="360" w:lineRule="auto"/>
              <w:jc w:val="center"/>
              <w:rPr>
                <w:ins w:id="253" w:author="Chaerul Umam" w:date="2015-03-06T16:39:00Z"/>
                <w:rFonts w:ascii="Times New Roman" w:hAnsi="Times New Roman" w:cs="Times New Roman"/>
                <w:b/>
                <w:sz w:val="24"/>
                <w:szCs w:val="24"/>
                <w:lang w:val="en-US"/>
              </w:rPr>
            </w:pPr>
          </w:p>
        </w:tc>
        <w:tc>
          <w:tcPr>
            <w:tcW w:w="4788" w:type="dxa"/>
            <w:shd w:val="clear" w:color="auto" w:fill="auto"/>
            <w:tcPrChange w:id="254" w:author="Chaerul Umam" w:date="2015-03-06T16:40:00Z">
              <w:tcPr>
                <w:tcW w:w="4788" w:type="dxa"/>
              </w:tcPr>
            </w:tcPrChange>
          </w:tcPr>
          <w:p w:rsidR="00D34044" w:rsidRDefault="00D34044" w:rsidP="00D34044">
            <w:pPr>
              <w:spacing w:line="360" w:lineRule="auto"/>
              <w:jc w:val="center"/>
              <w:rPr>
                <w:ins w:id="255" w:author="Chaerul Umam" w:date="2015-03-06T16:40:00Z"/>
                <w:rFonts w:ascii="Times New Roman" w:hAnsi="Times New Roman" w:cs="Times New Roman"/>
                <w:b/>
                <w:sz w:val="24"/>
                <w:szCs w:val="24"/>
                <w:lang w:val="en-US"/>
              </w:rPr>
            </w:pPr>
          </w:p>
          <w:p w:rsidR="00D34044" w:rsidRDefault="00D34044" w:rsidP="00D34044">
            <w:pPr>
              <w:spacing w:line="360" w:lineRule="auto"/>
              <w:jc w:val="center"/>
              <w:rPr>
                <w:ins w:id="256" w:author="Chaerul Umam" w:date="2015-03-06T16:41:00Z"/>
                <w:rFonts w:ascii="Times New Roman" w:hAnsi="Times New Roman" w:cs="Times New Roman"/>
                <w:b/>
                <w:sz w:val="24"/>
                <w:szCs w:val="24"/>
                <w:lang w:val="en-US"/>
              </w:rPr>
            </w:pPr>
            <w:ins w:id="257" w:author="Chaerul Umam" w:date="2015-03-06T16:39:00Z">
              <w:r>
                <w:rPr>
                  <w:rFonts w:ascii="Times New Roman" w:hAnsi="Times New Roman" w:cs="Times New Roman"/>
                  <w:b/>
                  <w:sz w:val="24"/>
                  <w:szCs w:val="24"/>
                  <w:lang w:val="en-US"/>
                </w:rPr>
                <w:t>Witnessed by</w:t>
              </w:r>
            </w:ins>
          </w:p>
          <w:p w:rsidR="00D34044" w:rsidRDefault="00D34044" w:rsidP="00D34044">
            <w:pPr>
              <w:spacing w:line="360" w:lineRule="auto"/>
              <w:jc w:val="center"/>
              <w:rPr>
                <w:ins w:id="258" w:author="Chaerul Umam" w:date="2015-03-06T16:41:00Z"/>
                <w:rFonts w:ascii="Times New Roman" w:hAnsi="Times New Roman" w:cs="Times New Roman"/>
                <w:b/>
                <w:sz w:val="24"/>
                <w:szCs w:val="24"/>
                <w:lang w:val="en-US"/>
              </w:rPr>
            </w:pPr>
          </w:p>
          <w:p w:rsidR="00D34044" w:rsidRDefault="00D34044" w:rsidP="00D34044">
            <w:pPr>
              <w:spacing w:line="360" w:lineRule="auto"/>
              <w:jc w:val="center"/>
              <w:rPr>
                <w:ins w:id="259" w:author="Chaerul Umam" w:date="2015-03-06T16:40:00Z"/>
                <w:rFonts w:ascii="Times New Roman" w:hAnsi="Times New Roman" w:cs="Times New Roman"/>
                <w:b/>
                <w:sz w:val="24"/>
                <w:szCs w:val="24"/>
                <w:lang w:val="en-US"/>
              </w:rPr>
            </w:pPr>
          </w:p>
          <w:p w:rsidR="00D34044" w:rsidRPr="00D34044" w:rsidRDefault="00D34044" w:rsidP="00D34044">
            <w:pPr>
              <w:spacing w:line="360" w:lineRule="auto"/>
              <w:jc w:val="center"/>
              <w:rPr>
                <w:ins w:id="260" w:author="Chaerul Umam" w:date="2015-03-06T16:40:00Z"/>
                <w:rFonts w:ascii="Times New Roman" w:hAnsi="Times New Roman" w:cs="Times New Roman"/>
                <w:b/>
                <w:bCs/>
                <w:sz w:val="24"/>
                <w:szCs w:val="24"/>
                <w:lang w:val="en-US"/>
              </w:rPr>
            </w:pPr>
            <w:ins w:id="261" w:author="Chaerul Umam" w:date="2015-03-06T16:40:00Z">
              <w:r w:rsidRPr="00D34044">
                <w:rPr>
                  <w:rFonts w:ascii="Times New Roman" w:hAnsi="Times New Roman" w:cs="Times New Roman"/>
                  <w:b/>
                  <w:bCs/>
                  <w:sz w:val="24"/>
                  <w:szCs w:val="24"/>
                  <w:lang w:val="en-US"/>
                </w:rPr>
                <w:t>For the Government of Republic of Indonesia</w:t>
              </w:r>
            </w:ins>
          </w:p>
          <w:p w:rsidR="00D34044" w:rsidRPr="00D34044" w:rsidRDefault="00D34044" w:rsidP="00D34044">
            <w:pPr>
              <w:spacing w:line="360" w:lineRule="auto"/>
              <w:jc w:val="center"/>
              <w:rPr>
                <w:ins w:id="262" w:author="Chaerul Umam" w:date="2015-03-06T16:39:00Z"/>
                <w:rFonts w:ascii="Times New Roman" w:hAnsi="Times New Roman" w:cs="Times New Roman"/>
                <w:b/>
                <w:sz w:val="24"/>
                <w:szCs w:val="24"/>
                <w:lang w:val="en-US"/>
              </w:rPr>
            </w:pPr>
          </w:p>
        </w:tc>
      </w:tr>
    </w:tbl>
    <w:p w:rsidR="00DF704C" w:rsidRDefault="00DF704C" w:rsidP="00FB405C">
      <w:pPr>
        <w:spacing w:after="0" w:line="360" w:lineRule="auto"/>
        <w:jc w:val="both"/>
        <w:rPr>
          <w:rFonts w:ascii="Times New Roman" w:hAnsi="Times New Roman" w:cs="Times New Roman"/>
          <w:sz w:val="24"/>
          <w:szCs w:val="24"/>
          <w:lang w:val="en-US"/>
        </w:rPr>
      </w:pPr>
    </w:p>
    <w:p w:rsidR="00DF704C" w:rsidRPr="00FB405C" w:rsidRDefault="00DF704C">
      <w:pPr>
        <w:spacing w:after="0" w:line="360" w:lineRule="auto"/>
        <w:jc w:val="both"/>
        <w:rPr>
          <w:rFonts w:ascii="Times New Roman" w:hAnsi="Times New Roman" w:cs="Times New Roman"/>
          <w:sz w:val="24"/>
          <w:szCs w:val="24"/>
          <w:lang w:val="en-US"/>
        </w:rPr>
      </w:pPr>
    </w:p>
    <w:sectPr w:rsidR="00DF704C" w:rsidRPr="00FB405C" w:rsidSect="0087034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924A55"/>
    <w:multiLevelType w:val="hybridMultilevel"/>
    <w:tmpl w:val="0810901C"/>
    <w:lvl w:ilvl="0" w:tplc="CCAED1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3E85BE0"/>
    <w:multiLevelType w:val="hybridMultilevel"/>
    <w:tmpl w:val="C318F0C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
    <w:nsid w:val="58A9173E"/>
    <w:multiLevelType w:val="hybridMultilevel"/>
    <w:tmpl w:val="4306AD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B687856"/>
    <w:multiLevelType w:val="hybridMultilevel"/>
    <w:tmpl w:val="88940708"/>
    <w:lvl w:ilvl="0" w:tplc="04090017">
      <w:start w:val="1"/>
      <w:numFmt w:val="lowerLetter"/>
      <w:lvlText w:val="%1)"/>
      <w:lvlJc w:val="lef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4">
    <w:nsid w:val="6BC65E73"/>
    <w:multiLevelType w:val="hybridMultilevel"/>
    <w:tmpl w:val="EB663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9CC6B46"/>
    <w:multiLevelType w:val="hybridMultilevel"/>
    <w:tmpl w:val="F4BEB2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D446A24"/>
    <w:multiLevelType w:val="hybridMultilevel"/>
    <w:tmpl w:val="09428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6"/>
  </w:num>
  <w:num w:numId="4">
    <w:abstractNumId w:val="5"/>
  </w:num>
  <w:num w:numId="5">
    <w:abstractNumId w:val="2"/>
  </w:num>
  <w:num w:numId="6">
    <w:abstractNumId w:val="4"/>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trackRevisions/>
  <w:defaultTabStop w:val="720"/>
  <w:characterSpacingControl w:val="doNotCompress"/>
  <w:compat/>
  <w:rsids>
    <w:rsidRoot w:val="00FB405C"/>
    <w:rsid w:val="000250AC"/>
    <w:rsid w:val="0034711F"/>
    <w:rsid w:val="003644E6"/>
    <w:rsid w:val="003A6C54"/>
    <w:rsid w:val="00463696"/>
    <w:rsid w:val="00513117"/>
    <w:rsid w:val="007C0842"/>
    <w:rsid w:val="00870345"/>
    <w:rsid w:val="0099599F"/>
    <w:rsid w:val="00D34044"/>
    <w:rsid w:val="00DF704C"/>
    <w:rsid w:val="00F25DB7"/>
    <w:rsid w:val="00FB405C"/>
    <w:rsid w:val="00FD1D10"/>
  </w:rsids>
  <m:mathPr>
    <m:mathFont m:val="Cambria Math"/>
    <m:brkBin m:val="before"/>
    <m:brkBinSub m:val="--"/>
    <m:smallFrac m:val="off"/>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0345"/>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F70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C08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0842"/>
    <w:rPr>
      <w:rFonts w:ascii="Tahoma" w:hAnsi="Tahoma" w:cs="Tahoma"/>
      <w:sz w:val="16"/>
      <w:szCs w:val="16"/>
      <w:lang w:val="id-ID"/>
    </w:rPr>
  </w:style>
  <w:style w:type="paragraph" w:styleId="ListParagraph">
    <w:name w:val="List Paragraph"/>
    <w:basedOn w:val="Normal"/>
    <w:uiPriority w:val="34"/>
    <w:qFormat/>
    <w:rsid w:val="0099599F"/>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921</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6159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Chaerul Umam</dc:creator>
  <cp:lastModifiedBy>0569511860</cp:lastModifiedBy>
  <cp:revision>2</cp:revision>
  <dcterms:created xsi:type="dcterms:W3CDTF">2015-05-26T06:44:00Z</dcterms:created>
  <dcterms:modified xsi:type="dcterms:W3CDTF">2015-05-26T06:44:00Z</dcterms:modified>
</cp:coreProperties>
</file>