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0047" w:rsidRPr="002A6AED" w:rsidRDefault="004F0047" w:rsidP="000453FB">
      <w:pPr>
        <w:bidi/>
        <w:spacing w:after="0"/>
        <w:rPr>
          <w:rFonts w:cs="B Zar"/>
          <w:sz w:val="28"/>
          <w:szCs w:val="28"/>
          <w:lang w:bidi="fa-IR"/>
        </w:rPr>
      </w:pPr>
      <w:bookmarkStart w:id="0" w:name="_GoBack"/>
      <w:bookmarkEnd w:id="0"/>
    </w:p>
    <w:p w:rsidR="004F0047" w:rsidRPr="002A6AED" w:rsidRDefault="004F0047" w:rsidP="002A6AED">
      <w:pPr>
        <w:bidi/>
        <w:spacing w:after="0"/>
        <w:ind w:left="720"/>
        <w:rPr>
          <w:rFonts w:cs="B Zar"/>
          <w:sz w:val="28"/>
          <w:szCs w:val="28"/>
          <w:lang w:bidi="fa-IR"/>
        </w:rPr>
      </w:pPr>
    </w:p>
    <w:p w:rsidR="004E2DE7" w:rsidRDefault="004E2DE7" w:rsidP="002A6AED">
      <w:pPr>
        <w:bidi/>
        <w:rPr>
          <w:rFonts w:cs="B Zar"/>
          <w:sz w:val="28"/>
          <w:szCs w:val="28"/>
          <w:rtl/>
        </w:rPr>
      </w:pPr>
    </w:p>
    <w:p w:rsidR="00482D93" w:rsidRPr="00482D93" w:rsidRDefault="00482D93" w:rsidP="00482D93">
      <w:pPr>
        <w:jc w:val="center"/>
        <w:rPr>
          <w:rStyle w:val="ntitle1"/>
          <w:rFonts w:cs="B Nazanin"/>
          <w:b/>
          <w:bCs/>
          <w:color w:val="auto"/>
          <w:sz w:val="36"/>
          <w:szCs w:val="36"/>
          <w:rtl/>
          <w:lang w:bidi="fa-IR"/>
        </w:rPr>
      </w:pPr>
      <w:r w:rsidRPr="00482D93">
        <w:rPr>
          <w:rStyle w:val="ntitle1"/>
          <w:rFonts w:cs="B Nazanin" w:hint="cs"/>
          <w:b/>
          <w:bCs/>
          <w:color w:val="auto"/>
          <w:sz w:val="36"/>
          <w:szCs w:val="36"/>
          <w:rtl/>
          <w:lang w:bidi="fa-IR"/>
        </w:rPr>
        <w:t>ویژ</w:t>
      </w:r>
      <w:ins w:id="1" w:author="Windows User" w:date="2019-11-09T22:27:00Z">
        <w:r w:rsidR="00151477">
          <w:rPr>
            <w:rStyle w:val="ntitle1"/>
            <w:rFonts w:cs="B Nazanin" w:hint="cs"/>
            <w:b/>
            <w:bCs/>
            <w:color w:val="auto"/>
            <w:sz w:val="36"/>
            <w:szCs w:val="36"/>
            <w:rtl/>
            <w:lang w:bidi="fa-IR"/>
          </w:rPr>
          <w:t>ه</w:t>
        </w:r>
      </w:ins>
      <w:del w:id="2" w:author="Windows User" w:date="2019-11-09T22:27:00Z">
        <w:r w:rsidRPr="00482D93" w:rsidDel="00151477">
          <w:rPr>
            <w:rStyle w:val="ntitle1"/>
            <w:rFonts w:cs="B Nazanin" w:hint="cs"/>
            <w:b/>
            <w:bCs/>
            <w:color w:val="auto"/>
            <w:sz w:val="36"/>
            <w:szCs w:val="36"/>
            <w:rtl/>
            <w:lang w:bidi="fa-IR"/>
          </w:rPr>
          <w:delText>ه</w:delText>
        </w:r>
      </w:del>
      <w:ins w:id="3" w:author="Windows User" w:date="2019-11-09T22:27:00Z">
        <w:r w:rsidR="00151477">
          <w:rPr>
            <w:rStyle w:val="ntitle1"/>
            <w:rFonts w:cs="B Nazanin" w:hint="cs"/>
            <w:b/>
            <w:bCs/>
            <w:color w:val="auto"/>
            <w:sz w:val="36"/>
            <w:szCs w:val="36"/>
            <w:rtl/>
            <w:lang w:bidi="fa-IR"/>
          </w:rPr>
          <w:t>‌</w:t>
        </w:r>
      </w:ins>
      <w:del w:id="4" w:author="Windows User" w:date="2019-11-09T22:27:00Z">
        <w:r w:rsidRPr="00482D93" w:rsidDel="00151477">
          <w:rPr>
            <w:rStyle w:val="ntitle1"/>
            <w:rFonts w:cs="B Nazanin" w:hint="cs"/>
            <w:b/>
            <w:bCs/>
            <w:color w:val="auto"/>
            <w:sz w:val="36"/>
            <w:szCs w:val="36"/>
            <w:rtl/>
            <w:lang w:bidi="fa-IR"/>
          </w:rPr>
          <w:delText xml:space="preserve"> </w:delText>
        </w:r>
      </w:del>
      <w:r w:rsidRPr="00482D93">
        <w:rPr>
          <w:rStyle w:val="ntitle1"/>
          <w:rFonts w:cs="B Nazanin" w:hint="cs"/>
          <w:b/>
          <w:bCs/>
          <w:color w:val="auto"/>
          <w:sz w:val="36"/>
          <w:szCs w:val="36"/>
          <w:rtl/>
          <w:lang w:bidi="fa-IR"/>
        </w:rPr>
        <w:t>نام</w:t>
      </w:r>
      <w:ins w:id="5" w:author="Windows User" w:date="2019-11-09T22:27:00Z">
        <w:r w:rsidR="00151477">
          <w:rPr>
            <w:rStyle w:val="ntitle1"/>
            <w:rFonts w:cs="B Nazanin" w:hint="cs"/>
            <w:b/>
            <w:bCs/>
            <w:color w:val="auto"/>
            <w:sz w:val="36"/>
            <w:szCs w:val="36"/>
            <w:rtl/>
            <w:lang w:bidi="fa-IR"/>
          </w:rPr>
          <w:t>ۀ</w:t>
        </w:r>
      </w:ins>
      <w:del w:id="6" w:author="Windows User" w:date="2019-11-09T22:27:00Z">
        <w:r w:rsidRPr="00482D93" w:rsidDel="00151477">
          <w:rPr>
            <w:rStyle w:val="ntitle1"/>
            <w:rFonts w:cs="B Nazanin" w:hint="cs"/>
            <w:b/>
            <w:bCs/>
            <w:color w:val="auto"/>
            <w:sz w:val="36"/>
            <w:szCs w:val="36"/>
            <w:rtl/>
            <w:lang w:bidi="fa-IR"/>
          </w:rPr>
          <w:delText>ه</w:delText>
        </w:r>
      </w:del>
      <w:r w:rsidRPr="00482D93">
        <w:rPr>
          <w:rStyle w:val="ntitle1"/>
          <w:rFonts w:cs="B Nazanin" w:hint="cs"/>
          <w:b/>
          <w:bCs/>
          <w:color w:val="auto"/>
          <w:sz w:val="36"/>
          <w:szCs w:val="36"/>
          <w:rtl/>
          <w:lang w:bidi="fa-IR"/>
        </w:rPr>
        <w:t xml:space="preserve"> موضوعی</w:t>
      </w:r>
    </w:p>
    <w:p w:rsidR="00482D93" w:rsidRPr="00482D93" w:rsidRDefault="00482D93" w:rsidP="00482D93">
      <w:pPr>
        <w:jc w:val="center"/>
        <w:rPr>
          <w:rStyle w:val="ntitle1"/>
          <w:rFonts w:cs="B Nazanin"/>
          <w:b/>
          <w:bCs/>
          <w:color w:val="auto"/>
          <w:sz w:val="28"/>
          <w:szCs w:val="28"/>
          <w:rtl/>
          <w:lang w:bidi="fa-IR"/>
        </w:rPr>
      </w:pPr>
      <w:r w:rsidRPr="00482D93">
        <w:rPr>
          <w:rStyle w:val="ntitle1"/>
          <w:rFonts w:cs="B Nazanin" w:hint="cs"/>
          <w:b/>
          <w:bCs/>
          <w:color w:val="auto"/>
          <w:sz w:val="36"/>
          <w:szCs w:val="36"/>
          <w:rtl/>
          <w:lang w:bidi="fa-IR"/>
        </w:rPr>
        <w:t>این ش</w:t>
      </w:r>
      <w:r>
        <w:rPr>
          <w:rStyle w:val="ntitle1"/>
          <w:rFonts w:cs="B Nazanin" w:hint="cs"/>
          <w:b/>
          <w:bCs/>
          <w:color w:val="auto"/>
          <w:sz w:val="36"/>
          <w:szCs w:val="36"/>
          <w:rtl/>
          <w:lang w:bidi="fa-IR"/>
        </w:rPr>
        <w:t>ماره</w:t>
      </w:r>
      <w:r>
        <w:rPr>
          <w:rStyle w:val="ntitle1"/>
          <w:rFonts w:cs="B Nazanin" w:hint="cs"/>
          <w:b/>
          <w:bCs/>
          <w:color w:val="auto"/>
          <w:sz w:val="28"/>
          <w:szCs w:val="28"/>
          <w:rtl/>
          <w:lang w:bidi="fa-IR"/>
        </w:rPr>
        <w:t>:</w:t>
      </w:r>
    </w:p>
    <w:p w:rsidR="00482D93" w:rsidRPr="00373B37" w:rsidRDefault="00482D93" w:rsidP="00482D93">
      <w:pPr>
        <w:jc w:val="center"/>
        <w:rPr>
          <w:rStyle w:val="ntitle1"/>
          <w:rFonts w:cs="B Nazanin"/>
          <w:b/>
          <w:bCs/>
          <w:color w:val="0808CA"/>
          <w:sz w:val="40"/>
          <w:szCs w:val="40"/>
          <w:lang w:bidi="fa-IR"/>
        </w:rPr>
      </w:pPr>
      <w:r w:rsidRPr="00373B37">
        <w:rPr>
          <w:rStyle w:val="ntitle1"/>
          <w:rFonts w:cs="B Nazanin" w:hint="cs"/>
          <w:b/>
          <w:bCs/>
          <w:color w:val="0808CA"/>
          <w:sz w:val="40"/>
          <w:szCs w:val="40"/>
          <w:rtl/>
          <w:lang w:bidi="fa-IR"/>
        </w:rPr>
        <w:t>بررسی و تجزیه و تحلیل مقایسه</w:t>
      </w:r>
      <w:ins w:id="7" w:author="Windows User" w:date="2019-11-09T22:27:00Z">
        <w:r w:rsidR="00151477">
          <w:rPr>
            <w:rStyle w:val="ntitle1"/>
            <w:rFonts w:cs="B Nazanin" w:hint="cs"/>
            <w:b/>
            <w:bCs/>
            <w:color w:val="0808CA"/>
            <w:sz w:val="40"/>
            <w:szCs w:val="40"/>
            <w:rtl/>
            <w:lang w:bidi="fa-IR"/>
          </w:rPr>
          <w:t>‌</w:t>
        </w:r>
      </w:ins>
      <w:del w:id="8" w:author="Windows User" w:date="2019-11-09T22:27:00Z">
        <w:r w:rsidRPr="00373B37" w:rsidDel="00151477">
          <w:rPr>
            <w:rStyle w:val="ntitle1"/>
            <w:rFonts w:cs="B Nazanin" w:hint="cs"/>
            <w:b/>
            <w:bCs/>
            <w:color w:val="0808CA"/>
            <w:sz w:val="40"/>
            <w:szCs w:val="40"/>
            <w:rtl/>
            <w:lang w:bidi="fa-IR"/>
          </w:rPr>
          <w:delText xml:space="preserve"> </w:delText>
        </w:r>
      </w:del>
      <w:r w:rsidRPr="00373B37">
        <w:rPr>
          <w:rStyle w:val="ntitle1"/>
          <w:rFonts w:cs="B Nazanin" w:hint="cs"/>
          <w:b/>
          <w:bCs/>
          <w:color w:val="0808CA"/>
          <w:sz w:val="40"/>
          <w:szCs w:val="40"/>
          <w:rtl/>
          <w:lang w:bidi="fa-IR"/>
        </w:rPr>
        <w:t>ای قدرت نرم ترکیه</w:t>
      </w:r>
      <w:ins w:id="9" w:author="Windows User" w:date="2019-11-09T22:28:00Z">
        <w:r w:rsidR="00151477">
          <w:rPr>
            <w:rStyle w:val="ntitle1"/>
            <w:rFonts w:cs="B Nazanin" w:hint="cs"/>
            <w:b/>
            <w:bCs/>
            <w:color w:val="0808CA"/>
            <w:sz w:val="40"/>
            <w:szCs w:val="40"/>
            <w:rtl/>
            <w:lang w:bidi="fa-IR"/>
          </w:rPr>
          <w:t>،</w:t>
        </w:r>
      </w:ins>
      <w:del w:id="10" w:author="Windows User" w:date="2019-11-09T22:28:00Z">
        <w:r w:rsidRPr="00373B37" w:rsidDel="00151477">
          <w:rPr>
            <w:rStyle w:val="ntitle1"/>
            <w:rFonts w:cs="B Nazanin" w:hint="cs"/>
            <w:b/>
            <w:bCs/>
            <w:color w:val="0808CA"/>
            <w:sz w:val="40"/>
            <w:szCs w:val="40"/>
            <w:rtl/>
            <w:lang w:bidi="fa-IR"/>
          </w:rPr>
          <w:delText>؛</w:delText>
        </w:r>
      </w:del>
      <w:r w:rsidRPr="00373B37">
        <w:rPr>
          <w:rStyle w:val="ntitle1"/>
          <w:rFonts w:cs="B Nazanin" w:hint="cs"/>
          <w:b/>
          <w:bCs/>
          <w:color w:val="0808CA"/>
          <w:sz w:val="40"/>
          <w:szCs w:val="40"/>
          <w:rtl/>
          <w:lang w:bidi="fa-IR"/>
        </w:rPr>
        <w:t xml:space="preserve"> روسیه</w:t>
      </w:r>
      <w:ins w:id="11" w:author="Windows User" w:date="2019-11-09T22:28:00Z">
        <w:r w:rsidR="00151477">
          <w:rPr>
            <w:rStyle w:val="ntitle1"/>
            <w:rFonts w:cs="B Nazanin" w:hint="cs"/>
            <w:b/>
            <w:bCs/>
            <w:color w:val="0808CA"/>
            <w:sz w:val="40"/>
            <w:szCs w:val="40"/>
            <w:rtl/>
            <w:lang w:bidi="fa-IR"/>
          </w:rPr>
          <w:t>،</w:t>
        </w:r>
      </w:ins>
      <w:del w:id="12" w:author="Windows User" w:date="2019-11-09T22:28:00Z">
        <w:r w:rsidRPr="00373B37" w:rsidDel="00151477">
          <w:rPr>
            <w:rStyle w:val="ntitle1"/>
            <w:rFonts w:cs="B Nazanin" w:hint="cs"/>
            <w:b/>
            <w:bCs/>
            <w:color w:val="0808CA"/>
            <w:sz w:val="40"/>
            <w:szCs w:val="40"/>
            <w:rtl/>
            <w:lang w:bidi="fa-IR"/>
          </w:rPr>
          <w:delText>؛</w:delText>
        </w:r>
      </w:del>
      <w:r w:rsidRPr="00373B37">
        <w:rPr>
          <w:rStyle w:val="ntitle1"/>
          <w:rFonts w:cs="B Nazanin" w:hint="cs"/>
          <w:b/>
          <w:bCs/>
          <w:color w:val="0808CA"/>
          <w:sz w:val="40"/>
          <w:szCs w:val="40"/>
          <w:rtl/>
          <w:lang w:bidi="fa-IR"/>
        </w:rPr>
        <w:t xml:space="preserve"> چین و آمریکا در قرقیزستان</w:t>
      </w:r>
    </w:p>
    <w:p w:rsidR="00BE5C2A" w:rsidRPr="00BE5C2A" w:rsidRDefault="00FF3EE8" w:rsidP="00482D93">
      <w:pPr>
        <w:jc w:val="center"/>
        <w:rPr>
          <w:rStyle w:val="ntitle1"/>
          <w:rFonts w:cs="B Nazanin"/>
          <w:b/>
          <w:bCs/>
          <w:color w:val="C00000"/>
          <w:sz w:val="52"/>
          <w:szCs w:val="52"/>
          <w:rtl/>
          <w:lang w:bidi="fa-IR"/>
        </w:rPr>
      </w:pPr>
      <w:r>
        <w:rPr>
          <w:noProof/>
          <w:lang w:val="en-US"/>
        </w:rPr>
        <w:drawing>
          <wp:inline distT="0" distB="0" distL="0" distR="0">
            <wp:extent cx="4632846" cy="3084624"/>
            <wp:effectExtent l="0" t="0" r="0" b="1905"/>
            <wp:docPr id="6" name="Picture 6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137" cy="3089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4DA7" w:rsidRDefault="00D30A41" w:rsidP="002141DC">
      <w:pPr>
        <w:bidi/>
        <w:jc w:val="both"/>
        <w:rPr>
          <w:rFonts w:cs="B Nazanin"/>
          <w:sz w:val="28"/>
          <w:szCs w:val="28"/>
          <w:rtl/>
        </w:rPr>
      </w:pPr>
      <w:r w:rsidRPr="00612AE7">
        <w:rPr>
          <w:rFonts w:cs="B Nazanin"/>
          <w:sz w:val="28"/>
          <w:szCs w:val="28"/>
          <w:rtl/>
        </w:rPr>
        <w:t>قرق</w:t>
      </w:r>
      <w:r w:rsidRPr="00612AE7">
        <w:rPr>
          <w:rFonts w:cs="B Nazanin" w:hint="cs"/>
          <w:sz w:val="28"/>
          <w:szCs w:val="28"/>
          <w:rtl/>
        </w:rPr>
        <w:t>ی</w:t>
      </w:r>
      <w:r w:rsidRPr="00612AE7">
        <w:rPr>
          <w:rFonts w:cs="B Nazanin" w:hint="eastAsia"/>
          <w:sz w:val="28"/>
          <w:szCs w:val="28"/>
          <w:rtl/>
        </w:rPr>
        <w:t>زستان</w:t>
      </w:r>
      <w:r w:rsidRPr="00612AE7">
        <w:rPr>
          <w:rFonts w:cs="B Nazanin"/>
          <w:sz w:val="28"/>
          <w:szCs w:val="28"/>
          <w:rtl/>
        </w:rPr>
        <w:t xml:space="preserve"> در </w:t>
      </w:r>
      <w:r w:rsidR="008B4DA7">
        <w:rPr>
          <w:rFonts w:cs="B Nazanin" w:hint="cs"/>
          <w:sz w:val="28"/>
          <w:szCs w:val="28"/>
          <w:rtl/>
        </w:rPr>
        <w:t>حوز</w:t>
      </w:r>
      <w:ins w:id="13" w:author="Windows User" w:date="2019-11-09T22:28:00Z">
        <w:r w:rsidR="00151477">
          <w:rPr>
            <w:rFonts w:cs="B Nazanin" w:hint="cs"/>
            <w:sz w:val="28"/>
            <w:szCs w:val="28"/>
            <w:rtl/>
          </w:rPr>
          <w:t>ۀ</w:t>
        </w:r>
      </w:ins>
      <w:del w:id="14" w:author="Windows User" w:date="2019-11-09T22:28:00Z">
        <w:r w:rsidR="008B4DA7" w:rsidDel="00151477">
          <w:rPr>
            <w:rFonts w:cs="B Nazanin" w:hint="cs"/>
            <w:sz w:val="28"/>
            <w:szCs w:val="28"/>
            <w:rtl/>
          </w:rPr>
          <w:delText>ه</w:delText>
        </w:r>
      </w:del>
      <w:r w:rsidR="008B4DA7">
        <w:rPr>
          <w:rFonts w:cs="B Nazanin" w:hint="cs"/>
          <w:sz w:val="28"/>
          <w:szCs w:val="28"/>
          <w:rtl/>
        </w:rPr>
        <w:t xml:space="preserve"> پساشوروی</w:t>
      </w:r>
      <w:r w:rsidR="008B4DA7">
        <w:rPr>
          <w:rFonts w:cs="B Nazanin"/>
          <w:sz w:val="28"/>
          <w:szCs w:val="28"/>
          <w:rtl/>
        </w:rPr>
        <w:t xml:space="preserve"> </w:t>
      </w:r>
      <w:r w:rsidR="008B4DA7">
        <w:rPr>
          <w:rFonts w:cs="B Nazanin" w:hint="cs"/>
          <w:sz w:val="28"/>
          <w:szCs w:val="28"/>
          <w:rtl/>
          <w:lang w:bidi="fa-IR"/>
        </w:rPr>
        <w:t>نمونه و مصداق</w:t>
      </w:r>
      <w:r w:rsidRPr="00612AE7">
        <w:rPr>
          <w:rFonts w:cs="B Nazanin"/>
          <w:sz w:val="28"/>
          <w:szCs w:val="28"/>
          <w:rtl/>
        </w:rPr>
        <w:t xml:space="preserve"> خوب</w:t>
      </w:r>
      <w:r w:rsidRPr="00612AE7">
        <w:rPr>
          <w:rFonts w:cs="B Nazanin" w:hint="cs"/>
          <w:sz w:val="28"/>
          <w:szCs w:val="28"/>
          <w:rtl/>
        </w:rPr>
        <w:t>ی</w:t>
      </w:r>
      <w:r w:rsidRPr="00612AE7">
        <w:rPr>
          <w:rFonts w:cs="B Nazanin"/>
          <w:sz w:val="28"/>
          <w:szCs w:val="28"/>
          <w:rtl/>
        </w:rPr>
        <w:t xml:space="preserve"> برا</w:t>
      </w:r>
      <w:r w:rsidRPr="00612AE7"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محققان </w:t>
      </w:r>
      <w:r>
        <w:rPr>
          <w:rFonts w:cs="B Nazanin" w:hint="cs"/>
          <w:sz w:val="28"/>
          <w:szCs w:val="28"/>
          <w:rtl/>
          <w:lang w:val="en-US"/>
        </w:rPr>
        <w:t>و پ</w:t>
      </w:r>
      <w:ins w:id="15" w:author="Windows User" w:date="2019-11-09T22:28:00Z">
        <w:r w:rsidR="00151477">
          <w:rPr>
            <w:rFonts w:cs="B Nazanin" w:hint="cs"/>
            <w:sz w:val="28"/>
            <w:szCs w:val="28"/>
            <w:rtl/>
            <w:lang w:val="en-US"/>
          </w:rPr>
          <w:t>ژ</w:t>
        </w:r>
      </w:ins>
      <w:del w:id="16" w:author="Windows User" w:date="2019-11-09T22:28:00Z">
        <w:r w:rsidDel="00151477">
          <w:rPr>
            <w:rFonts w:cs="B Nazanin" w:hint="cs"/>
            <w:sz w:val="28"/>
            <w:szCs w:val="28"/>
            <w:rtl/>
            <w:lang w:val="en-US"/>
          </w:rPr>
          <w:delText>ز</w:delText>
        </w:r>
      </w:del>
      <w:r>
        <w:rPr>
          <w:rFonts w:cs="B Nazanin" w:hint="cs"/>
          <w:sz w:val="28"/>
          <w:szCs w:val="28"/>
          <w:rtl/>
          <w:lang w:val="en-US"/>
        </w:rPr>
        <w:t>وهشگران</w:t>
      </w:r>
      <w:ins w:id="17" w:author="Windows User" w:date="2019-11-09T22:28:00Z">
        <w:r w:rsidR="00151477">
          <w:rPr>
            <w:rFonts w:cs="B Nazanin" w:hint="cs"/>
            <w:sz w:val="28"/>
            <w:szCs w:val="28"/>
            <w:rtl/>
            <w:lang w:val="en-US"/>
          </w:rPr>
          <w:t>ی است</w:t>
        </w:r>
      </w:ins>
      <w:r>
        <w:rPr>
          <w:rFonts w:cs="B Nazanin" w:hint="cs"/>
          <w:sz w:val="28"/>
          <w:szCs w:val="28"/>
          <w:rtl/>
          <w:lang w:val="en-US"/>
        </w:rPr>
        <w:t xml:space="preserve"> </w:t>
      </w:r>
      <w:ins w:id="18" w:author="Windows User" w:date="2019-11-09T22:28:00Z">
        <w:r w:rsidR="00151477">
          <w:rPr>
            <w:rFonts w:cs="B Nazanin" w:hint="cs"/>
            <w:sz w:val="28"/>
            <w:szCs w:val="28"/>
            <w:rtl/>
            <w:lang w:val="en-US"/>
          </w:rPr>
          <w:t>که دربارۀ</w:t>
        </w:r>
      </w:ins>
      <w:del w:id="19" w:author="Windows User" w:date="2019-11-09T22:28:00Z">
        <w:r w:rsidR="008B4DA7" w:rsidDel="00151477">
          <w:rPr>
            <w:rFonts w:cs="B Nazanin" w:hint="cs"/>
            <w:sz w:val="28"/>
            <w:szCs w:val="28"/>
            <w:rtl/>
            <w:lang w:val="en-US"/>
          </w:rPr>
          <w:delText xml:space="preserve">مقوله </w:delText>
        </w:r>
        <w:r w:rsidRPr="00BF4199" w:rsidDel="00151477">
          <w:rPr>
            <w:rFonts w:cs="B Nazanin"/>
            <w:sz w:val="28"/>
            <w:szCs w:val="28"/>
          </w:rPr>
          <w:delText>“</w:delText>
        </w:r>
      </w:del>
      <w:r w:rsidRPr="00BF4199">
        <w:rPr>
          <w:rFonts w:cs="B Nazanin"/>
          <w:sz w:val="28"/>
          <w:szCs w:val="28"/>
        </w:rPr>
        <w:t xml:space="preserve"> </w:t>
      </w:r>
      <w:ins w:id="20" w:author="Windows User" w:date="2019-11-09T22:28:00Z">
        <w:r w:rsidR="00151477">
          <w:rPr>
            <w:rFonts w:cs="B Nazanin" w:hint="cs"/>
            <w:sz w:val="28"/>
            <w:szCs w:val="28"/>
            <w:rtl/>
          </w:rPr>
          <w:t>«</w:t>
        </w:r>
      </w:ins>
      <w:r w:rsidR="00927895">
        <w:rPr>
          <w:rFonts w:cs="B Nazanin"/>
          <w:sz w:val="28"/>
          <w:szCs w:val="28"/>
          <w:rtl/>
        </w:rPr>
        <w:t>قدرت ن</w:t>
      </w:r>
      <w:r w:rsidR="00927895">
        <w:rPr>
          <w:rFonts w:cs="B Nazanin" w:hint="cs"/>
          <w:sz w:val="28"/>
          <w:szCs w:val="28"/>
          <w:rtl/>
        </w:rPr>
        <w:t>رم</w:t>
      </w:r>
      <w:ins w:id="21" w:author="Windows User" w:date="2019-11-09T22:29:00Z">
        <w:r w:rsidR="00151477">
          <w:rPr>
            <w:rFonts w:cs="B Nazanin" w:hint="cs"/>
            <w:sz w:val="28"/>
            <w:szCs w:val="28"/>
            <w:rtl/>
          </w:rPr>
          <w:t>»</w:t>
        </w:r>
      </w:ins>
      <w:del w:id="22" w:author="Windows User" w:date="2019-11-09T22:29:00Z">
        <w:r w:rsidR="00927895" w:rsidDel="00151477">
          <w:rPr>
            <w:rFonts w:cs="B Nazanin" w:hint="cs"/>
            <w:sz w:val="28"/>
            <w:szCs w:val="28"/>
            <w:rtl/>
          </w:rPr>
          <w:delText>"</w:delText>
        </w:r>
      </w:del>
      <w:r w:rsidRPr="00BF4199">
        <w:rPr>
          <w:rFonts w:cs="B Nazanin"/>
          <w:sz w:val="28"/>
          <w:szCs w:val="28"/>
        </w:rPr>
        <w:t xml:space="preserve"> </w:t>
      </w:r>
      <w:ins w:id="23" w:author="Windows User" w:date="2019-11-09T22:29:00Z">
        <w:r w:rsidR="00151477">
          <w:rPr>
            <w:rFonts w:cs="B Nazanin" w:hint="cs"/>
            <w:sz w:val="28"/>
            <w:szCs w:val="28"/>
            <w:rtl/>
          </w:rPr>
          <w:t>تحقیق می‌کنند</w:t>
        </w:r>
      </w:ins>
      <w:del w:id="24" w:author="Windows User" w:date="2019-11-09T22:29:00Z">
        <w:r w:rsidRPr="00612AE7" w:rsidDel="00151477">
          <w:rPr>
            <w:rFonts w:cs="B Nazanin"/>
            <w:sz w:val="28"/>
            <w:szCs w:val="28"/>
            <w:rtl/>
          </w:rPr>
          <w:delText>است</w:delText>
        </w:r>
      </w:del>
      <w:ins w:id="25" w:author="Windows User" w:date="2019-11-09T22:29:00Z">
        <w:r w:rsidR="00151477">
          <w:rPr>
            <w:rFonts w:cs="B Nazanin" w:hint="cs"/>
            <w:sz w:val="28"/>
            <w:szCs w:val="28"/>
            <w:rtl/>
          </w:rPr>
          <w:t>؛</w:t>
        </w:r>
      </w:ins>
      <w:del w:id="26" w:author="Windows User" w:date="2019-11-09T22:29:00Z">
        <w:r w:rsidRPr="00612AE7" w:rsidDel="00151477">
          <w:rPr>
            <w:rFonts w:cs="B Nazanin"/>
            <w:sz w:val="28"/>
            <w:szCs w:val="28"/>
            <w:rtl/>
          </w:rPr>
          <w:delText>،</w:delText>
        </w:r>
      </w:del>
      <w:r w:rsidRPr="00612AE7">
        <w:rPr>
          <w:rFonts w:cs="B Nazanin"/>
          <w:sz w:val="28"/>
          <w:szCs w:val="28"/>
          <w:rtl/>
        </w:rPr>
        <w:t xml:space="preserve"> ز</w:t>
      </w:r>
      <w:r w:rsidRPr="00612AE7">
        <w:rPr>
          <w:rFonts w:cs="B Nazanin" w:hint="cs"/>
          <w:sz w:val="28"/>
          <w:szCs w:val="28"/>
          <w:rtl/>
        </w:rPr>
        <w:t>ی</w:t>
      </w:r>
      <w:r w:rsidRPr="00612AE7">
        <w:rPr>
          <w:rFonts w:cs="B Nazanin" w:hint="eastAsia"/>
          <w:sz w:val="28"/>
          <w:szCs w:val="28"/>
          <w:rtl/>
        </w:rPr>
        <w:t>را</w:t>
      </w:r>
      <w:r w:rsidRPr="00612AE7">
        <w:rPr>
          <w:rFonts w:cs="B Nazanin"/>
          <w:sz w:val="28"/>
          <w:szCs w:val="28"/>
          <w:rtl/>
        </w:rPr>
        <w:t xml:space="preserve"> با </w:t>
      </w:r>
      <w:ins w:id="27" w:author="Windows User" w:date="2019-11-09T22:29:00Z">
        <w:r w:rsidR="00151477">
          <w:rPr>
            <w:rFonts w:cs="B Nazanin" w:hint="cs"/>
            <w:sz w:val="28"/>
            <w:szCs w:val="28"/>
            <w:rtl/>
          </w:rPr>
          <w:t>وجود</w:t>
        </w:r>
      </w:ins>
      <w:del w:id="28" w:author="Windows User" w:date="2019-11-09T22:29:00Z">
        <w:r w:rsidRPr="00612AE7" w:rsidDel="00151477">
          <w:rPr>
            <w:rFonts w:cs="B Nazanin"/>
            <w:sz w:val="28"/>
            <w:szCs w:val="28"/>
            <w:rtl/>
          </w:rPr>
          <w:delText>توجه به</w:delText>
        </w:r>
      </w:del>
      <w:r w:rsidRPr="00612AE7">
        <w:rPr>
          <w:rFonts w:cs="B Nazanin"/>
          <w:sz w:val="28"/>
          <w:szCs w:val="28"/>
          <w:rtl/>
        </w:rPr>
        <w:t xml:space="preserve"> ضعف دستگاه دولت</w:t>
      </w:r>
      <w:r w:rsidRPr="00612AE7">
        <w:rPr>
          <w:rFonts w:cs="B Nazanin" w:hint="cs"/>
          <w:sz w:val="28"/>
          <w:szCs w:val="28"/>
          <w:rtl/>
        </w:rPr>
        <w:t>ی</w:t>
      </w:r>
      <w:r w:rsidRPr="00612AE7">
        <w:rPr>
          <w:rFonts w:cs="B Nazanin" w:hint="eastAsia"/>
          <w:sz w:val="28"/>
          <w:szCs w:val="28"/>
          <w:rtl/>
        </w:rPr>
        <w:t>،</w:t>
      </w:r>
      <w:r w:rsidRPr="00612AE7">
        <w:rPr>
          <w:rFonts w:cs="B Nazanin"/>
          <w:sz w:val="28"/>
          <w:szCs w:val="28"/>
          <w:rtl/>
        </w:rPr>
        <w:t xml:space="preserve"> فساد نخبگان و </w:t>
      </w:r>
      <w:r w:rsidR="00927895">
        <w:rPr>
          <w:rFonts w:cs="B Nazanin" w:hint="cs"/>
          <w:sz w:val="28"/>
          <w:szCs w:val="28"/>
          <w:rtl/>
        </w:rPr>
        <w:t>سیاست</w:t>
      </w:r>
      <w:ins w:id="29" w:author="Windows User" w:date="2019-11-09T22:29:00Z">
        <w:r w:rsidR="00151477">
          <w:rPr>
            <w:rFonts w:cs="B Nazanin" w:hint="cs"/>
            <w:sz w:val="28"/>
            <w:szCs w:val="28"/>
            <w:rtl/>
          </w:rPr>
          <w:t>‌</w:t>
        </w:r>
      </w:ins>
      <w:del w:id="30" w:author="Windows User" w:date="2019-11-09T22:29:00Z">
        <w:r w:rsidR="00927895" w:rsidDel="00151477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927895">
        <w:rPr>
          <w:rFonts w:cs="B Nazanin" w:hint="cs"/>
          <w:sz w:val="28"/>
          <w:szCs w:val="28"/>
          <w:rtl/>
        </w:rPr>
        <w:t>های چندوجهی ژئوپولیتیکی قرقیزستان</w:t>
      </w:r>
      <w:r w:rsidRPr="00612AE7">
        <w:rPr>
          <w:rFonts w:cs="B Nazanin" w:hint="eastAsia"/>
          <w:sz w:val="28"/>
          <w:szCs w:val="28"/>
          <w:rtl/>
        </w:rPr>
        <w:t>،</w:t>
      </w:r>
      <w:del w:id="31" w:author="Windows User" w:date="2019-11-09T22:30:00Z">
        <w:r w:rsidR="008B4DA7" w:rsidDel="00151477">
          <w:rPr>
            <w:rFonts w:cs="B Nazanin"/>
            <w:sz w:val="28"/>
            <w:szCs w:val="28"/>
            <w:rtl/>
          </w:rPr>
          <w:delText xml:space="preserve"> </w:delText>
        </w:r>
        <w:r w:rsidR="00927895" w:rsidDel="00151477">
          <w:rPr>
            <w:rFonts w:cs="B Nazanin" w:hint="cs"/>
            <w:sz w:val="28"/>
            <w:szCs w:val="28"/>
            <w:rtl/>
          </w:rPr>
          <w:delText>همزمان</w:delText>
        </w:r>
      </w:del>
      <w:r w:rsidR="00927895">
        <w:rPr>
          <w:rFonts w:cs="B Nazanin" w:hint="cs"/>
          <w:sz w:val="28"/>
          <w:szCs w:val="28"/>
          <w:rtl/>
        </w:rPr>
        <w:t xml:space="preserve"> در این جمهوری </w:t>
      </w:r>
      <w:r w:rsidR="008B4DA7">
        <w:rPr>
          <w:rFonts w:cs="B Nazanin" w:hint="cs"/>
          <w:sz w:val="28"/>
          <w:szCs w:val="28"/>
          <w:rtl/>
        </w:rPr>
        <w:t>زیرساخت</w:t>
      </w:r>
      <w:ins w:id="32" w:author="Windows User" w:date="2019-11-09T22:30:00Z">
        <w:r w:rsidR="00151477">
          <w:rPr>
            <w:rFonts w:cs="B Nazanin" w:hint="cs"/>
            <w:sz w:val="28"/>
            <w:szCs w:val="28"/>
            <w:rtl/>
          </w:rPr>
          <w:t>‌</w:t>
        </w:r>
      </w:ins>
      <w:del w:id="33" w:author="Windows User" w:date="2019-11-09T22:30:00Z">
        <w:r w:rsidR="008B4DA7" w:rsidDel="00151477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8B4DA7">
        <w:rPr>
          <w:rFonts w:cs="B Nazanin" w:hint="cs"/>
          <w:sz w:val="28"/>
          <w:szCs w:val="28"/>
          <w:rtl/>
        </w:rPr>
        <w:t>های توسعه</w:t>
      </w:r>
      <w:ins w:id="34" w:author="Windows User" w:date="2019-11-09T22:30:00Z">
        <w:r w:rsidR="00151477">
          <w:rPr>
            <w:rFonts w:cs="B Nazanin" w:hint="cs"/>
            <w:sz w:val="28"/>
            <w:szCs w:val="28"/>
            <w:rtl/>
          </w:rPr>
          <w:t>‌</w:t>
        </w:r>
      </w:ins>
      <w:del w:id="35" w:author="Windows User" w:date="2019-11-09T22:30:00Z">
        <w:r w:rsidR="008B4DA7" w:rsidDel="00151477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8B4DA7">
        <w:rPr>
          <w:rFonts w:cs="B Nazanin" w:hint="cs"/>
          <w:sz w:val="28"/>
          <w:szCs w:val="28"/>
          <w:rtl/>
        </w:rPr>
        <w:t>یافت</w:t>
      </w:r>
      <w:ins w:id="36" w:author="Windows User" w:date="2019-11-09T22:30:00Z">
        <w:r w:rsidR="00151477">
          <w:rPr>
            <w:rFonts w:cs="B Nazanin" w:hint="cs"/>
            <w:sz w:val="28"/>
            <w:szCs w:val="28"/>
            <w:rtl/>
          </w:rPr>
          <w:t>ۀ</w:t>
        </w:r>
      </w:ins>
      <w:del w:id="37" w:author="Windows User" w:date="2019-11-09T22:30:00Z">
        <w:r w:rsidR="008B4DA7" w:rsidDel="00151477">
          <w:rPr>
            <w:rFonts w:cs="B Nazanin" w:hint="cs"/>
            <w:sz w:val="28"/>
            <w:szCs w:val="28"/>
            <w:rtl/>
          </w:rPr>
          <w:delText>ه</w:delText>
        </w:r>
      </w:del>
      <w:r w:rsidR="008B4DA7">
        <w:rPr>
          <w:rFonts w:cs="B Nazanin" w:hint="cs"/>
          <w:sz w:val="28"/>
          <w:szCs w:val="28"/>
          <w:rtl/>
        </w:rPr>
        <w:t xml:space="preserve"> قدرت نرم چند</w:t>
      </w:r>
      <w:ins w:id="38" w:author="Windows User" w:date="2019-11-09T22:30:00Z">
        <w:r w:rsidR="00151477">
          <w:rPr>
            <w:rFonts w:cs="B Nazanin" w:hint="cs"/>
            <w:sz w:val="28"/>
            <w:szCs w:val="28"/>
            <w:rtl/>
          </w:rPr>
          <w:t xml:space="preserve"> </w:t>
        </w:r>
      </w:ins>
      <w:r w:rsidR="008B4DA7">
        <w:rPr>
          <w:rFonts w:cs="B Nazanin" w:hint="cs"/>
          <w:sz w:val="28"/>
          <w:szCs w:val="28"/>
          <w:rtl/>
        </w:rPr>
        <w:t>کشور</w:t>
      </w:r>
      <w:r w:rsidR="00927895">
        <w:rPr>
          <w:rFonts w:cs="B Nazanin" w:hint="cs"/>
          <w:sz w:val="28"/>
          <w:szCs w:val="28"/>
          <w:rtl/>
        </w:rPr>
        <w:t xml:space="preserve"> </w:t>
      </w:r>
      <w:r w:rsidR="008B4DA7">
        <w:rPr>
          <w:rFonts w:cs="B Nazanin" w:hint="cs"/>
          <w:sz w:val="28"/>
          <w:szCs w:val="28"/>
          <w:rtl/>
        </w:rPr>
        <w:t>منطقه</w:t>
      </w:r>
      <w:ins w:id="39" w:author="Windows User" w:date="2019-11-09T22:30:00Z">
        <w:r w:rsidR="00151477">
          <w:rPr>
            <w:rFonts w:cs="B Nazanin" w:hint="cs"/>
            <w:sz w:val="28"/>
            <w:szCs w:val="28"/>
            <w:rtl/>
          </w:rPr>
          <w:t>‌</w:t>
        </w:r>
      </w:ins>
      <w:del w:id="40" w:author="Windows User" w:date="2019-11-09T22:30:00Z">
        <w:r w:rsidR="008B4DA7" w:rsidDel="00151477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8B4DA7">
        <w:rPr>
          <w:rFonts w:cs="B Nazanin" w:hint="cs"/>
          <w:sz w:val="28"/>
          <w:szCs w:val="28"/>
          <w:rtl/>
        </w:rPr>
        <w:t>ای و جهانی وجود دارد.</w:t>
      </w:r>
      <w:del w:id="41" w:author="Windows User" w:date="2019-11-09T22:30:00Z">
        <w:r w:rsidR="008B4DA7" w:rsidDel="00151477">
          <w:rPr>
            <w:rFonts w:cs="B Nazanin" w:hint="cs"/>
            <w:sz w:val="28"/>
            <w:szCs w:val="28"/>
            <w:rtl/>
          </w:rPr>
          <w:delText xml:space="preserve"> </w:delText>
        </w:r>
      </w:del>
    </w:p>
    <w:p w:rsidR="00D30A41" w:rsidRPr="00612AE7" w:rsidRDefault="00D30A41" w:rsidP="00370D19">
      <w:pPr>
        <w:bidi/>
        <w:jc w:val="both"/>
        <w:rPr>
          <w:rFonts w:cs="B Nazanin"/>
          <w:sz w:val="28"/>
          <w:szCs w:val="28"/>
          <w:rtl/>
        </w:rPr>
      </w:pPr>
      <w:r w:rsidRPr="00612AE7">
        <w:rPr>
          <w:rFonts w:cs="B Nazanin" w:hint="eastAsia"/>
          <w:sz w:val="28"/>
          <w:szCs w:val="28"/>
          <w:rtl/>
        </w:rPr>
        <w:t>در</w:t>
      </w:r>
      <w:r w:rsidRPr="00612AE7">
        <w:rPr>
          <w:rFonts w:cs="B Nazanin"/>
          <w:sz w:val="28"/>
          <w:szCs w:val="28"/>
          <w:rtl/>
        </w:rPr>
        <w:t xml:space="preserve"> </w:t>
      </w:r>
      <w:ins w:id="42" w:author="Windows User" w:date="2019-11-09T22:31:00Z">
        <w:r w:rsidR="00151477">
          <w:rPr>
            <w:rFonts w:cs="B Nazanin" w:hint="cs"/>
            <w:sz w:val="28"/>
            <w:szCs w:val="28"/>
            <w:rtl/>
          </w:rPr>
          <w:t xml:space="preserve">کشور </w:t>
        </w:r>
      </w:ins>
      <w:r w:rsidRPr="00612AE7">
        <w:rPr>
          <w:rFonts w:cs="B Nazanin"/>
          <w:sz w:val="28"/>
          <w:szCs w:val="28"/>
          <w:rtl/>
        </w:rPr>
        <w:t>قرق</w:t>
      </w:r>
      <w:r w:rsidRPr="00612AE7">
        <w:rPr>
          <w:rFonts w:cs="B Nazanin" w:hint="cs"/>
          <w:sz w:val="28"/>
          <w:szCs w:val="28"/>
          <w:rtl/>
        </w:rPr>
        <w:t>ی</w:t>
      </w:r>
      <w:r w:rsidR="008B4DA7">
        <w:rPr>
          <w:rFonts w:cs="B Nazanin" w:hint="eastAsia"/>
          <w:sz w:val="28"/>
          <w:szCs w:val="28"/>
          <w:rtl/>
        </w:rPr>
        <w:t>زستان</w:t>
      </w:r>
      <w:r w:rsidR="008B4DA7">
        <w:rPr>
          <w:rFonts w:cs="B Nazanin" w:hint="cs"/>
          <w:sz w:val="28"/>
          <w:szCs w:val="28"/>
          <w:rtl/>
        </w:rPr>
        <w:t xml:space="preserve"> </w:t>
      </w:r>
      <w:r w:rsidRPr="00612AE7">
        <w:rPr>
          <w:rFonts w:cs="B Nazanin"/>
          <w:sz w:val="28"/>
          <w:szCs w:val="28"/>
          <w:rtl/>
        </w:rPr>
        <w:t>با جمع</w:t>
      </w:r>
      <w:r w:rsidRPr="00612AE7">
        <w:rPr>
          <w:rFonts w:cs="B Nazanin" w:hint="cs"/>
          <w:sz w:val="28"/>
          <w:szCs w:val="28"/>
          <w:rtl/>
        </w:rPr>
        <w:t>ی</w:t>
      </w:r>
      <w:r w:rsidRPr="00612AE7">
        <w:rPr>
          <w:rFonts w:cs="B Nazanin" w:hint="eastAsia"/>
          <w:sz w:val="28"/>
          <w:szCs w:val="28"/>
          <w:rtl/>
        </w:rPr>
        <w:t>ت</w:t>
      </w:r>
      <w:del w:id="43" w:author="Windows User" w:date="2019-11-09T22:30:00Z">
        <w:r w:rsidRPr="00612AE7" w:rsidDel="00151477">
          <w:rPr>
            <w:rFonts w:cs="B Nazanin"/>
            <w:sz w:val="28"/>
            <w:szCs w:val="28"/>
            <w:rtl/>
          </w:rPr>
          <w:delText xml:space="preserve"> </w:delText>
        </w:r>
      </w:del>
      <w:ins w:id="44" w:author="Windows User" w:date="2019-11-09T22:30:00Z">
        <w:r w:rsidR="00151477">
          <w:rPr>
            <w:rFonts w:ascii="Calibri" w:hAnsi="Calibri" w:cs="Calibri"/>
            <w:sz w:val="28"/>
            <w:szCs w:val="28"/>
            <w:rtl/>
          </w:rPr>
          <w:t>۵</w:t>
        </w:r>
      </w:ins>
      <w:del w:id="45" w:author="Windows User" w:date="2019-11-09T22:30:00Z">
        <w:r w:rsidRPr="00612AE7" w:rsidDel="00151477">
          <w:rPr>
            <w:rFonts w:cs="B Nazanin"/>
            <w:sz w:val="28"/>
            <w:szCs w:val="28"/>
            <w:rtl/>
          </w:rPr>
          <w:delText>5</w:delText>
        </w:r>
      </w:del>
      <w:r w:rsidRPr="00612AE7">
        <w:rPr>
          <w:rFonts w:cs="B Nazanin"/>
          <w:sz w:val="28"/>
          <w:szCs w:val="28"/>
          <w:rtl/>
        </w:rPr>
        <w:t>.</w:t>
      </w:r>
      <w:ins w:id="46" w:author="Windows User" w:date="2019-11-09T22:31:00Z">
        <w:r w:rsidR="00151477">
          <w:rPr>
            <w:rFonts w:ascii="Calibri" w:hAnsi="Calibri" w:cs="Calibri"/>
            <w:sz w:val="28"/>
            <w:szCs w:val="28"/>
            <w:rtl/>
          </w:rPr>
          <w:t>۵</w:t>
        </w:r>
      </w:ins>
      <w:del w:id="47" w:author="Windows User" w:date="2019-11-09T22:30:00Z">
        <w:r w:rsidRPr="00612AE7" w:rsidDel="00151477">
          <w:rPr>
            <w:rFonts w:cs="B Nazanin"/>
            <w:sz w:val="28"/>
            <w:szCs w:val="28"/>
            <w:rtl/>
          </w:rPr>
          <w:delText>5</w:delText>
        </w:r>
      </w:del>
      <w:r w:rsidRPr="00612AE7">
        <w:rPr>
          <w:rFonts w:cs="B Nazanin"/>
          <w:sz w:val="28"/>
          <w:szCs w:val="28"/>
          <w:rtl/>
        </w:rPr>
        <w:t xml:space="preserve"> م</w:t>
      </w:r>
      <w:r w:rsidRPr="00612AE7">
        <w:rPr>
          <w:rFonts w:cs="B Nazanin" w:hint="cs"/>
          <w:sz w:val="28"/>
          <w:szCs w:val="28"/>
          <w:rtl/>
        </w:rPr>
        <w:t>ی</w:t>
      </w:r>
      <w:r w:rsidRPr="00612AE7">
        <w:rPr>
          <w:rFonts w:cs="B Nazanin" w:hint="eastAsia"/>
          <w:sz w:val="28"/>
          <w:szCs w:val="28"/>
          <w:rtl/>
        </w:rPr>
        <w:t>ل</w:t>
      </w:r>
      <w:r w:rsidRPr="00612AE7">
        <w:rPr>
          <w:rFonts w:cs="B Nazanin" w:hint="cs"/>
          <w:sz w:val="28"/>
          <w:szCs w:val="28"/>
          <w:rtl/>
        </w:rPr>
        <w:t>ی</w:t>
      </w:r>
      <w:r w:rsidRPr="00612AE7">
        <w:rPr>
          <w:rFonts w:cs="B Nazanin" w:hint="eastAsia"/>
          <w:sz w:val="28"/>
          <w:szCs w:val="28"/>
          <w:rtl/>
        </w:rPr>
        <w:t>ون</w:t>
      </w:r>
      <w:r w:rsidRPr="00612AE7">
        <w:rPr>
          <w:rFonts w:cs="B Nazanin"/>
          <w:sz w:val="28"/>
          <w:szCs w:val="28"/>
          <w:rtl/>
        </w:rPr>
        <w:t xml:space="preserve"> نفر</w:t>
      </w:r>
      <w:r w:rsidRPr="00612AE7">
        <w:rPr>
          <w:rFonts w:cs="B Nazanin" w:hint="cs"/>
          <w:sz w:val="28"/>
          <w:szCs w:val="28"/>
          <w:rtl/>
        </w:rPr>
        <w:t>،</w:t>
      </w:r>
      <w:ins w:id="48" w:author="Windows User" w:date="2019-11-09T22:31:00Z">
        <w:r w:rsidR="00151477">
          <w:rPr>
            <w:rFonts w:cs="B Nazanin" w:hint="cs"/>
            <w:sz w:val="28"/>
            <w:szCs w:val="28"/>
            <w:rtl/>
          </w:rPr>
          <w:t xml:space="preserve"> حدود</w:t>
        </w:r>
      </w:ins>
      <w:r w:rsidR="008B4DA7">
        <w:rPr>
          <w:rFonts w:cs="B Nazanin"/>
          <w:sz w:val="28"/>
          <w:szCs w:val="28"/>
          <w:rtl/>
        </w:rPr>
        <w:t xml:space="preserve"> </w:t>
      </w:r>
      <w:ins w:id="49" w:author="Windows User" w:date="2019-11-09T22:31:00Z">
        <w:r w:rsidR="00151477">
          <w:rPr>
            <w:rFonts w:ascii="Calibri" w:hAnsi="Calibri" w:cs="Calibri"/>
            <w:sz w:val="28"/>
            <w:szCs w:val="28"/>
            <w:rtl/>
          </w:rPr>
          <w:t>۲۵۰</w:t>
        </w:r>
      </w:ins>
      <w:del w:id="50" w:author="Windows User" w:date="2019-11-09T22:31:00Z">
        <w:r w:rsidR="008B4DA7" w:rsidDel="00151477">
          <w:rPr>
            <w:rFonts w:cs="B Nazanin"/>
            <w:sz w:val="28"/>
            <w:szCs w:val="28"/>
            <w:rtl/>
          </w:rPr>
          <w:delText xml:space="preserve">250 </w:delText>
        </w:r>
      </w:del>
      <w:r w:rsidR="008B4DA7">
        <w:rPr>
          <w:rFonts w:cs="B Nazanin"/>
          <w:sz w:val="28"/>
          <w:szCs w:val="28"/>
          <w:rtl/>
        </w:rPr>
        <w:t xml:space="preserve">هزار نفر در </w:t>
      </w:r>
      <w:r w:rsidR="008B4DA7">
        <w:rPr>
          <w:rFonts w:cs="B Nazanin" w:hint="cs"/>
          <w:sz w:val="28"/>
          <w:szCs w:val="28"/>
          <w:rtl/>
        </w:rPr>
        <w:t>سازمان</w:t>
      </w:r>
      <w:ins w:id="51" w:author="Windows User" w:date="2019-11-09T22:31:00Z">
        <w:r w:rsidR="00151477">
          <w:rPr>
            <w:rFonts w:cs="B Nazanin" w:hint="cs"/>
            <w:sz w:val="28"/>
            <w:szCs w:val="28"/>
            <w:rtl/>
          </w:rPr>
          <w:t>‌</w:t>
        </w:r>
      </w:ins>
      <w:del w:id="52" w:author="Windows User" w:date="2019-11-09T22:31:00Z">
        <w:r w:rsidR="008B4DA7" w:rsidDel="00151477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8B4DA7">
        <w:rPr>
          <w:rFonts w:cs="B Nazanin" w:hint="cs"/>
          <w:sz w:val="28"/>
          <w:szCs w:val="28"/>
          <w:rtl/>
        </w:rPr>
        <w:t xml:space="preserve">های </w:t>
      </w:r>
      <w:r w:rsidRPr="00612AE7">
        <w:rPr>
          <w:rFonts w:cs="B Nazanin"/>
          <w:sz w:val="28"/>
          <w:szCs w:val="28"/>
          <w:rtl/>
        </w:rPr>
        <w:t>غ</w:t>
      </w:r>
      <w:r w:rsidRPr="00612AE7">
        <w:rPr>
          <w:rFonts w:cs="B Nazanin" w:hint="cs"/>
          <w:sz w:val="28"/>
          <w:szCs w:val="28"/>
          <w:rtl/>
        </w:rPr>
        <w:t>ی</w:t>
      </w:r>
      <w:r w:rsidRPr="00612AE7">
        <w:rPr>
          <w:rFonts w:cs="B Nazanin" w:hint="eastAsia"/>
          <w:sz w:val="28"/>
          <w:szCs w:val="28"/>
          <w:rtl/>
        </w:rPr>
        <w:t>ر</w:t>
      </w:r>
      <w:del w:id="53" w:author="Windows User" w:date="2019-11-09T22:31:00Z">
        <w:r w:rsidRPr="00612AE7" w:rsidDel="00151477">
          <w:rPr>
            <w:rFonts w:cs="B Nazanin"/>
            <w:sz w:val="28"/>
            <w:szCs w:val="28"/>
            <w:rtl/>
          </w:rPr>
          <w:delText xml:space="preserve"> </w:delText>
        </w:r>
      </w:del>
      <w:r w:rsidRPr="00612AE7">
        <w:rPr>
          <w:rFonts w:cs="B Nazanin"/>
          <w:sz w:val="28"/>
          <w:szCs w:val="28"/>
          <w:rtl/>
        </w:rPr>
        <w:t>دولت</w:t>
      </w:r>
      <w:r w:rsidRPr="00612AE7">
        <w:rPr>
          <w:rFonts w:cs="B Nazanin" w:hint="cs"/>
          <w:sz w:val="28"/>
          <w:szCs w:val="28"/>
          <w:rtl/>
        </w:rPr>
        <w:t>ی</w:t>
      </w:r>
      <w:r w:rsidRPr="00612AE7">
        <w:rPr>
          <w:rFonts w:cs="B Nazanin"/>
          <w:sz w:val="28"/>
          <w:szCs w:val="28"/>
          <w:rtl/>
        </w:rPr>
        <w:t xml:space="preserve"> کار م</w:t>
      </w:r>
      <w:r w:rsidRPr="00612AE7">
        <w:rPr>
          <w:rFonts w:cs="B Nazanin" w:hint="cs"/>
          <w:sz w:val="28"/>
          <w:szCs w:val="28"/>
          <w:rtl/>
        </w:rPr>
        <w:t>ی</w:t>
      </w:r>
      <w:ins w:id="54" w:author="Windows User" w:date="2019-11-09T22:31:00Z">
        <w:r w:rsidR="00151477">
          <w:rPr>
            <w:rFonts w:cs="B Nazanin" w:hint="cs"/>
            <w:sz w:val="28"/>
            <w:szCs w:val="28"/>
            <w:rtl/>
          </w:rPr>
          <w:t>‌</w:t>
        </w:r>
      </w:ins>
      <w:del w:id="55" w:author="Windows User" w:date="2019-11-09T22:31:00Z">
        <w:r w:rsidRPr="00612AE7" w:rsidDel="00151477">
          <w:rPr>
            <w:rFonts w:cs="B Nazanin"/>
            <w:sz w:val="28"/>
            <w:szCs w:val="28"/>
            <w:rtl/>
          </w:rPr>
          <w:delText xml:space="preserve"> </w:delText>
        </w:r>
      </w:del>
      <w:r w:rsidRPr="00612AE7">
        <w:rPr>
          <w:rFonts w:cs="B Nazanin"/>
          <w:sz w:val="28"/>
          <w:szCs w:val="28"/>
          <w:rtl/>
        </w:rPr>
        <w:t>کنند. ا</w:t>
      </w:r>
      <w:r w:rsidRPr="00612AE7">
        <w:rPr>
          <w:rFonts w:cs="B Nazanin" w:hint="cs"/>
          <w:sz w:val="28"/>
          <w:szCs w:val="28"/>
          <w:rtl/>
        </w:rPr>
        <w:t>ی</w:t>
      </w:r>
      <w:r w:rsidRPr="00612AE7">
        <w:rPr>
          <w:rFonts w:cs="B Nazanin" w:hint="eastAsia"/>
          <w:sz w:val="28"/>
          <w:szCs w:val="28"/>
          <w:rtl/>
        </w:rPr>
        <w:t>ن</w:t>
      </w:r>
      <w:r w:rsidRPr="00612AE7">
        <w:rPr>
          <w:rFonts w:cs="B Nazanin"/>
          <w:sz w:val="28"/>
          <w:szCs w:val="28"/>
          <w:rtl/>
        </w:rPr>
        <w:t xml:space="preserve"> </w:t>
      </w:r>
      <w:r w:rsidR="00347FBE">
        <w:rPr>
          <w:rFonts w:cs="B Nazanin" w:hint="cs"/>
          <w:sz w:val="28"/>
          <w:szCs w:val="28"/>
          <w:rtl/>
        </w:rPr>
        <w:t>آ</w:t>
      </w:r>
      <w:r w:rsidR="008B4DA7">
        <w:rPr>
          <w:rFonts w:cs="B Nazanin" w:hint="cs"/>
          <w:sz w:val="28"/>
          <w:szCs w:val="28"/>
          <w:rtl/>
        </w:rPr>
        <w:t>مار</w:t>
      </w:r>
      <w:r w:rsidRPr="00612AE7">
        <w:rPr>
          <w:rFonts w:cs="B Nazanin"/>
          <w:sz w:val="28"/>
          <w:szCs w:val="28"/>
          <w:rtl/>
        </w:rPr>
        <w:t xml:space="preserve"> </w:t>
      </w:r>
      <w:ins w:id="56" w:author="Windows User" w:date="2019-11-09T22:31:00Z">
        <w:r w:rsidR="00151477">
          <w:rPr>
            <w:rFonts w:ascii="Calibri" w:hAnsi="Calibri" w:cs="Calibri"/>
            <w:sz w:val="28"/>
            <w:szCs w:val="28"/>
            <w:rtl/>
          </w:rPr>
          <w:t>۱۲</w:t>
        </w:r>
      </w:ins>
      <w:del w:id="57" w:author="Windows User" w:date="2019-11-09T22:31:00Z">
        <w:r w:rsidRPr="00612AE7" w:rsidDel="00151477">
          <w:rPr>
            <w:rFonts w:cs="B Nazanin"/>
            <w:sz w:val="28"/>
            <w:szCs w:val="28"/>
            <w:rtl/>
          </w:rPr>
          <w:delText>12</w:delText>
        </w:r>
      </w:del>
      <w:r w:rsidRPr="00612AE7">
        <w:rPr>
          <w:rFonts w:ascii="Sakkal Majalla" w:hAnsi="Sakkal Majalla" w:cs="Sakkal Majalla" w:hint="cs"/>
          <w:sz w:val="28"/>
          <w:szCs w:val="28"/>
          <w:rtl/>
        </w:rPr>
        <w:t>٪</w:t>
      </w:r>
      <w:r w:rsidRPr="00612AE7">
        <w:rPr>
          <w:rFonts w:cs="B Nazanin"/>
          <w:sz w:val="28"/>
          <w:szCs w:val="28"/>
          <w:rtl/>
        </w:rPr>
        <w:t xml:space="preserve"> </w:t>
      </w:r>
      <w:r w:rsidRPr="00612AE7">
        <w:rPr>
          <w:rFonts w:cs="B Nazanin" w:hint="cs"/>
          <w:sz w:val="28"/>
          <w:szCs w:val="28"/>
          <w:rtl/>
        </w:rPr>
        <w:t>از</w:t>
      </w:r>
      <w:r w:rsidRPr="00612AE7">
        <w:rPr>
          <w:rFonts w:cs="B Nazanin"/>
          <w:sz w:val="28"/>
          <w:szCs w:val="28"/>
          <w:rtl/>
        </w:rPr>
        <w:t xml:space="preserve"> </w:t>
      </w:r>
      <w:r w:rsidRPr="00612AE7">
        <w:rPr>
          <w:rFonts w:cs="B Nazanin" w:hint="cs"/>
          <w:sz w:val="28"/>
          <w:szCs w:val="28"/>
          <w:rtl/>
        </w:rPr>
        <w:t>کل</w:t>
      </w:r>
      <w:r w:rsidRPr="00612AE7">
        <w:rPr>
          <w:rFonts w:cs="B Nazanin"/>
          <w:sz w:val="28"/>
          <w:szCs w:val="28"/>
          <w:rtl/>
        </w:rPr>
        <w:t xml:space="preserve"> </w:t>
      </w:r>
      <w:r w:rsidRPr="00612AE7">
        <w:rPr>
          <w:rFonts w:cs="B Nazanin" w:hint="cs"/>
          <w:sz w:val="28"/>
          <w:szCs w:val="28"/>
          <w:rtl/>
        </w:rPr>
        <w:t>جمعی</w:t>
      </w:r>
      <w:r w:rsidRPr="00612AE7">
        <w:rPr>
          <w:rFonts w:cs="B Nazanin" w:hint="eastAsia"/>
          <w:sz w:val="28"/>
          <w:szCs w:val="28"/>
          <w:rtl/>
        </w:rPr>
        <w:t>ت</w:t>
      </w:r>
      <w:r w:rsidRPr="00612AE7">
        <w:rPr>
          <w:rFonts w:cs="B Nazanin"/>
          <w:sz w:val="28"/>
          <w:szCs w:val="28"/>
          <w:rtl/>
        </w:rPr>
        <w:t xml:space="preserve"> </w:t>
      </w:r>
      <w:r w:rsidRPr="00612AE7">
        <w:rPr>
          <w:rFonts w:cs="B Nazanin" w:hint="cs"/>
          <w:sz w:val="28"/>
          <w:szCs w:val="28"/>
          <w:rtl/>
        </w:rPr>
        <w:t>شاغل</w:t>
      </w:r>
      <w:r w:rsidR="008B4DA7">
        <w:rPr>
          <w:rFonts w:cs="B Nazanin"/>
          <w:sz w:val="28"/>
          <w:szCs w:val="28"/>
          <w:rtl/>
        </w:rPr>
        <w:t xml:space="preserve"> در</w:t>
      </w:r>
      <w:r w:rsidR="008B4DA7">
        <w:rPr>
          <w:rFonts w:cs="B Nazanin" w:hint="cs"/>
          <w:sz w:val="28"/>
          <w:szCs w:val="28"/>
          <w:rtl/>
        </w:rPr>
        <w:t xml:space="preserve"> این جمهوری را در</w:t>
      </w:r>
      <w:del w:id="58" w:author="Windows User" w:date="2019-11-09T23:27:00Z">
        <w:r w:rsidR="008B4DA7" w:rsidDel="00370D1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8B4DA7">
        <w:rPr>
          <w:rFonts w:cs="B Nazanin" w:hint="cs"/>
          <w:sz w:val="28"/>
          <w:szCs w:val="28"/>
          <w:rtl/>
        </w:rPr>
        <w:t>بر</w:t>
      </w:r>
      <w:del w:id="59" w:author="Windows User" w:date="2019-11-09T23:27:00Z">
        <w:r w:rsidR="00347FBE" w:rsidDel="00370D1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8B4DA7">
        <w:rPr>
          <w:rFonts w:cs="B Nazanin" w:hint="cs"/>
          <w:sz w:val="28"/>
          <w:szCs w:val="28"/>
          <w:rtl/>
        </w:rPr>
        <w:t>می</w:t>
      </w:r>
      <w:ins w:id="60" w:author="Windows User" w:date="2019-11-09T23:28:00Z">
        <w:r w:rsidR="00370D19">
          <w:rPr>
            <w:rFonts w:cs="B Nazanin" w:hint="cs"/>
            <w:sz w:val="28"/>
            <w:szCs w:val="28"/>
            <w:rtl/>
          </w:rPr>
          <w:t>‌</w:t>
        </w:r>
      </w:ins>
      <w:del w:id="61" w:author="Windows User" w:date="2019-11-09T23:28:00Z">
        <w:r w:rsidR="008B4DA7" w:rsidDel="00370D1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8B4DA7">
        <w:rPr>
          <w:rFonts w:cs="B Nazanin" w:hint="cs"/>
          <w:sz w:val="28"/>
          <w:szCs w:val="28"/>
          <w:rtl/>
        </w:rPr>
        <w:t>گیرد.</w:t>
      </w:r>
      <w:del w:id="62" w:author="Shokri" w:date="2019-11-10T01:35:00Z">
        <w:r w:rsidR="008B4DA7" w:rsidDel="00145AEA">
          <w:rPr>
            <w:rFonts w:cs="B Nazanin" w:hint="cs"/>
            <w:sz w:val="28"/>
            <w:szCs w:val="28"/>
            <w:rtl/>
          </w:rPr>
          <w:delText xml:space="preserve"> </w:delText>
        </w:r>
        <w:r w:rsidR="008B4DA7" w:rsidDel="00145AEA">
          <w:rPr>
            <w:rFonts w:cs="B Nazanin"/>
            <w:sz w:val="28"/>
            <w:szCs w:val="28"/>
            <w:rtl/>
          </w:rPr>
          <w:delText>.</w:delText>
        </w:r>
      </w:del>
      <w:r w:rsidR="00347FBE">
        <w:rPr>
          <w:rFonts w:cs="B Nazanin" w:hint="cs"/>
          <w:sz w:val="28"/>
          <w:szCs w:val="28"/>
          <w:rtl/>
        </w:rPr>
        <w:t xml:space="preserve"> سهم شاغل</w:t>
      </w:r>
      <w:ins w:id="63" w:author="Windows User" w:date="2019-11-09T23:28:00Z">
        <w:r w:rsidR="00370D19">
          <w:rPr>
            <w:rFonts w:cs="B Nazanin" w:hint="cs"/>
            <w:sz w:val="28"/>
            <w:szCs w:val="28"/>
            <w:rtl/>
          </w:rPr>
          <w:t>ا</w:t>
        </w:r>
      </w:ins>
      <w:del w:id="64" w:author="Windows User" w:date="2019-11-09T23:28:00Z">
        <w:r w:rsidR="00347FBE" w:rsidDel="00370D19">
          <w:rPr>
            <w:rFonts w:cs="B Nazanin" w:hint="cs"/>
            <w:sz w:val="28"/>
            <w:szCs w:val="28"/>
            <w:rtl/>
          </w:rPr>
          <w:delText>ی</w:delText>
        </w:r>
      </w:del>
      <w:r w:rsidR="00347FBE">
        <w:rPr>
          <w:rFonts w:cs="B Nazanin" w:hint="cs"/>
          <w:sz w:val="28"/>
          <w:szCs w:val="28"/>
          <w:rtl/>
        </w:rPr>
        <w:t xml:space="preserve">ن </w:t>
      </w:r>
      <w:r w:rsidR="008B4DA7">
        <w:rPr>
          <w:rFonts w:cs="B Nazanin" w:hint="cs"/>
          <w:sz w:val="28"/>
          <w:szCs w:val="28"/>
          <w:rtl/>
        </w:rPr>
        <w:t>در سازم</w:t>
      </w:r>
      <w:r w:rsidR="00347FBE">
        <w:rPr>
          <w:rFonts w:cs="B Nazanin" w:hint="cs"/>
          <w:sz w:val="28"/>
          <w:szCs w:val="28"/>
          <w:rtl/>
        </w:rPr>
        <w:t>ان</w:t>
      </w:r>
      <w:ins w:id="65" w:author="Windows User" w:date="2019-11-09T23:28:00Z">
        <w:r w:rsidR="00370D19">
          <w:rPr>
            <w:rFonts w:cs="B Nazanin" w:hint="cs"/>
            <w:sz w:val="28"/>
            <w:szCs w:val="28"/>
            <w:rtl/>
          </w:rPr>
          <w:t>‌</w:t>
        </w:r>
      </w:ins>
      <w:del w:id="66" w:author="Windows User" w:date="2019-11-09T23:28:00Z">
        <w:r w:rsidR="00347FBE" w:rsidDel="00370D1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347FBE">
        <w:rPr>
          <w:rFonts w:cs="B Nazanin" w:hint="cs"/>
          <w:sz w:val="28"/>
          <w:szCs w:val="28"/>
          <w:rtl/>
        </w:rPr>
        <w:t>های غیردولتی</w:t>
      </w:r>
      <w:del w:id="67" w:author="Windows User" w:date="2019-11-09T23:28:00Z">
        <w:r w:rsidR="00347FBE" w:rsidDel="00370D1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347FBE">
        <w:rPr>
          <w:rFonts w:cs="B Nazanin" w:hint="cs"/>
          <w:sz w:val="28"/>
          <w:szCs w:val="28"/>
          <w:rtl/>
        </w:rPr>
        <w:t xml:space="preserve"> با تعداد</w:t>
      </w:r>
      <w:ins w:id="68" w:author="Windows User" w:date="2019-11-09T23:28:00Z">
        <w:r w:rsidR="00370D19">
          <w:rPr>
            <w:rFonts w:cs="B Nazanin" w:hint="cs"/>
            <w:sz w:val="28"/>
            <w:szCs w:val="28"/>
            <w:rtl/>
          </w:rPr>
          <w:t xml:space="preserve"> افراد</w:t>
        </w:r>
      </w:ins>
      <w:r w:rsidR="00347FBE">
        <w:rPr>
          <w:rFonts w:cs="B Nazanin" w:hint="cs"/>
          <w:sz w:val="28"/>
          <w:szCs w:val="28"/>
          <w:rtl/>
        </w:rPr>
        <w:t xml:space="preserve"> شاغل</w:t>
      </w:r>
      <w:del w:id="69" w:author="Windows User" w:date="2019-11-09T23:28:00Z">
        <w:r w:rsidR="00347FBE" w:rsidDel="00370D19">
          <w:rPr>
            <w:rFonts w:cs="B Nazanin" w:hint="cs"/>
            <w:sz w:val="28"/>
            <w:szCs w:val="28"/>
            <w:rtl/>
          </w:rPr>
          <w:delText>ین</w:delText>
        </w:r>
      </w:del>
      <w:r w:rsidR="00347FBE">
        <w:rPr>
          <w:rFonts w:cs="B Nazanin" w:hint="cs"/>
          <w:sz w:val="28"/>
          <w:szCs w:val="28"/>
          <w:rtl/>
        </w:rPr>
        <w:t xml:space="preserve"> در</w:t>
      </w:r>
      <w:ins w:id="70" w:author="Windows User" w:date="2019-11-09T23:28:00Z">
        <w:r w:rsidR="00370D19">
          <w:rPr>
            <w:rFonts w:cs="B Nazanin" w:hint="cs"/>
            <w:sz w:val="28"/>
            <w:szCs w:val="28"/>
            <w:rtl/>
          </w:rPr>
          <w:t xml:space="preserve"> بخش</w:t>
        </w:r>
      </w:ins>
      <w:r w:rsidR="00347FBE">
        <w:rPr>
          <w:rFonts w:cs="B Nazanin" w:hint="cs"/>
          <w:sz w:val="28"/>
          <w:szCs w:val="28"/>
          <w:rtl/>
        </w:rPr>
        <w:t xml:space="preserve"> صنایع و م</w:t>
      </w:r>
      <w:r w:rsidR="008B4DA7">
        <w:rPr>
          <w:rFonts w:cs="B Nazanin" w:hint="cs"/>
          <w:sz w:val="28"/>
          <w:szCs w:val="28"/>
          <w:rtl/>
        </w:rPr>
        <w:t>عادن برابری می</w:t>
      </w:r>
      <w:ins w:id="71" w:author="Windows User" w:date="2019-11-09T23:28:00Z">
        <w:r w:rsidR="00370D19">
          <w:rPr>
            <w:rFonts w:cs="B Nazanin" w:hint="cs"/>
            <w:sz w:val="28"/>
            <w:szCs w:val="28"/>
            <w:rtl/>
          </w:rPr>
          <w:t>‌</w:t>
        </w:r>
      </w:ins>
      <w:del w:id="72" w:author="Windows User" w:date="2019-11-09T23:28:00Z">
        <w:r w:rsidR="008B4DA7" w:rsidDel="00370D1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8B4DA7">
        <w:rPr>
          <w:rFonts w:cs="B Nazanin" w:hint="cs"/>
          <w:sz w:val="28"/>
          <w:szCs w:val="28"/>
          <w:rtl/>
        </w:rPr>
        <w:t>کند.</w:t>
      </w:r>
      <w:del w:id="73" w:author="Windows User" w:date="2019-11-09T22:32:00Z">
        <w:r w:rsidR="008B4DA7" w:rsidDel="002141DC">
          <w:rPr>
            <w:rFonts w:cs="B Nazanin" w:hint="cs"/>
            <w:sz w:val="28"/>
            <w:szCs w:val="28"/>
            <w:rtl/>
          </w:rPr>
          <w:delText xml:space="preserve"> </w:delText>
        </w:r>
        <w:r w:rsidRPr="00612AE7" w:rsidDel="002141DC">
          <w:rPr>
            <w:rFonts w:cs="B Nazanin" w:hint="cs"/>
            <w:sz w:val="28"/>
            <w:szCs w:val="28"/>
            <w:rtl/>
          </w:rPr>
          <w:delText xml:space="preserve"> </w:delText>
        </w:r>
      </w:del>
    </w:p>
    <w:p w:rsidR="008B4DA7" w:rsidRDefault="00D30A41" w:rsidP="008B4DA7">
      <w:pPr>
        <w:bidi/>
        <w:jc w:val="both"/>
        <w:rPr>
          <w:rFonts w:cs="B Nazanin"/>
          <w:sz w:val="28"/>
          <w:szCs w:val="28"/>
        </w:rPr>
      </w:pPr>
      <w:r w:rsidRPr="00612AE7">
        <w:rPr>
          <w:rFonts w:cs="B Nazanin" w:hint="cs"/>
          <w:sz w:val="28"/>
          <w:szCs w:val="28"/>
          <w:rtl/>
          <w:lang w:bidi="fa-IR"/>
        </w:rPr>
        <w:t>طبق</w:t>
      </w:r>
      <w:r w:rsidRPr="00612AE7">
        <w:rPr>
          <w:rFonts w:cs="B Nazanin"/>
          <w:sz w:val="28"/>
          <w:szCs w:val="28"/>
          <w:rtl/>
        </w:rPr>
        <w:t xml:space="preserve"> د</w:t>
      </w:r>
      <w:r w:rsidRPr="00612AE7">
        <w:rPr>
          <w:rFonts w:cs="B Nazanin" w:hint="cs"/>
          <w:sz w:val="28"/>
          <w:szCs w:val="28"/>
          <w:rtl/>
        </w:rPr>
        <w:t>ی</w:t>
      </w:r>
      <w:r w:rsidRPr="00612AE7">
        <w:rPr>
          <w:rFonts w:cs="B Nazanin" w:hint="eastAsia"/>
          <w:sz w:val="28"/>
          <w:szCs w:val="28"/>
          <w:rtl/>
        </w:rPr>
        <w:t>دگاه</w:t>
      </w:r>
      <w:r w:rsidRPr="00612AE7">
        <w:rPr>
          <w:rFonts w:cs="B Nazanin"/>
          <w:sz w:val="28"/>
          <w:szCs w:val="28"/>
          <w:rtl/>
        </w:rPr>
        <w:t xml:space="preserve"> </w:t>
      </w:r>
      <w:r w:rsidRPr="00612AE7">
        <w:rPr>
          <w:rFonts w:cs="B Nazanin" w:hint="cs"/>
          <w:sz w:val="28"/>
          <w:szCs w:val="28"/>
          <w:rtl/>
        </w:rPr>
        <w:t>جوزف نای</w:t>
      </w:r>
      <w:r w:rsidR="008B4DA7">
        <w:rPr>
          <w:rFonts w:cs="B Nazanin"/>
          <w:sz w:val="28"/>
          <w:szCs w:val="28"/>
          <w:rtl/>
        </w:rPr>
        <w:t xml:space="preserve">، </w:t>
      </w:r>
      <w:r w:rsidR="008B4DA7">
        <w:rPr>
          <w:rFonts w:cs="B Nazanin" w:hint="cs"/>
          <w:sz w:val="28"/>
          <w:szCs w:val="28"/>
          <w:rtl/>
        </w:rPr>
        <w:t>طراح</w:t>
      </w:r>
      <w:r w:rsidR="00BE5C2A">
        <w:rPr>
          <w:rFonts w:cs="B Nazanin"/>
          <w:sz w:val="28"/>
          <w:szCs w:val="28"/>
          <w:lang w:val="en-US"/>
        </w:rPr>
        <w:t xml:space="preserve"> </w:t>
      </w:r>
      <w:r w:rsidR="008B4DA7">
        <w:rPr>
          <w:rFonts w:cs="B Nazanin" w:hint="cs"/>
          <w:sz w:val="28"/>
          <w:szCs w:val="28"/>
          <w:rtl/>
        </w:rPr>
        <w:t xml:space="preserve">اصطلاح </w:t>
      </w:r>
      <w:ins w:id="74" w:author="Windows User" w:date="2019-11-09T23:28:00Z">
        <w:r w:rsidR="00370D19">
          <w:rPr>
            <w:rFonts w:cs="B Nazanin" w:hint="cs"/>
            <w:sz w:val="28"/>
            <w:szCs w:val="28"/>
            <w:rtl/>
          </w:rPr>
          <w:t>«</w:t>
        </w:r>
      </w:ins>
      <w:del w:id="75" w:author="Windows User" w:date="2019-11-09T23:28:00Z">
        <w:r w:rsidRPr="00612AE7" w:rsidDel="00370D19">
          <w:rPr>
            <w:rFonts w:cs="B Nazanin"/>
            <w:sz w:val="28"/>
            <w:szCs w:val="28"/>
            <w:rtl/>
          </w:rPr>
          <w:delText>"</w:delText>
        </w:r>
      </w:del>
      <w:r w:rsidRPr="00612AE7">
        <w:rPr>
          <w:rFonts w:cs="B Nazanin"/>
          <w:sz w:val="28"/>
          <w:szCs w:val="28"/>
          <w:rtl/>
        </w:rPr>
        <w:t>قدرت نرم</w:t>
      </w:r>
      <w:ins w:id="76" w:author="Windows User" w:date="2019-11-09T23:28:00Z">
        <w:r w:rsidR="00370D19">
          <w:rPr>
            <w:rFonts w:cs="B Nazanin" w:hint="cs"/>
            <w:sz w:val="28"/>
            <w:szCs w:val="28"/>
            <w:rtl/>
          </w:rPr>
          <w:t>»</w:t>
        </w:r>
      </w:ins>
      <w:del w:id="77" w:author="Windows User" w:date="2019-11-09T23:28:00Z">
        <w:r w:rsidRPr="00612AE7" w:rsidDel="00370D19">
          <w:rPr>
            <w:rFonts w:cs="B Nazanin"/>
            <w:sz w:val="28"/>
            <w:szCs w:val="28"/>
            <w:rtl/>
          </w:rPr>
          <w:delText>"</w:delText>
        </w:r>
      </w:del>
      <w:r w:rsidRPr="00612AE7">
        <w:rPr>
          <w:rFonts w:cs="B Nazanin"/>
          <w:sz w:val="28"/>
          <w:szCs w:val="28"/>
          <w:rtl/>
        </w:rPr>
        <w:t xml:space="preserve">، </w:t>
      </w:r>
      <w:r w:rsidR="008B4DA7">
        <w:rPr>
          <w:rFonts w:cs="B Nazanin"/>
          <w:sz w:val="28"/>
          <w:szCs w:val="28"/>
          <w:lang w:val="en-US"/>
        </w:rPr>
        <w:t>soft power</w:t>
      </w:r>
      <w:r w:rsidR="008B4DA7">
        <w:rPr>
          <w:rFonts w:cs="B Nazanin" w:hint="cs"/>
          <w:sz w:val="28"/>
          <w:szCs w:val="28"/>
          <w:rtl/>
          <w:lang w:val="en-US" w:bidi="fa-IR"/>
        </w:rPr>
        <w:t xml:space="preserve"> عبارت </w:t>
      </w:r>
      <w:ins w:id="78" w:author="Windows User" w:date="2019-11-09T23:29:00Z">
        <w:r w:rsidR="00370D19">
          <w:rPr>
            <w:rFonts w:cs="B Nazanin" w:hint="cs"/>
            <w:sz w:val="28"/>
            <w:szCs w:val="28"/>
            <w:rtl/>
            <w:lang w:val="en-US" w:bidi="fa-IR"/>
          </w:rPr>
          <w:t>است</w:t>
        </w:r>
      </w:ins>
      <w:del w:id="79" w:author="Windows User" w:date="2019-11-09T23:29:00Z">
        <w:r w:rsidR="008B4DA7" w:rsidDel="00370D19">
          <w:rPr>
            <w:rFonts w:cs="B Nazanin" w:hint="cs"/>
            <w:sz w:val="28"/>
            <w:szCs w:val="28"/>
            <w:rtl/>
            <w:lang w:val="en-US" w:bidi="fa-IR"/>
          </w:rPr>
          <w:delText>است</w:delText>
        </w:r>
      </w:del>
      <w:r w:rsidR="008B4DA7">
        <w:rPr>
          <w:rFonts w:cs="B Nazanin" w:hint="cs"/>
          <w:sz w:val="28"/>
          <w:szCs w:val="28"/>
          <w:rtl/>
          <w:lang w:val="en-US" w:bidi="fa-IR"/>
        </w:rPr>
        <w:t xml:space="preserve"> از هنر متقاعدکردن</w:t>
      </w:r>
      <w:ins w:id="80" w:author="Windows User" w:date="2019-11-09T23:28:00Z">
        <w:r w:rsidR="00370D19">
          <w:rPr>
            <w:rFonts w:cs="B Nazanin" w:hint="cs"/>
            <w:sz w:val="28"/>
            <w:szCs w:val="28"/>
            <w:rtl/>
            <w:lang w:val="en-US" w:bidi="fa-IR"/>
          </w:rPr>
          <w:t xml:space="preserve">، </w:t>
        </w:r>
      </w:ins>
      <w:del w:id="81" w:author="Windows User" w:date="2019-11-09T23:28:00Z">
        <w:r w:rsidR="008B4DA7" w:rsidDel="00370D19">
          <w:rPr>
            <w:rFonts w:cs="B Nazanin" w:hint="cs"/>
            <w:sz w:val="28"/>
            <w:szCs w:val="28"/>
            <w:rtl/>
            <w:lang w:val="en-US" w:bidi="fa-IR"/>
          </w:rPr>
          <w:delText xml:space="preserve">؛ </w:delText>
        </w:r>
      </w:del>
      <w:r w:rsidR="008B4DA7">
        <w:rPr>
          <w:rFonts w:cs="B Nazanin" w:hint="cs"/>
          <w:sz w:val="28"/>
          <w:szCs w:val="28"/>
          <w:rtl/>
          <w:lang w:val="en-US" w:bidi="fa-IR"/>
        </w:rPr>
        <w:t>استفاده از منابع غ</w:t>
      </w:r>
      <w:r w:rsidR="00BE5C2A">
        <w:rPr>
          <w:rFonts w:cs="B Nazanin" w:hint="cs"/>
          <w:sz w:val="28"/>
          <w:szCs w:val="28"/>
          <w:rtl/>
          <w:lang w:val="en-US" w:bidi="fa-IR"/>
        </w:rPr>
        <w:t>یرملموس فرهنگی</w:t>
      </w:r>
      <w:ins w:id="82" w:author="Windows User" w:date="2019-11-09T23:29:00Z">
        <w:r w:rsidR="00370D19">
          <w:rPr>
            <w:rFonts w:cs="B Nazanin" w:hint="cs"/>
            <w:sz w:val="28"/>
            <w:szCs w:val="28"/>
            <w:rtl/>
            <w:lang w:val="en-US" w:bidi="fa-IR"/>
          </w:rPr>
          <w:t xml:space="preserve"> و</w:t>
        </w:r>
      </w:ins>
      <w:del w:id="83" w:author="Windows User" w:date="2019-11-09T23:29:00Z">
        <w:r w:rsidR="00BE5C2A" w:rsidDel="00370D19">
          <w:rPr>
            <w:rFonts w:cs="B Nazanin" w:hint="cs"/>
            <w:sz w:val="28"/>
            <w:szCs w:val="28"/>
            <w:rtl/>
            <w:lang w:val="en-US" w:bidi="fa-IR"/>
          </w:rPr>
          <w:delText>؛</w:delText>
        </w:r>
      </w:del>
      <w:r w:rsidR="00BE5C2A">
        <w:rPr>
          <w:rFonts w:cs="B Nazanin" w:hint="cs"/>
          <w:sz w:val="28"/>
          <w:szCs w:val="28"/>
          <w:rtl/>
          <w:lang w:val="en-US" w:bidi="fa-IR"/>
        </w:rPr>
        <w:t xml:space="preserve"> آرمان</w:t>
      </w:r>
      <w:ins w:id="84" w:author="Windows User" w:date="2019-11-09T23:29:00Z">
        <w:r w:rsidR="00370D19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85" w:author="Windows User" w:date="2019-11-09T23:29:00Z">
        <w:r w:rsidR="00BE5C2A" w:rsidDel="00370D19">
          <w:rPr>
            <w:rFonts w:cs="B Nazanin" w:hint="cs"/>
            <w:sz w:val="28"/>
            <w:szCs w:val="28"/>
            <w:rtl/>
            <w:lang w:val="en-US" w:bidi="fa-IR"/>
          </w:rPr>
          <w:delText xml:space="preserve"> </w:delText>
        </w:r>
      </w:del>
      <w:r w:rsidR="00BE5C2A">
        <w:rPr>
          <w:rFonts w:cs="B Nazanin" w:hint="cs"/>
          <w:sz w:val="28"/>
          <w:szCs w:val="28"/>
          <w:rtl/>
          <w:lang w:val="en-US" w:bidi="fa-IR"/>
        </w:rPr>
        <w:t>های سیاسی</w:t>
      </w:r>
      <w:r w:rsidR="00347FBE">
        <w:rPr>
          <w:rFonts w:cs="B Nazanin" w:hint="cs"/>
          <w:sz w:val="28"/>
          <w:szCs w:val="28"/>
          <w:rtl/>
          <w:lang w:val="en-US" w:bidi="fa-IR"/>
        </w:rPr>
        <w:t xml:space="preserve"> ب</w:t>
      </w:r>
      <w:ins w:id="86" w:author="Windows User" w:date="2019-11-09T23:29:00Z">
        <w:r w:rsidR="00370D19">
          <w:rPr>
            <w:rFonts w:cs="B Nazanin" w:hint="cs"/>
            <w:sz w:val="28"/>
            <w:szCs w:val="28"/>
            <w:rtl/>
            <w:lang w:val="en-US" w:bidi="fa-IR"/>
          </w:rPr>
          <w:t>ه‌</w:t>
        </w:r>
      </w:ins>
      <w:r w:rsidR="00347FBE">
        <w:rPr>
          <w:rFonts w:cs="B Nazanin" w:hint="cs"/>
          <w:sz w:val="28"/>
          <w:szCs w:val="28"/>
          <w:rtl/>
          <w:lang w:val="en-US" w:bidi="fa-IR"/>
        </w:rPr>
        <w:t>منظور اعمال نفوذ در</w:t>
      </w:r>
      <w:r w:rsidR="008B4DA7">
        <w:rPr>
          <w:rFonts w:cs="B Nazanin" w:hint="cs"/>
          <w:sz w:val="28"/>
          <w:szCs w:val="28"/>
          <w:rtl/>
          <w:lang w:val="en-US" w:bidi="fa-IR"/>
        </w:rPr>
        <w:t xml:space="preserve"> سایرکشورها. </w:t>
      </w:r>
      <w:del w:id="87" w:author="Windows User" w:date="2019-11-09T23:29:00Z">
        <w:r w:rsidR="00C37356" w:rsidDel="00370D1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C37356">
        <w:rPr>
          <w:rFonts w:cs="B Nazanin" w:hint="cs"/>
          <w:sz w:val="28"/>
          <w:szCs w:val="28"/>
          <w:rtl/>
        </w:rPr>
        <w:t>دولت</w:t>
      </w:r>
      <w:ins w:id="88" w:author="Windows User" w:date="2019-11-09T23:29:00Z">
        <w:r w:rsidR="00370D19">
          <w:rPr>
            <w:rFonts w:cs="B Nazanin" w:hint="cs"/>
            <w:sz w:val="28"/>
            <w:szCs w:val="28"/>
            <w:rtl/>
          </w:rPr>
          <w:t>‌</w:t>
        </w:r>
      </w:ins>
      <w:del w:id="89" w:author="Windows User" w:date="2019-11-09T23:29:00Z">
        <w:r w:rsidR="00347FBE" w:rsidDel="00370D1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347FBE">
        <w:rPr>
          <w:rFonts w:cs="B Nazanin" w:hint="cs"/>
          <w:sz w:val="28"/>
          <w:szCs w:val="28"/>
          <w:rtl/>
        </w:rPr>
        <w:t>ها</w:t>
      </w:r>
      <w:r w:rsidR="00C37356">
        <w:rPr>
          <w:rFonts w:cs="B Nazanin" w:hint="cs"/>
          <w:sz w:val="28"/>
          <w:szCs w:val="28"/>
          <w:rtl/>
        </w:rPr>
        <w:t xml:space="preserve"> با استفاده از قدرت نرم این امکان را ب</w:t>
      </w:r>
      <w:ins w:id="90" w:author="Windows User" w:date="2019-11-09T23:29:00Z">
        <w:r w:rsidR="00370D19">
          <w:rPr>
            <w:rFonts w:cs="B Nazanin" w:hint="cs"/>
            <w:sz w:val="28"/>
            <w:szCs w:val="28"/>
            <w:rtl/>
          </w:rPr>
          <w:t xml:space="preserve">ه </w:t>
        </w:r>
      </w:ins>
      <w:r w:rsidR="00C37356">
        <w:rPr>
          <w:rFonts w:cs="B Nazanin" w:hint="cs"/>
          <w:sz w:val="28"/>
          <w:szCs w:val="28"/>
          <w:rtl/>
        </w:rPr>
        <w:t>دست می</w:t>
      </w:r>
      <w:ins w:id="91" w:author="Windows User" w:date="2019-11-09T23:29:00Z">
        <w:r w:rsidR="00370D19">
          <w:rPr>
            <w:rFonts w:cs="B Nazanin" w:hint="cs"/>
            <w:sz w:val="28"/>
            <w:szCs w:val="28"/>
            <w:rtl/>
          </w:rPr>
          <w:t>‌</w:t>
        </w:r>
      </w:ins>
      <w:del w:id="92" w:author="Windows User" w:date="2019-11-09T23:29:00Z">
        <w:r w:rsidR="00C37356" w:rsidDel="00370D1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C37356">
        <w:rPr>
          <w:rFonts w:cs="B Nazanin" w:hint="cs"/>
          <w:sz w:val="28"/>
          <w:szCs w:val="28"/>
          <w:rtl/>
        </w:rPr>
        <w:t>آور</w:t>
      </w:r>
      <w:r w:rsidR="00347FBE">
        <w:rPr>
          <w:rFonts w:cs="B Nazanin" w:hint="cs"/>
          <w:sz w:val="28"/>
          <w:szCs w:val="28"/>
          <w:rtl/>
        </w:rPr>
        <w:t>ن</w:t>
      </w:r>
      <w:r w:rsidR="00C37356">
        <w:rPr>
          <w:rFonts w:cs="B Nazanin" w:hint="cs"/>
          <w:sz w:val="28"/>
          <w:szCs w:val="28"/>
          <w:rtl/>
        </w:rPr>
        <w:t>د که در کشور مورد هدف بدون صدور هیچ</w:t>
      </w:r>
      <w:ins w:id="93" w:author="Windows User" w:date="2019-11-09T23:29:00Z">
        <w:r w:rsidR="00370D19">
          <w:rPr>
            <w:rFonts w:cs="B Nazanin" w:hint="cs"/>
            <w:sz w:val="28"/>
            <w:szCs w:val="28"/>
            <w:rtl/>
          </w:rPr>
          <w:t>‌</w:t>
        </w:r>
      </w:ins>
      <w:r w:rsidR="00C37356">
        <w:rPr>
          <w:rFonts w:cs="B Nazanin" w:hint="cs"/>
          <w:sz w:val="28"/>
          <w:szCs w:val="28"/>
          <w:rtl/>
        </w:rPr>
        <w:t xml:space="preserve">گونه دستوری اعمال نفوذ </w:t>
      </w:r>
      <w:ins w:id="94" w:author="Windows User" w:date="2019-11-09T23:29:00Z">
        <w:r w:rsidR="00370D19">
          <w:rPr>
            <w:rFonts w:cs="B Nazanin" w:hint="cs"/>
            <w:sz w:val="28"/>
            <w:szCs w:val="28"/>
            <w:rtl/>
          </w:rPr>
          <w:t>کنند</w:t>
        </w:r>
      </w:ins>
      <w:del w:id="95" w:author="Windows User" w:date="2019-11-09T23:29:00Z">
        <w:r w:rsidR="00C37356" w:rsidDel="00370D19">
          <w:rPr>
            <w:rFonts w:cs="B Nazanin" w:hint="cs"/>
            <w:sz w:val="28"/>
            <w:szCs w:val="28"/>
            <w:rtl/>
          </w:rPr>
          <w:delText>نمای</w:delText>
        </w:r>
        <w:r w:rsidR="00347FBE" w:rsidDel="00370D19">
          <w:rPr>
            <w:rFonts w:cs="B Nazanin" w:hint="cs"/>
            <w:sz w:val="28"/>
            <w:szCs w:val="28"/>
            <w:rtl/>
          </w:rPr>
          <w:delText>ن</w:delText>
        </w:r>
        <w:r w:rsidR="00C37356" w:rsidDel="00370D19">
          <w:rPr>
            <w:rFonts w:cs="B Nazanin" w:hint="cs"/>
            <w:sz w:val="28"/>
            <w:szCs w:val="28"/>
            <w:rtl/>
          </w:rPr>
          <w:delText>د</w:delText>
        </w:r>
      </w:del>
      <w:r w:rsidR="00C37356">
        <w:rPr>
          <w:rFonts w:cs="B Nazanin" w:hint="cs"/>
          <w:sz w:val="28"/>
          <w:szCs w:val="28"/>
          <w:rtl/>
        </w:rPr>
        <w:t>.</w:t>
      </w:r>
      <w:del w:id="96" w:author="Windows User" w:date="2019-11-09T23:30:00Z">
        <w:r w:rsidR="00C37356" w:rsidDel="00370D19">
          <w:rPr>
            <w:rFonts w:cs="B Nazanin" w:hint="cs"/>
            <w:sz w:val="28"/>
            <w:szCs w:val="28"/>
            <w:rtl/>
          </w:rPr>
          <w:delText xml:space="preserve"> </w:delText>
        </w:r>
      </w:del>
    </w:p>
    <w:p w:rsidR="00FF3EE8" w:rsidRDefault="00FF3EE8" w:rsidP="00FF3EE8">
      <w:pPr>
        <w:bidi/>
        <w:jc w:val="both"/>
        <w:rPr>
          <w:rFonts w:cs="B Nazanin"/>
          <w:sz w:val="28"/>
          <w:szCs w:val="28"/>
          <w:rtl/>
        </w:rPr>
      </w:pPr>
      <w:r>
        <w:rPr>
          <w:noProof/>
          <w:color w:val="0000FF"/>
          <w:lang w:val="en-US"/>
        </w:rPr>
        <w:lastRenderedPageBreak/>
        <w:drawing>
          <wp:inline distT="0" distB="0" distL="0" distR="0" wp14:anchorId="2C150ABD" wp14:editId="3E49C6DB">
            <wp:extent cx="5400675" cy="2644118"/>
            <wp:effectExtent l="0" t="0" r="0" b="4445"/>
            <wp:docPr id="5" name="Picture 5" descr="Image result for карта Кыргызстана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карта Кыргызстана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4" t="3912" r="1435"/>
                    <a:stretch/>
                  </pic:blipFill>
                  <pic:spPr bwMode="auto">
                    <a:xfrm>
                      <a:off x="0" y="0"/>
                      <a:ext cx="5400675" cy="2644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0A41" w:rsidRPr="00612AE7" w:rsidRDefault="00D30A41" w:rsidP="00650A9F">
      <w:pPr>
        <w:bidi/>
        <w:jc w:val="both"/>
        <w:rPr>
          <w:rFonts w:cs="B Nazanin"/>
          <w:sz w:val="28"/>
          <w:szCs w:val="28"/>
          <w:rtl/>
        </w:rPr>
      </w:pPr>
      <w:r w:rsidRPr="00612AE7">
        <w:rPr>
          <w:rFonts w:cs="B Nazanin" w:hint="eastAsia"/>
          <w:sz w:val="28"/>
          <w:szCs w:val="28"/>
          <w:rtl/>
        </w:rPr>
        <w:t>اگر</w:t>
      </w:r>
      <w:r w:rsidRPr="00612AE7">
        <w:rPr>
          <w:rFonts w:cs="B Nazanin"/>
          <w:sz w:val="28"/>
          <w:szCs w:val="28"/>
          <w:rtl/>
        </w:rPr>
        <w:t xml:space="preserve"> </w:t>
      </w:r>
      <w:r w:rsidR="00C37356">
        <w:rPr>
          <w:rFonts w:cs="B Nazanin" w:hint="cs"/>
          <w:sz w:val="28"/>
          <w:szCs w:val="28"/>
          <w:rtl/>
        </w:rPr>
        <w:t>کشور مورد هدف</w:t>
      </w:r>
      <w:r w:rsidR="00347FBE">
        <w:rPr>
          <w:rFonts w:cs="B Nazanin" w:hint="cs"/>
          <w:sz w:val="28"/>
          <w:szCs w:val="28"/>
          <w:rtl/>
        </w:rPr>
        <w:t xml:space="preserve"> </w:t>
      </w:r>
      <w:r w:rsidR="00C37356">
        <w:rPr>
          <w:rFonts w:cs="B Nazanin" w:hint="cs"/>
          <w:sz w:val="28"/>
          <w:szCs w:val="28"/>
          <w:rtl/>
        </w:rPr>
        <w:t>(</w:t>
      </w:r>
      <w:del w:id="97" w:author="Windows User" w:date="2019-11-09T23:30:00Z">
        <w:r w:rsidR="00C37356" w:rsidDel="00370D1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C37356">
        <w:rPr>
          <w:rFonts w:cs="B Nazanin" w:hint="cs"/>
          <w:sz w:val="28"/>
          <w:szCs w:val="28"/>
          <w:rtl/>
        </w:rPr>
        <w:t>مورد اعمال نفوذ) به مثبت و منطقی</w:t>
      </w:r>
      <w:ins w:id="98" w:author="Windows User" w:date="2019-11-09T23:30:00Z">
        <w:r w:rsidR="00370D19">
          <w:rPr>
            <w:rFonts w:cs="B Nazanin" w:hint="cs"/>
            <w:sz w:val="28"/>
            <w:szCs w:val="28"/>
            <w:rtl/>
          </w:rPr>
          <w:t>‌</w:t>
        </w:r>
      </w:ins>
      <w:del w:id="99" w:author="Windows User" w:date="2019-11-09T23:30:00Z">
        <w:r w:rsidR="00C37356" w:rsidDel="00370D1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C37356">
        <w:rPr>
          <w:rFonts w:cs="B Nazanin" w:hint="cs"/>
          <w:sz w:val="28"/>
          <w:szCs w:val="28"/>
          <w:rtl/>
        </w:rPr>
        <w:t>بودن اهداف اعمالی باور داشته باشد</w:t>
      </w:r>
      <w:ins w:id="100" w:author="Windows User" w:date="2019-11-09T23:30:00Z">
        <w:r w:rsidR="00370D19">
          <w:rPr>
            <w:rFonts w:cs="B Nazanin" w:hint="cs"/>
            <w:sz w:val="28"/>
            <w:szCs w:val="28"/>
            <w:rtl/>
          </w:rPr>
          <w:t>،</w:t>
        </w:r>
      </w:ins>
      <w:r w:rsidR="00C37356">
        <w:rPr>
          <w:rFonts w:cs="B Nazanin" w:hint="cs"/>
          <w:sz w:val="28"/>
          <w:szCs w:val="28"/>
          <w:rtl/>
        </w:rPr>
        <w:t xml:space="preserve"> می</w:t>
      </w:r>
      <w:ins w:id="101" w:author="Windows User" w:date="2019-11-09T23:30:00Z">
        <w:r w:rsidR="00370D19">
          <w:rPr>
            <w:rFonts w:cs="B Nazanin" w:hint="cs"/>
            <w:sz w:val="28"/>
            <w:szCs w:val="28"/>
            <w:rtl/>
          </w:rPr>
          <w:t>‌</w:t>
        </w:r>
      </w:ins>
      <w:del w:id="102" w:author="Windows User" w:date="2019-11-09T23:30:00Z">
        <w:r w:rsidR="00C37356" w:rsidDel="00370D1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C37356">
        <w:rPr>
          <w:rFonts w:cs="B Nazanin" w:hint="cs"/>
          <w:sz w:val="28"/>
          <w:szCs w:val="28"/>
          <w:rtl/>
        </w:rPr>
        <w:t>توان بدون توسل به</w:t>
      </w:r>
      <w:del w:id="103" w:author="Windows User" w:date="2019-11-09T23:30:00Z">
        <w:r w:rsidR="00C37356" w:rsidDel="00370D1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C37356">
        <w:rPr>
          <w:rFonts w:cs="B Nazanin" w:hint="cs"/>
          <w:sz w:val="28"/>
          <w:szCs w:val="28"/>
          <w:rtl/>
        </w:rPr>
        <w:t xml:space="preserve"> زور</w:t>
      </w:r>
      <w:del w:id="104" w:author="Windows User" w:date="2019-11-09T23:30:00Z">
        <w:r w:rsidR="00C37356" w:rsidDel="00370D19">
          <w:rPr>
            <w:rFonts w:cs="B Nazanin" w:hint="cs"/>
            <w:sz w:val="28"/>
            <w:szCs w:val="28"/>
            <w:rtl/>
          </w:rPr>
          <w:delText xml:space="preserve"> و</w:delText>
        </w:r>
      </w:del>
      <w:r w:rsidR="00C37356">
        <w:rPr>
          <w:rFonts w:cs="B Nazanin" w:hint="cs"/>
          <w:sz w:val="28"/>
          <w:szCs w:val="28"/>
          <w:rtl/>
        </w:rPr>
        <w:t xml:space="preserve"> یا</w:t>
      </w:r>
      <w:ins w:id="105" w:author="Shokri" w:date="2019-11-10T01:36:00Z">
        <w:r w:rsidR="00145AEA">
          <w:rPr>
            <w:rFonts w:cs="B Nazanin" w:hint="cs"/>
            <w:sz w:val="28"/>
            <w:szCs w:val="28"/>
            <w:rtl/>
          </w:rPr>
          <w:t xml:space="preserve"> </w:t>
        </w:r>
      </w:ins>
      <w:del w:id="106" w:author="Shokri" w:date="2019-11-10T01:36:00Z">
        <w:r w:rsidR="00C37356" w:rsidDel="00145AEA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C37356">
        <w:rPr>
          <w:rFonts w:cs="B Nazanin" w:hint="cs"/>
          <w:sz w:val="28"/>
          <w:szCs w:val="28"/>
          <w:rtl/>
        </w:rPr>
        <w:t>هرگونه مشو</w:t>
      </w:r>
      <w:ins w:id="107" w:author="Windows User" w:date="2019-11-09T23:30:00Z">
        <w:r w:rsidR="00370D19">
          <w:rPr>
            <w:rFonts w:cs="B Nazanin" w:hint="cs"/>
            <w:sz w:val="28"/>
            <w:szCs w:val="28"/>
            <w:rtl/>
          </w:rPr>
          <w:t>ّ</w:t>
        </w:r>
      </w:ins>
      <w:r w:rsidR="00C37356">
        <w:rPr>
          <w:rFonts w:cs="B Nazanin" w:hint="cs"/>
          <w:sz w:val="28"/>
          <w:szCs w:val="28"/>
          <w:rtl/>
        </w:rPr>
        <w:t xml:space="preserve">ق دیگری آن را برای انجام کاری متقاعد کرد. </w:t>
      </w:r>
      <w:r w:rsidRPr="00612AE7">
        <w:rPr>
          <w:rFonts w:cs="B Nazanin" w:hint="eastAsia"/>
          <w:sz w:val="28"/>
          <w:szCs w:val="28"/>
          <w:rtl/>
        </w:rPr>
        <w:t>معنا</w:t>
      </w:r>
      <w:r w:rsidRPr="00612AE7">
        <w:rPr>
          <w:rFonts w:cs="B Nazanin" w:hint="cs"/>
          <w:sz w:val="28"/>
          <w:szCs w:val="28"/>
          <w:rtl/>
        </w:rPr>
        <w:t>ی</w:t>
      </w:r>
      <w:r w:rsidRPr="00612AE7">
        <w:rPr>
          <w:rFonts w:cs="B Nazanin"/>
          <w:sz w:val="28"/>
          <w:szCs w:val="28"/>
          <w:rtl/>
        </w:rPr>
        <w:t xml:space="preserve"> اصل</w:t>
      </w:r>
      <w:r w:rsidRPr="00612AE7">
        <w:rPr>
          <w:rFonts w:cs="B Nazanin" w:hint="cs"/>
          <w:sz w:val="28"/>
          <w:szCs w:val="28"/>
          <w:rtl/>
        </w:rPr>
        <w:t>ی</w:t>
      </w:r>
      <w:r w:rsidRPr="00612AE7">
        <w:rPr>
          <w:rFonts w:cs="B Nazanin"/>
          <w:sz w:val="28"/>
          <w:szCs w:val="28"/>
          <w:rtl/>
        </w:rPr>
        <w:t xml:space="preserve"> قدرت نرم</w:t>
      </w:r>
      <w:r w:rsidR="00C37356">
        <w:rPr>
          <w:rFonts w:cs="B Nazanin" w:hint="cs"/>
          <w:sz w:val="28"/>
          <w:szCs w:val="28"/>
          <w:rtl/>
        </w:rPr>
        <w:t xml:space="preserve"> در</w:t>
      </w:r>
      <w:r w:rsidRPr="00612AE7">
        <w:rPr>
          <w:rFonts w:cs="B Nazanin"/>
          <w:sz w:val="28"/>
          <w:szCs w:val="28"/>
          <w:rtl/>
        </w:rPr>
        <w:t xml:space="preserve"> </w:t>
      </w:r>
      <w:r w:rsidRPr="00612AE7">
        <w:rPr>
          <w:rFonts w:cs="B Nazanin" w:hint="cs"/>
          <w:sz w:val="28"/>
          <w:szCs w:val="28"/>
          <w:rtl/>
        </w:rPr>
        <w:t>ایجاد</w:t>
      </w:r>
      <w:r w:rsidRPr="00612AE7">
        <w:rPr>
          <w:rFonts w:cs="B Nazanin"/>
          <w:sz w:val="28"/>
          <w:szCs w:val="28"/>
          <w:rtl/>
        </w:rPr>
        <w:t xml:space="preserve"> </w:t>
      </w:r>
      <w:r w:rsidR="00C37356">
        <w:rPr>
          <w:rFonts w:cs="B Nazanin" w:hint="cs"/>
          <w:sz w:val="28"/>
          <w:szCs w:val="28"/>
          <w:rtl/>
        </w:rPr>
        <w:t xml:space="preserve">قدرت </w:t>
      </w:r>
      <w:r w:rsidRPr="00612AE7">
        <w:rPr>
          <w:rFonts w:cs="B Nazanin"/>
          <w:sz w:val="28"/>
          <w:szCs w:val="28"/>
          <w:rtl/>
        </w:rPr>
        <w:t>جذاب</w:t>
      </w:r>
      <w:r w:rsidRPr="00612AE7">
        <w:rPr>
          <w:rFonts w:cs="B Nazanin" w:hint="cs"/>
          <w:sz w:val="28"/>
          <w:szCs w:val="28"/>
          <w:rtl/>
        </w:rPr>
        <w:t>یت</w:t>
      </w:r>
      <w:r w:rsidRPr="00612AE7">
        <w:rPr>
          <w:rFonts w:cs="B Nazanin"/>
          <w:sz w:val="28"/>
          <w:szCs w:val="28"/>
          <w:rtl/>
        </w:rPr>
        <w:t xml:space="preserve"> </w:t>
      </w:r>
      <w:r w:rsidR="00650A9F">
        <w:rPr>
          <w:rFonts w:cs="B Nazanin" w:hint="cs"/>
          <w:sz w:val="28"/>
          <w:szCs w:val="28"/>
          <w:rtl/>
        </w:rPr>
        <w:t>است</w:t>
      </w:r>
      <w:ins w:id="108" w:author="Windows User" w:date="2019-11-09T23:30:00Z">
        <w:r w:rsidR="00370D19">
          <w:rPr>
            <w:rFonts w:cs="B Nazanin" w:hint="cs"/>
            <w:sz w:val="28"/>
            <w:szCs w:val="28"/>
            <w:rtl/>
          </w:rPr>
          <w:t>؛</w:t>
        </w:r>
      </w:ins>
      <w:r w:rsidR="00650A9F">
        <w:rPr>
          <w:rFonts w:cs="B Nazanin" w:hint="cs"/>
          <w:sz w:val="28"/>
          <w:szCs w:val="28"/>
          <w:rtl/>
        </w:rPr>
        <w:t xml:space="preserve"> </w:t>
      </w:r>
      <w:r w:rsidR="00347FBE">
        <w:rPr>
          <w:rFonts w:cs="B Nazanin" w:hint="cs"/>
          <w:sz w:val="28"/>
          <w:szCs w:val="28"/>
          <w:rtl/>
        </w:rPr>
        <w:t>به ع</w:t>
      </w:r>
      <w:r w:rsidR="00C37356">
        <w:rPr>
          <w:rFonts w:cs="B Nazanin" w:hint="cs"/>
          <w:sz w:val="28"/>
          <w:szCs w:val="28"/>
          <w:rtl/>
        </w:rPr>
        <w:t>بارتی</w:t>
      </w:r>
      <w:r w:rsidR="00650A9F">
        <w:rPr>
          <w:rFonts w:cs="B Nazanin" w:hint="cs"/>
          <w:sz w:val="28"/>
          <w:szCs w:val="28"/>
          <w:rtl/>
        </w:rPr>
        <w:t xml:space="preserve"> </w:t>
      </w:r>
      <w:r w:rsidR="00C37356">
        <w:rPr>
          <w:rFonts w:cs="B Nazanin" w:hint="cs"/>
          <w:sz w:val="28"/>
          <w:szCs w:val="28"/>
          <w:rtl/>
        </w:rPr>
        <w:t>ت</w:t>
      </w:r>
      <w:ins w:id="109" w:author="Windows User" w:date="2019-11-09T23:30:00Z">
        <w:r w:rsidR="00370D19">
          <w:rPr>
            <w:rFonts w:cs="B Nazanin" w:hint="cs"/>
            <w:sz w:val="28"/>
            <w:szCs w:val="28"/>
            <w:rtl/>
          </w:rPr>
          <w:t>أ</w:t>
        </w:r>
      </w:ins>
      <w:del w:id="110" w:author="Windows User" w:date="2019-11-09T23:30:00Z">
        <w:r w:rsidR="00C37356" w:rsidDel="00370D19">
          <w:rPr>
            <w:rFonts w:cs="B Nazanin" w:hint="cs"/>
            <w:sz w:val="28"/>
            <w:szCs w:val="28"/>
            <w:rtl/>
          </w:rPr>
          <w:delText>ا</w:delText>
        </w:r>
      </w:del>
      <w:r w:rsidR="00C37356">
        <w:rPr>
          <w:rFonts w:cs="B Nazanin" w:hint="cs"/>
          <w:sz w:val="28"/>
          <w:szCs w:val="28"/>
          <w:rtl/>
        </w:rPr>
        <w:t xml:space="preserve">ثیرگذاری در رفتار و کنش مردم </w:t>
      </w:r>
      <w:ins w:id="111" w:author="Windows User" w:date="2019-11-09T23:31:00Z">
        <w:r w:rsidR="00370D19">
          <w:rPr>
            <w:rFonts w:cs="B Nazanin" w:hint="cs"/>
            <w:sz w:val="28"/>
            <w:szCs w:val="28"/>
            <w:rtl/>
          </w:rPr>
          <w:t>است</w:t>
        </w:r>
      </w:ins>
      <w:del w:id="112" w:author="Windows User" w:date="2019-11-09T23:31:00Z">
        <w:r w:rsidR="00650A9F" w:rsidDel="00370D19">
          <w:rPr>
            <w:rFonts w:cs="B Nazanin" w:hint="cs"/>
            <w:sz w:val="28"/>
            <w:szCs w:val="28"/>
            <w:rtl/>
          </w:rPr>
          <w:delText>می باشد</w:delText>
        </w:r>
      </w:del>
      <w:r w:rsidR="00650A9F">
        <w:rPr>
          <w:rFonts w:cs="B Nazanin" w:hint="cs"/>
          <w:sz w:val="28"/>
          <w:szCs w:val="28"/>
          <w:rtl/>
        </w:rPr>
        <w:t xml:space="preserve"> به</w:t>
      </w:r>
      <w:ins w:id="113" w:author="Windows User" w:date="2019-11-09T23:31:00Z">
        <w:r w:rsidR="00370D19">
          <w:rPr>
            <w:rFonts w:cs="B Nazanin" w:hint="cs"/>
            <w:sz w:val="28"/>
            <w:szCs w:val="28"/>
            <w:rtl/>
          </w:rPr>
          <w:t>‌ طوری</w:t>
        </w:r>
      </w:ins>
      <w:del w:id="114" w:author="Windows User" w:date="2019-11-09T23:31:00Z">
        <w:r w:rsidR="00650A9F" w:rsidDel="00370D19">
          <w:rPr>
            <w:rFonts w:cs="B Nazanin" w:hint="cs"/>
            <w:sz w:val="28"/>
            <w:szCs w:val="28"/>
            <w:rtl/>
          </w:rPr>
          <w:delText xml:space="preserve"> نحوی</w:delText>
        </w:r>
      </w:del>
      <w:r w:rsidR="00650A9F">
        <w:rPr>
          <w:rFonts w:cs="B Nazanin" w:hint="cs"/>
          <w:sz w:val="28"/>
          <w:szCs w:val="28"/>
          <w:rtl/>
        </w:rPr>
        <w:t xml:space="preserve"> که آنان مجبور به انجام کارهایی </w:t>
      </w:r>
      <w:del w:id="115" w:author="Windows User" w:date="2019-11-09T23:31:00Z">
        <w:r w:rsidR="00650A9F" w:rsidDel="00370D19">
          <w:rPr>
            <w:rFonts w:cs="B Nazanin" w:hint="cs"/>
            <w:sz w:val="28"/>
            <w:szCs w:val="28"/>
            <w:rtl/>
          </w:rPr>
          <w:delText>ب</w:delText>
        </w:r>
      </w:del>
      <w:r w:rsidR="00650A9F">
        <w:rPr>
          <w:rFonts w:cs="B Nazanin" w:hint="cs"/>
          <w:sz w:val="28"/>
          <w:szCs w:val="28"/>
          <w:rtl/>
        </w:rPr>
        <w:t>ش</w:t>
      </w:r>
      <w:r w:rsidR="00347FBE">
        <w:rPr>
          <w:rFonts w:cs="B Nazanin" w:hint="cs"/>
          <w:sz w:val="28"/>
          <w:szCs w:val="28"/>
          <w:rtl/>
        </w:rPr>
        <w:t>وند که تاکنون در سایر موارد به</w:t>
      </w:r>
      <w:ins w:id="116" w:author="Windows User" w:date="2019-11-09T23:31:00Z">
        <w:r w:rsidR="00370D19">
          <w:rPr>
            <w:rFonts w:cs="B Nazanin" w:hint="cs"/>
            <w:sz w:val="28"/>
            <w:szCs w:val="28"/>
            <w:rtl/>
          </w:rPr>
          <w:t>‌</w:t>
        </w:r>
      </w:ins>
      <w:del w:id="117" w:author="Windows User" w:date="2019-11-09T23:31:00Z">
        <w:r w:rsidR="00347FBE" w:rsidDel="00370D1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347FBE">
        <w:rPr>
          <w:rFonts w:cs="B Nazanin" w:hint="cs"/>
          <w:sz w:val="28"/>
          <w:szCs w:val="28"/>
          <w:rtl/>
        </w:rPr>
        <w:t>هیچ</w:t>
      </w:r>
      <w:ins w:id="118" w:author="Windows User" w:date="2019-11-09T23:31:00Z">
        <w:r w:rsidR="00370D19">
          <w:rPr>
            <w:rFonts w:cs="B Nazanin" w:hint="cs"/>
            <w:sz w:val="28"/>
            <w:szCs w:val="28"/>
            <w:rtl/>
          </w:rPr>
          <w:t>‌</w:t>
        </w:r>
      </w:ins>
      <w:del w:id="119" w:author="Windows User" w:date="2019-11-09T23:31:00Z">
        <w:r w:rsidR="00347FBE" w:rsidDel="00370D1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347FBE">
        <w:rPr>
          <w:rFonts w:cs="B Nazanin" w:hint="cs"/>
          <w:sz w:val="28"/>
          <w:szCs w:val="28"/>
          <w:rtl/>
        </w:rPr>
        <w:t>وجه</w:t>
      </w:r>
      <w:r w:rsidR="00650A9F">
        <w:rPr>
          <w:rFonts w:cs="B Nazanin" w:hint="cs"/>
          <w:sz w:val="28"/>
          <w:szCs w:val="28"/>
          <w:rtl/>
        </w:rPr>
        <w:t xml:space="preserve"> حاضر به ان</w:t>
      </w:r>
      <w:r w:rsidR="00347FBE">
        <w:rPr>
          <w:rFonts w:cs="B Nazanin" w:hint="cs"/>
          <w:sz w:val="28"/>
          <w:szCs w:val="28"/>
          <w:rtl/>
        </w:rPr>
        <w:t>جام آ</w:t>
      </w:r>
      <w:r w:rsidR="00650A9F">
        <w:rPr>
          <w:rFonts w:cs="B Nazanin" w:hint="cs"/>
          <w:sz w:val="28"/>
          <w:szCs w:val="28"/>
          <w:rtl/>
        </w:rPr>
        <w:t>ن نبودند.</w:t>
      </w:r>
      <w:del w:id="120" w:author="Windows User" w:date="2019-11-09T23:31:00Z">
        <w:r w:rsidR="00650A9F" w:rsidDel="00370D19">
          <w:rPr>
            <w:rFonts w:cs="B Nazanin" w:hint="cs"/>
            <w:sz w:val="28"/>
            <w:szCs w:val="28"/>
            <w:rtl/>
          </w:rPr>
          <w:delText xml:space="preserve"> </w:delText>
        </w:r>
      </w:del>
    </w:p>
    <w:p w:rsidR="000201C6" w:rsidRDefault="00650A9F" w:rsidP="00650A9F">
      <w:pPr>
        <w:bidi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نای معتقد است که با استفاده از قدرت اطلاعات و تصاویر و نیز قدرت مفاهیم می</w:t>
      </w:r>
      <w:ins w:id="121" w:author="Windows User" w:date="2019-11-09T23:31:00Z">
        <w:r w:rsidR="00370D19">
          <w:rPr>
            <w:rFonts w:cs="B Nazanin" w:hint="cs"/>
            <w:sz w:val="28"/>
            <w:szCs w:val="28"/>
            <w:rtl/>
          </w:rPr>
          <w:t>‌</w:t>
        </w:r>
      </w:ins>
      <w:del w:id="122" w:author="Windows User" w:date="2019-11-09T23:31:00Z">
        <w:r w:rsidR="00BE5C2A" w:rsidDel="00370D1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BE5C2A">
        <w:rPr>
          <w:rFonts w:cs="B Nazanin" w:hint="cs"/>
          <w:sz w:val="28"/>
          <w:szCs w:val="28"/>
          <w:rtl/>
        </w:rPr>
        <w:t>توان به اهداف ذکرشده دست یافت.</w:t>
      </w:r>
      <w:r w:rsidR="00D30A41" w:rsidRPr="00612AE7">
        <w:rPr>
          <w:rFonts w:cs="B Nazanin"/>
          <w:sz w:val="28"/>
          <w:szCs w:val="28"/>
          <w:rtl/>
        </w:rPr>
        <w:t xml:space="preserve"> </w:t>
      </w:r>
      <w:ins w:id="123" w:author="Windows User" w:date="2019-11-09T23:32:00Z">
        <w:r w:rsidR="00370D19">
          <w:rPr>
            <w:rFonts w:cs="B Nazanin" w:hint="cs"/>
            <w:sz w:val="28"/>
            <w:szCs w:val="28"/>
            <w:rtl/>
          </w:rPr>
          <w:t>موضوعات</w:t>
        </w:r>
      </w:ins>
      <w:del w:id="124" w:author="Windows User" w:date="2019-11-09T23:32:00Z">
        <w:r w:rsidDel="00370D19">
          <w:rPr>
            <w:rFonts w:cs="B Nazanin" w:hint="cs"/>
            <w:sz w:val="28"/>
            <w:szCs w:val="28"/>
            <w:rtl/>
          </w:rPr>
          <w:delText>م</w:delText>
        </w:r>
      </w:del>
      <w:del w:id="125" w:author="Windows User" w:date="2019-11-09T23:31:00Z">
        <w:r w:rsidDel="00370D19">
          <w:rPr>
            <w:rFonts w:cs="B Nazanin" w:hint="cs"/>
            <w:sz w:val="28"/>
            <w:szCs w:val="28"/>
            <w:rtl/>
          </w:rPr>
          <w:delText>قوله های</w:delText>
        </w:r>
      </w:del>
      <w:r>
        <w:rPr>
          <w:rFonts w:cs="B Nazanin" w:hint="cs"/>
          <w:sz w:val="28"/>
          <w:szCs w:val="28"/>
          <w:rtl/>
        </w:rPr>
        <w:t xml:space="preserve"> </w:t>
      </w:r>
      <w:r w:rsidR="00D30A41" w:rsidRPr="00612AE7">
        <w:rPr>
          <w:rFonts w:cs="B Nazanin"/>
          <w:sz w:val="28"/>
          <w:szCs w:val="28"/>
          <w:rtl/>
        </w:rPr>
        <w:t>غ</w:t>
      </w:r>
      <w:r w:rsidR="00D30A41" w:rsidRPr="00612AE7">
        <w:rPr>
          <w:rFonts w:cs="B Nazanin" w:hint="cs"/>
          <w:sz w:val="28"/>
          <w:szCs w:val="28"/>
          <w:rtl/>
        </w:rPr>
        <w:t>ی</w:t>
      </w:r>
      <w:r w:rsidR="00D30A41" w:rsidRPr="00612AE7">
        <w:rPr>
          <w:rFonts w:cs="B Nazanin" w:hint="eastAsia"/>
          <w:sz w:val="28"/>
          <w:szCs w:val="28"/>
          <w:rtl/>
        </w:rPr>
        <w:t>ر</w:t>
      </w:r>
      <w:r w:rsidR="00D30A41" w:rsidRPr="00612AE7">
        <w:rPr>
          <w:rFonts w:cs="B Nazanin" w:hint="cs"/>
          <w:sz w:val="28"/>
          <w:szCs w:val="28"/>
          <w:rtl/>
        </w:rPr>
        <w:t>مادی</w:t>
      </w:r>
      <w:r w:rsidR="00D30A41" w:rsidRPr="00612AE7">
        <w:rPr>
          <w:rFonts w:cs="B Nazanin" w:hint="eastAsia"/>
          <w:sz w:val="28"/>
          <w:szCs w:val="28"/>
          <w:rtl/>
        </w:rPr>
        <w:t>،</w:t>
      </w:r>
      <w:r w:rsidR="002A656E">
        <w:rPr>
          <w:rFonts w:cs="B Nazanin"/>
          <w:sz w:val="28"/>
          <w:szCs w:val="28"/>
          <w:lang w:val="en-US"/>
        </w:rPr>
        <w:t xml:space="preserve"> </w:t>
      </w:r>
      <w:r>
        <w:rPr>
          <w:rFonts w:cs="B Nazanin" w:hint="cs"/>
          <w:sz w:val="28"/>
          <w:szCs w:val="28"/>
          <w:rtl/>
          <w:lang w:val="en-US"/>
        </w:rPr>
        <w:t>پر</w:t>
      </w:r>
      <w:del w:id="126" w:author="Windows User" w:date="2019-11-09T23:32:00Z">
        <w:r w:rsidDel="00370D19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="00D30A41" w:rsidRPr="00612AE7">
        <w:rPr>
          <w:rFonts w:cs="B Nazanin"/>
          <w:sz w:val="28"/>
          <w:szCs w:val="28"/>
          <w:rtl/>
        </w:rPr>
        <w:t>محتوا</w:t>
      </w:r>
      <w:r w:rsidR="00D30A41" w:rsidRPr="00612AE7">
        <w:rPr>
          <w:rFonts w:cs="B Nazanin" w:hint="cs"/>
          <w:sz w:val="28"/>
          <w:szCs w:val="28"/>
          <w:rtl/>
        </w:rPr>
        <w:t>ی</w:t>
      </w:r>
      <w:r>
        <w:rPr>
          <w:rFonts w:cs="B Nazanin" w:hint="cs"/>
          <w:sz w:val="28"/>
          <w:szCs w:val="28"/>
          <w:rtl/>
        </w:rPr>
        <w:t>ی</w:t>
      </w:r>
      <w:del w:id="127" w:author="Windows User" w:date="2019-11-09T23:32:00Z">
        <w:r w:rsidDel="00370D19">
          <w:rPr>
            <w:rFonts w:cs="B Nazanin"/>
            <w:sz w:val="28"/>
            <w:szCs w:val="28"/>
            <w:rtl/>
          </w:rPr>
          <w:delText xml:space="preserve"> </w:delText>
        </w:r>
      </w:del>
      <w:r w:rsidR="00D30A41" w:rsidRPr="00612AE7">
        <w:rPr>
          <w:rFonts w:cs="B Nazanin"/>
          <w:sz w:val="28"/>
          <w:szCs w:val="28"/>
          <w:rtl/>
        </w:rPr>
        <w:t xml:space="preserve"> و </w:t>
      </w:r>
      <w:r>
        <w:rPr>
          <w:rFonts w:cs="B Nazanin" w:hint="cs"/>
          <w:sz w:val="28"/>
          <w:szCs w:val="28"/>
          <w:rtl/>
        </w:rPr>
        <w:t>پویایی</w:t>
      </w:r>
      <w:ins w:id="128" w:author="Windows User" w:date="2019-11-09T23:32:00Z">
        <w:r w:rsidR="00370D19">
          <w:rPr>
            <w:rFonts w:cs="B Nazanin" w:hint="cs"/>
            <w:sz w:val="28"/>
            <w:szCs w:val="28"/>
            <w:rtl/>
          </w:rPr>
          <w:t>،</w:t>
        </w:r>
      </w:ins>
      <w:r>
        <w:rPr>
          <w:rFonts w:cs="B Nazanin" w:hint="cs"/>
          <w:sz w:val="28"/>
          <w:szCs w:val="28"/>
          <w:rtl/>
        </w:rPr>
        <w:t xml:space="preserve"> </w:t>
      </w:r>
      <w:del w:id="129" w:author="Windows User" w:date="2019-11-09T23:32:00Z">
        <w:r w:rsidR="00D30A41" w:rsidRPr="00612AE7" w:rsidDel="00370D19">
          <w:rPr>
            <w:rFonts w:cs="B Nazanin"/>
            <w:sz w:val="28"/>
            <w:szCs w:val="28"/>
            <w:rtl/>
          </w:rPr>
          <w:delText xml:space="preserve"> </w:delText>
        </w:r>
      </w:del>
      <w:r>
        <w:rPr>
          <w:rFonts w:cs="B Nazanin" w:hint="cs"/>
          <w:sz w:val="28"/>
          <w:szCs w:val="28"/>
          <w:rtl/>
        </w:rPr>
        <w:t>هست</w:t>
      </w:r>
      <w:ins w:id="130" w:author="Windows User" w:date="2019-11-09T23:32:00Z">
        <w:r w:rsidR="00370D19">
          <w:rPr>
            <w:rFonts w:cs="B Nazanin" w:hint="cs"/>
            <w:sz w:val="28"/>
            <w:szCs w:val="28"/>
            <w:rtl/>
          </w:rPr>
          <w:t>ۀ</w:t>
        </w:r>
      </w:ins>
      <w:del w:id="131" w:author="Windows User" w:date="2019-11-09T23:32:00Z">
        <w:r w:rsidDel="00370D19">
          <w:rPr>
            <w:rFonts w:cs="B Nazanin" w:hint="cs"/>
            <w:sz w:val="28"/>
            <w:szCs w:val="28"/>
            <w:rtl/>
          </w:rPr>
          <w:delText>ه</w:delText>
        </w:r>
      </w:del>
      <w:r>
        <w:rPr>
          <w:rFonts w:cs="B Nazanin" w:hint="cs"/>
          <w:sz w:val="28"/>
          <w:szCs w:val="28"/>
          <w:rtl/>
        </w:rPr>
        <w:t xml:space="preserve"> ق</w:t>
      </w:r>
      <w:r w:rsidR="000201C6">
        <w:rPr>
          <w:rFonts w:cs="B Nazanin" w:hint="cs"/>
          <w:sz w:val="28"/>
          <w:szCs w:val="28"/>
          <w:rtl/>
        </w:rPr>
        <w:t>درت نرم را تشکیل می</w:t>
      </w:r>
      <w:ins w:id="132" w:author="Windows User" w:date="2019-11-09T23:32:00Z">
        <w:r w:rsidR="00370D19">
          <w:rPr>
            <w:rFonts w:cs="B Nazanin" w:hint="cs"/>
            <w:sz w:val="28"/>
            <w:szCs w:val="28"/>
            <w:rtl/>
          </w:rPr>
          <w:t>‌</w:t>
        </w:r>
      </w:ins>
      <w:del w:id="133" w:author="Windows User" w:date="2019-11-09T23:32:00Z">
        <w:r w:rsidR="000201C6" w:rsidDel="00370D1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0201C6">
        <w:rPr>
          <w:rFonts w:cs="B Nazanin" w:hint="cs"/>
          <w:sz w:val="28"/>
          <w:szCs w:val="28"/>
          <w:rtl/>
        </w:rPr>
        <w:t>دهند.</w:t>
      </w:r>
    </w:p>
    <w:p w:rsidR="003B2DF0" w:rsidRDefault="00D30A41" w:rsidP="005D17DA">
      <w:pPr>
        <w:bidi/>
        <w:jc w:val="both"/>
        <w:rPr>
          <w:rFonts w:cs="B Nazanin"/>
          <w:sz w:val="28"/>
          <w:szCs w:val="28"/>
          <w:rtl/>
        </w:rPr>
      </w:pPr>
      <w:r w:rsidRPr="00612AE7">
        <w:rPr>
          <w:rFonts w:cs="B Nazanin" w:hint="cs"/>
          <w:sz w:val="28"/>
          <w:szCs w:val="28"/>
          <w:rtl/>
          <w:lang w:bidi="fa-IR"/>
        </w:rPr>
        <w:t>در نگاه اول،</w:t>
      </w:r>
      <w:ins w:id="134" w:author="Windows User" w:date="2019-11-09T23:32:00Z">
        <w:r w:rsidR="00370D19">
          <w:rPr>
            <w:rFonts w:cs="B Nazanin" w:hint="cs"/>
            <w:sz w:val="28"/>
            <w:szCs w:val="28"/>
            <w:rtl/>
            <w:lang w:bidi="fa-IR"/>
          </w:rPr>
          <w:t xml:space="preserve"> به نظر می‌آید که</w:t>
        </w:r>
      </w:ins>
      <w:r w:rsidRPr="00612AE7">
        <w:rPr>
          <w:rFonts w:cs="B Nazanin" w:hint="cs"/>
          <w:sz w:val="28"/>
          <w:szCs w:val="28"/>
          <w:rtl/>
          <w:lang w:bidi="fa-IR"/>
        </w:rPr>
        <w:t xml:space="preserve"> قدرت نرم</w:t>
      </w:r>
      <w:r w:rsidRPr="00612AE7">
        <w:rPr>
          <w:rFonts w:cs="B Nazanin"/>
          <w:sz w:val="28"/>
          <w:szCs w:val="28"/>
          <w:rtl/>
        </w:rPr>
        <w:t xml:space="preserve"> برا</w:t>
      </w:r>
      <w:r w:rsidRPr="00612AE7">
        <w:rPr>
          <w:rFonts w:cs="B Nazanin" w:hint="cs"/>
          <w:sz w:val="28"/>
          <w:szCs w:val="28"/>
          <w:rtl/>
        </w:rPr>
        <w:t>ی</w:t>
      </w:r>
      <w:r w:rsidRPr="00612AE7">
        <w:rPr>
          <w:rFonts w:cs="B Nazanin"/>
          <w:sz w:val="28"/>
          <w:szCs w:val="28"/>
          <w:rtl/>
        </w:rPr>
        <w:t xml:space="preserve"> استفاده </w:t>
      </w:r>
      <w:r w:rsidRPr="00612AE7">
        <w:rPr>
          <w:rFonts w:cs="B Nazanin" w:hint="cs"/>
          <w:sz w:val="28"/>
          <w:szCs w:val="28"/>
          <w:rtl/>
        </w:rPr>
        <w:t>در</w:t>
      </w:r>
      <w:r w:rsidRPr="00612AE7">
        <w:rPr>
          <w:rFonts w:cs="B Nazanin"/>
          <w:sz w:val="28"/>
          <w:szCs w:val="28"/>
          <w:rtl/>
        </w:rPr>
        <w:t xml:space="preserve"> س</w:t>
      </w:r>
      <w:r w:rsidRPr="00612AE7">
        <w:rPr>
          <w:rFonts w:cs="B Nazanin" w:hint="cs"/>
          <w:sz w:val="28"/>
          <w:szCs w:val="28"/>
          <w:rtl/>
        </w:rPr>
        <w:t>ی</w:t>
      </w:r>
      <w:r w:rsidRPr="00612AE7">
        <w:rPr>
          <w:rFonts w:cs="B Nazanin" w:hint="eastAsia"/>
          <w:sz w:val="28"/>
          <w:szCs w:val="28"/>
          <w:rtl/>
        </w:rPr>
        <w:t>است</w:t>
      </w:r>
      <w:r w:rsidRPr="00612AE7">
        <w:rPr>
          <w:rFonts w:cs="B Nazanin"/>
          <w:sz w:val="28"/>
          <w:szCs w:val="28"/>
          <w:rtl/>
        </w:rPr>
        <w:t xml:space="preserve"> خارج</w:t>
      </w:r>
      <w:r w:rsidRPr="00612AE7">
        <w:rPr>
          <w:rFonts w:cs="B Nazanin" w:hint="cs"/>
          <w:sz w:val="28"/>
          <w:szCs w:val="28"/>
          <w:rtl/>
        </w:rPr>
        <w:t>ی</w:t>
      </w:r>
      <w:r w:rsidRPr="00612AE7">
        <w:rPr>
          <w:rFonts w:cs="B Nazanin"/>
          <w:sz w:val="28"/>
          <w:szCs w:val="28"/>
          <w:rtl/>
        </w:rPr>
        <w:t xml:space="preserve"> کم</w:t>
      </w:r>
      <w:ins w:id="135" w:author="Windows User" w:date="2019-11-09T23:32:00Z">
        <w:r w:rsidR="00370D19">
          <w:rPr>
            <w:rFonts w:cs="B Nazanin" w:hint="cs"/>
            <w:sz w:val="28"/>
            <w:szCs w:val="28"/>
            <w:rtl/>
          </w:rPr>
          <w:t>‌</w:t>
        </w:r>
      </w:ins>
      <w:del w:id="136" w:author="Windows User" w:date="2019-11-09T23:32:00Z">
        <w:r w:rsidRPr="00612AE7" w:rsidDel="00370D19">
          <w:rPr>
            <w:rFonts w:cs="B Nazanin"/>
            <w:sz w:val="28"/>
            <w:szCs w:val="28"/>
            <w:rtl/>
          </w:rPr>
          <w:delText xml:space="preserve"> </w:delText>
        </w:r>
      </w:del>
      <w:r w:rsidRPr="00612AE7">
        <w:rPr>
          <w:rFonts w:cs="B Nazanin"/>
          <w:sz w:val="28"/>
          <w:szCs w:val="28"/>
          <w:rtl/>
        </w:rPr>
        <w:t>هز</w:t>
      </w:r>
      <w:r w:rsidRPr="00612AE7">
        <w:rPr>
          <w:rFonts w:cs="B Nazanin" w:hint="cs"/>
          <w:sz w:val="28"/>
          <w:szCs w:val="28"/>
          <w:rtl/>
        </w:rPr>
        <w:t>ی</w:t>
      </w:r>
      <w:r w:rsidRPr="00612AE7">
        <w:rPr>
          <w:rFonts w:cs="B Nazanin" w:hint="eastAsia"/>
          <w:sz w:val="28"/>
          <w:szCs w:val="28"/>
          <w:rtl/>
        </w:rPr>
        <w:t>نه</w:t>
      </w:r>
      <w:r w:rsidRPr="00612AE7">
        <w:rPr>
          <w:rFonts w:cs="B Nazanin"/>
          <w:sz w:val="28"/>
          <w:szCs w:val="28"/>
          <w:rtl/>
        </w:rPr>
        <w:t xml:space="preserve"> و </w:t>
      </w:r>
      <w:r w:rsidRPr="00612AE7">
        <w:rPr>
          <w:rFonts w:cs="B Nazanin" w:hint="cs"/>
          <w:sz w:val="28"/>
          <w:szCs w:val="28"/>
          <w:rtl/>
        </w:rPr>
        <w:t xml:space="preserve">بسیار آسان به </w:t>
      </w:r>
      <w:ins w:id="137" w:author="Windows User" w:date="2019-11-09T23:33:00Z">
        <w:r w:rsidR="00370D19">
          <w:rPr>
            <w:rFonts w:cs="B Nazanin" w:hint="cs"/>
            <w:sz w:val="28"/>
            <w:szCs w:val="28"/>
            <w:rtl/>
          </w:rPr>
          <w:t>کار می‌آید،</w:t>
        </w:r>
      </w:ins>
      <w:del w:id="138" w:author="Windows User" w:date="2019-11-09T23:33:00Z">
        <w:r w:rsidRPr="00612AE7" w:rsidDel="00370D19">
          <w:rPr>
            <w:rFonts w:cs="B Nazanin" w:hint="cs"/>
            <w:sz w:val="28"/>
            <w:szCs w:val="28"/>
            <w:rtl/>
          </w:rPr>
          <w:delText>نظر می آید</w:delText>
        </w:r>
      </w:del>
      <w:r w:rsidRPr="00612AE7">
        <w:rPr>
          <w:rFonts w:cs="B Nazanin" w:hint="cs"/>
          <w:sz w:val="28"/>
          <w:szCs w:val="28"/>
          <w:rtl/>
        </w:rPr>
        <w:t xml:space="preserve"> اما</w:t>
      </w:r>
      <w:r w:rsidRPr="00612AE7">
        <w:rPr>
          <w:rFonts w:cs="B Nazanin"/>
          <w:sz w:val="28"/>
          <w:szCs w:val="28"/>
          <w:rtl/>
        </w:rPr>
        <w:t xml:space="preserve"> نظر</w:t>
      </w:r>
      <w:r w:rsidRPr="00612AE7">
        <w:rPr>
          <w:rFonts w:cs="B Nazanin" w:hint="cs"/>
          <w:sz w:val="28"/>
          <w:szCs w:val="28"/>
          <w:rtl/>
        </w:rPr>
        <w:t>ی</w:t>
      </w:r>
      <w:r w:rsidRPr="00612AE7">
        <w:rPr>
          <w:rFonts w:cs="B Nazanin" w:hint="eastAsia"/>
          <w:sz w:val="28"/>
          <w:szCs w:val="28"/>
          <w:rtl/>
        </w:rPr>
        <w:t>ه</w:t>
      </w:r>
      <w:ins w:id="139" w:author="Windows User" w:date="2019-11-09T23:33:00Z">
        <w:r w:rsidR="00370D19">
          <w:rPr>
            <w:rFonts w:cs="B Nazanin" w:hint="cs"/>
            <w:sz w:val="28"/>
            <w:szCs w:val="28"/>
            <w:rtl/>
          </w:rPr>
          <w:t>‌</w:t>
        </w:r>
      </w:ins>
      <w:del w:id="140" w:author="Windows User" w:date="2019-11-09T23:33:00Z">
        <w:r w:rsidRPr="00612AE7" w:rsidDel="00370D19">
          <w:rPr>
            <w:rFonts w:cs="B Nazanin"/>
            <w:sz w:val="28"/>
            <w:szCs w:val="28"/>
            <w:rtl/>
          </w:rPr>
          <w:delText xml:space="preserve"> </w:delText>
        </w:r>
      </w:del>
      <w:r w:rsidRPr="00612AE7">
        <w:rPr>
          <w:rFonts w:cs="B Nazanin"/>
          <w:sz w:val="28"/>
          <w:szCs w:val="28"/>
          <w:rtl/>
        </w:rPr>
        <w:t>پردازان و ب</w:t>
      </w:r>
      <w:del w:id="141" w:author="Shokri" w:date="2019-11-10T02:02:00Z">
        <w:r w:rsidRPr="00612AE7" w:rsidDel="00B50CCD">
          <w:rPr>
            <w:rFonts w:cs="B Nazanin"/>
            <w:sz w:val="28"/>
            <w:szCs w:val="28"/>
            <w:rtl/>
          </w:rPr>
          <w:delText>ه</w:delText>
        </w:r>
      </w:del>
      <w:ins w:id="142" w:author="Windows User" w:date="2019-11-09T23:33:00Z">
        <w:del w:id="143" w:author="Shokri" w:date="2019-11-10T02:02:00Z">
          <w:r w:rsidR="00370D19" w:rsidDel="00B50CCD">
            <w:rPr>
              <w:rFonts w:cs="B Nazanin" w:hint="cs"/>
              <w:sz w:val="28"/>
              <w:szCs w:val="28"/>
              <w:rtl/>
            </w:rPr>
            <w:delText>‌</w:delText>
          </w:r>
        </w:del>
      </w:ins>
      <w:del w:id="144" w:author="Windows User" w:date="2019-11-09T23:33:00Z">
        <w:r w:rsidRPr="00612AE7" w:rsidDel="00370D19">
          <w:rPr>
            <w:rFonts w:cs="B Nazanin"/>
            <w:sz w:val="28"/>
            <w:szCs w:val="28"/>
            <w:rtl/>
          </w:rPr>
          <w:delText xml:space="preserve"> </w:delText>
        </w:r>
      </w:del>
      <w:r w:rsidRPr="00612AE7">
        <w:rPr>
          <w:rFonts w:cs="B Nazanin"/>
          <w:sz w:val="28"/>
          <w:szCs w:val="28"/>
          <w:rtl/>
        </w:rPr>
        <w:t>خصوص ا</w:t>
      </w:r>
      <w:r w:rsidRPr="00612AE7">
        <w:rPr>
          <w:rFonts w:cs="B Nazanin" w:hint="cs"/>
          <w:sz w:val="28"/>
          <w:szCs w:val="28"/>
          <w:rtl/>
        </w:rPr>
        <w:t>ی</w:t>
      </w:r>
      <w:r w:rsidRPr="00612AE7">
        <w:rPr>
          <w:rFonts w:cs="B Nazanin" w:hint="eastAsia"/>
          <w:sz w:val="28"/>
          <w:szCs w:val="28"/>
          <w:rtl/>
        </w:rPr>
        <w:t>دئولو</w:t>
      </w:r>
      <w:r w:rsidRPr="00370D19">
        <w:rPr>
          <w:rFonts w:cs="B Nazanin" w:hint="eastAsia"/>
          <w:sz w:val="28"/>
          <w:szCs w:val="28"/>
          <w:highlight w:val="yellow"/>
          <w:rtl/>
          <w:rPrChange w:id="145" w:author="Windows User" w:date="2019-11-09T23:33:00Z">
            <w:rPr>
              <w:rFonts w:cs="B Nazanin" w:hint="eastAsia"/>
              <w:sz w:val="28"/>
              <w:szCs w:val="28"/>
              <w:rtl/>
            </w:rPr>
          </w:rPrChange>
        </w:rPr>
        <w:t>گ</w:t>
      </w:r>
      <w:ins w:id="146" w:author="Windows User" w:date="2019-11-09T23:33:00Z">
        <w:r w:rsidR="00370D19">
          <w:rPr>
            <w:rFonts w:cs="B Nazanin" w:hint="cs"/>
            <w:sz w:val="28"/>
            <w:szCs w:val="28"/>
            <w:rtl/>
          </w:rPr>
          <w:t>‌</w:t>
        </w:r>
      </w:ins>
      <w:del w:id="147" w:author="Windows User" w:date="2019-11-09T23:33:00Z">
        <w:r w:rsidR="002A656E" w:rsidRPr="000201C6" w:rsidDel="00370D19">
          <w:rPr>
            <w:rFonts w:cs="B Nazanin"/>
            <w:sz w:val="28"/>
            <w:szCs w:val="28"/>
          </w:rPr>
          <w:delText xml:space="preserve"> </w:delText>
        </w:r>
      </w:del>
      <w:r w:rsidRPr="00612AE7">
        <w:rPr>
          <w:rFonts w:cs="B Nazanin" w:hint="eastAsia"/>
          <w:sz w:val="28"/>
          <w:szCs w:val="28"/>
          <w:rtl/>
        </w:rPr>
        <w:t>ها</w:t>
      </w:r>
      <w:r w:rsidRPr="00612AE7">
        <w:rPr>
          <w:rFonts w:cs="B Nazanin" w:hint="cs"/>
          <w:sz w:val="28"/>
          <w:szCs w:val="28"/>
          <w:rtl/>
        </w:rPr>
        <w:t>ی</w:t>
      </w:r>
      <w:r w:rsidRPr="00612AE7">
        <w:rPr>
          <w:rFonts w:cs="B Nazanin"/>
          <w:sz w:val="28"/>
          <w:szCs w:val="28"/>
          <w:rtl/>
        </w:rPr>
        <w:t xml:space="preserve"> قدرت نرم، </w:t>
      </w:r>
      <w:r w:rsidRPr="00612AE7">
        <w:rPr>
          <w:rFonts w:cs="B Nazanin" w:hint="cs"/>
          <w:sz w:val="28"/>
          <w:szCs w:val="28"/>
          <w:rtl/>
        </w:rPr>
        <w:t>ی</w:t>
      </w:r>
      <w:r w:rsidRPr="00612AE7">
        <w:rPr>
          <w:rFonts w:cs="B Nazanin" w:hint="eastAsia"/>
          <w:sz w:val="28"/>
          <w:szCs w:val="28"/>
          <w:rtl/>
        </w:rPr>
        <w:t>ک</w:t>
      </w:r>
      <w:r w:rsidRPr="00612AE7">
        <w:rPr>
          <w:rFonts w:cs="B Nazanin" w:hint="cs"/>
          <w:sz w:val="28"/>
          <w:szCs w:val="28"/>
          <w:rtl/>
        </w:rPr>
        <w:t>ی</w:t>
      </w:r>
      <w:r w:rsidRPr="00612AE7">
        <w:rPr>
          <w:rFonts w:cs="B Nazanin"/>
          <w:sz w:val="28"/>
          <w:szCs w:val="28"/>
          <w:rtl/>
        </w:rPr>
        <w:t xml:space="preserve"> از نکات مهم</w:t>
      </w:r>
      <w:r w:rsidRPr="00612AE7">
        <w:rPr>
          <w:rFonts w:cs="B Nazanin" w:hint="cs"/>
          <w:sz w:val="28"/>
          <w:szCs w:val="28"/>
          <w:rtl/>
        </w:rPr>
        <w:t xml:space="preserve"> آن را</w:t>
      </w:r>
      <w:r w:rsidRPr="00612AE7">
        <w:rPr>
          <w:rFonts w:cs="B Nazanin"/>
          <w:sz w:val="28"/>
          <w:szCs w:val="28"/>
          <w:rtl/>
        </w:rPr>
        <w:t xml:space="preserve"> ناد</w:t>
      </w:r>
      <w:r w:rsidRPr="00612AE7">
        <w:rPr>
          <w:rFonts w:cs="B Nazanin" w:hint="cs"/>
          <w:sz w:val="28"/>
          <w:szCs w:val="28"/>
          <w:rtl/>
        </w:rPr>
        <w:t>ی</w:t>
      </w:r>
      <w:r w:rsidRPr="00612AE7">
        <w:rPr>
          <w:rFonts w:cs="B Nazanin" w:hint="eastAsia"/>
          <w:sz w:val="28"/>
          <w:szCs w:val="28"/>
          <w:rtl/>
        </w:rPr>
        <w:t>ده</w:t>
      </w:r>
      <w:r w:rsidRPr="00612AE7">
        <w:rPr>
          <w:rFonts w:cs="B Nazanin"/>
          <w:sz w:val="28"/>
          <w:szCs w:val="28"/>
          <w:rtl/>
        </w:rPr>
        <w:t xml:space="preserve"> </w:t>
      </w:r>
      <w:r w:rsidRPr="00612AE7">
        <w:rPr>
          <w:rFonts w:cs="B Nazanin" w:hint="cs"/>
          <w:sz w:val="28"/>
          <w:szCs w:val="28"/>
          <w:rtl/>
        </w:rPr>
        <w:t>می</w:t>
      </w:r>
      <w:ins w:id="148" w:author="Windows User" w:date="2019-11-09T23:33:00Z">
        <w:r w:rsidR="00370D19">
          <w:rPr>
            <w:rFonts w:cs="B Nazanin" w:hint="cs"/>
            <w:sz w:val="28"/>
            <w:szCs w:val="28"/>
            <w:rtl/>
          </w:rPr>
          <w:t>‌</w:t>
        </w:r>
      </w:ins>
      <w:del w:id="149" w:author="Windows User" w:date="2019-11-09T23:33:00Z">
        <w:r w:rsidRPr="00612AE7" w:rsidDel="00370D1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612AE7">
        <w:rPr>
          <w:rFonts w:cs="B Nazanin" w:hint="cs"/>
          <w:sz w:val="28"/>
          <w:szCs w:val="28"/>
          <w:rtl/>
        </w:rPr>
        <w:t xml:space="preserve">گیرند. </w:t>
      </w:r>
      <w:ins w:id="150" w:author="Windows User" w:date="2019-11-09T23:33:00Z">
        <w:r w:rsidR="00370D19">
          <w:rPr>
            <w:rFonts w:cs="B Nazanin" w:hint="cs"/>
            <w:sz w:val="28"/>
            <w:szCs w:val="28"/>
            <w:rtl/>
          </w:rPr>
          <w:t>«</w:t>
        </w:r>
      </w:ins>
      <w:del w:id="151" w:author="Windows User" w:date="2019-11-09T23:33:00Z">
        <w:r w:rsidRPr="00612AE7" w:rsidDel="00370D19">
          <w:rPr>
            <w:rFonts w:cs="B Nazanin"/>
            <w:sz w:val="28"/>
            <w:szCs w:val="28"/>
            <w:rtl/>
          </w:rPr>
          <w:delText>"</w:delText>
        </w:r>
      </w:del>
      <w:r w:rsidRPr="00612AE7">
        <w:rPr>
          <w:rFonts w:cs="B Nazanin"/>
          <w:sz w:val="28"/>
          <w:szCs w:val="28"/>
          <w:rtl/>
        </w:rPr>
        <w:t>قدرت نرم</w:t>
      </w:r>
      <w:ins w:id="152" w:author="Windows User" w:date="2019-11-09T23:33:00Z">
        <w:r w:rsidR="00370D19">
          <w:rPr>
            <w:rFonts w:cs="B Nazanin" w:hint="cs"/>
            <w:sz w:val="28"/>
            <w:szCs w:val="28"/>
            <w:rtl/>
          </w:rPr>
          <w:t>»</w:t>
        </w:r>
      </w:ins>
      <w:del w:id="153" w:author="Windows User" w:date="2019-11-09T23:33:00Z">
        <w:r w:rsidRPr="00612AE7" w:rsidDel="00370D19">
          <w:rPr>
            <w:rFonts w:cs="B Nazanin"/>
            <w:sz w:val="28"/>
            <w:szCs w:val="28"/>
            <w:rtl/>
          </w:rPr>
          <w:delText>"</w:delText>
        </w:r>
      </w:del>
      <w:r w:rsidRPr="00612AE7">
        <w:rPr>
          <w:rFonts w:cs="B Nazanin"/>
          <w:sz w:val="28"/>
          <w:szCs w:val="28"/>
          <w:rtl/>
        </w:rPr>
        <w:t xml:space="preserve"> </w:t>
      </w:r>
      <w:r w:rsidRPr="00612AE7">
        <w:rPr>
          <w:rFonts w:cs="B Nazanin" w:hint="cs"/>
          <w:sz w:val="28"/>
          <w:szCs w:val="28"/>
          <w:rtl/>
          <w:lang w:bidi="fa-IR"/>
        </w:rPr>
        <w:t>با</w:t>
      </w:r>
      <w:r w:rsidRPr="00612AE7">
        <w:rPr>
          <w:rFonts w:cs="B Nazanin"/>
          <w:sz w:val="28"/>
          <w:szCs w:val="28"/>
          <w:rtl/>
        </w:rPr>
        <w:t xml:space="preserve"> </w:t>
      </w:r>
      <w:r w:rsidR="002B27D9">
        <w:rPr>
          <w:rFonts w:cs="B Nazanin" w:hint="cs"/>
          <w:sz w:val="28"/>
          <w:szCs w:val="28"/>
          <w:rtl/>
        </w:rPr>
        <w:t>ارائ</w:t>
      </w:r>
      <w:ins w:id="154" w:author="Windows User" w:date="2019-11-09T23:33:00Z">
        <w:r w:rsidR="00370D19">
          <w:rPr>
            <w:rFonts w:cs="B Nazanin" w:hint="cs"/>
            <w:sz w:val="28"/>
            <w:szCs w:val="28"/>
            <w:rtl/>
          </w:rPr>
          <w:t>ۀ</w:t>
        </w:r>
      </w:ins>
      <w:del w:id="155" w:author="Windows User" w:date="2019-11-09T23:33:00Z">
        <w:r w:rsidR="002B27D9" w:rsidDel="00370D19">
          <w:rPr>
            <w:rFonts w:cs="B Nazanin" w:hint="cs"/>
            <w:sz w:val="28"/>
            <w:szCs w:val="28"/>
            <w:rtl/>
          </w:rPr>
          <w:delText>ه</w:delText>
        </w:r>
      </w:del>
      <w:r w:rsidR="002B27D9">
        <w:rPr>
          <w:rFonts w:cs="B Nazanin" w:hint="cs"/>
          <w:sz w:val="28"/>
          <w:szCs w:val="28"/>
          <w:rtl/>
        </w:rPr>
        <w:t xml:space="preserve"> </w:t>
      </w:r>
      <w:r w:rsidRPr="00612AE7">
        <w:rPr>
          <w:rFonts w:cs="B Nazanin"/>
          <w:sz w:val="28"/>
          <w:szCs w:val="28"/>
          <w:rtl/>
        </w:rPr>
        <w:t>تصو</w:t>
      </w:r>
      <w:r w:rsidRPr="00612AE7">
        <w:rPr>
          <w:rFonts w:cs="B Nazanin" w:hint="cs"/>
          <w:sz w:val="28"/>
          <w:szCs w:val="28"/>
          <w:rtl/>
        </w:rPr>
        <w:t>ی</w:t>
      </w:r>
      <w:r w:rsidRPr="00612AE7">
        <w:rPr>
          <w:rFonts w:cs="B Nazanin" w:hint="eastAsia"/>
          <w:sz w:val="28"/>
          <w:szCs w:val="28"/>
          <w:rtl/>
        </w:rPr>
        <w:t>ر</w:t>
      </w:r>
      <w:r w:rsidRPr="00612AE7">
        <w:rPr>
          <w:rFonts w:cs="B Nazanin" w:hint="cs"/>
          <w:sz w:val="28"/>
          <w:szCs w:val="28"/>
          <w:rtl/>
        </w:rPr>
        <w:t>ی</w:t>
      </w:r>
      <w:r w:rsidRPr="00612AE7">
        <w:rPr>
          <w:rFonts w:cs="B Nazanin"/>
          <w:sz w:val="28"/>
          <w:szCs w:val="28"/>
          <w:rtl/>
        </w:rPr>
        <w:t xml:space="preserve"> جذاب </w:t>
      </w:r>
      <w:r w:rsidR="002B27D9">
        <w:rPr>
          <w:rFonts w:cs="B Nazanin" w:hint="cs"/>
          <w:sz w:val="28"/>
          <w:szCs w:val="28"/>
          <w:rtl/>
        </w:rPr>
        <w:t>و ارزش</w:t>
      </w:r>
      <w:ins w:id="156" w:author="Windows User" w:date="2019-11-09T23:33:00Z">
        <w:r w:rsidR="00370D19">
          <w:rPr>
            <w:rFonts w:cs="B Nazanin" w:hint="cs"/>
            <w:sz w:val="28"/>
            <w:szCs w:val="28"/>
            <w:rtl/>
          </w:rPr>
          <w:t>‌</w:t>
        </w:r>
      </w:ins>
      <w:del w:id="157" w:author="Windows User" w:date="2019-11-09T23:33:00Z">
        <w:r w:rsidR="002B27D9" w:rsidDel="00370D1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2B27D9">
        <w:rPr>
          <w:rFonts w:cs="B Nazanin" w:hint="cs"/>
          <w:sz w:val="28"/>
          <w:szCs w:val="28"/>
          <w:rtl/>
        </w:rPr>
        <w:t xml:space="preserve">های مثبت </w:t>
      </w:r>
      <w:r w:rsidRPr="00612AE7">
        <w:rPr>
          <w:rFonts w:cs="B Nazanin"/>
          <w:sz w:val="28"/>
          <w:szCs w:val="28"/>
          <w:rtl/>
        </w:rPr>
        <w:t>هم</w:t>
      </w:r>
      <w:r w:rsidRPr="00612AE7">
        <w:rPr>
          <w:rFonts w:cs="B Nazanin" w:hint="cs"/>
          <w:sz w:val="28"/>
          <w:szCs w:val="28"/>
          <w:rtl/>
        </w:rPr>
        <w:t>ی</w:t>
      </w:r>
      <w:r w:rsidRPr="00612AE7">
        <w:rPr>
          <w:rFonts w:cs="B Nazanin" w:hint="eastAsia"/>
          <w:sz w:val="28"/>
          <w:szCs w:val="28"/>
          <w:rtl/>
        </w:rPr>
        <w:t>شه</w:t>
      </w:r>
      <w:r w:rsidRPr="00612AE7">
        <w:rPr>
          <w:rFonts w:cs="B Nazanin"/>
          <w:sz w:val="28"/>
          <w:szCs w:val="28"/>
          <w:rtl/>
        </w:rPr>
        <w:t xml:space="preserve"> </w:t>
      </w:r>
      <w:r w:rsidR="003B2DF0">
        <w:rPr>
          <w:rFonts w:cs="B Nazanin" w:hint="cs"/>
          <w:sz w:val="28"/>
          <w:szCs w:val="28"/>
          <w:rtl/>
        </w:rPr>
        <w:t>مظهر و جلوه</w:t>
      </w:r>
      <w:ins w:id="158" w:author="Windows User" w:date="2019-11-09T23:33:00Z">
        <w:r w:rsidR="00370D19">
          <w:rPr>
            <w:rFonts w:cs="B Nazanin" w:hint="cs"/>
            <w:sz w:val="28"/>
            <w:szCs w:val="28"/>
            <w:rtl/>
          </w:rPr>
          <w:t>‌</w:t>
        </w:r>
      </w:ins>
      <w:del w:id="159" w:author="Windows User" w:date="2019-11-09T23:33:00Z">
        <w:r w:rsidR="003B2DF0" w:rsidDel="00370D1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3B2DF0">
        <w:rPr>
          <w:rFonts w:cs="B Nazanin" w:hint="cs"/>
          <w:sz w:val="28"/>
          <w:szCs w:val="28"/>
          <w:rtl/>
        </w:rPr>
        <w:t xml:space="preserve">ای از </w:t>
      </w:r>
      <w:r w:rsidRPr="00612AE7">
        <w:rPr>
          <w:rFonts w:cs="B Nazanin"/>
          <w:sz w:val="28"/>
          <w:szCs w:val="28"/>
          <w:rtl/>
        </w:rPr>
        <w:t>قدرت سخت است</w:t>
      </w:r>
      <w:r w:rsidRPr="00612AE7">
        <w:rPr>
          <w:rFonts w:cs="B Nazanin" w:hint="cs"/>
          <w:sz w:val="28"/>
          <w:szCs w:val="28"/>
          <w:rtl/>
        </w:rPr>
        <w:t>.</w:t>
      </w:r>
      <w:del w:id="160" w:author="Windows User" w:date="2019-11-09T23:34:00Z">
        <w:r w:rsidRPr="00612AE7" w:rsidDel="00370D19">
          <w:rPr>
            <w:rFonts w:cs="B Nazanin" w:hint="cs"/>
            <w:sz w:val="28"/>
            <w:szCs w:val="28"/>
            <w:rtl/>
          </w:rPr>
          <w:delText xml:space="preserve"> </w:delText>
        </w:r>
      </w:del>
    </w:p>
    <w:p w:rsidR="003B2DF0" w:rsidRDefault="003B2DF0" w:rsidP="005D17DA">
      <w:pPr>
        <w:bidi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هیچ کشوری بدون داشتن ارتش قوی و کارآمد</w:t>
      </w:r>
      <w:ins w:id="161" w:author="Windows User" w:date="2019-11-09T23:34:00Z">
        <w:r w:rsidR="00370D19">
          <w:rPr>
            <w:rFonts w:cs="B Nazanin" w:hint="cs"/>
            <w:sz w:val="28"/>
            <w:szCs w:val="28"/>
            <w:rtl/>
          </w:rPr>
          <w:t>،</w:t>
        </w:r>
      </w:ins>
      <w:del w:id="162" w:author="Windows User" w:date="2019-11-09T23:34:00Z">
        <w:r w:rsidDel="00370D19">
          <w:rPr>
            <w:rFonts w:cs="B Nazanin" w:hint="cs"/>
            <w:sz w:val="28"/>
            <w:szCs w:val="28"/>
            <w:rtl/>
          </w:rPr>
          <w:delText>؛</w:delText>
        </w:r>
      </w:del>
      <w:r>
        <w:rPr>
          <w:rFonts w:cs="B Nazanin" w:hint="cs"/>
          <w:sz w:val="28"/>
          <w:szCs w:val="28"/>
          <w:rtl/>
        </w:rPr>
        <w:t xml:space="preserve"> اقتصاد رقابت</w:t>
      </w:r>
      <w:ins w:id="163" w:author="Windows User" w:date="2019-11-09T23:34:00Z">
        <w:r w:rsidR="00370D19">
          <w:rPr>
            <w:rFonts w:cs="B Nazanin" w:hint="cs"/>
            <w:sz w:val="28"/>
            <w:szCs w:val="28"/>
            <w:rtl/>
          </w:rPr>
          <w:t>‌</w:t>
        </w:r>
      </w:ins>
      <w:del w:id="164" w:author="Windows User" w:date="2019-11-09T23:34:00Z">
        <w:r w:rsidDel="00370D19">
          <w:rPr>
            <w:rFonts w:cs="B Nazanin" w:hint="cs"/>
            <w:sz w:val="28"/>
            <w:szCs w:val="28"/>
            <w:rtl/>
          </w:rPr>
          <w:delText xml:space="preserve"> </w:delText>
        </w:r>
      </w:del>
      <w:r>
        <w:rPr>
          <w:rFonts w:cs="B Nazanin" w:hint="cs"/>
          <w:sz w:val="28"/>
          <w:szCs w:val="28"/>
          <w:rtl/>
        </w:rPr>
        <w:t>پذیر و تاریخ و فرهنگ توسعه</w:t>
      </w:r>
      <w:ins w:id="165" w:author="Windows User" w:date="2019-11-09T23:34:00Z">
        <w:r w:rsidR="00370D19">
          <w:rPr>
            <w:rFonts w:cs="B Nazanin" w:hint="cs"/>
            <w:sz w:val="28"/>
            <w:szCs w:val="28"/>
            <w:rtl/>
          </w:rPr>
          <w:t>‌</w:t>
        </w:r>
      </w:ins>
      <w:del w:id="166" w:author="Windows User" w:date="2019-11-09T23:34:00Z">
        <w:r w:rsidDel="00370D1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347FBE">
        <w:rPr>
          <w:rFonts w:cs="B Nazanin" w:hint="cs"/>
          <w:sz w:val="28"/>
          <w:szCs w:val="28"/>
          <w:rtl/>
        </w:rPr>
        <w:t>یافته نمی</w:t>
      </w:r>
      <w:ins w:id="167" w:author="Windows User" w:date="2019-11-09T23:34:00Z">
        <w:r w:rsidR="00370D19">
          <w:rPr>
            <w:rFonts w:cs="B Nazanin" w:hint="cs"/>
            <w:sz w:val="28"/>
            <w:szCs w:val="28"/>
            <w:rtl/>
          </w:rPr>
          <w:t>‌</w:t>
        </w:r>
      </w:ins>
      <w:del w:id="168" w:author="Windows User" w:date="2019-11-09T23:34:00Z">
        <w:r w:rsidR="00347FBE" w:rsidDel="00370D1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347FBE">
        <w:rPr>
          <w:rFonts w:cs="B Nazanin" w:hint="cs"/>
          <w:sz w:val="28"/>
          <w:szCs w:val="28"/>
          <w:rtl/>
        </w:rPr>
        <w:t>تواند قدرت نرم خود را</w:t>
      </w:r>
      <w:r>
        <w:rPr>
          <w:rFonts w:cs="B Nazanin" w:hint="cs"/>
          <w:sz w:val="28"/>
          <w:szCs w:val="28"/>
          <w:rtl/>
        </w:rPr>
        <w:t xml:space="preserve"> در جهان امروز اعمال </w:t>
      </w:r>
      <w:ins w:id="169" w:author="Windows User" w:date="2019-11-09T23:34:00Z">
        <w:r w:rsidR="00370D19">
          <w:rPr>
            <w:rFonts w:cs="B Nazanin" w:hint="cs"/>
            <w:sz w:val="28"/>
            <w:szCs w:val="28"/>
            <w:rtl/>
          </w:rPr>
          <w:t>کند</w:t>
        </w:r>
      </w:ins>
      <w:del w:id="170" w:author="Windows User" w:date="2019-11-09T23:34:00Z">
        <w:r w:rsidDel="00370D19">
          <w:rPr>
            <w:rFonts w:cs="B Nazanin" w:hint="cs"/>
            <w:sz w:val="28"/>
            <w:szCs w:val="28"/>
            <w:rtl/>
          </w:rPr>
          <w:delText>نماید</w:delText>
        </w:r>
      </w:del>
      <w:r>
        <w:rPr>
          <w:rFonts w:cs="B Nazanin" w:hint="cs"/>
          <w:sz w:val="28"/>
          <w:szCs w:val="28"/>
          <w:rtl/>
        </w:rPr>
        <w:t>. کشورهای مختلف از توانایی</w:t>
      </w:r>
      <w:ins w:id="171" w:author="Windows User" w:date="2019-11-09T23:34:00Z">
        <w:r w:rsidR="00370D19">
          <w:rPr>
            <w:rFonts w:cs="B Nazanin" w:hint="cs"/>
            <w:sz w:val="28"/>
            <w:szCs w:val="28"/>
            <w:rtl/>
          </w:rPr>
          <w:t>‌</w:t>
        </w:r>
      </w:ins>
      <w:del w:id="172" w:author="Windows User" w:date="2019-11-09T23:34:00Z">
        <w:r w:rsidDel="00370D19">
          <w:rPr>
            <w:rFonts w:cs="B Nazanin" w:hint="cs"/>
            <w:sz w:val="28"/>
            <w:szCs w:val="28"/>
            <w:rtl/>
          </w:rPr>
          <w:delText xml:space="preserve"> </w:delText>
        </w:r>
      </w:del>
      <w:r>
        <w:rPr>
          <w:rFonts w:cs="B Nazanin" w:hint="cs"/>
          <w:sz w:val="28"/>
          <w:szCs w:val="28"/>
          <w:rtl/>
        </w:rPr>
        <w:t>ها و امکانات م</w:t>
      </w:r>
      <w:ins w:id="173" w:author="Windows User" w:date="2019-11-09T23:34:00Z">
        <w:r w:rsidR="00370D19">
          <w:rPr>
            <w:rFonts w:cs="B Nazanin" w:hint="cs"/>
            <w:sz w:val="28"/>
            <w:szCs w:val="28"/>
            <w:rtl/>
          </w:rPr>
          <w:t>تنوعی</w:t>
        </w:r>
      </w:ins>
      <w:del w:id="174" w:author="Windows User" w:date="2019-11-09T23:34:00Z">
        <w:r w:rsidDel="00370D19">
          <w:rPr>
            <w:rFonts w:cs="B Nazanin" w:hint="cs"/>
            <w:sz w:val="28"/>
            <w:szCs w:val="28"/>
            <w:rtl/>
          </w:rPr>
          <w:delText>ختلفی</w:delText>
        </w:r>
      </w:del>
      <w:r>
        <w:rPr>
          <w:rFonts w:cs="B Nazanin" w:hint="cs"/>
          <w:sz w:val="28"/>
          <w:szCs w:val="28"/>
          <w:rtl/>
        </w:rPr>
        <w:t xml:space="preserve"> برای اعمال قدرت نرم برخوردار هستند</w:t>
      </w:r>
      <w:del w:id="175" w:author="Windows User" w:date="2019-11-09T23:34:00Z">
        <w:r w:rsidDel="00370D1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407E09">
        <w:rPr>
          <w:rFonts w:cs="B Nazanin" w:hint="cs"/>
          <w:sz w:val="28"/>
          <w:szCs w:val="28"/>
          <w:rtl/>
        </w:rPr>
        <w:t>.</w:t>
      </w:r>
      <w:del w:id="176" w:author="Windows User" w:date="2019-11-09T23:34:00Z">
        <w:r w:rsidR="00407E09" w:rsidDel="00370D19">
          <w:rPr>
            <w:rFonts w:cs="B Nazanin" w:hint="cs"/>
            <w:sz w:val="28"/>
            <w:szCs w:val="28"/>
            <w:rtl/>
          </w:rPr>
          <w:delText xml:space="preserve"> خود</w:delText>
        </w:r>
      </w:del>
      <w:r w:rsidR="00407E09">
        <w:rPr>
          <w:rFonts w:cs="B Nazanin" w:hint="cs"/>
          <w:sz w:val="28"/>
          <w:szCs w:val="28"/>
          <w:rtl/>
        </w:rPr>
        <w:t xml:space="preserve"> مفهوم قدرت نرم در کشورهای پذیر</w:t>
      </w:r>
      <w:r w:rsidR="00347FBE">
        <w:rPr>
          <w:rFonts w:cs="B Nazanin" w:hint="cs"/>
          <w:sz w:val="28"/>
          <w:szCs w:val="28"/>
          <w:rtl/>
        </w:rPr>
        <w:t>ند</w:t>
      </w:r>
      <w:ins w:id="177" w:author="Windows User" w:date="2019-11-09T23:35:00Z">
        <w:r w:rsidR="00370D19">
          <w:rPr>
            <w:rFonts w:cs="B Nazanin" w:hint="cs"/>
            <w:sz w:val="28"/>
            <w:szCs w:val="28"/>
            <w:rtl/>
          </w:rPr>
          <w:t>ه،</w:t>
        </w:r>
      </w:ins>
      <w:del w:id="178" w:author="Windows User" w:date="2019-11-09T23:34:00Z">
        <w:r w:rsidR="00347FBE" w:rsidDel="00370D19">
          <w:rPr>
            <w:rFonts w:cs="B Nazanin" w:hint="cs"/>
            <w:sz w:val="28"/>
            <w:szCs w:val="28"/>
            <w:rtl/>
          </w:rPr>
          <w:delText>ه</w:delText>
        </w:r>
      </w:del>
      <w:r w:rsidR="00347FBE">
        <w:rPr>
          <w:rFonts w:cs="B Nazanin" w:hint="cs"/>
          <w:sz w:val="28"/>
          <w:szCs w:val="28"/>
          <w:rtl/>
        </w:rPr>
        <w:t xml:space="preserve"> خوان</w:t>
      </w:r>
      <w:r w:rsidR="00347FBE" w:rsidRPr="00370D19">
        <w:rPr>
          <w:rFonts w:cs="B Nazanin" w:hint="eastAsia"/>
          <w:sz w:val="28"/>
          <w:szCs w:val="28"/>
          <w:highlight w:val="yellow"/>
          <w:rtl/>
          <w:rPrChange w:id="179" w:author="Windows User" w:date="2019-11-09T23:35:00Z">
            <w:rPr>
              <w:rFonts w:cs="B Nazanin" w:hint="eastAsia"/>
              <w:sz w:val="28"/>
              <w:szCs w:val="28"/>
              <w:rtl/>
            </w:rPr>
          </w:rPrChange>
        </w:rPr>
        <w:t>ش</w:t>
      </w:r>
      <w:ins w:id="180" w:author="Windows User" w:date="2019-11-09T23:35:00Z">
        <w:r w:rsidR="00370D19">
          <w:rPr>
            <w:rFonts w:cs="B Nazanin" w:hint="cs"/>
            <w:sz w:val="28"/>
            <w:szCs w:val="28"/>
            <w:rtl/>
          </w:rPr>
          <w:t>‌</w:t>
        </w:r>
      </w:ins>
      <w:del w:id="181" w:author="Windows User" w:date="2019-11-09T23:35:00Z">
        <w:r w:rsidR="00347FBE" w:rsidDel="00370D19">
          <w:rPr>
            <w:rFonts w:cs="B Nazanin" w:hint="cs"/>
            <w:sz w:val="28"/>
            <w:szCs w:val="28"/>
            <w:rtl/>
          </w:rPr>
          <w:delText xml:space="preserve">  </w:delText>
        </w:r>
      </w:del>
      <w:r w:rsidR="00347FBE">
        <w:rPr>
          <w:rFonts w:cs="B Nazanin" w:hint="cs"/>
          <w:sz w:val="28"/>
          <w:szCs w:val="28"/>
          <w:rtl/>
        </w:rPr>
        <w:t>ها</w:t>
      </w:r>
      <w:ins w:id="182" w:author="Windows User" w:date="2019-11-09T23:35:00Z">
        <w:r w:rsidR="00370D19">
          <w:rPr>
            <w:rFonts w:cs="B Nazanin" w:hint="cs"/>
            <w:sz w:val="28"/>
            <w:szCs w:val="28"/>
            <w:rtl/>
          </w:rPr>
          <w:t>ی</w:t>
        </w:r>
      </w:ins>
      <w:del w:id="183" w:author="Windows User" w:date="2019-11-09T23:35:00Z">
        <w:r w:rsidR="00347FBE" w:rsidDel="00370D19">
          <w:rPr>
            <w:rFonts w:cs="B Nazanin" w:hint="cs"/>
            <w:sz w:val="28"/>
            <w:szCs w:val="28"/>
            <w:rtl/>
          </w:rPr>
          <w:delText>ی</w:delText>
        </w:r>
      </w:del>
      <w:r w:rsidR="00347FBE">
        <w:rPr>
          <w:rFonts w:cs="B Nazanin" w:hint="cs"/>
          <w:sz w:val="28"/>
          <w:szCs w:val="28"/>
          <w:rtl/>
        </w:rPr>
        <w:t xml:space="preserve"> </w:t>
      </w:r>
      <w:r w:rsidR="00407E09">
        <w:rPr>
          <w:rFonts w:cs="B Nazanin" w:hint="cs"/>
          <w:sz w:val="28"/>
          <w:szCs w:val="28"/>
          <w:rtl/>
        </w:rPr>
        <w:t>مختلف و متفاوتی دارد. درک اینکه چگونه از قدرت نرم  استفاده می</w:t>
      </w:r>
      <w:ins w:id="184" w:author="Windows User" w:date="2019-11-09T23:35:00Z">
        <w:r w:rsidR="00370D19">
          <w:rPr>
            <w:rFonts w:cs="B Nazanin" w:hint="cs"/>
            <w:sz w:val="28"/>
            <w:szCs w:val="28"/>
            <w:rtl/>
          </w:rPr>
          <w:t>‌</w:t>
        </w:r>
      </w:ins>
      <w:del w:id="185" w:author="Windows User" w:date="2019-11-09T23:35:00Z">
        <w:r w:rsidR="00407E09" w:rsidDel="00370D1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407E09">
        <w:rPr>
          <w:rFonts w:cs="B Nazanin" w:hint="cs"/>
          <w:sz w:val="28"/>
          <w:szCs w:val="28"/>
          <w:rtl/>
        </w:rPr>
        <w:t>کنند و چه ان</w:t>
      </w:r>
      <w:r w:rsidR="00347FBE">
        <w:rPr>
          <w:rFonts w:cs="B Nazanin" w:hint="cs"/>
          <w:sz w:val="28"/>
          <w:szCs w:val="28"/>
          <w:rtl/>
        </w:rPr>
        <w:t>تظاراتی از اعمال آن متصور است</w:t>
      </w:r>
      <w:del w:id="186" w:author="Windows User" w:date="2019-11-09T23:36:00Z">
        <w:r w:rsidR="00347FBE" w:rsidDel="00370D19">
          <w:rPr>
            <w:rFonts w:cs="B Nazanin" w:hint="cs"/>
            <w:sz w:val="28"/>
            <w:szCs w:val="28"/>
            <w:rtl/>
          </w:rPr>
          <w:delText>؛</w:delText>
        </w:r>
      </w:del>
      <w:r w:rsidR="00347FBE">
        <w:rPr>
          <w:rFonts w:cs="B Nazanin" w:hint="cs"/>
          <w:sz w:val="28"/>
          <w:szCs w:val="28"/>
          <w:rtl/>
        </w:rPr>
        <w:t xml:space="preserve"> </w:t>
      </w:r>
      <w:r w:rsidR="00407E09">
        <w:rPr>
          <w:rFonts w:cs="B Nazanin" w:hint="cs"/>
          <w:sz w:val="28"/>
          <w:szCs w:val="28"/>
          <w:rtl/>
        </w:rPr>
        <w:t xml:space="preserve">درکشورهای مختلف </w:t>
      </w:r>
      <w:ins w:id="187" w:author="Windows User" w:date="2019-11-09T23:36:00Z">
        <w:r w:rsidR="00370D19">
          <w:rPr>
            <w:rFonts w:cs="B Nazanin" w:hint="cs"/>
            <w:sz w:val="28"/>
            <w:szCs w:val="28"/>
            <w:rtl/>
          </w:rPr>
          <w:t>کاملاً</w:t>
        </w:r>
      </w:ins>
      <w:del w:id="188" w:author="Windows User" w:date="2019-11-09T23:36:00Z">
        <w:r w:rsidR="00407E09" w:rsidDel="00370D19">
          <w:rPr>
            <w:rFonts w:cs="B Nazanin" w:hint="cs"/>
            <w:sz w:val="28"/>
            <w:szCs w:val="28"/>
            <w:rtl/>
          </w:rPr>
          <w:delText>بطور اساسی</w:delText>
        </w:r>
      </w:del>
      <w:r w:rsidR="00407E09">
        <w:rPr>
          <w:rFonts w:cs="B Nazanin" w:hint="cs"/>
          <w:sz w:val="28"/>
          <w:szCs w:val="28"/>
          <w:rtl/>
        </w:rPr>
        <w:t xml:space="preserve"> تفاوت دارد.</w:t>
      </w:r>
      <w:del w:id="189" w:author="Shokri" w:date="2019-11-10T01:37:00Z">
        <w:r w:rsidR="00407E09" w:rsidDel="00145AEA">
          <w:rPr>
            <w:rFonts w:cs="B Nazanin" w:hint="cs"/>
            <w:sz w:val="28"/>
            <w:szCs w:val="28"/>
            <w:rtl/>
          </w:rPr>
          <w:delText xml:space="preserve"> </w:delText>
        </w:r>
      </w:del>
    </w:p>
    <w:p w:rsidR="00D30A41" w:rsidRDefault="00B00863" w:rsidP="00552D69">
      <w:pPr>
        <w:bidi/>
        <w:jc w:val="both"/>
        <w:rPr>
          <w:rFonts w:cs="B Nazanin"/>
          <w:sz w:val="28"/>
          <w:szCs w:val="28"/>
          <w:lang w:val="en-US"/>
        </w:rPr>
      </w:pPr>
      <w:r>
        <w:rPr>
          <w:noProof/>
          <w:color w:val="0000FF"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7A5AAFC7" wp14:editId="04165CE2">
            <wp:simplePos x="0" y="0"/>
            <wp:positionH relativeFrom="column">
              <wp:posOffset>-42460</wp:posOffset>
            </wp:positionH>
            <wp:positionV relativeFrom="paragraph">
              <wp:posOffset>35818</wp:posOffset>
            </wp:positionV>
            <wp:extent cx="3836670" cy="2664460"/>
            <wp:effectExtent l="0" t="0" r="0" b="2540"/>
            <wp:wrapSquare wrapText="bothSides"/>
            <wp:docPr id="2" name="Picture 2" descr="Related image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Related image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67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0A41" w:rsidRPr="00612AE7">
        <w:rPr>
          <w:rFonts w:cs="B Nazanin"/>
          <w:sz w:val="28"/>
          <w:szCs w:val="28"/>
          <w:rtl/>
          <w:lang w:val="en-US"/>
        </w:rPr>
        <w:t xml:space="preserve">قدرت نرم 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</w:t>
      </w:r>
      <w:r w:rsidR="00D30A41" w:rsidRPr="00612AE7">
        <w:rPr>
          <w:rFonts w:cs="B Nazanin" w:hint="eastAsia"/>
          <w:sz w:val="28"/>
          <w:szCs w:val="28"/>
          <w:rtl/>
          <w:lang w:val="en-US"/>
        </w:rPr>
        <w:t>ک</w:t>
      </w:r>
      <w:r w:rsidR="00407E09">
        <w:rPr>
          <w:rFonts w:cs="B Nazanin"/>
          <w:sz w:val="28"/>
          <w:szCs w:val="28"/>
          <w:rtl/>
          <w:lang w:val="en-US"/>
        </w:rPr>
        <w:t xml:space="preserve"> ساختار</w:t>
      </w:r>
      <w:r w:rsidR="00407E09">
        <w:rPr>
          <w:rFonts w:cs="B Nazanin" w:hint="cs"/>
          <w:sz w:val="28"/>
          <w:szCs w:val="28"/>
          <w:rtl/>
          <w:lang w:val="en-US"/>
        </w:rPr>
        <w:t xml:space="preserve"> فکری- ارزشی</w:t>
      </w:r>
      <w:r w:rsidR="00D30A41" w:rsidRPr="00612AE7">
        <w:rPr>
          <w:rFonts w:cs="B Nazanin"/>
          <w:sz w:val="28"/>
          <w:szCs w:val="28"/>
          <w:rtl/>
          <w:lang w:val="en-US"/>
        </w:rPr>
        <w:t xml:space="preserve"> چند جهت</w:t>
      </w:r>
      <w:ins w:id="190" w:author="Windows User" w:date="2019-11-09T23:36:00Z">
        <w:r w:rsidR="00370D19">
          <w:rPr>
            <w:rFonts w:cs="B Nazanin" w:hint="cs"/>
            <w:sz w:val="28"/>
            <w:szCs w:val="28"/>
            <w:rtl/>
            <w:lang w:val="en-US"/>
          </w:rPr>
          <w:t>ی</w:t>
        </w:r>
      </w:ins>
      <w:del w:id="191" w:author="Windows User" w:date="2019-11-09T23:36:00Z">
        <w:r w:rsidR="00D30A41" w:rsidRPr="00612AE7" w:rsidDel="00370D19">
          <w:rPr>
            <w:rFonts w:cs="B Nazanin"/>
            <w:sz w:val="28"/>
            <w:szCs w:val="28"/>
            <w:rtl/>
            <w:lang w:val="en-US"/>
          </w:rPr>
          <w:delText>ه</w:delText>
        </w:r>
      </w:del>
      <w:r w:rsidR="00D30A41" w:rsidRPr="00612AE7">
        <w:rPr>
          <w:rFonts w:cs="B Nazanin"/>
          <w:sz w:val="28"/>
          <w:szCs w:val="28"/>
          <w:rtl/>
          <w:lang w:val="en-US"/>
        </w:rPr>
        <w:t xml:space="preserve"> است که از فرهنگ</w:t>
      </w:r>
      <w:ins w:id="192" w:author="Windows User" w:date="2019-11-09T23:36:00Z">
        <w:r w:rsidR="00370D19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193" w:author="Windows User" w:date="2019-11-09T23:36:00Z">
        <w:r w:rsidR="00D30A41" w:rsidRPr="00612AE7" w:rsidDel="00370D19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="00D30A41" w:rsidRPr="00612AE7">
        <w:rPr>
          <w:rFonts w:cs="B Nazanin"/>
          <w:sz w:val="28"/>
          <w:szCs w:val="28"/>
          <w:rtl/>
          <w:lang w:val="en-US"/>
        </w:rPr>
        <w:t>ها</w:t>
      </w:r>
      <w:r w:rsidR="00407E09">
        <w:rPr>
          <w:rFonts w:cs="B Nazanin" w:hint="cs"/>
          <w:sz w:val="28"/>
          <w:szCs w:val="28"/>
          <w:rtl/>
          <w:lang w:val="en-US"/>
        </w:rPr>
        <w:t>ی مختلف و</w:t>
      </w:r>
      <w:ins w:id="194" w:author="Windows User" w:date="2019-11-09T23:36:00Z">
        <w:r w:rsidR="00370D19">
          <w:rPr>
            <w:rFonts w:cs="B Nazanin" w:hint="cs"/>
            <w:sz w:val="28"/>
            <w:szCs w:val="28"/>
            <w:rtl/>
            <w:lang w:val="en-US"/>
          </w:rPr>
          <w:t xml:space="preserve"> </w:t>
        </w:r>
      </w:ins>
      <w:r w:rsidR="00407E09">
        <w:rPr>
          <w:rFonts w:cs="B Nazanin" w:hint="cs"/>
          <w:sz w:val="28"/>
          <w:szCs w:val="28"/>
          <w:rtl/>
          <w:lang w:val="en-US"/>
        </w:rPr>
        <w:t>شیوه</w:t>
      </w:r>
      <w:ins w:id="195" w:author="Windows User" w:date="2019-11-09T23:36:00Z">
        <w:r w:rsidR="00370D19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196" w:author="Windows User" w:date="2019-11-09T23:36:00Z">
        <w:r w:rsidR="00407E09" w:rsidDel="00370D19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="00407E09">
        <w:rPr>
          <w:rFonts w:cs="B Nazanin" w:hint="cs"/>
          <w:sz w:val="28"/>
          <w:szCs w:val="28"/>
          <w:rtl/>
          <w:lang w:val="en-US"/>
        </w:rPr>
        <w:t>های</w:t>
      </w:r>
      <w:del w:id="197" w:author="Windows User" w:date="2019-11-09T23:36:00Z">
        <w:r w:rsidR="00407E09" w:rsidDel="00370D19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="00407E09">
        <w:rPr>
          <w:rFonts w:cs="B Nazanin" w:hint="cs"/>
          <w:sz w:val="28"/>
          <w:szCs w:val="28"/>
          <w:rtl/>
          <w:lang w:val="en-US"/>
        </w:rPr>
        <w:t xml:space="preserve"> سیاسی متفاوت</w:t>
      </w:r>
      <w:del w:id="198" w:author="Windows User" w:date="2019-11-09T23:36:00Z">
        <w:r w:rsidR="00407E09" w:rsidDel="00370D19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="00407E09">
        <w:rPr>
          <w:rFonts w:cs="B Nazanin" w:hint="cs"/>
          <w:sz w:val="28"/>
          <w:szCs w:val="28"/>
          <w:rtl/>
          <w:lang w:val="en-US"/>
        </w:rPr>
        <w:t xml:space="preserve"> نش</w:t>
      </w:r>
      <w:ins w:id="199" w:author="Windows User" w:date="2019-11-09T23:36:00Z">
        <w:r w:rsidR="00370D19">
          <w:rPr>
            <w:rFonts w:cs="B Nazanin" w:hint="cs"/>
            <w:sz w:val="28"/>
            <w:szCs w:val="28"/>
            <w:rtl/>
            <w:lang w:val="en-US"/>
          </w:rPr>
          <w:t>ئ</w:t>
        </w:r>
      </w:ins>
      <w:del w:id="200" w:author="Windows User" w:date="2019-11-09T23:36:00Z">
        <w:r w:rsidR="00407E09" w:rsidDel="00370D19">
          <w:rPr>
            <w:rFonts w:cs="B Nazanin" w:hint="cs"/>
            <w:sz w:val="28"/>
            <w:szCs w:val="28"/>
            <w:rtl/>
            <w:lang w:val="en-US"/>
          </w:rPr>
          <w:delText>ا</w:delText>
        </w:r>
      </w:del>
      <w:r w:rsidR="00407E09">
        <w:rPr>
          <w:rFonts w:cs="B Nazanin" w:hint="cs"/>
          <w:sz w:val="28"/>
          <w:szCs w:val="28"/>
          <w:rtl/>
          <w:lang w:val="en-US"/>
        </w:rPr>
        <w:t>ت می</w:t>
      </w:r>
      <w:ins w:id="201" w:author="Windows User" w:date="2019-11-09T23:36:00Z">
        <w:r w:rsidR="00370D19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202" w:author="Windows User" w:date="2019-11-09T23:36:00Z">
        <w:r w:rsidR="00407E09" w:rsidDel="00370D19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="00347FBE">
        <w:rPr>
          <w:rFonts w:cs="B Nazanin" w:hint="cs"/>
          <w:sz w:val="28"/>
          <w:szCs w:val="28"/>
          <w:rtl/>
          <w:lang w:val="en-US"/>
        </w:rPr>
        <w:t>گیرد</w:t>
      </w:r>
      <w:r w:rsidR="00552D69">
        <w:rPr>
          <w:rFonts w:cs="B Nazanin" w:hint="cs"/>
          <w:sz w:val="28"/>
          <w:szCs w:val="28"/>
          <w:rtl/>
          <w:lang w:val="en-US"/>
        </w:rPr>
        <w:t xml:space="preserve"> و</w:t>
      </w:r>
      <w:del w:id="203" w:author="Windows User" w:date="2019-11-09T23:36:00Z">
        <w:r w:rsidR="00552D69" w:rsidDel="00370D19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="00347FBE">
        <w:rPr>
          <w:rFonts w:cs="B Nazanin" w:hint="cs"/>
          <w:sz w:val="28"/>
          <w:szCs w:val="28"/>
          <w:rtl/>
          <w:lang w:val="en-US"/>
        </w:rPr>
        <w:t xml:space="preserve"> حاصل محیطی است که در آن</w:t>
      </w:r>
      <w:r w:rsidR="00407E09">
        <w:rPr>
          <w:rFonts w:cs="B Nazanin" w:hint="cs"/>
          <w:sz w:val="28"/>
          <w:szCs w:val="28"/>
          <w:rtl/>
          <w:lang w:val="en-US"/>
        </w:rPr>
        <w:t xml:space="preserve"> </w:t>
      </w:r>
      <w:r w:rsidR="00552D69">
        <w:rPr>
          <w:rFonts w:cs="B Nazanin" w:hint="cs"/>
          <w:sz w:val="28"/>
          <w:szCs w:val="28"/>
          <w:rtl/>
          <w:lang w:val="en-US"/>
        </w:rPr>
        <w:t>با جهان</w:t>
      </w:r>
      <w:ins w:id="204" w:author="Windows User" w:date="2019-11-09T23:36:00Z">
        <w:r w:rsidR="00370D19">
          <w:rPr>
            <w:rFonts w:cs="B Nazanin" w:hint="cs"/>
            <w:sz w:val="28"/>
            <w:szCs w:val="28"/>
            <w:rtl/>
            <w:lang w:val="en-US"/>
          </w:rPr>
          <w:t>‌</w:t>
        </w:r>
      </w:ins>
      <w:r w:rsidR="00552D69">
        <w:rPr>
          <w:rFonts w:cs="B Nazanin" w:hint="cs"/>
          <w:sz w:val="28"/>
          <w:szCs w:val="28"/>
          <w:rtl/>
          <w:lang w:val="en-US"/>
        </w:rPr>
        <w:t>بینی خاص و منحصرب</w:t>
      </w:r>
      <w:ins w:id="205" w:author="Windows User" w:date="2019-11-09T23:37:00Z">
        <w:r w:rsidR="00370D19">
          <w:rPr>
            <w:rFonts w:cs="B Nazanin" w:hint="cs"/>
            <w:sz w:val="28"/>
            <w:szCs w:val="28"/>
            <w:rtl/>
            <w:lang w:val="en-US"/>
          </w:rPr>
          <w:t>ه‌</w:t>
        </w:r>
      </w:ins>
      <w:r w:rsidR="00552D69">
        <w:rPr>
          <w:rFonts w:cs="B Nazanin" w:hint="cs"/>
          <w:sz w:val="28"/>
          <w:szCs w:val="28"/>
          <w:rtl/>
          <w:lang w:val="en-US"/>
        </w:rPr>
        <w:t>فرد خود شکل گرفته است.</w:t>
      </w:r>
      <w:del w:id="206" w:author="Windows User" w:date="2019-11-09T23:37:00Z">
        <w:r w:rsidR="00552D69" w:rsidDel="00370D19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  <w:r w:rsidR="00D30A41" w:rsidRPr="00612AE7" w:rsidDel="00370D19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</w:p>
    <w:p w:rsidR="00BD08A0" w:rsidRDefault="00D30A41" w:rsidP="00BD08A0">
      <w:pPr>
        <w:bidi/>
        <w:jc w:val="both"/>
        <w:rPr>
          <w:rFonts w:cs="B Nazanin"/>
          <w:sz w:val="28"/>
          <w:szCs w:val="28"/>
          <w:rtl/>
          <w:lang w:val="en-US"/>
        </w:rPr>
      </w:pPr>
      <w:r w:rsidRPr="00612AE7">
        <w:rPr>
          <w:rFonts w:cs="B Nazanin"/>
          <w:sz w:val="28"/>
          <w:szCs w:val="28"/>
          <w:rtl/>
          <w:lang w:val="en-US"/>
        </w:rPr>
        <w:t>در رابطه با قرق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زستان</w:t>
      </w:r>
      <w:r w:rsidRPr="00612AE7">
        <w:rPr>
          <w:rFonts w:cs="B Nazanin"/>
          <w:sz w:val="28"/>
          <w:szCs w:val="28"/>
          <w:rtl/>
          <w:lang w:val="en-US"/>
        </w:rPr>
        <w:t xml:space="preserve"> و هر کشور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/>
          <w:sz w:val="28"/>
          <w:szCs w:val="28"/>
          <w:rtl/>
          <w:lang w:val="en-US"/>
        </w:rPr>
        <w:t xml:space="preserve"> که</w:t>
      </w:r>
      <w:del w:id="207" w:author="Windows User" w:date="2019-11-09T23:37:00Z">
        <w:r w:rsidRPr="00612AE7" w:rsidDel="00370D19">
          <w:rPr>
            <w:rFonts w:cs="B Nazanin"/>
            <w:sz w:val="28"/>
            <w:szCs w:val="28"/>
            <w:rtl/>
            <w:lang w:val="en-US"/>
          </w:rPr>
          <w:delText xml:space="preserve"> </w:delText>
        </w:r>
        <w:r w:rsidRPr="00612AE7" w:rsidDel="00370D19">
          <w:rPr>
            <w:rFonts w:cs="B Nazanin" w:hint="cs"/>
            <w:sz w:val="28"/>
            <w:szCs w:val="28"/>
            <w:rtl/>
            <w:lang w:bidi="fa-IR"/>
          </w:rPr>
          <w:delText>دارای</w:delText>
        </w:r>
      </w:del>
      <w:r w:rsidRPr="00612AE7">
        <w:rPr>
          <w:rFonts w:cs="B Nazanin" w:hint="cs"/>
          <w:sz w:val="28"/>
          <w:szCs w:val="28"/>
          <w:rtl/>
          <w:lang w:bidi="fa-IR"/>
        </w:rPr>
        <w:t xml:space="preserve"> استقلال کامل </w:t>
      </w:r>
      <w:r w:rsidRPr="00612AE7">
        <w:rPr>
          <w:rFonts w:cs="B Nazanin"/>
          <w:sz w:val="28"/>
          <w:szCs w:val="28"/>
          <w:rtl/>
          <w:lang w:val="en-US"/>
        </w:rPr>
        <w:t>مال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،</w:t>
      </w:r>
      <w:r w:rsidRPr="00612AE7">
        <w:rPr>
          <w:rFonts w:cs="B Nazanin"/>
          <w:sz w:val="28"/>
          <w:szCs w:val="28"/>
          <w:rtl/>
          <w:lang w:val="en-US"/>
        </w:rPr>
        <w:t xml:space="preserve"> اقتصاد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،</w:t>
      </w:r>
      <w:r w:rsidRPr="00612AE7">
        <w:rPr>
          <w:rFonts w:cs="B Nazanin"/>
          <w:sz w:val="28"/>
          <w:szCs w:val="28"/>
          <w:rtl/>
          <w:lang w:val="en-US"/>
        </w:rPr>
        <w:t xml:space="preserve"> ا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دئولوژ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ک</w:t>
      </w:r>
      <w:r w:rsidRPr="00612AE7">
        <w:rPr>
          <w:rFonts w:cs="B Nazanin"/>
          <w:sz w:val="28"/>
          <w:szCs w:val="28"/>
          <w:rtl/>
          <w:lang w:val="en-US"/>
        </w:rPr>
        <w:t xml:space="preserve"> و غ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ره</w:t>
      </w:r>
      <w:r w:rsidR="00552D69">
        <w:rPr>
          <w:rFonts w:cs="B Nazanin" w:hint="cs"/>
          <w:sz w:val="28"/>
          <w:szCs w:val="28"/>
          <w:rtl/>
          <w:lang w:val="en-US"/>
        </w:rPr>
        <w:t xml:space="preserve"> </w:t>
      </w:r>
      <w:ins w:id="208" w:author="Windows User" w:date="2019-11-09T23:37:00Z">
        <w:r w:rsidR="00370D19">
          <w:rPr>
            <w:rFonts w:cs="B Nazanin" w:hint="cs"/>
            <w:sz w:val="28"/>
            <w:szCs w:val="28"/>
            <w:rtl/>
            <w:lang w:val="en-US"/>
          </w:rPr>
          <w:t>ندارد</w:t>
        </w:r>
      </w:ins>
      <w:del w:id="209" w:author="Windows User" w:date="2019-11-09T23:37:00Z">
        <w:r w:rsidR="00552D69" w:rsidDel="00370D19">
          <w:rPr>
            <w:rFonts w:cs="B Nazanin" w:hint="cs"/>
            <w:sz w:val="28"/>
            <w:szCs w:val="28"/>
            <w:rtl/>
            <w:lang w:val="en-US"/>
          </w:rPr>
          <w:delText xml:space="preserve">نیست </w:delText>
        </w:r>
      </w:del>
      <w:r w:rsidRPr="00612AE7">
        <w:rPr>
          <w:rFonts w:cs="B Nazanin"/>
          <w:sz w:val="28"/>
          <w:szCs w:val="28"/>
          <w:rtl/>
          <w:lang w:val="en-US"/>
        </w:rPr>
        <w:t xml:space="preserve">، قدرت نرم 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ک</w:t>
      </w:r>
      <w:r w:rsidRPr="00612AE7">
        <w:rPr>
          <w:rFonts w:cs="B Nazanin"/>
          <w:sz w:val="28"/>
          <w:szCs w:val="28"/>
          <w:rtl/>
          <w:lang w:val="en-US"/>
        </w:rPr>
        <w:t xml:space="preserve"> مجموع</w:t>
      </w:r>
      <w:ins w:id="210" w:author="Windows User" w:date="2019-11-09T23:37:00Z">
        <w:r w:rsidR="00370D19">
          <w:rPr>
            <w:rFonts w:cs="B Nazanin" w:hint="cs"/>
            <w:sz w:val="28"/>
            <w:szCs w:val="28"/>
            <w:rtl/>
            <w:lang w:val="en-US"/>
          </w:rPr>
          <w:t>ۀ</w:t>
        </w:r>
      </w:ins>
      <w:del w:id="211" w:author="Windows User" w:date="2019-11-09T23:37:00Z">
        <w:r w:rsidRPr="00612AE7" w:rsidDel="00370D19">
          <w:rPr>
            <w:rFonts w:cs="B Nazanin"/>
            <w:sz w:val="28"/>
            <w:szCs w:val="28"/>
            <w:rtl/>
            <w:lang w:val="en-US"/>
          </w:rPr>
          <w:delText>ه</w:delText>
        </w:r>
      </w:del>
      <w:r w:rsidRPr="00612AE7">
        <w:rPr>
          <w:rFonts w:cs="B Nazanin"/>
          <w:sz w:val="28"/>
          <w:szCs w:val="28"/>
          <w:rtl/>
          <w:lang w:val="en-US"/>
        </w:rPr>
        <w:t xml:space="preserve"> استاندارد از اقدامات برخ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/>
          <w:sz w:val="28"/>
          <w:szCs w:val="28"/>
          <w:rtl/>
          <w:lang w:val="en-US"/>
        </w:rPr>
        <w:t xml:space="preserve"> از باز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="00552D69">
        <w:rPr>
          <w:rFonts w:cs="B Nazanin" w:hint="cs"/>
          <w:sz w:val="28"/>
          <w:szCs w:val="28"/>
          <w:rtl/>
          <w:lang w:val="en-US"/>
        </w:rPr>
        <w:t>گران</w:t>
      </w:r>
      <w:r w:rsidR="00552D69">
        <w:rPr>
          <w:rFonts w:cs="B Nazanin"/>
          <w:sz w:val="28"/>
          <w:szCs w:val="28"/>
          <w:rtl/>
          <w:lang w:val="en-US"/>
        </w:rPr>
        <w:t xml:space="preserve"> </w:t>
      </w:r>
      <w:r w:rsidR="00347FBE">
        <w:rPr>
          <w:rFonts w:cs="B Nazanin" w:hint="cs"/>
          <w:sz w:val="28"/>
          <w:szCs w:val="28"/>
          <w:rtl/>
          <w:lang w:val="en-US"/>
        </w:rPr>
        <w:t>ژ</w:t>
      </w:r>
      <w:r w:rsidR="00552D69">
        <w:rPr>
          <w:rFonts w:cs="B Nazanin" w:hint="cs"/>
          <w:sz w:val="28"/>
          <w:szCs w:val="28"/>
          <w:rtl/>
          <w:lang w:val="en-US"/>
        </w:rPr>
        <w:t xml:space="preserve">ئوپولیتیک </w:t>
      </w:r>
      <w:r w:rsidRPr="00612AE7">
        <w:rPr>
          <w:rFonts w:cs="B Nazanin"/>
          <w:sz w:val="28"/>
          <w:szCs w:val="28"/>
          <w:rtl/>
          <w:lang w:val="en-US"/>
        </w:rPr>
        <w:t>با هدف به</w:t>
      </w:r>
      <w:ins w:id="212" w:author="Windows User" w:date="2019-11-09T23:37:00Z">
        <w:r w:rsidR="00370D19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213" w:author="Windows User" w:date="2019-11-09T23:37:00Z">
        <w:r w:rsidRPr="00612AE7" w:rsidDel="00370D19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Pr="00612AE7">
        <w:rPr>
          <w:rFonts w:cs="B Nazanin"/>
          <w:sz w:val="28"/>
          <w:szCs w:val="28"/>
          <w:rtl/>
          <w:lang w:val="en-US"/>
        </w:rPr>
        <w:t>دست</w:t>
      </w:r>
      <w:ins w:id="214" w:author="Windows User" w:date="2019-11-09T23:37:00Z">
        <w:r w:rsidR="00370D19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215" w:author="Windows User" w:date="2019-11-09T23:37:00Z">
        <w:r w:rsidRPr="00612AE7" w:rsidDel="00370D19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Pr="00612AE7">
        <w:rPr>
          <w:rFonts w:cs="B Nazanin"/>
          <w:sz w:val="28"/>
          <w:szCs w:val="28"/>
          <w:rtl/>
          <w:lang w:val="en-US"/>
        </w:rPr>
        <w:t>آوردن منافع تاکت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ک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/>
          <w:sz w:val="28"/>
          <w:szCs w:val="28"/>
          <w:rtl/>
          <w:lang w:val="en-US"/>
        </w:rPr>
        <w:t xml:space="preserve"> 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ا</w:t>
      </w:r>
      <w:r w:rsidRPr="00612AE7">
        <w:rPr>
          <w:rFonts w:cs="B Nazanin"/>
          <w:sz w:val="28"/>
          <w:szCs w:val="28"/>
          <w:rtl/>
          <w:lang w:val="en-US"/>
        </w:rPr>
        <w:t xml:space="preserve"> استراتژ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ک</w:t>
      </w:r>
      <w:r w:rsidRPr="00612AE7">
        <w:rPr>
          <w:rFonts w:cs="B Nazanin"/>
          <w:sz w:val="28"/>
          <w:szCs w:val="28"/>
          <w:rtl/>
          <w:lang w:val="en-US"/>
        </w:rPr>
        <w:t xml:space="preserve"> است. علاوه بر ا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ن،</w:t>
      </w:r>
      <w:r w:rsidRPr="00612AE7">
        <w:rPr>
          <w:rFonts w:cs="B Nazanin"/>
          <w:sz w:val="28"/>
          <w:szCs w:val="28"/>
          <w:rtl/>
          <w:lang w:val="en-US"/>
        </w:rPr>
        <w:t xml:space="preserve"> با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د</w:t>
      </w:r>
      <w:r w:rsidRPr="00612AE7">
        <w:rPr>
          <w:rFonts w:cs="B Nazanin"/>
          <w:sz w:val="28"/>
          <w:szCs w:val="28"/>
          <w:rtl/>
          <w:lang w:val="en-US"/>
        </w:rPr>
        <w:t xml:space="preserve"> به</w:t>
      </w:r>
      <w:ins w:id="216" w:author="Windows User" w:date="2019-11-10T05:24:00Z">
        <w:r w:rsidR="00D65B8C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217" w:author="Windows User" w:date="2019-11-10T05:24:00Z">
        <w:r w:rsidRPr="00612AE7" w:rsidDel="00D65B8C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Pr="00612AE7">
        <w:rPr>
          <w:rFonts w:cs="B Nazanin"/>
          <w:sz w:val="28"/>
          <w:szCs w:val="28"/>
          <w:rtl/>
          <w:lang w:val="en-US"/>
        </w:rPr>
        <w:t>وضوح مفاه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م</w:t>
      </w:r>
      <w:r w:rsidRPr="00612AE7">
        <w:rPr>
          <w:rFonts w:cs="B Nazanin"/>
          <w:sz w:val="28"/>
          <w:szCs w:val="28"/>
          <w:rtl/>
          <w:lang w:val="en-US"/>
        </w:rPr>
        <w:t xml:space="preserve"> بس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ار</w:t>
      </w:r>
      <w:r w:rsidRPr="00612AE7">
        <w:rPr>
          <w:rFonts w:cs="B Nazanin"/>
          <w:sz w:val="28"/>
          <w:szCs w:val="28"/>
          <w:rtl/>
          <w:lang w:val="en-US"/>
        </w:rPr>
        <w:t xml:space="preserve"> مشابه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/>
          <w:sz w:val="28"/>
          <w:szCs w:val="28"/>
          <w:rtl/>
          <w:lang w:val="en-US"/>
        </w:rPr>
        <w:t xml:space="preserve"> را تشخ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ص</w:t>
      </w:r>
      <w:r w:rsidRPr="00612AE7">
        <w:rPr>
          <w:rFonts w:cs="B Nazanin"/>
          <w:sz w:val="28"/>
          <w:szCs w:val="28"/>
          <w:rtl/>
          <w:lang w:val="en-US"/>
        </w:rPr>
        <w:t xml:space="preserve"> داد</w:t>
      </w:r>
      <w:ins w:id="218" w:author="Windows User" w:date="2019-11-09T23:38:00Z">
        <w:r w:rsidR="00D06911">
          <w:rPr>
            <w:rFonts w:cs="B Nazanin" w:hint="cs"/>
            <w:sz w:val="28"/>
            <w:szCs w:val="28"/>
            <w:rtl/>
            <w:lang w:val="en-US"/>
          </w:rPr>
          <w:t>؛ مثلاً</w:t>
        </w:r>
      </w:ins>
      <w:del w:id="219" w:author="Windows User" w:date="2019-11-09T23:38:00Z">
        <w:r w:rsidRPr="00612AE7" w:rsidDel="00D06911">
          <w:rPr>
            <w:rFonts w:cs="B Nazanin"/>
            <w:sz w:val="28"/>
            <w:szCs w:val="28"/>
            <w:rtl/>
            <w:lang w:val="en-US"/>
          </w:rPr>
          <w:delText>:</w:delText>
        </w:r>
      </w:del>
      <w:r w:rsidRPr="00612AE7">
        <w:rPr>
          <w:rFonts w:cs="B Nazanin"/>
          <w:sz w:val="28"/>
          <w:szCs w:val="28"/>
          <w:rtl/>
          <w:lang w:val="en-US"/>
        </w:rPr>
        <w:t xml:space="preserve"> س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است</w:t>
      </w:r>
      <w:r w:rsidRPr="00612AE7">
        <w:rPr>
          <w:rFonts w:cs="B Nazanin"/>
          <w:sz w:val="28"/>
          <w:szCs w:val="28"/>
          <w:rtl/>
          <w:lang w:val="en-US"/>
        </w:rPr>
        <w:t xml:space="preserve"> قدرت نرم آمر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کا</w:t>
      </w:r>
      <w:r w:rsidR="00552D69">
        <w:rPr>
          <w:rFonts w:cs="B Nazanin"/>
          <w:sz w:val="28"/>
          <w:szCs w:val="28"/>
          <w:rtl/>
          <w:lang w:val="en-US"/>
        </w:rPr>
        <w:t xml:space="preserve"> و روابط </w:t>
      </w:r>
      <w:r w:rsidR="00347FBE">
        <w:rPr>
          <w:rFonts w:cs="B Nazanin" w:hint="cs"/>
          <w:sz w:val="28"/>
          <w:szCs w:val="28"/>
          <w:rtl/>
          <w:lang w:val="en-US"/>
        </w:rPr>
        <w:t>چندین</w:t>
      </w:r>
      <w:ins w:id="220" w:author="Shokri" w:date="2019-11-10T01:38:00Z">
        <w:r w:rsidR="00145AEA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221" w:author="Shokri" w:date="2019-11-10T01:38:00Z">
        <w:r w:rsidR="00347FBE" w:rsidDel="00145AEA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="00347FBE">
        <w:rPr>
          <w:rFonts w:cs="B Nazanin" w:hint="cs"/>
          <w:sz w:val="28"/>
          <w:szCs w:val="28"/>
          <w:rtl/>
          <w:lang w:val="en-US"/>
        </w:rPr>
        <w:t xml:space="preserve">هزارساله </w:t>
      </w:r>
      <w:r w:rsidR="00552D69">
        <w:rPr>
          <w:rFonts w:cs="B Nazanin" w:hint="cs"/>
          <w:sz w:val="28"/>
          <w:szCs w:val="28"/>
          <w:rtl/>
          <w:lang w:val="en-US"/>
        </w:rPr>
        <w:t>بین کشورهای اوراسیا (</w:t>
      </w:r>
      <w:del w:id="222" w:author="Windows User" w:date="2019-11-10T05:21:00Z">
        <w:r w:rsidR="00552D69" w:rsidDel="00233E76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="00552D69">
        <w:rPr>
          <w:rFonts w:cs="B Nazanin" w:hint="cs"/>
          <w:sz w:val="28"/>
          <w:szCs w:val="28"/>
          <w:rtl/>
          <w:lang w:val="en-US"/>
        </w:rPr>
        <w:t>که خواه ناخواه</w:t>
      </w:r>
      <w:del w:id="223" w:author="Windows User" w:date="2019-11-09T23:38:00Z">
        <w:r w:rsidR="00552D69" w:rsidDel="00D06911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="00552D69">
        <w:rPr>
          <w:rFonts w:cs="B Nazanin" w:hint="cs"/>
          <w:sz w:val="28"/>
          <w:szCs w:val="28"/>
          <w:rtl/>
          <w:lang w:val="en-US"/>
        </w:rPr>
        <w:t xml:space="preserve"> در یکدیکر ت</w:t>
      </w:r>
      <w:ins w:id="224" w:author="Windows User" w:date="2019-11-09T23:38:00Z">
        <w:r w:rsidR="00D06911">
          <w:rPr>
            <w:rFonts w:cs="B Nazanin" w:hint="cs"/>
            <w:sz w:val="28"/>
            <w:szCs w:val="28"/>
            <w:rtl/>
            <w:lang w:val="en-US"/>
          </w:rPr>
          <w:t>أ</w:t>
        </w:r>
      </w:ins>
      <w:del w:id="225" w:author="Windows User" w:date="2019-11-09T23:38:00Z">
        <w:r w:rsidR="00552D69" w:rsidDel="00D06911">
          <w:rPr>
            <w:rFonts w:cs="B Nazanin" w:hint="cs"/>
            <w:sz w:val="28"/>
            <w:szCs w:val="28"/>
            <w:rtl/>
            <w:lang w:val="en-US"/>
          </w:rPr>
          <w:delText>ا</w:delText>
        </w:r>
      </w:del>
      <w:r w:rsidR="00552D69">
        <w:rPr>
          <w:rFonts w:cs="B Nazanin" w:hint="cs"/>
          <w:sz w:val="28"/>
          <w:szCs w:val="28"/>
          <w:rtl/>
          <w:lang w:val="en-US"/>
        </w:rPr>
        <w:t>ثیر می</w:t>
      </w:r>
      <w:ins w:id="226" w:author="Windows User" w:date="2019-11-09T23:38:00Z">
        <w:r w:rsidR="00D06911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227" w:author="Windows User" w:date="2019-11-09T23:38:00Z">
        <w:r w:rsidR="00552D69" w:rsidDel="00D06911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="00552D69">
        <w:rPr>
          <w:rFonts w:cs="B Nazanin" w:hint="cs"/>
          <w:sz w:val="28"/>
          <w:szCs w:val="28"/>
          <w:rtl/>
          <w:lang w:val="en-US"/>
        </w:rPr>
        <w:t>گذار</w:t>
      </w:r>
      <w:del w:id="228" w:author="Windows User" w:date="2019-11-09T23:38:00Z">
        <w:r w:rsidR="00552D69" w:rsidDel="00D06911">
          <w:rPr>
            <w:rFonts w:cs="B Nazanin" w:hint="cs"/>
            <w:sz w:val="28"/>
            <w:szCs w:val="28"/>
            <w:rtl/>
            <w:lang w:val="en-US"/>
          </w:rPr>
          <w:delText>ن</w:delText>
        </w:r>
      </w:del>
      <w:r w:rsidR="00552D69">
        <w:rPr>
          <w:rFonts w:cs="B Nazanin" w:hint="cs"/>
          <w:sz w:val="28"/>
          <w:szCs w:val="28"/>
          <w:rtl/>
          <w:lang w:val="en-US"/>
        </w:rPr>
        <w:t>د).</w:t>
      </w:r>
      <w:del w:id="229" w:author="Shokri" w:date="2019-11-10T01:38:00Z">
        <w:r w:rsidR="00552D69" w:rsidDel="00145AEA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</w:p>
    <w:p w:rsidR="00D30A41" w:rsidRPr="00612AE7" w:rsidRDefault="00BD08A0" w:rsidP="00DC1060">
      <w:pPr>
        <w:bidi/>
        <w:jc w:val="both"/>
        <w:rPr>
          <w:rFonts w:cs="B Nazanin"/>
          <w:sz w:val="28"/>
          <w:szCs w:val="28"/>
          <w:rtl/>
          <w:lang w:val="en-US"/>
        </w:rPr>
      </w:pPr>
      <w:r>
        <w:rPr>
          <w:rFonts w:cs="B Nazanin" w:hint="cs"/>
          <w:sz w:val="28"/>
          <w:szCs w:val="28"/>
          <w:rtl/>
          <w:lang w:val="en-US"/>
        </w:rPr>
        <w:t xml:space="preserve"> در طول قرن</w:t>
      </w:r>
      <w:ins w:id="230" w:author="Shokri" w:date="2019-11-10T01:38:00Z">
        <w:r w:rsidR="00145AEA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231" w:author="Windows User" w:date="2019-11-10T05:17:00Z">
        <w:r w:rsidDel="005D17DA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val="en-US"/>
        </w:rPr>
        <w:t>های متمادی</w:t>
      </w:r>
      <w:del w:id="232" w:author="Windows User" w:date="2019-11-10T05:17:00Z">
        <w:r w:rsidDel="005D17DA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="00D30A41">
        <w:rPr>
          <w:rFonts w:cs="B Nazanin"/>
          <w:sz w:val="28"/>
          <w:szCs w:val="28"/>
          <w:rtl/>
          <w:lang w:val="en-US"/>
        </w:rPr>
        <w:t xml:space="preserve">، مردم و </w:t>
      </w:r>
      <w:r w:rsidR="00D30A41">
        <w:rPr>
          <w:rFonts w:cs="B Nazanin" w:hint="cs"/>
          <w:sz w:val="28"/>
          <w:szCs w:val="28"/>
          <w:rtl/>
          <w:lang w:val="en-US"/>
        </w:rPr>
        <w:t>دولت</w:t>
      </w:r>
      <w:ins w:id="233" w:author="Shokri" w:date="2019-11-10T01:38:00Z">
        <w:r w:rsidR="00145AEA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234" w:author="Windows User" w:date="2019-11-10T05:18:00Z">
        <w:r w:rsidR="00D30A41" w:rsidDel="005D17DA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="00D30A41">
        <w:rPr>
          <w:rFonts w:cs="B Nazanin" w:hint="cs"/>
          <w:sz w:val="28"/>
          <w:szCs w:val="28"/>
          <w:rtl/>
          <w:lang w:val="en-US"/>
        </w:rPr>
        <w:t>های منط</w:t>
      </w:r>
      <w:ins w:id="235" w:author="Shokri" w:date="2019-11-10T01:38:00Z">
        <w:r w:rsidR="00145AEA">
          <w:rPr>
            <w:rFonts w:cs="B Nazanin" w:hint="cs"/>
            <w:sz w:val="28"/>
            <w:szCs w:val="28"/>
            <w:rtl/>
            <w:lang w:val="en-US" w:bidi="fa-IR"/>
          </w:rPr>
          <w:t>قۀ</w:t>
        </w:r>
      </w:ins>
      <w:del w:id="236" w:author="Shokri" w:date="2019-11-10T01:38:00Z">
        <w:r w:rsidR="00D30A41" w:rsidDel="00145AEA">
          <w:rPr>
            <w:rFonts w:cs="B Nazanin" w:hint="cs"/>
            <w:sz w:val="28"/>
            <w:szCs w:val="28"/>
            <w:rtl/>
            <w:lang w:val="en-US"/>
          </w:rPr>
          <w:delText>ق</w:delText>
        </w:r>
      </w:del>
      <w:ins w:id="237" w:author="Windows User" w:date="2019-11-10T05:18:00Z">
        <w:del w:id="238" w:author="Shokri" w:date="2019-11-10T01:38:00Z">
          <w:r w:rsidR="005D17DA" w:rsidDel="00145AEA">
            <w:rPr>
              <w:rFonts w:cs="B Nazanin" w:hint="cs"/>
              <w:sz w:val="28"/>
              <w:szCs w:val="28"/>
              <w:rtl/>
              <w:lang w:val="en-US" w:bidi="fa-IR"/>
            </w:rPr>
            <w:delText>ۀ</w:delText>
          </w:r>
        </w:del>
      </w:ins>
      <w:del w:id="239" w:author="Windows User" w:date="2019-11-10T05:18:00Z">
        <w:r w:rsidR="00D30A41" w:rsidDel="005D17DA">
          <w:rPr>
            <w:rFonts w:cs="B Nazanin" w:hint="cs"/>
            <w:sz w:val="28"/>
            <w:szCs w:val="28"/>
            <w:rtl/>
            <w:lang w:val="en-US"/>
          </w:rPr>
          <w:delText>ه</w:delText>
        </w:r>
      </w:del>
      <w:r w:rsidR="00D30A41" w:rsidRPr="00612AE7">
        <w:rPr>
          <w:rFonts w:cs="B Nazanin"/>
          <w:sz w:val="28"/>
          <w:szCs w:val="28"/>
          <w:rtl/>
          <w:lang w:val="en-US"/>
        </w:rPr>
        <w:t xml:space="preserve"> اوراس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</w:t>
      </w:r>
      <w:r w:rsidR="00D30A41" w:rsidRPr="00612AE7">
        <w:rPr>
          <w:rFonts w:cs="B Nazanin" w:hint="eastAsia"/>
          <w:sz w:val="28"/>
          <w:szCs w:val="28"/>
          <w:rtl/>
          <w:lang w:val="en-US"/>
        </w:rPr>
        <w:t>ا</w:t>
      </w:r>
      <w:r w:rsidR="00D30A41" w:rsidRPr="00612AE7">
        <w:rPr>
          <w:rFonts w:cs="B Nazanin"/>
          <w:sz w:val="28"/>
          <w:szCs w:val="28"/>
          <w:rtl/>
          <w:lang w:val="en-US"/>
        </w:rPr>
        <w:t xml:space="preserve"> با 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</w:t>
      </w:r>
      <w:r w:rsidR="00D30A41" w:rsidRPr="00612AE7">
        <w:rPr>
          <w:rFonts w:cs="B Nazanin" w:hint="eastAsia"/>
          <w:sz w:val="28"/>
          <w:szCs w:val="28"/>
          <w:rtl/>
          <w:lang w:val="en-US"/>
        </w:rPr>
        <w:t>کد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</w:t>
      </w:r>
      <w:r w:rsidR="00D30A41" w:rsidRPr="00612AE7">
        <w:rPr>
          <w:rFonts w:cs="B Nazanin" w:hint="eastAsia"/>
          <w:sz w:val="28"/>
          <w:szCs w:val="28"/>
          <w:rtl/>
          <w:lang w:val="en-US"/>
        </w:rPr>
        <w:t>گر</w:t>
      </w:r>
      <w:r w:rsidR="00D30A41" w:rsidRPr="00612AE7">
        <w:rPr>
          <w:rFonts w:cs="B Nazanin"/>
          <w:sz w:val="28"/>
          <w:szCs w:val="28"/>
          <w:rtl/>
          <w:lang w:val="en-US"/>
        </w:rPr>
        <w:t xml:space="preserve"> </w:t>
      </w:r>
      <w:r>
        <w:rPr>
          <w:rFonts w:cs="B Nazanin" w:hint="cs"/>
          <w:sz w:val="28"/>
          <w:szCs w:val="28"/>
          <w:rtl/>
          <w:lang w:val="en-US"/>
        </w:rPr>
        <w:t>تعامل</w:t>
      </w:r>
      <w:del w:id="240" w:author="Windows User" w:date="2019-11-10T05:18:00Z">
        <w:r w:rsidDel="005D17DA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val="en-US"/>
        </w:rPr>
        <w:t xml:space="preserve"> و </w:t>
      </w:r>
      <w:r w:rsidR="00D30A41" w:rsidRPr="00612AE7">
        <w:rPr>
          <w:rFonts w:cs="B Nazanin"/>
          <w:sz w:val="28"/>
          <w:szCs w:val="28"/>
          <w:rtl/>
          <w:lang w:val="en-US"/>
        </w:rPr>
        <w:t>همکار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</w:t>
      </w:r>
      <w:r>
        <w:rPr>
          <w:rFonts w:cs="B Nazanin"/>
          <w:sz w:val="28"/>
          <w:szCs w:val="28"/>
          <w:rtl/>
          <w:lang w:val="en-US"/>
        </w:rPr>
        <w:t xml:space="preserve"> </w:t>
      </w:r>
      <w:r>
        <w:rPr>
          <w:rFonts w:cs="B Nazanin" w:hint="cs"/>
          <w:sz w:val="28"/>
          <w:szCs w:val="28"/>
          <w:rtl/>
          <w:lang w:val="en-US"/>
        </w:rPr>
        <w:t>داشته</w:t>
      </w:r>
      <w:ins w:id="241" w:author="Windows User" w:date="2019-11-10T05:18:00Z">
        <w:r w:rsidR="005D17DA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242" w:author="Windows User" w:date="2019-11-10T05:18:00Z">
        <w:r w:rsidDel="005D17DA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val="en-US"/>
        </w:rPr>
        <w:t>اند</w:t>
      </w:r>
      <w:ins w:id="243" w:author="Windows User" w:date="2019-11-10T05:18:00Z">
        <w:r w:rsidR="005D17DA">
          <w:rPr>
            <w:rFonts w:cs="B Nazanin" w:hint="cs"/>
            <w:sz w:val="28"/>
            <w:szCs w:val="28"/>
            <w:rtl/>
            <w:lang w:val="en-US"/>
          </w:rPr>
          <w:t xml:space="preserve"> و</w:t>
        </w:r>
      </w:ins>
      <w:del w:id="244" w:author="Windows User" w:date="2019-11-10T05:18:00Z">
        <w:r w:rsidR="00D30A41" w:rsidRPr="00612AE7" w:rsidDel="005D17DA">
          <w:rPr>
            <w:rFonts w:cs="B Nazanin" w:hint="cs"/>
            <w:sz w:val="28"/>
            <w:szCs w:val="28"/>
            <w:rtl/>
            <w:lang w:val="en-US"/>
          </w:rPr>
          <w:delText>.</w:delText>
        </w:r>
      </w:del>
      <w:r w:rsidR="00D30A41" w:rsidRPr="00612AE7">
        <w:rPr>
          <w:rFonts w:cs="B Nazanin" w:hint="cs"/>
          <w:sz w:val="28"/>
          <w:szCs w:val="28"/>
          <w:rtl/>
          <w:lang w:val="en-US"/>
        </w:rPr>
        <w:t xml:space="preserve"> </w:t>
      </w:r>
      <w:r w:rsidR="00D30A41">
        <w:rPr>
          <w:rFonts w:cs="B Nazanin" w:hint="cs"/>
          <w:sz w:val="28"/>
          <w:szCs w:val="28"/>
          <w:rtl/>
          <w:lang w:val="en-US"/>
        </w:rPr>
        <w:t>ا</w:t>
      </w:r>
      <w:r w:rsidR="00D30A41" w:rsidRPr="00612AE7">
        <w:rPr>
          <w:rFonts w:cs="B Nazanin"/>
          <w:sz w:val="28"/>
          <w:szCs w:val="28"/>
          <w:rtl/>
          <w:lang w:val="en-US"/>
        </w:rPr>
        <w:t>رتباطات فرهنگ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</w:t>
      </w:r>
      <w:r w:rsidR="00D30A41" w:rsidRPr="00612AE7">
        <w:rPr>
          <w:rFonts w:cs="B Nazanin" w:hint="eastAsia"/>
          <w:sz w:val="28"/>
          <w:szCs w:val="28"/>
          <w:rtl/>
          <w:lang w:val="en-US"/>
        </w:rPr>
        <w:t>،</w:t>
      </w:r>
      <w:r w:rsidR="00D30A41" w:rsidRPr="00612AE7">
        <w:rPr>
          <w:rFonts w:cs="B Nazanin"/>
          <w:sz w:val="28"/>
          <w:szCs w:val="28"/>
          <w:rtl/>
          <w:lang w:val="en-US"/>
        </w:rPr>
        <w:t xml:space="preserve"> س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</w:t>
      </w:r>
      <w:r w:rsidR="00D30A41" w:rsidRPr="00612AE7">
        <w:rPr>
          <w:rFonts w:cs="B Nazanin" w:hint="eastAsia"/>
          <w:sz w:val="28"/>
          <w:szCs w:val="28"/>
          <w:rtl/>
          <w:lang w:val="en-US"/>
        </w:rPr>
        <w:t>اس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</w:t>
      </w:r>
      <w:r w:rsidR="00D30A41" w:rsidRPr="00612AE7">
        <w:rPr>
          <w:rFonts w:cs="B Nazanin" w:hint="eastAsia"/>
          <w:sz w:val="28"/>
          <w:szCs w:val="28"/>
          <w:rtl/>
          <w:lang w:val="en-US"/>
        </w:rPr>
        <w:t>،</w:t>
      </w:r>
      <w:r w:rsidR="00D30A41" w:rsidRPr="00612AE7">
        <w:rPr>
          <w:rFonts w:cs="B Nazanin"/>
          <w:sz w:val="28"/>
          <w:szCs w:val="28"/>
          <w:rtl/>
          <w:lang w:val="en-US"/>
        </w:rPr>
        <w:t xml:space="preserve"> زبان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</w:t>
      </w:r>
      <w:r w:rsidR="00D30A41" w:rsidRPr="00612AE7">
        <w:rPr>
          <w:rFonts w:cs="B Nazanin"/>
          <w:sz w:val="28"/>
          <w:szCs w:val="28"/>
          <w:rtl/>
          <w:lang w:val="en-US"/>
        </w:rPr>
        <w:t xml:space="preserve"> و اقتصاد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</w:t>
      </w:r>
      <w:r w:rsidR="00D30A41" w:rsidRPr="00612AE7">
        <w:rPr>
          <w:rFonts w:cs="B Nazanin"/>
          <w:sz w:val="28"/>
          <w:szCs w:val="28"/>
          <w:rtl/>
          <w:lang w:val="en-US"/>
        </w:rPr>
        <w:t xml:space="preserve"> نزد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</w:t>
      </w:r>
      <w:r w:rsidR="00D30A41" w:rsidRPr="00612AE7">
        <w:rPr>
          <w:rFonts w:cs="B Nazanin" w:hint="eastAsia"/>
          <w:sz w:val="28"/>
          <w:szCs w:val="28"/>
          <w:rtl/>
          <w:lang w:val="en-US"/>
        </w:rPr>
        <w:t>ک</w:t>
      </w:r>
      <w:r w:rsidR="00D30A41">
        <w:rPr>
          <w:rFonts w:cs="B Nazanin" w:hint="cs"/>
          <w:sz w:val="28"/>
          <w:szCs w:val="28"/>
          <w:rtl/>
          <w:lang w:val="en-US"/>
        </w:rPr>
        <w:t>ی</w:t>
      </w:r>
      <w:r w:rsidR="00D30A41">
        <w:rPr>
          <w:rFonts w:cs="B Nazanin"/>
          <w:sz w:val="28"/>
          <w:szCs w:val="28"/>
          <w:rtl/>
          <w:lang w:val="en-US"/>
        </w:rPr>
        <w:t xml:space="preserve"> </w:t>
      </w:r>
      <w:r w:rsidR="00D30A41">
        <w:rPr>
          <w:rFonts w:cs="B Nazanin" w:hint="cs"/>
          <w:sz w:val="28"/>
          <w:szCs w:val="28"/>
          <w:rtl/>
          <w:lang w:val="en-US"/>
        </w:rPr>
        <w:t>با یکدیگر داشته</w:t>
      </w:r>
      <w:ins w:id="245" w:author="Windows User" w:date="2019-11-10T05:18:00Z">
        <w:r w:rsidR="005D17DA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246" w:author="Windows User" w:date="2019-11-10T05:18:00Z">
        <w:r w:rsidR="00D30A41" w:rsidDel="005D17DA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del w:id="247" w:author="Shokri" w:date="2019-11-10T01:38:00Z">
        <w:r w:rsidR="00D30A41" w:rsidDel="00145AEA">
          <w:rPr>
            <w:rFonts w:cs="B Nazanin" w:hint="cs"/>
            <w:sz w:val="28"/>
            <w:szCs w:val="28"/>
            <w:rtl/>
            <w:lang w:val="en-US"/>
          </w:rPr>
          <w:delText>اند</w:delText>
        </w:r>
      </w:del>
      <w:r w:rsidR="00D30A41">
        <w:rPr>
          <w:rFonts w:cs="B Nazanin" w:hint="cs"/>
          <w:sz w:val="28"/>
          <w:szCs w:val="28"/>
          <w:rtl/>
          <w:lang w:val="en-US"/>
        </w:rPr>
        <w:t xml:space="preserve"> و دارند </w:t>
      </w:r>
      <w:r w:rsidR="00D30A41" w:rsidRPr="00612AE7">
        <w:rPr>
          <w:rFonts w:cs="B Nazanin"/>
          <w:sz w:val="28"/>
          <w:szCs w:val="28"/>
          <w:rtl/>
          <w:lang w:val="en-US"/>
        </w:rPr>
        <w:t>و</w:t>
      </w:r>
      <w:ins w:id="248" w:author="Windows User" w:date="2019-11-10T05:18:00Z">
        <w:r w:rsidR="005D17DA">
          <w:rPr>
            <w:rFonts w:cs="B Nazanin" w:hint="cs"/>
            <w:sz w:val="28"/>
            <w:szCs w:val="28"/>
            <w:rtl/>
            <w:lang w:val="en-US"/>
          </w:rPr>
          <w:t xml:space="preserve"> در</w:t>
        </w:r>
      </w:ins>
      <w:r w:rsidR="00D30A41" w:rsidRPr="00612AE7">
        <w:rPr>
          <w:rFonts w:cs="B Nazanin"/>
          <w:sz w:val="28"/>
          <w:szCs w:val="28"/>
          <w:rtl/>
          <w:lang w:val="en-US"/>
        </w:rPr>
        <w:t xml:space="preserve"> تمام ا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</w:t>
      </w:r>
      <w:r w:rsidR="00D30A41" w:rsidRPr="00612AE7">
        <w:rPr>
          <w:rFonts w:cs="B Nazanin" w:hint="eastAsia"/>
          <w:sz w:val="28"/>
          <w:szCs w:val="28"/>
          <w:rtl/>
          <w:lang w:val="en-US"/>
        </w:rPr>
        <w:t>ن</w:t>
      </w:r>
      <w:r w:rsidR="00D30A41" w:rsidRPr="00612AE7">
        <w:rPr>
          <w:rFonts w:cs="B Nazanin"/>
          <w:sz w:val="28"/>
          <w:szCs w:val="28"/>
          <w:rtl/>
          <w:lang w:val="en-US"/>
        </w:rPr>
        <w:t xml:space="preserve"> مدت، ا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</w:t>
      </w:r>
      <w:r w:rsidR="00D30A41" w:rsidRPr="00612AE7">
        <w:rPr>
          <w:rFonts w:cs="B Nazanin" w:hint="eastAsia"/>
          <w:sz w:val="28"/>
          <w:szCs w:val="28"/>
          <w:rtl/>
          <w:lang w:val="en-US"/>
        </w:rPr>
        <w:t>ن</w:t>
      </w:r>
      <w:r w:rsidR="00D30A41" w:rsidRPr="00612AE7">
        <w:rPr>
          <w:rFonts w:cs="B Nazanin"/>
          <w:sz w:val="28"/>
          <w:szCs w:val="28"/>
          <w:rtl/>
          <w:lang w:val="en-US"/>
        </w:rPr>
        <w:t xml:space="preserve"> کشورها به نوع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</w:t>
      </w:r>
      <w:r w:rsidR="00D30A41" w:rsidRPr="00612AE7">
        <w:rPr>
          <w:rFonts w:cs="B Nazanin"/>
          <w:sz w:val="28"/>
          <w:szCs w:val="28"/>
          <w:rtl/>
          <w:lang w:val="en-US"/>
        </w:rPr>
        <w:t xml:space="preserve"> تحت </w:t>
      </w:r>
      <w:ins w:id="249" w:author="Shokri" w:date="2019-11-09T23:06:00Z">
        <w:r w:rsidR="001C621B">
          <w:rPr>
            <w:rFonts w:cs="B Nazanin" w:hint="cs"/>
            <w:sz w:val="28"/>
            <w:szCs w:val="28"/>
            <w:rtl/>
            <w:lang w:val="en-US" w:bidi="fa-IR"/>
          </w:rPr>
          <w:t>تأ</w:t>
        </w:r>
      </w:ins>
      <w:del w:id="250" w:author="Shokri" w:date="2019-11-09T23:06:00Z">
        <w:r w:rsidR="00D30A41" w:rsidRPr="00612AE7" w:rsidDel="001C621B">
          <w:rPr>
            <w:rFonts w:cs="B Nazanin"/>
            <w:sz w:val="28"/>
            <w:szCs w:val="28"/>
            <w:rtl/>
            <w:lang w:val="en-US"/>
          </w:rPr>
          <w:delText>ت</w:delText>
        </w:r>
      </w:del>
      <w:del w:id="251" w:author="Shokri" w:date="2019-11-09T23:05:00Z">
        <w:r w:rsidR="00D30A41" w:rsidRPr="00612AE7" w:rsidDel="001C621B">
          <w:rPr>
            <w:rFonts w:cs="B Nazanin"/>
            <w:sz w:val="28"/>
            <w:szCs w:val="28"/>
            <w:rtl/>
            <w:lang w:val="en-US"/>
          </w:rPr>
          <w:delText>ا</w:delText>
        </w:r>
      </w:del>
      <w:r w:rsidR="00D30A41" w:rsidRPr="00612AE7">
        <w:rPr>
          <w:rFonts w:cs="B Nazanin"/>
          <w:sz w:val="28"/>
          <w:szCs w:val="28"/>
          <w:rtl/>
          <w:lang w:val="en-US"/>
        </w:rPr>
        <w:t>ث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</w:t>
      </w:r>
      <w:r w:rsidR="00D30A41" w:rsidRPr="00612AE7">
        <w:rPr>
          <w:rFonts w:cs="B Nazanin" w:hint="eastAsia"/>
          <w:sz w:val="28"/>
          <w:szCs w:val="28"/>
          <w:rtl/>
          <w:lang w:val="en-US"/>
        </w:rPr>
        <w:t>ر</w:t>
      </w:r>
      <w:r w:rsidR="00D30A41" w:rsidRPr="00612AE7">
        <w:rPr>
          <w:rFonts w:cs="B Nazanin"/>
          <w:sz w:val="28"/>
          <w:szCs w:val="28"/>
          <w:rtl/>
          <w:lang w:val="en-US"/>
        </w:rPr>
        <w:t xml:space="preserve"> 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</w:t>
      </w:r>
      <w:r w:rsidR="00D30A41" w:rsidRPr="00612AE7">
        <w:rPr>
          <w:rFonts w:cs="B Nazanin" w:hint="eastAsia"/>
          <w:sz w:val="28"/>
          <w:szCs w:val="28"/>
          <w:rtl/>
          <w:lang w:val="en-US"/>
        </w:rPr>
        <w:t>کد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</w:t>
      </w:r>
      <w:r w:rsidR="00D30A41" w:rsidRPr="00612AE7">
        <w:rPr>
          <w:rFonts w:cs="B Nazanin" w:hint="eastAsia"/>
          <w:sz w:val="28"/>
          <w:szCs w:val="28"/>
          <w:rtl/>
          <w:lang w:val="en-US"/>
        </w:rPr>
        <w:t>گر</w:t>
      </w:r>
      <w:r w:rsidR="00347FBE">
        <w:rPr>
          <w:rFonts w:cs="B Nazanin" w:hint="cs"/>
          <w:sz w:val="28"/>
          <w:szCs w:val="28"/>
          <w:rtl/>
          <w:lang w:val="en-US"/>
        </w:rPr>
        <w:t xml:space="preserve"> </w:t>
      </w:r>
      <w:ins w:id="252" w:author="Windows User" w:date="2019-11-10T05:19:00Z">
        <w:r w:rsidR="005D17DA">
          <w:rPr>
            <w:rFonts w:cs="B Nazanin" w:hint="cs"/>
            <w:sz w:val="28"/>
            <w:szCs w:val="28"/>
            <w:rtl/>
            <w:lang w:val="en-US"/>
          </w:rPr>
          <w:t>بودند</w:t>
        </w:r>
      </w:ins>
      <w:del w:id="253" w:author="Windows User" w:date="2019-11-10T05:19:00Z">
        <w:r w:rsidR="00347FBE" w:rsidDel="005D17DA">
          <w:rPr>
            <w:rFonts w:cs="B Nazanin" w:hint="cs"/>
            <w:sz w:val="28"/>
            <w:szCs w:val="28"/>
            <w:rtl/>
            <w:lang w:val="en-US"/>
          </w:rPr>
          <w:delText xml:space="preserve">قرار داشته اند </w:delText>
        </w:r>
      </w:del>
      <w:r w:rsidR="00D30A41" w:rsidRPr="00612AE7">
        <w:rPr>
          <w:rFonts w:cs="B Nazanin" w:hint="cs"/>
          <w:sz w:val="28"/>
          <w:szCs w:val="28"/>
          <w:rtl/>
          <w:lang w:val="en-US"/>
        </w:rPr>
        <w:t>.</w:t>
      </w:r>
      <w:r w:rsidR="00D30A41" w:rsidRPr="00612AE7">
        <w:rPr>
          <w:rFonts w:cs="B Nazanin"/>
          <w:sz w:val="28"/>
          <w:szCs w:val="28"/>
          <w:rtl/>
          <w:lang w:val="en-US"/>
        </w:rPr>
        <w:t xml:space="preserve"> نخب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گان</w:t>
      </w:r>
      <w:r w:rsidR="00D30A41" w:rsidRPr="00612AE7">
        <w:rPr>
          <w:rFonts w:cs="B Nazanin"/>
          <w:sz w:val="28"/>
          <w:szCs w:val="28"/>
          <w:rtl/>
          <w:lang w:val="en-US"/>
        </w:rPr>
        <w:t xml:space="preserve"> 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یک کشور</w:t>
      </w:r>
      <w:r w:rsidR="00D30A41" w:rsidRPr="00612AE7">
        <w:rPr>
          <w:rFonts w:cs="B Nazanin"/>
          <w:sz w:val="28"/>
          <w:szCs w:val="28"/>
          <w:rtl/>
          <w:lang w:val="en-US"/>
        </w:rPr>
        <w:t xml:space="preserve"> در دانشگاه</w:t>
      </w:r>
      <w:ins w:id="254" w:author="Windows User" w:date="2019-11-10T05:19:00Z">
        <w:r w:rsidR="005D17DA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255" w:author="Windows User" w:date="2019-11-10T05:19:00Z">
        <w:r w:rsidR="00D30A41" w:rsidRPr="00612AE7" w:rsidDel="005D17DA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="00D30A41" w:rsidRPr="00612AE7">
        <w:rPr>
          <w:rFonts w:cs="B Nazanin"/>
          <w:sz w:val="28"/>
          <w:szCs w:val="28"/>
          <w:rtl/>
          <w:lang w:val="en-US"/>
        </w:rPr>
        <w:t>ها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</w:t>
      </w:r>
      <w:r w:rsidR="00D30A41" w:rsidRPr="00612AE7">
        <w:rPr>
          <w:rFonts w:cs="B Nazanin"/>
          <w:sz w:val="28"/>
          <w:szCs w:val="28"/>
          <w:rtl/>
          <w:lang w:val="en-US"/>
        </w:rPr>
        <w:t xml:space="preserve"> کشورها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</w:t>
      </w:r>
      <w:r w:rsidR="00D30A41" w:rsidRPr="00612AE7">
        <w:rPr>
          <w:rFonts w:cs="B Nazanin"/>
          <w:sz w:val="28"/>
          <w:szCs w:val="28"/>
          <w:rtl/>
          <w:lang w:val="en-US"/>
        </w:rPr>
        <w:t xml:space="preserve"> همسا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</w:t>
      </w:r>
      <w:r w:rsidR="00D30A41" w:rsidRPr="00612AE7">
        <w:rPr>
          <w:rFonts w:cs="B Nazanin" w:hint="eastAsia"/>
          <w:sz w:val="28"/>
          <w:szCs w:val="28"/>
          <w:rtl/>
          <w:lang w:val="en-US"/>
        </w:rPr>
        <w:t>ه</w:t>
      </w:r>
      <w:r w:rsidR="00D30A41" w:rsidRPr="00612AE7">
        <w:rPr>
          <w:rFonts w:cs="B Nazanin"/>
          <w:sz w:val="28"/>
          <w:szCs w:val="28"/>
          <w:rtl/>
          <w:lang w:val="en-US"/>
        </w:rPr>
        <w:t xml:space="preserve"> 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تحصیل کرده</w:t>
      </w:r>
      <w:ins w:id="256" w:author="Windows User" w:date="2019-11-10T05:19:00Z">
        <w:r w:rsidR="005D17DA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257" w:author="Windows User" w:date="2019-11-10T05:19:00Z">
        <w:r w:rsidR="00D30A41" w:rsidRPr="00612AE7" w:rsidDel="005D17DA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="00D30A41" w:rsidRPr="00612AE7">
        <w:rPr>
          <w:rFonts w:cs="B Nazanin" w:hint="cs"/>
          <w:sz w:val="28"/>
          <w:szCs w:val="28"/>
          <w:rtl/>
          <w:lang w:val="en-US"/>
        </w:rPr>
        <w:t xml:space="preserve">اند. </w:t>
      </w:r>
      <w:r w:rsidR="00D30A41">
        <w:rPr>
          <w:rFonts w:cs="B Nazanin" w:hint="cs"/>
          <w:sz w:val="28"/>
          <w:szCs w:val="28"/>
          <w:rtl/>
          <w:lang w:val="en-US"/>
        </w:rPr>
        <w:t xml:space="preserve">مردم و </w:t>
      </w:r>
      <w:r w:rsidR="00D30A41" w:rsidRPr="00612AE7">
        <w:rPr>
          <w:rFonts w:cs="B Nazanin"/>
          <w:sz w:val="28"/>
          <w:szCs w:val="28"/>
          <w:rtl/>
          <w:lang w:val="en-US"/>
        </w:rPr>
        <w:t>نهادها</w:t>
      </w:r>
      <w:r w:rsidR="00D30A41">
        <w:rPr>
          <w:rFonts w:cs="B Nazanin" w:hint="cs"/>
          <w:sz w:val="28"/>
          <w:szCs w:val="28"/>
          <w:rtl/>
          <w:lang w:val="en-US"/>
        </w:rPr>
        <w:t xml:space="preserve"> و م</w:t>
      </w:r>
      <w:ins w:id="258" w:author="Shokri" w:date="2019-11-09T23:06:00Z">
        <w:r w:rsidR="001C621B">
          <w:rPr>
            <w:rFonts w:cs="B Nazanin" w:hint="cs"/>
            <w:sz w:val="28"/>
            <w:szCs w:val="28"/>
            <w:rtl/>
            <w:lang w:val="en-US"/>
          </w:rPr>
          <w:t>ؤ</w:t>
        </w:r>
      </w:ins>
      <w:del w:id="259" w:author="Shokri" w:date="2019-11-09T23:06:00Z">
        <w:r w:rsidR="00D30A41" w:rsidDel="001C621B">
          <w:rPr>
            <w:rFonts w:cs="B Nazanin" w:hint="cs"/>
            <w:sz w:val="28"/>
            <w:szCs w:val="28"/>
            <w:rtl/>
            <w:lang w:val="en-US"/>
          </w:rPr>
          <w:delText>و</w:delText>
        </w:r>
      </w:del>
      <w:r w:rsidR="00D30A41">
        <w:rPr>
          <w:rFonts w:cs="B Nazanin" w:hint="cs"/>
          <w:sz w:val="28"/>
          <w:szCs w:val="28"/>
          <w:rtl/>
          <w:lang w:val="en-US"/>
        </w:rPr>
        <w:t xml:space="preserve">سسات </w:t>
      </w:r>
      <w:r w:rsidR="00D30A41" w:rsidRPr="00612AE7">
        <w:rPr>
          <w:rFonts w:cs="B Nazanin"/>
          <w:sz w:val="28"/>
          <w:szCs w:val="28"/>
          <w:rtl/>
          <w:lang w:val="en-US"/>
        </w:rPr>
        <w:t>دولت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</w:t>
      </w:r>
      <w:r w:rsidR="00D30A41" w:rsidRPr="00612AE7">
        <w:rPr>
          <w:rFonts w:cs="B Nazanin"/>
          <w:sz w:val="28"/>
          <w:szCs w:val="28"/>
          <w:rtl/>
          <w:lang w:val="en-US"/>
        </w:rPr>
        <w:t xml:space="preserve"> از طر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</w:t>
      </w:r>
      <w:r w:rsidR="00D30A41" w:rsidRPr="00612AE7">
        <w:rPr>
          <w:rFonts w:cs="B Nazanin" w:hint="eastAsia"/>
          <w:sz w:val="28"/>
          <w:szCs w:val="28"/>
          <w:rtl/>
          <w:lang w:val="en-US"/>
        </w:rPr>
        <w:t>ق</w:t>
      </w:r>
      <w:r w:rsidR="00D30A41" w:rsidRPr="00612AE7">
        <w:rPr>
          <w:rFonts w:cs="B Nazanin"/>
          <w:sz w:val="28"/>
          <w:szCs w:val="28"/>
          <w:rtl/>
          <w:lang w:val="en-US"/>
        </w:rPr>
        <w:t xml:space="preserve"> جوامع، آموزش و پرورش، وام</w:t>
      </w:r>
      <w:ins w:id="260" w:author="Windows User" w:date="2019-11-10T05:19:00Z">
        <w:r w:rsidR="005D17DA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261" w:author="Windows User" w:date="2019-11-10T05:19:00Z">
        <w:r w:rsidR="00D30A41" w:rsidRPr="00612AE7" w:rsidDel="005D17DA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="00D30A41" w:rsidRPr="00612AE7">
        <w:rPr>
          <w:rFonts w:cs="B Nazanin"/>
          <w:sz w:val="28"/>
          <w:szCs w:val="28"/>
          <w:rtl/>
          <w:lang w:val="en-US"/>
        </w:rPr>
        <w:t>ها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 xml:space="preserve"> و</w:t>
      </w:r>
      <w:r w:rsidR="00D30A41" w:rsidRPr="00612AE7">
        <w:rPr>
          <w:rFonts w:cs="B Nazanin"/>
          <w:sz w:val="28"/>
          <w:szCs w:val="28"/>
          <w:rtl/>
          <w:lang w:val="en-US"/>
        </w:rPr>
        <w:t xml:space="preserve"> س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</w:t>
      </w:r>
      <w:r w:rsidR="00D30A41" w:rsidRPr="00612AE7">
        <w:rPr>
          <w:rFonts w:cs="B Nazanin" w:hint="eastAsia"/>
          <w:sz w:val="28"/>
          <w:szCs w:val="28"/>
          <w:rtl/>
          <w:lang w:val="en-US"/>
        </w:rPr>
        <w:t>است</w:t>
      </w:r>
      <w:ins w:id="262" w:author="Windows User" w:date="2019-11-10T05:19:00Z">
        <w:r w:rsidR="005D17DA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263" w:author="Windows User" w:date="2019-11-10T05:19:00Z">
        <w:r w:rsidR="00D30A41" w:rsidRPr="00612AE7" w:rsidDel="005D17DA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="00D30A41" w:rsidRPr="00612AE7">
        <w:rPr>
          <w:rFonts w:cs="B Nazanin"/>
          <w:sz w:val="28"/>
          <w:szCs w:val="28"/>
          <w:rtl/>
          <w:lang w:val="en-US"/>
        </w:rPr>
        <w:t>ها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</w:t>
      </w:r>
      <w:r w:rsidR="00D30A41" w:rsidRPr="00612AE7">
        <w:rPr>
          <w:rFonts w:cs="B Nazanin"/>
          <w:sz w:val="28"/>
          <w:szCs w:val="28"/>
          <w:rtl/>
          <w:lang w:val="en-US"/>
        </w:rPr>
        <w:t xml:space="preserve"> اطلاعات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</w:t>
      </w:r>
      <w:r w:rsidR="00D30A41">
        <w:rPr>
          <w:rFonts w:cs="B Nazanin" w:hint="cs"/>
          <w:sz w:val="28"/>
          <w:szCs w:val="28"/>
          <w:rtl/>
          <w:lang w:val="en-US"/>
        </w:rPr>
        <w:t xml:space="preserve"> بر</w:t>
      </w:r>
      <w:del w:id="264" w:author="Windows User" w:date="2019-11-10T05:19:00Z">
        <w:r w:rsidR="00D30A41" w:rsidDel="005D17DA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="00D30A41" w:rsidRPr="00612AE7">
        <w:rPr>
          <w:rFonts w:cs="B Nazanin"/>
          <w:sz w:val="28"/>
          <w:szCs w:val="28"/>
          <w:rtl/>
          <w:lang w:val="en-US"/>
        </w:rPr>
        <w:t xml:space="preserve"> همسا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</w:t>
      </w:r>
      <w:r w:rsidR="00D30A41" w:rsidRPr="00612AE7">
        <w:rPr>
          <w:rFonts w:cs="B Nazanin" w:hint="eastAsia"/>
          <w:sz w:val="28"/>
          <w:szCs w:val="28"/>
          <w:rtl/>
          <w:lang w:val="en-US"/>
        </w:rPr>
        <w:t>گان</w:t>
      </w:r>
      <w:r w:rsidR="00D30A41" w:rsidRPr="00612AE7">
        <w:rPr>
          <w:rFonts w:cs="B Nazanin"/>
          <w:sz w:val="28"/>
          <w:szCs w:val="28"/>
          <w:rtl/>
          <w:lang w:val="en-US"/>
        </w:rPr>
        <w:t xml:space="preserve"> </w:t>
      </w:r>
      <w:r w:rsidR="00D30A41">
        <w:rPr>
          <w:rFonts w:cs="B Nazanin" w:hint="cs"/>
          <w:sz w:val="28"/>
          <w:szCs w:val="28"/>
          <w:rtl/>
          <w:lang w:val="en-US"/>
        </w:rPr>
        <w:t xml:space="preserve">دور و </w:t>
      </w:r>
      <w:r w:rsidR="00D30A41" w:rsidRPr="00612AE7">
        <w:rPr>
          <w:rFonts w:cs="B Nazanin"/>
          <w:sz w:val="28"/>
          <w:szCs w:val="28"/>
          <w:rtl/>
          <w:lang w:val="en-US"/>
        </w:rPr>
        <w:t>نزد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</w:t>
      </w:r>
      <w:r w:rsidR="00D30A41" w:rsidRPr="00612AE7">
        <w:rPr>
          <w:rFonts w:cs="B Nazanin" w:hint="eastAsia"/>
          <w:sz w:val="28"/>
          <w:szCs w:val="28"/>
          <w:rtl/>
          <w:lang w:val="en-US"/>
        </w:rPr>
        <w:t>ک</w:t>
      </w:r>
      <w:r w:rsidR="00D30A41">
        <w:rPr>
          <w:rFonts w:cs="B Nazanin"/>
          <w:sz w:val="28"/>
          <w:szCs w:val="28"/>
          <w:rtl/>
          <w:lang w:val="en-US"/>
        </w:rPr>
        <w:t xml:space="preserve"> </w:t>
      </w:r>
      <w:r w:rsidR="00D30A41">
        <w:rPr>
          <w:rFonts w:cs="B Nazanin" w:hint="cs"/>
          <w:sz w:val="28"/>
          <w:szCs w:val="28"/>
          <w:rtl/>
          <w:lang w:val="en-US"/>
        </w:rPr>
        <w:t>خود</w:t>
      </w:r>
      <w:r w:rsidR="00D30A41" w:rsidRPr="00612AE7">
        <w:rPr>
          <w:rFonts w:cs="B Nazanin"/>
          <w:sz w:val="28"/>
          <w:szCs w:val="28"/>
          <w:rtl/>
          <w:lang w:val="en-US"/>
        </w:rPr>
        <w:t xml:space="preserve"> تأث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</w:t>
      </w:r>
      <w:r w:rsidR="00D30A41" w:rsidRPr="00612AE7">
        <w:rPr>
          <w:rFonts w:cs="B Nazanin" w:hint="eastAsia"/>
          <w:sz w:val="28"/>
          <w:szCs w:val="28"/>
          <w:rtl/>
          <w:lang w:val="en-US"/>
        </w:rPr>
        <w:t>ر</w:t>
      </w:r>
      <w:r w:rsidR="00D30A41" w:rsidRPr="00612AE7">
        <w:rPr>
          <w:rFonts w:cs="B Nazanin"/>
          <w:sz w:val="28"/>
          <w:szCs w:val="28"/>
          <w:rtl/>
          <w:lang w:val="en-US"/>
        </w:rPr>
        <w:t xml:space="preserve"> </w:t>
      </w:r>
      <w:del w:id="265" w:author="Windows User" w:date="2019-11-10T05:19:00Z">
        <w:r w:rsidR="00D30A41" w:rsidDel="005D17DA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="00D30A41">
        <w:rPr>
          <w:rFonts w:cs="B Nazanin" w:hint="cs"/>
          <w:sz w:val="28"/>
          <w:szCs w:val="28"/>
          <w:rtl/>
          <w:lang w:val="en-US"/>
        </w:rPr>
        <w:t>گذاشته</w:t>
      </w:r>
      <w:ins w:id="266" w:author="Windows User" w:date="2019-11-10T05:19:00Z">
        <w:r w:rsidR="005D17DA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267" w:author="Windows User" w:date="2019-11-10T05:19:00Z">
        <w:r w:rsidR="00D30A41" w:rsidDel="005D17DA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="00D30A41">
        <w:rPr>
          <w:rFonts w:cs="B Nazanin" w:hint="cs"/>
          <w:sz w:val="28"/>
          <w:szCs w:val="28"/>
          <w:rtl/>
          <w:lang w:val="en-US"/>
        </w:rPr>
        <w:t>اند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 xml:space="preserve">. </w:t>
      </w:r>
      <w:r w:rsidR="00D30A41" w:rsidRPr="00612AE7">
        <w:rPr>
          <w:rFonts w:cs="B Nazanin"/>
          <w:sz w:val="28"/>
          <w:szCs w:val="28"/>
          <w:rtl/>
          <w:lang w:val="en-US"/>
        </w:rPr>
        <w:t>با توجه به ابزار و با</w:t>
      </w:r>
      <w:del w:id="268" w:author="Windows User" w:date="2019-11-10T05:19:00Z">
        <w:r w:rsidR="00D30A41" w:rsidRPr="00612AE7" w:rsidDel="005D17DA">
          <w:rPr>
            <w:rFonts w:cs="B Nazanin"/>
            <w:sz w:val="28"/>
            <w:szCs w:val="28"/>
            <w:rtl/>
            <w:lang w:val="en-US"/>
          </w:rPr>
          <w:delText xml:space="preserve"> </w:delText>
        </w:r>
        <w:r w:rsidR="00D30A41" w:rsidRPr="00612AE7" w:rsidDel="005D17DA">
          <w:rPr>
            <w:rFonts w:cs="B Nazanin" w:hint="cs"/>
            <w:sz w:val="28"/>
            <w:szCs w:val="28"/>
            <w:rtl/>
            <w:lang w:val="en-US"/>
          </w:rPr>
          <w:delText>ی</w:delText>
        </w:r>
        <w:r w:rsidR="00D30A41" w:rsidRPr="00612AE7" w:rsidDel="005D17DA">
          <w:rPr>
            <w:rFonts w:cs="B Nazanin" w:hint="eastAsia"/>
            <w:sz w:val="28"/>
            <w:szCs w:val="28"/>
            <w:rtl/>
            <w:lang w:val="en-US"/>
          </w:rPr>
          <w:delText>ک</w:delText>
        </w:r>
      </w:del>
      <w:r w:rsidR="00D30A41" w:rsidRPr="00612AE7">
        <w:rPr>
          <w:rFonts w:cs="B Nazanin"/>
          <w:sz w:val="28"/>
          <w:szCs w:val="28"/>
          <w:rtl/>
          <w:lang w:val="en-US"/>
        </w:rPr>
        <w:t xml:space="preserve"> رو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</w:t>
      </w:r>
      <w:r w:rsidR="00D30A41" w:rsidRPr="00612AE7">
        <w:rPr>
          <w:rFonts w:cs="B Nazanin" w:hint="eastAsia"/>
          <w:sz w:val="28"/>
          <w:szCs w:val="28"/>
          <w:rtl/>
          <w:lang w:val="en-US"/>
        </w:rPr>
        <w:t>کرد</w:t>
      </w:r>
      <w:ins w:id="269" w:author="Windows User" w:date="2019-11-10T05:19:00Z">
        <w:r w:rsidR="005D17DA">
          <w:rPr>
            <w:rFonts w:cs="B Nazanin" w:hint="cs"/>
            <w:sz w:val="28"/>
            <w:szCs w:val="28"/>
            <w:rtl/>
            <w:lang w:val="en-US"/>
          </w:rPr>
          <w:t>ی</w:t>
        </w:r>
      </w:ins>
      <w:r w:rsidR="00D30A41" w:rsidRPr="00612AE7">
        <w:rPr>
          <w:rFonts w:cs="B Nazanin"/>
          <w:sz w:val="28"/>
          <w:szCs w:val="28"/>
          <w:rtl/>
          <w:lang w:val="en-US"/>
        </w:rPr>
        <w:t xml:space="preserve"> کاملا</w:t>
      </w:r>
      <w:ins w:id="270" w:author="Windows User" w:date="2019-11-10T05:19:00Z">
        <w:r w:rsidR="005D17DA">
          <w:rPr>
            <w:rFonts w:cs="B Nazanin" w:hint="cs"/>
            <w:sz w:val="28"/>
            <w:szCs w:val="28"/>
            <w:rtl/>
            <w:lang w:val="en-US"/>
          </w:rPr>
          <w:t>ً</w:t>
        </w:r>
      </w:ins>
      <w:r w:rsidR="00D30A41" w:rsidRPr="00612AE7">
        <w:rPr>
          <w:rFonts w:cs="B Nazanin"/>
          <w:sz w:val="28"/>
          <w:szCs w:val="28"/>
          <w:rtl/>
          <w:lang w:val="en-US"/>
        </w:rPr>
        <w:t xml:space="preserve"> رسم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</w:t>
      </w:r>
      <w:r w:rsidR="00D30A41" w:rsidRPr="00612AE7">
        <w:rPr>
          <w:rFonts w:cs="B Nazanin" w:hint="eastAsia"/>
          <w:sz w:val="28"/>
          <w:szCs w:val="28"/>
          <w:rtl/>
          <w:lang w:val="en-US"/>
        </w:rPr>
        <w:t>،</w:t>
      </w:r>
      <w:r w:rsidR="00D30A41" w:rsidRPr="00612AE7">
        <w:rPr>
          <w:rFonts w:cs="B Nazanin"/>
          <w:sz w:val="28"/>
          <w:szCs w:val="28"/>
          <w:rtl/>
          <w:lang w:val="en-US"/>
        </w:rPr>
        <w:t xml:space="preserve"> م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</w:t>
      </w:r>
      <w:ins w:id="271" w:author="Windows User" w:date="2019-11-10T05:19:00Z">
        <w:r w:rsidR="005D17DA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272" w:author="Windows User" w:date="2019-11-10T05:19:00Z">
        <w:r w:rsidR="00D30A41" w:rsidRPr="00612AE7" w:rsidDel="005D17DA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="00D30A41" w:rsidRPr="00612AE7">
        <w:rPr>
          <w:rFonts w:cs="B Nazanin"/>
          <w:sz w:val="28"/>
          <w:szCs w:val="28"/>
          <w:rtl/>
          <w:lang w:val="en-US"/>
        </w:rPr>
        <w:t>توان گفت که حت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</w:t>
      </w:r>
      <w:r w:rsidR="00D30A41" w:rsidRPr="00612AE7">
        <w:rPr>
          <w:rFonts w:cs="B Nazanin"/>
          <w:sz w:val="28"/>
          <w:szCs w:val="28"/>
          <w:rtl/>
          <w:lang w:val="en-US"/>
        </w:rPr>
        <w:t xml:space="preserve"> در آن زمان و در حال حاضر برخ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</w:t>
      </w:r>
      <w:r w:rsidR="00D30A41" w:rsidRPr="00612AE7">
        <w:rPr>
          <w:rFonts w:cs="B Nazanin"/>
          <w:sz w:val="28"/>
          <w:szCs w:val="28"/>
          <w:rtl/>
          <w:lang w:val="en-US"/>
        </w:rPr>
        <w:t xml:space="preserve"> از کشورها با کمک </w:t>
      </w:r>
      <w:ins w:id="273" w:author="Windows User" w:date="2019-11-10T05:20:00Z">
        <w:r w:rsidR="005D17DA">
          <w:rPr>
            <w:rFonts w:cs="B Nazanin" w:hint="cs"/>
            <w:sz w:val="28"/>
            <w:szCs w:val="28"/>
            <w:rtl/>
            <w:lang w:val="en-US"/>
          </w:rPr>
          <w:t>«</w:t>
        </w:r>
      </w:ins>
      <w:del w:id="274" w:author="Windows User" w:date="2019-11-10T05:20:00Z">
        <w:r w:rsidR="00D30A41" w:rsidRPr="00612AE7" w:rsidDel="005D17DA">
          <w:rPr>
            <w:rFonts w:cs="B Nazanin"/>
            <w:sz w:val="28"/>
            <w:szCs w:val="28"/>
            <w:rtl/>
            <w:lang w:val="en-US"/>
          </w:rPr>
          <w:delText>"</w:delText>
        </w:r>
      </w:del>
      <w:r w:rsidR="00D30A41" w:rsidRPr="00612AE7">
        <w:rPr>
          <w:rFonts w:cs="B Nazanin"/>
          <w:sz w:val="28"/>
          <w:szCs w:val="28"/>
          <w:rtl/>
          <w:lang w:val="en-US"/>
        </w:rPr>
        <w:t>قدرت نرم</w:t>
      </w:r>
      <w:ins w:id="275" w:author="Windows User" w:date="2019-11-10T05:20:00Z">
        <w:r w:rsidR="005D17DA">
          <w:rPr>
            <w:rFonts w:cs="B Nazanin" w:hint="cs"/>
            <w:sz w:val="28"/>
            <w:szCs w:val="28"/>
            <w:rtl/>
            <w:lang w:val="en-US"/>
          </w:rPr>
          <w:t>»</w:t>
        </w:r>
      </w:ins>
      <w:del w:id="276" w:author="Windows User" w:date="2019-11-10T05:20:00Z">
        <w:r w:rsidR="00D30A41" w:rsidRPr="00612AE7" w:rsidDel="005D17DA">
          <w:rPr>
            <w:rFonts w:cs="B Nazanin"/>
            <w:sz w:val="28"/>
            <w:szCs w:val="28"/>
            <w:rtl/>
            <w:lang w:val="en-US"/>
          </w:rPr>
          <w:delText>"</w:delText>
        </w:r>
      </w:del>
      <w:r w:rsidR="00D30A41" w:rsidRPr="00612AE7">
        <w:rPr>
          <w:rFonts w:cs="B Nazanin"/>
          <w:sz w:val="28"/>
          <w:szCs w:val="28"/>
          <w:rtl/>
          <w:lang w:val="en-US"/>
        </w:rPr>
        <w:t xml:space="preserve"> ب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ر</w:t>
      </w:r>
      <w:r w:rsidR="00D30A41" w:rsidRPr="00612AE7">
        <w:rPr>
          <w:rFonts w:cs="B Nazanin"/>
          <w:sz w:val="28"/>
          <w:szCs w:val="28"/>
          <w:rtl/>
          <w:lang w:val="en-US"/>
        </w:rPr>
        <w:t xml:space="preserve"> د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ی</w:t>
      </w:r>
      <w:r w:rsidR="00D30A41" w:rsidRPr="00612AE7">
        <w:rPr>
          <w:rFonts w:cs="B Nazanin" w:hint="eastAsia"/>
          <w:sz w:val="28"/>
          <w:szCs w:val="28"/>
          <w:rtl/>
          <w:lang w:val="en-US"/>
        </w:rPr>
        <w:t>گر</w:t>
      </w:r>
      <w:r w:rsidR="00D30A41" w:rsidRPr="00612AE7">
        <w:rPr>
          <w:rFonts w:cs="B Nazanin"/>
          <w:sz w:val="28"/>
          <w:szCs w:val="28"/>
          <w:rtl/>
          <w:lang w:val="en-US"/>
        </w:rPr>
        <w:t xml:space="preserve"> دولت</w:t>
      </w:r>
      <w:ins w:id="277" w:author="Windows User" w:date="2019-11-10T05:20:00Z">
        <w:r w:rsidR="005D17DA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278" w:author="Windows User" w:date="2019-11-10T05:20:00Z">
        <w:r w:rsidR="00D30A41" w:rsidRPr="00612AE7" w:rsidDel="005D17DA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="00D30A41" w:rsidRPr="00612AE7">
        <w:rPr>
          <w:rFonts w:cs="B Nazanin"/>
          <w:sz w:val="28"/>
          <w:szCs w:val="28"/>
          <w:rtl/>
          <w:lang w:val="en-US"/>
        </w:rPr>
        <w:t xml:space="preserve">ها و مردم </w:t>
      </w:r>
      <w:r w:rsidR="00D30A41" w:rsidRPr="00612AE7">
        <w:rPr>
          <w:rFonts w:cs="B Nazanin" w:hint="cs"/>
          <w:sz w:val="28"/>
          <w:szCs w:val="28"/>
          <w:rtl/>
          <w:lang w:val="en-US"/>
        </w:rPr>
        <w:t>اثر می</w:t>
      </w:r>
      <w:ins w:id="279" w:author="Windows User" w:date="2019-11-10T05:20:00Z">
        <w:r w:rsidR="005D17DA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280" w:author="Windows User" w:date="2019-11-10T05:20:00Z">
        <w:r w:rsidR="00D30A41" w:rsidRPr="00612AE7" w:rsidDel="005D17DA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="00D30A41" w:rsidRPr="00612AE7">
        <w:rPr>
          <w:rFonts w:cs="B Nazanin" w:hint="cs"/>
          <w:sz w:val="28"/>
          <w:szCs w:val="28"/>
          <w:rtl/>
          <w:lang w:val="en-US"/>
        </w:rPr>
        <w:t>گذارند.</w:t>
      </w:r>
      <w:del w:id="281" w:author="Windows User" w:date="2019-11-10T05:20:00Z">
        <w:r w:rsidR="00D30A41" w:rsidRPr="00612AE7" w:rsidDel="005D17DA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</w:p>
    <w:p w:rsidR="00D30A41" w:rsidRPr="00612AE7" w:rsidRDefault="00D30A41" w:rsidP="00D30A41">
      <w:pPr>
        <w:bidi/>
        <w:jc w:val="both"/>
        <w:rPr>
          <w:rFonts w:cs="B Nazanin"/>
          <w:sz w:val="28"/>
          <w:szCs w:val="28"/>
          <w:rtl/>
          <w:lang w:val="en-US"/>
        </w:rPr>
      </w:pPr>
      <w:r w:rsidRPr="00612AE7">
        <w:rPr>
          <w:rFonts w:cs="B Nazanin"/>
          <w:sz w:val="28"/>
          <w:szCs w:val="28"/>
          <w:rtl/>
          <w:lang w:val="en-US"/>
        </w:rPr>
        <w:t>قدرت نرم کشور</w:t>
      </w:r>
      <w:r w:rsidRPr="00612AE7">
        <w:rPr>
          <w:rFonts w:cs="B Nazanin" w:hint="cs"/>
          <w:sz w:val="28"/>
          <w:szCs w:val="28"/>
          <w:rtl/>
          <w:lang w:val="en-US"/>
        </w:rPr>
        <w:t>ها</w:t>
      </w:r>
      <w:r w:rsidRPr="00612AE7">
        <w:rPr>
          <w:rFonts w:cs="B Nazanin"/>
          <w:sz w:val="28"/>
          <w:szCs w:val="28"/>
          <w:rtl/>
          <w:lang w:val="en-US"/>
        </w:rPr>
        <w:t xml:space="preserve"> </w:t>
      </w:r>
      <w:ins w:id="282" w:author="Shokri" w:date="2019-11-09T23:06:00Z">
        <w:r w:rsidR="001C621B">
          <w:rPr>
            <w:rFonts w:cs="B Nazanin" w:hint="cs"/>
            <w:sz w:val="28"/>
            <w:szCs w:val="28"/>
            <w:rtl/>
            <w:lang w:val="en-US"/>
          </w:rPr>
          <w:t>به‌</w:t>
        </w:r>
      </w:ins>
      <w:del w:id="283" w:author="Shokri" w:date="2019-11-09T23:06:00Z">
        <w:r w:rsidRPr="00612AE7" w:rsidDel="001C621B">
          <w:rPr>
            <w:rFonts w:cs="B Nazanin"/>
            <w:sz w:val="28"/>
            <w:szCs w:val="28"/>
            <w:rtl/>
            <w:lang w:val="en-US"/>
          </w:rPr>
          <w:delText>به</w:delText>
        </w:r>
      </w:del>
      <w:del w:id="284" w:author="Shokri" w:date="2019-11-09T23:05:00Z">
        <w:r w:rsidRPr="00612AE7" w:rsidDel="001C621B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Pr="00612AE7">
        <w:rPr>
          <w:rFonts w:cs="B Nazanin"/>
          <w:sz w:val="28"/>
          <w:szCs w:val="28"/>
          <w:rtl/>
          <w:lang w:val="en-US"/>
        </w:rPr>
        <w:t>طور عمده</w:t>
      </w:r>
      <w:r w:rsidR="00797706">
        <w:rPr>
          <w:rFonts w:cs="B Nazanin" w:hint="cs"/>
          <w:sz w:val="28"/>
          <w:szCs w:val="28"/>
          <w:rtl/>
          <w:lang w:val="en-US"/>
        </w:rPr>
        <w:t xml:space="preserve"> مبتنی</w:t>
      </w:r>
      <w:r w:rsidRPr="00612AE7">
        <w:rPr>
          <w:rFonts w:cs="B Nazanin"/>
          <w:sz w:val="28"/>
          <w:szCs w:val="28"/>
          <w:rtl/>
          <w:lang w:val="en-US"/>
        </w:rPr>
        <w:t xml:space="preserve"> بر منابع ز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ر</w:t>
      </w:r>
      <w:r w:rsidRPr="00612AE7">
        <w:rPr>
          <w:rFonts w:cs="B Nazanin"/>
          <w:sz w:val="28"/>
          <w:szCs w:val="28"/>
          <w:rtl/>
          <w:lang w:val="en-US"/>
        </w:rPr>
        <w:t xml:space="preserve"> </w:t>
      </w:r>
      <w:ins w:id="285" w:author="Shokri" w:date="2019-11-09T23:06:00Z">
        <w:r w:rsidR="001C621B">
          <w:rPr>
            <w:rFonts w:cs="B Nazanin" w:hint="cs"/>
            <w:sz w:val="28"/>
            <w:szCs w:val="28"/>
            <w:rtl/>
            <w:lang w:val="en-US"/>
          </w:rPr>
          <w:t>است</w:t>
        </w:r>
      </w:ins>
      <w:del w:id="286" w:author="Shokri" w:date="2019-11-09T23:06:00Z">
        <w:r w:rsidR="00BD08A0" w:rsidDel="001C621B">
          <w:rPr>
            <w:rFonts w:cs="B Nazanin" w:hint="cs"/>
            <w:sz w:val="28"/>
            <w:szCs w:val="28"/>
            <w:rtl/>
            <w:lang w:val="en-US"/>
          </w:rPr>
          <w:delText>می باش</w:delText>
        </w:r>
        <w:r w:rsidRPr="00612AE7" w:rsidDel="001C621B">
          <w:rPr>
            <w:rFonts w:cs="B Nazanin" w:hint="cs"/>
            <w:sz w:val="28"/>
            <w:szCs w:val="28"/>
            <w:rtl/>
            <w:lang w:val="en-US"/>
          </w:rPr>
          <w:delText>د</w:delText>
        </w:r>
      </w:del>
      <w:r w:rsidRPr="00612AE7">
        <w:rPr>
          <w:rFonts w:cs="B Nazanin"/>
          <w:sz w:val="28"/>
          <w:szCs w:val="28"/>
          <w:rtl/>
          <w:lang w:val="en-US"/>
        </w:rPr>
        <w:t>: فرهنگ آن</w:t>
      </w:r>
      <w:r w:rsidRPr="00612AE7">
        <w:rPr>
          <w:rFonts w:cs="B Nazanin" w:hint="cs"/>
          <w:sz w:val="28"/>
          <w:szCs w:val="28"/>
          <w:rtl/>
          <w:lang w:val="en-US"/>
        </w:rPr>
        <w:t>ها</w:t>
      </w:r>
      <w:r w:rsidRPr="00612AE7">
        <w:rPr>
          <w:rFonts w:cs="B Nazanin"/>
          <w:sz w:val="28"/>
          <w:szCs w:val="28"/>
          <w:rtl/>
          <w:lang w:val="en-US"/>
        </w:rPr>
        <w:t xml:space="preserve"> (</w:t>
      </w:r>
      <w:del w:id="287" w:author="Shokri" w:date="2019-11-09T23:07:00Z">
        <w:r w:rsidR="00BD08A0" w:rsidDel="001C621B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="00BD08A0">
        <w:rPr>
          <w:rFonts w:cs="B Nazanin" w:hint="cs"/>
          <w:sz w:val="28"/>
          <w:szCs w:val="28"/>
          <w:rtl/>
          <w:lang w:val="en-US"/>
        </w:rPr>
        <w:t xml:space="preserve">فرهنگی که برای سایر کشورها جذاب است)؛ </w:t>
      </w:r>
      <w:r w:rsidRPr="00612AE7">
        <w:rPr>
          <w:rFonts w:cs="B Nazanin"/>
          <w:sz w:val="28"/>
          <w:szCs w:val="28"/>
          <w:rtl/>
          <w:lang w:val="en-US"/>
        </w:rPr>
        <w:t>ارزش ها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/>
          <w:sz w:val="28"/>
          <w:szCs w:val="28"/>
          <w:rtl/>
          <w:lang w:val="en-US"/>
        </w:rPr>
        <w:t xml:space="preserve"> س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اس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/>
          <w:sz w:val="28"/>
          <w:szCs w:val="28"/>
          <w:rtl/>
          <w:lang w:val="en-US"/>
        </w:rPr>
        <w:t xml:space="preserve"> آن</w:t>
      </w:r>
      <w:r w:rsidRPr="00612AE7">
        <w:rPr>
          <w:rFonts w:cs="B Nazanin" w:hint="cs"/>
          <w:sz w:val="28"/>
          <w:szCs w:val="28"/>
          <w:rtl/>
          <w:lang w:val="en-US"/>
        </w:rPr>
        <w:t>ها</w:t>
      </w:r>
      <w:r w:rsidRPr="00612AE7">
        <w:rPr>
          <w:rFonts w:cs="B Nazanin"/>
          <w:sz w:val="28"/>
          <w:szCs w:val="28"/>
          <w:rtl/>
          <w:lang w:val="en-US"/>
        </w:rPr>
        <w:t xml:space="preserve"> (زمان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/>
          <w:sz w:val="28"/>
          <w:szCs w:val="28"/>
          <w:rtl/>
          <w:lang w:val="en-US"/>
        </w:rPr>
        <w:t xml:space="preserve"> که 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ک</w:t>
      </w:r>
      <w:r w:rsidRPr="00612AE7">
        <w:rPr>
          <w:rFonts w:cs="B Nazanin"/>
          <w:sz w:val="28"/>
          <w:szCs w:val="28"/>
          <w:rtl/>
          <w:lang w:val="en-US"/>
        </w:rPr>
        <w:t xml:space="preserve"> کشور به ا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ن</w:t>
      </w:r>
      <w:r w:rsidRPr="00612AE7">
        <w:rPr>
          <w:rFonts w:cs="B Nazanin"/>
          <w:sz w:val="28"/>
          <w:szCs w:val="28"/>
          <w:rtl/>
          <w:lang w:val="en-US"/>
        </w:rPr>
        <w:t xml:space="preserve"> ارزش</w:t>
      </w:r>
      <w:ins w:id="288" w:author="Shokri" w:date="2019-11-09T23:07:00Z">
        <w:r w:rsidR="001C621B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289" w:author="Shokri" w:date="2019-11-09T23:07:00Z">
        <w:r w:rsidRPr="00612AE7" w:rsidDel="001C621B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Pr="00612AE7">
        <w:rPr>
          <w:rFonts w:cs="B Nazanin"/>
          <w:sz w:val="28"/>
          <w:szCs w:val="28"/>
          <w:rtl/>
          <w:lang w:val="en-US"/>
        </w:rPr>
        <w:t>ها</w:t>
      </w:r>
      <w:r>
        <w:rPr>
          <w:rFonts w:cs="B Nazanin" w:hint="cs"/>
          <w:sz w:val="28"/>
          <w:szCs w:val="28"/>
          <w:rtl/>
          <w:lang w:val="en-US"/>
        </w:rPr>
        <w:t xml:space="preserve">ی </w:t>
      </w:r>
      <w:r w:rsidRPr="00612AE7">
        <w:rPr>
          <w:rFonts w:cs="B Nazanin" w:hint="cs"/>
          <w:sz w:val="28"/>
          <w:szCs w:val="28"/>
          <w:rtl/>
          <w:lang w:val="en-US"/>
        </w:rPr>
        <w:t xml:space="preserve">سیاسی خود </w:t>
      </w:r>
      <w:r w:rsidRPr="00612AE7">
        <w:rPr>
          <w:rFonts w:cs="B Nazanin"/>
          <w:sz w:val="28"/>
          <w:szCs w:val="28"/>
          <w:rtl/>
          <w:lang w:val="en-US"/>
        </w:rPr>
        <w:t>در داخل و خارج از کشور پا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بند</w:t>
      </w:r>
      <w:r w:rsidRPr="00612AE7">
        <w:rPr>
          <w:rFonts w:cs="B Nazanin"/>
          <w:sz w:val="28"/>
          <w:szCs w:val="28"/>
          <w:rtl/>
          <w:lang w:val="en-US"/>
        </w:rPr>
        <w:t xml:space="preserve"> است) و س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است</w:t>
      </w:r>
      <w:r w:rsidRPr="00612AE7">
        <w:rPr>
          <w:rFonts w:cs="B Nazanin"/>
          <w:sz w:val="28"/>
          <w:szCs w:val="28"/>
          <w:rtl/>
          <w:lang w:val="en-US"/>
        </w:rPr>
        <w:t xml:space="preserve"> خارج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/>
          <w:sz w:val="28"/>
          <w:szCs w:val="28"/>
          <w:rtl/>
          <w:lang w:val="en-US"/>
        </w:rPr>
        <w:t xml:space="preserve"> آن</w:t>
      </w:r>
      <w:r w:rsidRPr="00612AE7">
        <w:rPr>
          <w:rFonts w:cs="B Nazanin" w:hint="cs"/>
          <w:sz w:val="28"/>
          <w:szCs w:val="28"/>
          <w:rtl/>
          <w:lang w:val="en-US"/>
        </w:rPr>
        <w:t>ها (</w:t>
      </w:r>
      <w:del w:id="290" w:author="Shokri" w:date="2019-11-09T23:07:00Z">
        <w:r w:rsidR="00BD08A0" w:rsidDel="001C621B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Pr="00612AE7">
        <w:rPr>
          <w:rFonts w:cs="B Nazanin"/>
          <w:sz w:val="28"/>
          <w:szCs w:val="28"/>
          <w:rtl/>
          <w:lang w:val="en-US"/>
        </w:rPr>
        <w:t>هنگام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/>
          <w:sz w:val="28"/>
          <w:szCs w:val="28"/>
          <w:rtl/>
          <w:lang w:val="en-US"/>
        </w:rPr>
        <w:t xml:space="preserve"> که</w:t>
      </w:r>
      <w:r w:rsidRPr="00612AE7">
        <w:rPr>
          <w:rFonts w:cs="B Nazanin" w:hint="cs"/>
          <w:sz w:val="28"/>
          <w:szCs w:val="28"/>
          <w:rtl/>
          <w:lang w:val="en-US"/>
        </w:rPr>
        <w:t xml:space="preserve"> سیاست خارجی کشور</w:t>
      </w:r>
      <w:del w:id="291" w:author="Shokri" w:date="2019-11-09T23:07:00Z">
        <w:r w:rsidRPr="00612AE7" w:rsidDel="001C621B">
          <w:rPr>
            <w:rFonts w:cs="B Nazanin"/>
            <w:sz w:val="28"/>
            <w:szCs w:val="28"/>
            <w:rtl/>
            <w:lang w:val="en-US"/>
          </w:rPr>
          <w:delText xml:space="preserve"> به نظر</w:delText>
        </w:r>
      </w:del>
      <w:r w:rsidRPr="00612AE7">
        <w:rPr>
          <w:rFonts w:cs="B Nazanin"/>
          <w:sz w:val="28"/>
          <w:szCs w:val="28"/>
          <w:rtl/>
          <w:lang w:val="en-US"/>
        </w:rPr>
        <w:t xml:space="preserve"> مشروع، اخلاق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/>
          <w:sz w:val="28"/>
          <w:szCs w:val="28"/>
          <w:rtl/>
          <w:lang w:val="en-US"/>
        </w:rPr>
        <w:t xml:space="preserve"> و معتبر </w:t>
      </w:r>
      <w:ins w:id="292" w:author="Shokri" w:date="2019-11-09T23:07:00Z">
        <w:r w:rsidR="001C621B">
          <w:rPr>
            <w:rFonts w:cs="B Nazanin" w:hint="cs"/>
            <w:sz w:val="28"/>
            <w:szCs w:val="28"/>
            <w:rtl/>
            <w:lang w:val="en-US"/>
          </w:rPr>
          <w:t xml:space="preserve">به نظر </w:t>
        </w:r>
      </w:ins>
      <w:r w:rsidRPr="00612AE7">
        <w:rPr>
          <w:rFonts w:cs="B Nazanin"/>
          <w:sz w:val="28"/>
          <w:szCs w:val="28"/>
          <w:rtl/>
          <w:lang w:val="en-US"/>
        </w:rPr>
        <w:t>م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ins w:id="293" w:author="Shokri" w:date="2019-11-09T23:07:00Z">
        <w:r w:rsidR="001C621B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294" w:author="Shokri" w:date="2019-11-09T23:07:00Z">
        <w:r w:rsidRPr="00612AE7" w:rsidDel="001C621B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Pr="00612AE7">
        <w:rPr>
          <w:rFonts w:cs="B Nazanin"/>
          <w:sz w:val="28"/>
          <w:szCs w:val="28"/>
          <w:rtl/>
          <w:lang w:val="en-US"/>
        </w:rPr>
        <w:t>رسد)</w:t>
      </w:r>
      <w:r w:rsidRPr="00612AE7">
        <w:rPr>
          <w:rFonts w:cs="B Nazanin" w:hint="cs"/>
          <w:sz w:val="28"/>
          <w:szCs w:val="28"/>
          <w:rtl/>
          <w:lang w:val="en-US"/>
        </w:rPr>
        <w:t xml:space="preserve">. </w:t>
      </w:r>
      <w:r w:rsidRPr="00612AE7">
        <w:rPr>
          <w:rFonts w:cs="B Nazanin"/>
          <w:sz w:val="28"/>
          <w:szCs w:val="28"/>
          <w:rtl/>
          <w:lang w:val="en-US"/>
        </w:rPr>
        <w:t>چن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ن</w:t>
      </w:r>
      <w:r w:rsidRPr="00612AE7">
        <w:rPr>
          <w:rFonts w:cs="B Nazanin"/>
          <w:sz w:val="28"/>
          <w:szCs w:val="28"/>
          <w:rtl/>
          <w:lang w:val="en-US"/>
        </w:rPr>
        <w:t xml:space="preserve"> رو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کرد</w:t>
      </w:r>
      <w:r w:rsidRPr="00612AE7">
        <w:rPr>
          <w:rFonts w:cs="B Nazanin"/>
          <w:sz w:val="28"/>
          <w:szCs w:val="28"/>
          <w:rtl/>
          <w:lang w:val="en-US"/>
        </w:rPr>
        <w:t xml:space="preserve"> آکادم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ک</w:t>
      </w:r>
      <w:r w:rsidRPr="00612AE7">
        <w:rPr>
          <w:rFonts w:cs="B Nazanin"/>
          <w:sz w:val="28"/>
          <w:szCs w:val="28"/>
          <w:rtl/>
          <w:lang w:val="en-US"/>
        </w:rPr>
        <w:t xml:space="preserve"> به بررس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/>
          <w:sz w:val="28"/>
          <w:szCs w:val="28"/>
          <w:rtl/>
          <w:lang w:val="en-US"/>
        </w:rPr>
        <w:t xml:space="preserve"> </w:t>
      </w:r>
      <w:r w:rsidRPr="00612AE7">
        <w:rPr>
          <w:rFonts w:cs="B Nazanin" w:hint="cs"/>
          <w:sz w:val="28"/>
          <w:szCs w:val="28"/>
          <w:rtl/>
          <w:lang w:val="en-US"/>
        </w:rPr>
        <w:t xml:space="preserve">این </w:t>
      </w:r>
      <w:r w:rsidRPr="00612AE7">
        <w:rPr>
          <w:rFonts w:cs="B Nazanin"/>
          <w:sz w:val="28"/>
          <w:szCs w:val="28"/>
          <w:rtl/>
          <w:lang w:val="en-US"/>
        </w:rPr>
        <w:t xml:space="preserve">مسئله، </w:t>
      </w:r>
      <w:r w:rsidRPr="00612AE7">
        <w:rPr>
          <w:rFonts w:cs="B Nazanin" w:hint="cs"/>
          <w:sz w:val="28"/>
          <w:szCs w:val="28"/>
          <w:rtl/>
          <w:lang w:val="en-US"/>
        </w:rPr>
        <w:t xml:space="preserve">باعث </w:t>
      </w:r>
      <w:r w:rsidRPr="00612AE7">
        <w:rPr>
          <w:rFonts w:cs="B Nazanin"/>
          <w:sz w:val="28"/>
          <w:szCs w:val="28"/>
          <w:rtl/>
          <w:lang w:val="en-US"/>
        </w:rPr>
        <w:t>درک تأث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ر</w:t>
      </w:r>
      <w:r w:rsidRPr="00612AE7">
        <w:rPr>
          <w:rFonts w:cs="B Nazanin"/>
          <w:sz w:val="28"/>
          <w:szCs w:val="28"/>
          <w:rtl/>
          <w:lang w:val="en-US"/>
        </w:rPr>
        <w:t xml:space="preserve"> </w:t>
      </w:r>
      <w:r w:rsidRPr="00612AE7">
        <w:rPr>
          <w:rFonts w:cs="B Nazanin"/>
          <w:sz w:val="28"/>
          <w:szCs w:val="28"/>
          <w:rtl/>
          <w:lang w:val="en-US"/>
        </w:rPr>
        <w:lastRenderedPageBreak/>
        <w:t>فرهنگ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="00BD08A0">
        <w:rPr>
          <w:rFonts w:cs="B Nazanin"/>
          <w:sz w:val="28"/>
          <w:szCs w:val="28"/>
          <w:rtl/>
          <w:lang w:val="en-US"/>
        </w:rPr>
        <w:t xml:space="preserve"> و </w:t>
      </w:r>
      <w:r w:rsidR="00BD08A0">
        <w:rPr>
          <w:rFonts w:cs="B Nazanin" w:hint="cs"/>
          <w:sz w:val="28"/>
          <w:szCs w:val="28"/>
          <w:rtl/>
          <w:lang w:val="en-US"/>
        </w:rPr>
        <w:t>جذابیت</w:t>
      </w:r>
      <w:r w:rsidRPr="00612AE7">
        <w:rPr>
          <w:rFonts w:cs="B Nazanin"/>
          <w:sz w:val="28"/>
          <w:szCs w:val="28"/>
          <w:rtl/>
          <w:lang w:val="en-US"/>
        </w:rPr>
        <w:t xml:space="preserve"> ا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دئولوژ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ک</w:t>
      </w:r>
      <w:r w:rsidRPr="00612AE7">
        <w:rPr>
          <w:rFonts w:cs="B Nazanin"/>
          <w:sz w:val="28"/>
          <w:szCs w:val="28"/>
          <w:rtl/>
          <w:lang w:val="en-US"/>
        </w:rPr>
        <w:t xml:space="preserve"> کشور </w:t>
      </w:r>
      <w:r w:rsidRPr="00612AE7">
        <w:rPr>
          <w:rFonts w:cs="B Nazanin" w:hint="cs"/>
          <w:sz w:val="28"/>
          <w:szCs w:val="28"/>
          <w:rtl/>
          <w:lang w:val="en-US"/>
        </w:rPr>
        <w:t>می</w:t>
      </w:r>
      <w:ins w:id="295" w:author="Shokri" w:date="2019-11-09T23:07:00Z">
        <w:r w:rsidR="001C621B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296" w:author="Shokri" w:date="2019-11-09T23:07:00Z">
        <w:r w:rsidRPr="00612AE7" w:rsidDel="001C621B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Pr="00612AE7">
        <w:rPr>
          <w:rFonts w:cs="B Nazanin" w:hint="cs"/>
          <w:sz w:val="28"/>
          <w:szCs w:val="28"/>
          <w:rtl/>
          <w:lang w:val="en-US"/>
        </w:rPr>
        <w:t>شود</w:t>
      </w:r>
      <w:ins w:id="297" w:author="Shokri" w:date="2019-11-09T23:07:00Z">
        <w:r w:rsidR="001C621B">
          <w:rPr>
            <w:rFonts w:cs="B Nazanin" w:hint="cs"/>
            <w:sz w:val="28"/>
            <w:szCs w:val="28"/>
            <w:rtl/>
            <w:lang w:val="en-US"/>
          </w:rPr>
          <w:t>،</w:t>
        </w:r>
      </w:ins>
      <w:del w:id="298" w:author="Shokri" w:date="2019-11-09T23:07:00Z">
        <w:r w:rsidRPr="00612AE7" w:rsidDel="001C621B">
          <w:rPr>
            <w:rFonts w:cs="B Nazanin" w:hint="cs"/>
            <w:sz w:val="28"/>
            <w:szCs w:val="28"/>
            <w:rtl/>
            <w:lang w:val="en-US"/>
          </w:rPr>
          <w:delText>.</w:delText>
        </w:r>
      </w:del>
      <w:r w:rsidRPr="00612AE7">
        <w:rPr>
          <w:rFonts w:cs="B Nazanin" w:hint="cs"/>
          <w:sz w:val="28"/>
          <w:szCs w:val="28"/>
          <w:rtl/>
          <w:lang w:val="en-US"/>
        </w:rPr>
        <w:t xml:space="preserve"> </w:t>
      </w:r>
      <w:r w:rsidRPr="00612AE7">
        <w:rPr>
          <w:rFonts w:cs="B Nazanin"/>
          <w:sz w:val="28"/>
          <w:szCs w:val="28"/>
          <w:rtl/>
          <w:lang w:val="en-US"/>
        </w:rPr>
        <w:t>اما بدون عناصر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/>
          <w:sz w:val="28"/>
          <w:szCs w:val="28"/>
          <w:rtl/>
          <w:lang w:val="en-US"/>
        </w:rPr>
        <w:t xml:space="preserve"> مانند ا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جاد</w:t>
      </w:r>
      <w:r w:rsidRPr="00612AE7">
        <w:rPr>
          <w:rFonts w:cs="B Nazanin"/>
          <w:sz w:val="28"/>
          <w:szCs w:val="28"/>
          <w:rtl/>
          <w:lang w:val="en-US"/>
        </w:rPr>
        <w:t xml:space="preserve"> گفتمان اطلاعات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/>
          <w:sz w:val="28"/>
          <w:szCs w:val="28"/>
          <w:rtl/>
          <w:lang w:val="en-US"/>
        </w:rPr>
        <w:t xml:space="preserve"> از طر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ق</w:t>
      </w:r>
      <w:r w:rsidRPr="00612AE7">
        <w:rPr>
          <w:rFonts w:cs="B Nazanin"/>
          <w:sz w:val="28"/>
          <w:szCs w:val="28"/>
          <w:rtl/>
          <w:lang w:val="en-US"/>
        </w:rPr>
        <w:t xml:space="preserve"> رسانه</w:t>
      </w:r>
      <w:ins w:id="299" w:author="Shokri" w:date="2019-11-09T23:08:00Z">
        <w:r w:rsidR="001C621B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300" w:author="Shokri" w:date="2019-11-09T23:08:00Z">
        <w:r w:rsidRPr="00612AE7" w:rsidDel="001C621B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Pr="00612AE7">
        <w:rPr>
          <w:rFonts w:cs="B Nazanin"/>
          <w:sz w:val="28"/>
          <w:szCs w:val="28"/>
          <w:rtl/>
          <w:lang w:val="en-US"/>
        </w:rPr>
        <w:t>ها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/>
          <w:sz w:val="28"/>
          <w:szCs w:val="28"/>
          <w:rtl/>
          <w:lang w:val="en-US"/>
        </w:rPr>
        <w:t xml:space="preserve"> کنترل</w:t>
      </w:r>
      <w:ins w:id="301" w:author="Shokri" w:date="2019-11-10T01:39:00Z">
        <w:r w:rsidR="00145AEA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302" w:author="Shokri" w:date="2019-11-10T01:39:00Z">
        <w:r w:rsidRPr="00612AE7" w:rsidDel="00145AEA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Pr="00612AE7">
        <w:rPr>
          <w:rFonts w:cs="B Nazanin"/>
          <w:sz w:val="28"/>
          <w:szCs w:val="28"/>
          <w:rtl/>
          <w:lang w:val="en-US"/>
        </w:rPr>
        <w:t>شده و تشک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ل</w:t>
      </w:r>
      <w:r w:rsidRPr="00612AE7">
        <w:rPr>
          <w:rFonts w:cs="B Nazanin"/>
          <w:sz w:val="28"/>
          <w:szCs w:val="28"/>
          <w:rtl/>
          <w:lang w:val="en-US"/>
        </w:rPr>
        <w:t xml:space="preserve"> </w:t>
      </w:r>
      <w:r w:rsidRPr="00612AE7">
        <w:rPr>
          <w:rFonts w:cs="B Nazanin" w:hint="cs"/>
          <w:sz w:val="28"/>
          <w:szCs w:val="28"/>
          <w:rtl/>
          <w:lang w:val="en-US"/>
        </w:rPr>
        <w:t>گروه</w:t>
      </w:r>
      <w:ins w:id="303" w:author="Shokri" w:date="2019-11-09T23:08:00Z">
        <w:r w:rsidR="001C621B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304" w:author="Shokri" w:date="2019-11-09T23:08:00Z">
        <w:r w:rsidRPr="00612AE7" w:rsidDel="001C621B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Pr="00612AE7">
        <w:rPr>
          <w:rFonts w:cs="B Nazanin" w:hint="cs"/>
          <w:sz w:val="28"/>
          <w:szCs w:val="28"/>
          <w:rtl/>
          <w:lang w:val="en-US"/>
        </w:rPr>
        <w:t>های</w:t>
      </w:r>
      <w:r w:rsidRPr="00612AE7">
        <w:rPr>
          <w:rFonts w:cs="B Nazanin"/>
          <w:sz w:val="28"/>
          <w:szCs w:val="28"/>
          <w:rtl/>
          <w:lang w:val="en-US"/>
        </w:rPr>
        <w:t xml:space="preserve"> س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اس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="00BD08A0">
        <w:rPr>
          <w:rFonts w:cs="B Nazanin" w:hint="cs"/>
          <w:sz w:val="28"/>
          <w:szCs w:val="28"/>
          <w:rtl/>
          <w:lang w:val="en-US"/>
        </w:rPr>
        <w:t xml:space="preserve"> ت</w:t>
      </w:r>
      <w:ins w:id="305" w:author="Shokri" w:date="2019-11-09T23:08:00Z">
        <w:r w:rsidR="001C621B">
          <w:rPr>
            <w:rFonts w:cs="B Nazanin" w:hint="cs"/>
            <w:sz w:val="28"/>
            <w:szCs w:val="28"/>
            <w:rtl/>
            <w:lang w:val="en-US"/>
          </w:rPr>
          <w:t>أ</w:t>
        </w:r>
      </w:ins>
      <w:del w:id="306" w:author="Shokri" w:date="2019-11-09T23:08:00Z">
        <w:r w:rsidR="00BD08A0" w:rsidDel="001C621B">
          <w:rPr>
            <w:rFonts w:cs="B Nazanin" w:hint="cs"/>
            <w:sz w:val="28"/>
            <w:szCs w:val="28"/>
            <w:rtl/>
            <w:lang w:val="en-US"/>
          </w:rPr>
          <w:delText>ا</w:delText>
        </w:r>
      </w:del>
      <w:r w:rsidR="00BD08A0">
        <w:rPr>
          <w:rFonts w:cs="B Nazanin" w:hint="cs"/>
          <w:sz w:val="28"/>
          <w:szCs w:val="28"/>
          <w:rtl/>
          <w:lang w:val="en-US"/>
        </w:rPr>
        <w:t>ثیرگذار</w:t>
      </w:r>
      <w:del w:id="307" w:author="Shokri" w:date="2019-11-10T01:39:00Z">
        <w:r w:rsidR="00BD08A0" w:rsidDel="00145AEA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Pr="00612AE7">
        <w:rPr>
          <w:rFonts w:cs="B Nazanin"/>
          <w:sz w:val="28"/>
          <w:szCs w:val="28"/>
          <w:rtl/>
          <w:lang w:val="en-US"/>
        </w:rPr>
        <w:t xml:space="preserve"> (</w:t>
      </w:r>
      <w:del w:id="308" w:author="Shokri" w:date="2019-11-09T23:08:00Z">
        <w:r w:rsidRPr="00612AE7" w:rsidDel="001C621B">
          <w:rPr>
            <w:rFonts w:cs="B Nazanin" w:hint="cs"/>
            <w:sz w:val="28"/>
            <w:szCs w:val="28"/>
            <w:rtl/>
            <w:lang w:val="en-US"/>
          </w:rPr>
          <w:delText>ی</w:delText>
        </w:r>
        <w:r w:rsidRPr="00612AE7" w:rsidDel="001C621B">
          <w:rPr>
            <w:rFonts w:cs="B Nazanin" w:hint="eastAsia"/>
            <w:sz w:val="28"/>
            <w:szCs w:val="28"/>
            <w:rtl/>
            <w:lang w:val="en-US"/>
          </w:rPr>
          <w:delText>ا</w:delText>
        </w:r>
        <w:r w:rsidRPr="00612AE7" w:rsidDel="001C621B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Pr="00612AE7">
        <w:rPr>
          <w:rFonts w:cs="B Nazanin"/>
          <w:sz w:val="28"/>
          <w:szCs w:val="28"/>
          <w:rtl/>
          <w:lang w:val="en-US"/>
        </w:rPr>
        <w:t>اغلب ن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مه</w:t>
      </w:r>
      <w:ins w:id="309" w:author="Shokri" w:date="2019-11-09T23:08:00Z">
        <w:r w:rsidR="001C621B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310" w:author="Shokri" w:date="2019-11-09T23:08:00Z">
        <w:r w:rsidRPr="00612AE7" w:rsidDel="001C621B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Pr="00612AE7">
        <w:rPr>
          <w:rFonts w:cs="B Nazanin"/>
          <w:sz w:val="28"/>
          <w:szCs w:val="28"/>
          <w:rtl/>
          <w:lang w:val="en-US"/>
        </w:rPr>
        <w:t>س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اس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del w:id="311" w:author="Shokri" w:date="2019-11-09T23:08:00Z">
        <w:r w:rsidRPr="00612AE7" w:rsidDel="001C621B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Pr="00612AE7">
        <w:rPr>
          <w:rFonts w:cs="B Nazanin"/>
          <w:sz w:val="28"/>
          <w:szCs w:val="28"/>
          <w:rtl/>
          <w:lang w:val="en-US"/>
        </w:rPr>
        <w:t>) در داخل کشور</w:t>
      </w:r>
      <w:ins w:id="312" w:author="Shokri" w:date="2019-11-09T23:08:00Z">
        <w:r w:rsidR="001C621B">
          <w:rPr>
            <w:rFonts w:cs="B Nazanin" w:hint="cs"/>
            <w:sz w:val="28"/>
            <w:szCs w:val="28"/>
            <w:rtl/>
            <w:lang w:val="en-US"/>
          </w:rPr>
          <w:t>،</w:t>
        </w:r>
      </w:ins>
      <w:del w:id="313" w:author="Shokri" w:date="2019-11-09T23:08:00Z">
        <w:r w:rsidR="00797706" w:rsidDel="001C621B">
          <w:rPr>
            <w:rFonts w:cs="B Nazanin" w:hint="cs"/>
            <w:sz w:val="28"/>
            <w:szCs w:val="28"/>
            <w:rtl/>
            <w:lang w:val="en-US"/>
          </w:rPr>
          <w:delText>؛</w:delText>
        </w:r>
      </w:del>
      <w:r w:rsidRPr="00612AE7">
        <w:rPr>
          <w:rFonts w:cs="B Nazanin"/>
          <w:sz w:val="28"/>
          <w:szCs w:val="28"/>
          <w:rtl/>
          <w:lang w:val="en-US"/>
        </w:rPr>
        <w:t xml:space="preserve"> </w:t>
      </w:r>
      <w:r w:rsidRPr="00612AE7">
        <w:rPr>
          <w:rFonts w:cs="B Nazanin" w:hint="cs"/>
          <w:sz w:val="28"/>
          <w:szCs w:val="28"/>
          <w:rtl/>
          <w:lang w:val="en-US"/>
        </w:rPr>
        <w:t>درک</w:t>
      </w:r>
      <w:r w:rsidRPr="00612AE7">
        <w:rPr>
          <w:rFonts w:cs="B Nazanin"/>
          <w:sz w:val="28"/>
          <w:szCs w:val="28"/>
          <w:rtl/>
          <w:lang w:val="en-US"/>
        </w:rPr>
        <w:t xml:space="preserve"> نقش قدرت نرم در تصم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م</w:t>
      </w:r>
      <w:ins w:id="314" w:author="Shokri" w:date="2019-11-09T23:08:00Z">
        <w:r w:rsidR="001C621B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315" w:author="Shokri" w:date="2019-11-09T23:08:00Z">
        <w:r w:rsidRPr="00612AE7" w:rsidDel="001C621B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Pr="00612AE7">
        <w:rPr>
          <w:rFonts w:cs="B Nazanin"/>
          <w:sz w:val="28"/>
          <w:szCs w:val="28"/>
          <w:rtl/>
          <w:lang w:val="en-US"/>
        </w:rPr>
        <w:t>گ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ر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ins w:id="316" w:author="Shokri" w:date="2019-11-09T23:08:00Z">
        <w:r w:rsidR="001C621B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317" w:author="Shokri" w:date="2019-11-09T23:08:00Z">
        <w:r w:rsidRPr="00612AE7" w:rsidDel="001C621B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Pr="00612AE7">
        <w:rPr>
          <w:rFonts w:cs="B Nazanin"/>
          <w:sz w:val="28"/>
          <w:szCs w:val="28"/>
          <w:rtl/>
          <w:lang w:val="en-US"/>
        </w:rPr>
        <w:t>ها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/>
          <w:sz w:val="28"/>
          <w:szCs w:val="28"/>
          <w:rtl/>
          <w:lang w:val="en-US"/>
        </w:rPr>
        <w:t xml:space="preserve"> مهم س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اس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/>
          <w:sz w:val="28"/>
          <w:szCs w:val="28"/>
          <w:rtl/>
          <w:lang w:val="en-US"/>
        </w:rPr>
        <w:t xml:space="preserve"> </w:t>
      </w:r>
      <w:r w:rsidRPr="00612AE7">
        <w:rPr>
          <w:rFonts w:cs="B Nazanin" w:hint="cs"/>
          <w:sz w:val="28"/>
          <w:szCs w:val="28"/>
          <w:rtl/>
          <w:lang w:val="en-US"/>
        </w:rPr>
        <w:t>غیر</w:t>
      </w:r>
      <w:del w:id="318" w:author="Shokri" w:date="2019-11-09T23:08:00Z">
        <w:r w:rsidRPr="00612AE7" w:rsidDel="001C621B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Pr="00612AE7">
        <w:rPr>
          <w:rFonts w:cs="B Nazanin" w:hint="cs"/>
          <w:sz w:val="28"/>
          <w:szCs w:val="28"/>
          <w:rtl/>
          <w:lang w:val="en-US"/>
        </w:rPr>
        <w:t>ممکن است.</w:t>
      </w:r>
      <w:del w:id="319" w:author="Shokri" w:date="2019-11-10T01:39:00Z">
        <w:r w:rsidRPr="00612AE7" w:rsidDel="00145AEA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</w:p>
    <w:p w:rsidR="00D30A41" w:rsidRPr="00612AE7" w:rsidRDefault="00D30A41" w:rsidP="00D30A41">
      <w:pPr>
        <w:bidi/>
        <w:jc w:val="both"/>
        <w:rPr>
          <w:rFonts w:cs="B Nazanin"/>
          <w:sz w:val="28"/>
          <w:szCs w:val="28"/>
          <w:rtl/>
          <w:lang w:val="en-US"/>
        </w:rPr>
      </w:pPr>
      <w:r w:rsidRPr="00612AE7">
        <w:rPr>
          <w:rFonts w:cs="B Nazanin"/>
          <w:sz w:val="28"/>
          <w:szCs w:val="28"/>
          <w:rtl/>
          <w:lang w:val="en-US"/>
        </w:rPr>
        <w:t>در ا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ن</w:t>
      </w:r>
      <w:r w:rsidRPr="00612AE7">
        <w:rPr>
          <w:rFonts w:cs="B Nazanin"/>
          <w:sz w:val="28"/>
          <w:szCs w:val="28"/>
          <w:rtl/>
          <w:lang w:val="en-US"/>
        </w:rPr>
        <w:t xml:space="preserve"> مقاله، قدرت نرم کشورها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="00B23CB8">
        <w:rPr>
          <w:rFonts w:cs="B Nazanin"/>
          <w:sz w:val="28"/>
          <w:szCs w:val="28"/>
          <w:rtl/>
          <w:lang w:val="en-US"/>
        </w:rPr>
        <w:t xml:space="preserve"> مختلف در </w:t>
      </w:r>
      <w:r w:rsidR="00B23CB8">
        <w:rPr>
          <w:rFonts w:cs="B Nazanin" w:hint="cs"/>
          <w:sz w:val="28"/>
          <w:szCs w:val="28"/>
          <w:rtl/>
          <w:lang w:val="en-US"/>
        </w:rPr>
        <w:t>ارتباط</w:t>
      </w:r>
      <w:r w:rsidRPr="00612AE7">
        <w:rPr>
          <w:rFonts w:cs="B Nazanin"/>
          <w:sz w:val="28"/>
          <w:szCs w:val="28"/>
          <w:rtl/>
          <w:lang w:val="en-US"/>
        </w:rPr>
        <w:t xml:space="preserve"> با قرق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زستان</w:t>
      </w:r>
      <w:r w:rsidRPr="00612AE7">
        <w:rPr>
          <w:rFonts w:cs="B Nazanin"/>
          <w:sz w:val="28"/>
          <w:szCs w:val="28"/>
          <w:rtl/>
          <w:lang w:val="en-US"/>
        </w:rPr>
        <w:t xml:space="preserve"> </w:t>
      </w:r>
      <w:r w:rsidRPr="00612AE7">
        <w:rPr>
          <w:rFonts w:cs="B Nazanin" w:hint="cs"/>
          <w:sz w:val="28"/>
          <w:szCs w:val="28"/>
          <w:rtl/>
          <w:lang w:val="en-US"/>
        </w:rPr>
        <w:t>و</w:t>
      </w:r>
      <w:r w:rsidRPr="00612AE7">
        <w:rPr>
          <w:rFonts w:cs="B Nazanin"/>
          <w:sz w:val="28"/>
          <w:szCs w:val="28"/>
          <w:rtl/>
          <w:lang w:val="en-US"/>
        </w:rPr>
        <w:t xml:space="preserve"> ت</w:t>
      </w:r>
      <w:ins w:id="320" w:author="Shokri" w:date="2019-11-09T23:09:00Z">
        <w:r w:rsidR="001C621B">
          <w:rPr>
            <w:rFonts w:cs="B Nazanin" w:hint="cs"/>
            <w:sz w:val="28"/>
            <w:szCs w:val="28"/>
            <w:rtl/>
            <w:lang w:val="en-US"/>
          </w:rPr>
          <w:t>أ</w:t>
        </w:r>
      </w:ins>
      <w:del w:id="321" w:author="Shokri" w:date="2019-11-09T23:08:00Z">
        <w:r w:rsidRPr="00612AE7" w:rsidDel="001C621B">
          <w:rPr>
            <w:rFonts w:cs="B Nazanin"/>
            <w:sz w:val="28"/>
            <w:szCs w:val="28"/>
            <w:rtl/>
            <w:lang w:val="en-US"/>
          </w:rPr>
          <w:delText>ا</w:delText>
        </w:r>
      </w:del>
      <w:r w:rsidRPr="00612AE7">
        <w:rPr>
          <w:rFonts w:cs="B Nazanin"/>
          <w:sz w:val="28"/>
          <w:szCs w:val="28"/>
          <w:rtl/>
          <w:lang w:val="en-US"/>
        </w:rPr>
        <w:t>ث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="00B23CB8">
        <w:rPr>
          <w:rFonts w:cs="B Nazanin" w:hint="eastAsia"/>
          <w:sz w:val="28"/>
          <w:szCs w:val="28"/>
          <w:rtl/>
          <w:lang w:val="en-US"/>
        </w:rPr>
        <w:t>ر</w:t>
      </w:r>
      <w:r w:rsidRPr="00612AE7">
        <w:rPr>
          <w:rFonts w:cs="B Nazanin"/>
          <w:sz w:val="28"/>
          <w:szCs w:val="28"/>
          <w:rtl/>
          <w:lang w:val="en-US"/>
        </w:rPr>
        <w:t xml:space="preserve"> بالقو</w:t>
      </w:r>
      <w:ins w:id="322" w:author="Shokri" w:date="2019-11-09T23:09:00Z">
        <w:r w:rsidR="001C621B">
          <w:rPr>
            <w:rFonts w:cs="B Nazanin" w:hint="cs"/>
            <w:sz w:val="28"/>
            <w:szCs w:val="28"/>
            <w:rtl/>
            <w:lang w:val="en-US"/>
          </w:rPr>
          <w:t>ۀ</w:t>
        </w:r>
      </w:ins>
      <w:del w:id="323" w:author="Shokri" w:date="2019-11-09T23:09:00Z">
        <w:r w:rsidRPr="00612AE7" w:rsidDel="001C621B">
          <w:rPr>
            <w:rFonts w:cs="B Nazanin"/>
            <w:sz w:val="28"/>
            <w:szCs w:val="28"/>
            <w:rtl/>
            <w:lang w:val="en-US"/>
          </w:rPr>
          <w:delText>ه</w:delText>
        </w:r>
      </w:del>
      <w:r w:rsidRPr="00612AE7">
        <w:rPr>
          <w:rFonts w:cs="B Nazanin"/>
          <w:sz w:val="28"/>
          <w:szCs w:val="28"/>
          <w:rtl/>
          <w:lang w:val="en-US"/>
        </w:rPr>
        <w:t xml:space="preserve"> آنها بر تصم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مات</w:t>
      </w:r>
      <w:r w:rsidRPr="00612AE7">
        <w:rPr>
          <w:rFonts w:cs="B Nazanin"/>
          <w:sz w:val="28"/>
          <w:szCs w:val="28"/>
          <w:rtl/>
          <w:lang w:val="en-US"/>
        </w:rPr>
        <w:t xml:space="preserve"> قرق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زستان</w:t>
      </w:r>
      <w:r w:rsidR="00B23CB8">
        <w:rPr>
          <w:rFonts w:cs="B Nazanin"/>
          <w:sz w:val="28"/>
          <w:szCs w:val="28"/>
          <w:rtl/>
          <w:lang w:val="en-US"/>
        </w:rPr>
        <w:t xml:space="preserve"> در </w:t>
      </w:r>
      <w:r w:rsidRPr="00612AE7">
        <w:rPr>
          <w:rFonts w:cs="B Nazanin"/>
          <w:sz w:val="28"/>
          <w:szCs w:val="28"/>
          <w:rtl/>
          <w:lang w:val="en-US"/>
        </w:rPr>
        <w:t>س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است</w:t>
      </w:r>
      <w:ins w:id="324" w:author="Shokri" w:date="2019-11-09T23:09:00Z">
        <w:r w:rsidR="001C621B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325" w:author="Shokri" w:date="2019-11-09T23:09:00Z">
        <w:r w:rsidRPr="00612AE7" w:rsidDel="001C621B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Pr="00612AE7">
        <w:rPr>
          <w:rFonts w:cs="B Nazanin" w:hint="cs"/>
          <w:sz w:val="28"/>
          <w:szCs w:val="28"/>
          <w:rtl/>
          <w:lang w:val="en-US"/>
        </w:rPr>
        <w:t>های</w:t>
      </w:r>
      <w:r w:rsidRPr="00612AE7">
        <w:rPr>
          <w:rFonts w:cs="B Nazanin"/>
          <w:sz w:val="28"/>
          <w:szCs w:val="28"/>
          <w:rtl/>
          <w:lang w:val="en-US"/>
        </w:rPr>
        <w:t xml:space="preserve"> خارج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/>
          <w:sz w:val="28"/>
          <w:szCs w:val="28"/>
          <w:rtl/>
          <w:lang w:val="en-US"/>
        </w:rPr>
        <w:t xml:space="preserve"> و داخل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/>
          <w:sz w:val="28"/>
          <w:szCs w:val="28"/>
          <w:rtl/>
          <w:lang w:val="en-US"/>
        </w:rPr>
        <w:t xml:space="preserve"> </w:t>
      </w:r>
      <w:r w:rsidR="00B23CB8">
        <w:rPr>
          <w:rFonts w:cs="B Nazanin" w:hint="cs"/>
          <w:sz w:val="28"/>
          <w:szCs w:val="28"/>
          <w:rtl/>
          <w:lang w:val="en-US"/>
        </w:rPr>
        <w:t xml:space="preserve">این کشور </w:t>
      </w:r>
      <w:r w:rsidRPr="00612AE7">
        <w:rPr>
          <w:rFonts w:cs="B Nazanin"/>
          <w:sz w:val="28"/>
          <w:szCs w:val="28"/>
          <w:rtl/>
          <w:lang w:val="en-US"/>
        </w:rPr>
        <w:t>مقا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سه</w:t>
      </w:r>
      <w:r w:rsidRPr="00612AE7">
        <w:rPr>
          <w:rFonts w:cs="B Nazanin"/>
          <w:sz w:val="28"/>
          <w:szCs w:val="28"/>
          <w:rtl/>
          <w:lang w:val="en-US"/>
        </w:rPr>
        <w:t xml:space="preserve"> </w:t>
      </w:r>
      <w:ins w:id="326" w:author="Shokri" w:date="2019-11-09T23:09:00Z">
        <w:r w:rsidR="001C621B">
          <w:rPr>
            <w:rFonts w:cs="B Nazanin" w:hint="cs"/>
            <w:sz w:val="28"/>
            <w:szCs w:val="28"/>
            <w:rtl/>
            <w:lang w:val="en-US"/>
          </w:rPr>
          <w:t>خواهد شد</w:t>
        </w:r>
      </w:ins>
      <w:del w:id="327" w:author="Shokri" w:date="2019-11-09T23:09:00Z">
        <w:r w:rsidRPr="00612AE7" w:rsidDel="001C621B">
          <w:rPr>
            <w:rFonts w:cs="B Nazanin"/>
            <w:sz w:val="28"/>
            <w:szCs w:val="28"/>
            <w:rtl/>
            <w:lang w:val="en-US"/>
          </w:rPr>
          <w:delText>م</w:delText>
        </w:r>
        <w:r w:rsidRPr="00612AE7" w:rsidDel="001C621B">
          <w:rPr>
            <w:rFonts w:cs="B Nazanin" w:hint="cs"/>
            <w:sz w:val="28"/>
            <w:szCs w:val="28"/>
            <w:rtl/>
            <w:lang w:val="en-US"/>
          </w:rPr>
          <w:delText>ی</w:delText>
        </w:r>
        <w:r w:rsidRPr="00612AE7" w:rsidDel="001C621B">
          <w:rPr>
            <w:rFonts w:cs="B Nazanin"/>
            <w:sz w:val="28"/>
            <w:szCs w:val="28"/>
            <w:rtl/>
            <w:lang w:val="en-US"/>
          </w:rPr>
          <w:delText xml:space="preserve"> شود</w:delText>
        </w:r>
      </w:del>
      <w:r w:rsidRPr="00612AE7">
        <w:rPr>
          <w:rFonts w:cs="B Nazanin"/>
          <w:sz w:val="28"/>
          <w:szCs w:val="28"/>
          <w:rtl/>
          <w:lang w:val="en-US"/>
        </w:rPr>
        <w:t>.</w:t>
      </w:r>
    </w:p>
    <w:p w:rsidR="00D30A41" w:rsidRDefault="00D30A41" w:rsidP="00482D93">
      <w:pPr>
        <w:bidi/>
        <w:jc w:val="both"/>
        <w:rPr>
          <w:rFonts w:cs="B Nazanin"/>
          <w:sz w:val="28"/>
          <w:szCs w:val="28"/>
          <w:rtl/>
          <w:lang w:val="en-US"/>
        </w:rPr>
      </w:pPr>
      <w:r w:rsidRPr="00612AE7">
        <w:rPr>
          <w:rFonts w:cs="B Nazanin"/>
          <w:sz w:val="28"/>
          <w:szCs w:val="28"/>
          <w:rtl/>
          <w:lang w:val="en-US"/>
        </w:rPr>
        <w:t>چن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ن</w:t>
      </w:r>
      <w:r w:rsidRPr="00612AE7">
        <w:rPr>
          <w:rFonts w:cs="B Nazanin"/>
          <w:sz w:val="28"/>
          <w:szCs w:val="28"/>
          <w:rtl/>
          <w:lang w:val="en-US"/>
        </w:rPr>
        <w:t xml:space="preserve"> عناصر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/>
          <w:sz w:val="28"/>
          <w:szCs w:val="28"/>
          <w:rtl/>
          <w:lang w:val="en-US"/>
        </w:rPr>
        <w:t xml:space="preserve"> از </w:t>
      </w:r>
      <w:ins w:id="328" w:author="Shokri" w:date="2019-11-09T23:09:00Z">
        <w:r w:rsidR="001C621B">
          <w:rPr>
            <w:rFonts w:cs="B Nazanin" w:hint="cs"/>
            <w:sz w:val="28"/>
            <w:szCs w:val="28"/>
            <w:rtl/>
            <w:lang w:val="en-US"/>
          </w:rPr>
          <w:t>«</w:t>
        </w:r>
      </w:ins>
      <w:del w:id="329" w:author="Shokri" w:date="2019-11-09T23:09:00Z">
        <w:r w:rsidRPr="00612AE7" w:rsidDel="001C621B">
          <w:rPr>
            <w:rFonts w:cs="B Nazanin"/>
            <w:sz w:val="28"/>
            <w:szCs w:val="28"/>
            <w:rtl/>
            <w:lang w:val="en-US"/>
          </w:rPr>
          <w:delText>"</w:delText>
        </w:r>
      </w:del>
      <w:r w:rsidRPr="00612AE7">
        <w:rPr>
          <w:rFonts w:cs="B Nazanin"/>
          <w:sz w:val="28"/>
          <w:szCs w:val="28"/>
          <w:rtl/>
          <w:lang w:val="en-US"/>
        </w:rPr>
        <w:t>قدرت نرم</w:t>
      </w:r>
      <w:ins w:id="330" w:author="Shokri" w:date="2019-11-09T23:09:00Z">
        <w:r w:rsidR="001C621B">
          <w:rPr>
            <w:rFonts w:cs="B Nazanin" w:hint="cs"/>
            <w:sz w:val="28"/>
            <w:szCs w:val="28"/>
            <w:rtl/>
            <w:lang w:val="en-US"/>
          </w:rPr>
          <w:t>»</w:t>
        </w:r>
      </w:ins>
      <w:del w:id="331" w:author="Shokri" w:date="2019-11-09T23:09:00Z">
        <w:r w:rsidRPr="00612AE7" w:rsidDel="001C621B">
          <w:rPr>
            <w:rFonts w:cs="B Nazanin"/>
            <w:sz w:val="28"/>
            <w:szCs w:val="28"/>
            <w:rtl/>
            <w:lang w:val="en-US"/>
          </w:rPr>
          <w:delText>"</w:delText>
        </w:r>
      </w:del>
      <w:r w:rsidRPr="00612AE7">
        <w:rPr>
          <w:rFonts w:cs="B Nazanin"/>
          <w:sz w:val="28"/>
          <w:szCs w:val="28"/>
          <w:rtl/>
          <w:lang w:val="en-US"/>
        </w:rPr>
        <w:t xml:space="preserve"> 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ک</w:t>
      </w:r>
      <w:r w:rsidRPr="00612AE7">
        <w:rPr>
          <w:rFonts w:cs="B Nazanin"/>
          <w:sz w:val="28"/>
          <w:szCs w:val="28"/>
          <w:rtl/>
          <w:lang w:val="en-US"/>
        </w:rPr>
        <w:t xml:space="preserve"> تمدن خاص مانند جذاب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ت</w:t>
      </w:r>
      <w:r w:rsidRPr="00612AE7">
        <w:rPr>
          <w:rFonts w:cs="B Nazanin"/>
          <w:sz w:val="28"/>
          <w:szCs w:val="28"/>
          <w:rtl/>
          <w:lang w:val="en-US"/>
        </w:rPr>
        <w:t xml:space="preserve"> فرهنگ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،</w:t>
      </w:r>
      <w:r w:rsidRPr="00612AE7">
        <w:rPr>
          <w:rFonts w:cs="B Nazanin"/>
          <w:sz w:val="28"/>
          <w:szCs w:val="28"/>
          <w:rtl/>
          <w:lang w:val="en-US"/>
        </w:rPr>
        <w:t xml:space="preserve"> نفوذ اطلاعات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،</w:t>
      </w:r>
      <w:r w:rsidRPr="00612AE7">
        <w:rPr>
          <w:rFonts w:cs="B Nazanin"/>
          <w:sz w:val="28"/>
          <w:szCs w:val="28"/>
          <w:rtl/>
          <w:lang w:val="en-US"/>
        </w:rPr>
        <w:t xml:space="preserve"> مال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/>
          <w:sz w:val="28"/>
          <w:szCs w:val="28"/>
          <w:rtl/>
          <w:lang w:val="en-US"/>
        </w:rPr>
        <w:t xml:space="preserve"> و ا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دئولوژ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ک</w:t>
      </w:r>
      <w:r w:rsidRPr="00612AE7">
        <w:rPr>
          <w:rFonts w:cs="B Nazanin"/>
          <w:sz w:val="28"/>
          <w:szCs w:val="28"/>
          <w:rtl/>
          <w:lang w:val="en-US"/>
        </w:rPr>
        <w:t xml:space="preserve"> تنها مشتقات</w:t>
      </w:r>
      <w:ins w:id="332" w:author="Shokri" w:date="2019-11-09T23:09:00Z">
        <w:r w:rsidR="001C621B">
          <w:rPr>
            <w:rFonts w:cs="B Nazanin" w:hint="cs"/>
            <w:sz w:val="28"/>
            <w:szCs w:val="28"/>
            <w:rtl/>
            <w:lang w:val="en-US"/>
          </w:rPr>
          <w:t>ی</w:t>
        </w:r>
      </w:ins>
      <w:r w:rsidRPr="00612AE7">
        <w:rPr>
          <w:rFonts w:cs="B Nazanin"/>
          <w:sz w:val="28"/>
          <w:szCs w:val="28"/>
          <w:rtl/>
          <w:lang w:val="en-US"/>
        </w:rPr>
        <w:t xml:space="preserve"> است که هم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شه</w:t>
      </w:r>
      <w:r w:rsidRPr="00612AE7">
        <w:rPr>
          <w:rFonts w:cs="B Nazanin"/>
          <w:sz w:val="28"/>
          <w:szCs w:val="28"/>
          <w:rtl/>
          <w:lang w:val="en-US"/>
        </w:rPr>
        <w:t xml:space="preserve"> نم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ins w:id="333" w:author="Shokri" w:date="2019-11-09T23:09:00Z">
        <w:r w:rsidR="001C621B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334" w:author="Shokri" w:date="2019-11-09T23:09:00Z">
        <w:r w:rsidDel="001C621B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>
        <w:rPr>
          <w:rFonts w:cs="B Nazanin"/>
          <w:sz w:val="28"/>
          <w:szCs w:val="28"/>
          <w:rtl/>
          <w:lang w:val="en-US"/>
        </w:rPr>
        <w:t>توان</w:t>
      </w:r>
      <w:r>
        <w:rPr>
          <w:rFonts w:cs="B Nazanin" w:hint="cs"/>
          <w:sz w:val="28"/>
          <w:szCs w:val="28"/>
          <w:rtl/>
          <w:lang w:val="en-US"/>
        </w:rPr>
        <w:t>ند</w:t>
      </w:r>
      <w:r w:rsidRPr="00612AE7">
        <w:rPr>
          <w:rFonts w:cs="B Nazanin"/>
          <w:sz w:val="28"/>
          <w:szCs w:val="28"/>
          <w:rtl/>
          <w:lang w:val="en-US"/>
        </w:rPr>
        <w:t xml:space="preserve"> بر تصم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م</w:t>
      </w:r>
      <w:ins w:id="335" w:author="Shokri" w:date="2019-11-09T23:10:00Z">
        <w:r w:rsidR="001C621B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336" w:author="Shokri" w:date="2019-11-09T23:10:00Z">
        <w:r w:rsidRPr="00612AE7" w:rsidDel="001C621B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Pr="00612AE7">
        <w:rPr>
          <w:rFonts w:cs="B Nazanin"/>
          <w:sz w:val="28"/>
          <w:szCs w:val="28"/>
          <w:rtl/>
          <w:lang w:val="en-US"/>
        </w:rPr>
        <w:t>گ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ر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ins w:id="337" w:author="Shokri" w:date="2019-11-09T23:10:00Z">
        <w:r w:rsidR="001C621B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338" w:author="Shokri" w:date="2019-11-09T23:10:00Z">
        <w:r w:rsidRPr="00612AE7" w:rsidDel="001C621B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val="en-US"/>
        </w:rPr>
        <w:t xml:space="preserve">های </w:t>
      </w:r>
      <w:r w:rsidRPr="00612AE7">
        <w:rPr>
          <w:rFonts w:cs="B Nazanin"/>
          <w:sz w:val="28"/>
          <w:szCs w:val="28"/>
          <w:rtl/>
          <w:lang w:val="en-US"/>
        </w:rPr>
        <w:t>س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اس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/>
          <w:sz w:val="28"/>
          <w:szCs w:val="28"/>
          <w:rtl/>
          <w:lang w:val="en-US"/>
        </w:rPr>
        <w:t xml:space="preserve"> ت</w:t>
      </w:r>
      <w:ins w:id="339" w:author="Shokri" w:date="2019-11-09T23:10:00Z">
        <w:r w:rsidR="001C621B">
          <w:rPr>
            <w:rFonts w:cs="B Nazanin" w:hint="cs"/>
            <w:sz w:val="28"/>
            <w:szCs w:val="28"/>
            <w:rtl/>
            <w:lang w:val="en-US"/>
          </w:rPr>
          <w:t>أ</w:t>
        </w:r>
      </w:ins>
      <w:del w:id="340" w:author="Shokri" w:date="2019-11-09T23:10:00Z">
        <w:r w:rsidRPr="00612AE7" w:rsidDel="001C621B">
          <w:rPr>
            <w:rFonts w:cs="B Nazanin"/>
            <w:sz w:val="28"/>
            <w:szCs w:val="28"/>
            <w:rtl/>
            <w:lang w:val="en-US"/>
          </w:rPr>
          <w:delText>ا</w:delText>
        </w:r>
      </w:del>
      <w:r w:rsidRPr="00612AE7">
        <w:rPr>
          <w:rFonts w:cs="B Nazanin"/>
          <w:sz w:val="28"/>
          <w:szCs w:val="28"/>
          <w:rtl/>
          <w:lang w:val="en-US"/>
        </w:rPr>
        <w:t>ث</w:t>
      </w:r>
      <w:r w:rsidRPr="00612AE7">
        <w:rPr>
          <w:rFonts w:cs="B Nazanin" w:hint="cs"/>
          <w:sz w:val="28"/>
          <w:szCs w:val="28"/>
          <w:rtl/>
          <w:lang w:val="en-US"/>
        </w:rPr>
        <w:t>ی</w:t>
      </w:r>
      <w:r w:rsidRPr="00612AE7">
        <w:rPr>
          <w:rFonts w:cs="B Nazanin" w:hint="eastAsia"/>
          <w:sz w:val="28"/>
          <w:szCs w:val="28"/>
          <w:rtl/>
          <w:lang w:val="en-US"/>
        </w:rPr>
        <w:t>ر</w:t>
      </w:r>
      <w:r w:rsidRPr="00612AE7">
        <w:rPr>
          <w:rFonts w:cs="B Nazanin"/>
          <w:sz w:val="28"/>
          <w:szCs w:val="28"/>
          <w:rtl/>
          <w:lang w:val="en-US"/>
        </w:rPr>
        <w:t xml:space="preserve"> بگذار</w:t>
      </w:r>
      <w:r w:rsidR="00B23CB8">
        <w:rPr>
          <w:rFonts w:cs="B Nazanin" w:hint="cs"/>
          <w:sz w:val="28"/>
          <w:szCs w:val="28"/>
          <w:rtl/>
          <w:lang w:val="en-US"/>
        </w:rPr>
        <w:t>ن</w:t>
      </w:r>
      <w:r w:rsidRPr="00612AE7">
        <w:rPr>
          <w:rFonts w:cs="B Nazanin"/>
          <w:sz w:val="28"/>
          <w:szCs w:val="28"/>
          <w:rtl/>
          <w:lang w:val="en-US"/>
        </w:rPr>
        <w:t>د.</w:t>
      </w:r>
    </w:p>
    <w:p w:rsidR="00D30A41" w:rsidRPr="00656B31" w:rsidRDefault="00D30A41" w:rsidP="00656B31">
      <w:pPr>
        <w:bidi/>
        <w:jc w:val="both"/>
        <w:rPr>
          <w:rFonts w:cs="B Nazanin"/>
          <w:b/>
          <w:bCs/>
          <w:sz w:val="28"/>
          <w:szCs w:val="28"/>
          <w:rtl/>
        </w:rPr>
      </w:pPr>
      <w:r w:rsidRPr="00EE4024">
        <w:rPr>
          <w:rFonts w:cs="B Nazanin"/>
          <w:b/>
          <w:bCs/>
          <w:sz w:val="28"/>
          <w:szCs w:val="28"/>
          <w:rtl/>
        </w:rPr>
        <w:t>چين</w:t>
      </w:r>
    </w:p>
    <w:p w:rsidR="00656B31" w:rsidRDefault="00B00863" w:rsidP="00B00863">
      <w:pPr>
        <w:bidi/>
        <w:jc w:val="center"/>
        <w:rPr>
          <w:rFonts w:cs="B Nazanin"/>
          <w:sz w:val="28"/>
          <w:szCs w:val="28"/>
          <w:rtl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991836" cy="2816705"/>
            <wp:effectExtent l="0" t="0" r="0" b="3175"/>
            <wp:docPr id="23" name="Picture 23" descr="Image result for ÐºÐ¸ÑÐ°Ð¹ ÐºÑÑÐ³ÑÐ·ÑÑÐ°Ð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 result for ÐºÐ¸ÑÐ°Ð¹ ÐºÑÑÐ³ÑÐ·ÑÑÐ°Ð½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164" cy="2819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A41" w:rsidRPr="00EE4024" w:rsidRDefault="00D30A41" w:rsidP="00656B31">
      <w:pPr>
        <w:bidi/>
        <w:jc w:val="both"/>
        <w:rPr>
          <w:rFonts w:cs="B Nazanin"/>
          <w:sz w:val="28"/>
          <w:szCs w:val="28"/>
          <w:rtl/>
          <w:lang w:val="en-US"/>
        </w:rPr>
      </w:pPr>
      <w:r w:rsidRPr="00EE4024">
        <w:rPr>
          <w:rFonts w:cs="B Nazanin"/>
          <w:sz w:val="28"/>
          <w:szCs w:val="28"/>
          <w:rtl/>
          <w:lang w:val="en-US"/>
        </w:rPr>
        <w:t>فرهنگ چ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 w:hint="eastAsia"/>
          <w:sz w:val="28"/>
          <w:szCs w:val="28"/>
          <w:rtl/>
          <w:lang w:val="en-US"/>
        </w:rPr>
        <w:t>ن</w:t>
      </w:r>
      <w:r w:rsidRPr="00EE4024">
        <w:rPr>
          <w:rFonts w:cs="B Nazanin"/>
          <w:sz w:val="28"/>
          <w:szCs w:val="28"/>
          <w:rtl/>
          <w:lang w:val="en-US"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>فرهنگی</w:t>
      </w:r>
      <w:r w:rsidRPr="00EE4024">
        <w:rPr>
          <w:rFonts w:cs="B Nazanin"/>
          <w:sz w:val="28"/>
          <w:szCs w:val="28"/>
          <w:rtl/>
          <w:lang w:val="en-US"/>
        </w:rPr>
        <w:t xml:space="preserve"> بسته </w:t>
      </w:r>
      <w:ins w:id="341" w:author="Shokri" w:date="2019-11-09T23:10:00Z">
        <w:r w:rsidR="001C621B">
          <w:rPr>
            <w:rFonts w:cs="B Nazanin" w:hint="cs"/>
            <w:sz w:val="28"/>
            <w:szCs w:val="28"/>
            <w:rtl/>
            <w:lang w:val="en-US"/>
          </w:rPr>
          <w:t>است</w:t>
        </w:r>
      </w:ins>
      <w:del w:id="342" w:author="Shokri" w:date="2019-11-09T23:10:00Z">
        <w:r w:rsidRPr="00EE4024" w:rsidDel="001C621B">
          <w:rPr>
            <w:rFonts w:cs="B Nazanin" w:hint="cs"/>
            <w:sz w:val="28"/>
            <w:szCs w:val="28"/>
            <w:rtl/>
            <w:lang w:val="en-US"/>
          </w:rPr>
          <w:delText>می باشد</w:delText>
        </w:r>
      </w:del>
      <w:r w:rsidRPr="00EE4024">
        <w:rPr>
          <w:rFonts w:cs="B Nazanin" w:hint="cs"/>
          <w:sz w:val="28"/>
          <w:szCs w:val="28"/>
          <w:rtl/>
          <w:lang w:val="en-US"/>
        </w:rPr>
        <w:t xml:space="preserve"> </w:t>
      </w:r>
      <w:r w:rsidR="000D460D">
        <w:rPr>
          <w:rFonts w:cs="B Nazanin"/>
          <w:sz w:val="28"/>
          <w:szCs w:val="28"/>
          <w:rtl/>
          <w:lang w:val="en-US"/>
        </w:rPr>
        <w:t xml:space="preserve">و به </w:t>
      </w:r>
      <w:r w:rsidR="000D460D">
        <w:rPr>
          <w:rFonts w:cs="B Nazanin" w:hint="cs"/>
          <w:sz w:val="28"/>
          <w:szCs w:val="28"/>
          <w:rtl/>
          <w:lang w:val="en-US"/>
        </w:rPr>
        <w:t>روی جهان خارج باز</w:t>
      </w:r>
      <w:r w:rsidR="00797706">
        <w:rPr>
          <w:rFonts w:cs="B Nazanin" w:hint="cs"/>
          <w:sz w:val="28"/>
          <w:szCs w:val="28"/>
          <w:rtl/>
          <w:lang w:val="en-US"/>
        </w:rPr>
        <w:t xml:space="preserve"> </w:t>
      </w:r>
      <w:r w:rsidR="000D460D">
        <w:rPr>
          <w:rFonts w:cs="B Nazanin" w:hint="cs"/>
          <w:sz w:val="28"/>
          <w:szCs w:val="28"/>
          <w:rtl/>
          <w:lang w:val="en-US"/>
        </w:rPr>
        <w:t>نیست</w:t>
      </w:r>
      <w:del w:id="343" w:author="Shokri" w:date="2019-11-09T23:10:00Z">
        <w:r w:rsidR="000D460D" w:rsidDel="001C621B">
          <w:rPr>
            <w:rFonts w:cs="B Nazanin" w:hint="cs"/>
            <w:sz w:val="28"/>
            <w:szCs w:val="28"/>
            <w:rtl/>
            <w:lang w:val="en-US"/>
          </w:rPr>
          <w:delText>.</w:delText>
        </w:r>
      </w:del>
      <w:r w:rsidRPr="00EE4024">
        <w:rPr>
          <w:rFonts w:cs="B Nazanin"/>
          <w:sz w:val="28"/>
          <w:szCs w:val="28"/>
          <w:rtl/>
          <w:lang w:val="en-US"/>
        </w:rPr>
        <w:t xml:space="preserve">. </w:t>
      </w:r>
      <w:ins w:id="344" w:author="Shokri" w:date="2019-11-09T23:10:00Z">
        <w:r w:rsidR="001C621B">
          <w:rPr>
            <w:rFonts w:cs="B Nazanin" w:hint="cs"/>
            <w:sz w:val="28"/>
            <w:szCs w:val="28"/>
            <w:rtl/>
            <w:lang w:val="en-US"/>
          </w:rPr>
          <w:t>در واقع</w:t>
        </w:r>
      </w:ins>
      <w:del w:id="345" w:author="Shokri" w:date="2019-11-09T23:10:00Z">
        <w:r w:rsidRPr="00EE4024" w:rsidDel="001C621B">
          <w:rPr>
            <w:rFonts w:cs="B Nazanin"/>
            <w:sz w:val="28"/>
            <w:szCs w:val="28"/>
            <w:rtl/>
            <w:lang w:val="en-US"/>
          </w:rPr>
          <w:delText xml:space="preserve">به </w:delText>
        </w:r>
        <w:r w:rsidRPr="00EE4024" w:rsidDel="001C621B">
          <w:rPr>
            <w:rFonts w:cs="B Nazanin" w:hint="cs"/>
            <w:sz w:val="28"/>
            <w:szCs w:val="28"/>
            <w:rtl/>
            <w:lang w:val="en-US"/>
          </w:rPr>
          <w:delText>ی</w:delText>
        </w:r>
        <w:r w:rsidRPr="00EE4024" w:rsidDel="001C621B">
          <w:rPr>
            <w:rFonts w:cs="B Nazanin" w:hint="eastAsia"/>
            <w:sz w:val="28"/>
            <w:szCs w:val="28"/>
            <w:rtl/>
            <w:lang w:val="en-US"/>
          </w:rPr>
          <w:delText>ک</w:delText>
        </w:r>
        <w:r w:rsidRPr="00EE4024" w:rsidDel="001C621B">
          <w:rPr>
            <w:rFonts w:cs="B Nazanin"/>
            <w:sz w:val="28"/>
            <w:szCs w:val="28"/>
            <w:rtl/>
            <w:lang w:val="en-US"/>
          </w:rPr>
          <w:delText xml:space="preserve"> معنا</w:delText>
        </w:r>
      </w:del>
      <w:r w:rsidRPr="00EE4024">
        <w:rPr>
          <w:rFonts w:cs="B Nazanin"/>
          <w:sz w:val="28"/>
          <w:szCs w:val="28"/>
          <w:rtl/>
          <w:lang w:val="en-US"/>
        </w:rPr>
        <w:t>، فرهنگ چ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 w:hint="eastAsia"/>
          <w:sz w:val="28"/>
          <w:szCs w:val="28"/>
          <w:rtl/>
          <w:lang w:val="en-US"/>
        </w:rPr>
        <w:t>ن</w:t>
      </w:r>
      <w:r w:rsidRPr="00EE4024">
        <w:rPr>
          <w:rFonts w:cs="B Nazanin"/>
          <w:sz w:val="28"/>
          <w:szCs w:val="28"/>
          <w:rtl/>
          <w:lang w:val="en-US"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خود را </w:t>
      </w:r>
      <w:ins w:id="346" w:author="Shokri" w:date="2019-11-09T23:11:00Z">
        <w:r w:rsidR="001C621B">
          <w:rPr>
            <w:rFonts w:cs="B Nazanin" w:hint="cs"/>
            <w:sz w:val="28"/>
            <w:szCs w:val="28"/>
            <w:rtl/>
            <w:lang w:bidi="fa-IR"/>
          </w:rPr>
          <w:t>از</w:t>
        </w:r>
      </w:ins>
      <w:del w:id="347" w:author="Shokri" w:date="2019-11-09T23:10:00Z">
        <w:r w:rsidRPr="00EE4024" w:rsidDel="001C621B">
          <w:rPr>
            <w:rFonts w:cs="B Nazanin" w:hint="cs"/>
            <w:sz w:val="28"/>
            <w:szCs w:val="28"/>
            <w:rtl/>
            <w:lang w:bidi="fa-IR"/>
          </w:rPr>
          <w:delText>از</w:delText>
        </w:r>
      </w:del>
      <w:r w:rsidRPr="00EE4024">
        <w:rPr>
          <w:rFonts w:cs="B Nazanin" w:hint="cs"/>
          <w:sz w:val="28"/>
          <w:szCs w:val="28"/>
          <w:rtl/>
          <w:lang w:bidi="fa-IR"/>
        </w:rPr>
        <w:t xml:space="preserve"> </w:t>
      </w:r>
      <w:del w:id="348" w:author="Shokri" w:date="2019-11-09T23:11:00Z">
        <w:r w:rsidRPr="00EE4024" w:rsidDel="001C621B">
          <w:rPr>
            <w:rFonts w:cs="B Nazanin"/>
            <w:sz w:val="28"/>
            <w:szCs w:val="28"/>
            <w:rtl/>
            <w:lang w:val="en-US"/>
          </w:rPr>
          <w:delText>بق</w:delText>
        </w:r>
        <w:r w:rsidRPr="00EE4024" w:rsidDel="001C621B">
          <w:rPr>
            <w:rFonts w:cs="B Nazanin" w:hint="cs"/>
            <w:sz w:val="28"/>
            <w:szCs w:val="28"/>
            <w:rtl/>
            <w:lang w:val="en-US"/>
          </w:rPr>
          <w:delText>ی</w:delText>
        </w:r>
      </w:del>
      <w:del w:id="349" w:author="Shokri" w:date="2019-11-09T23:10:00Z">
        <w:r w:rsidRPr="00EE4024" w:rsidDel="001C621B">
          <w:rPr>
            <w:rFonts w:cs="B Nazanin" w:hint="eastAsia"/>
            <w:sz w:val="28"/>
            <w:szCs w:val="28"/>
            <w:rtl/>
            <w:lang w:val="en-US"/>
          </w:rPr>
          <w:delText>ه</w:delText>
        </w:r>
      </w:del>
      <w:del w:id="350" w:author="Shokri" w:date="2019-11-10T01:40:00Z">
        <w:r w:rsidRPr="00EE4024" w:rsidDel="00145AEA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/>
        </w:rPr>
        <w:t>جهان</w:t>
      </w:r>
      <w:ins w:id="351" w:author="Shokri" w:date="2019-11-09T23:11:00Z">
        <w:r w:rsidR="001C621B">
          <w:rPr>
            <w:rFonts w:cs="B Nazanin" w:hint="cs"/>
            <w:sz w:val="28"/>
            <w:szCs w:val="28"/>
            <w:rtl/>
            <w:lang w:val="en-US"/>
          </w:rPr>
          <w:t xml:space="preserve"> بیرونی</w:t>
        </w:r>
      </w:ins>
      <w:r w:rsidRPr="00EE4024">
        <w:rPr>
          <w:rFonts w:cs="B Nazanin"/>
          <w:sz w:val="28"/>
          <w:szCs w:val="28"/>
          <w:rtl/>
          <w:lang w:val="en-US"/>
        </w:rPr>
        <w:t xml:space="preserve"> م</w:t>
      </w:r>
      <w:r w:rsidRPr="00EE4024">
        <w:rPr>
          <w:rFonts w:cs="B Nazanin" w:hint="cs"/>
          <w:sz w:val="28"/>
          <w:szCs w:val="28"/>
          <w:rtl/>
          <w:lang w:val="en-US"/>
        </w:rPr>
        <w:t>حص</w:t>
      </w:r>
      <w:r w:rsidRPr="00EE4024">
        <w:rPr>
          <w:rFonts w:cs="B Nazanin"/>
          <w:sz w:val="28"/>
          <w:szCs w:val="28"/>
          <w:rtl/>
          <w:lang w:val="en-US"/>
        </w:rPr>
        <w:t>و</w:t>
      </w:r>
      <w:r w:rsidRPr="00EE4024">
        <w:rPr>
          <w:rFonts w:cs="B Nazanin" w:hint="cs"/>
          <w:sz w:val="28"/>
          <w:szCs w:val="28"/>
          <w:rtl/>
          <w:lang w:val="en-US"/>
        </w:rPr>
        <w:t xml:space="preserve">ر </w:t>
      </w:r>
      <w:r w:rsidRPr="00EE4024">
        <w:rPr>
          <w:rFonts w:cs="B Nazanin"/>
          <w:sz w:val="28"/>
          <w:szCs w:val="28"/>
          <w:rtl/>
          <w:lang w:val="en-US"/>
        </w:rPr>
        <w:t>ک</w:t>
      </w:r>
      <w:r w:rsidRPr="00EE4024">
        <w:rPr>
          <w:rFonts w:cs="B Nazanin" w:hint="cs"/>
          <w:sz w:val="28"/>
          <w:szCs w:val="28"/>
          <w:rtl/>
          <w:lang w:val="en-US"/>
        </w:rPr>
        <w:t>ر</w:t>
      </w:r>
      <w:r w:rsidRPr="00EE4024">
        <w:rPr>
          <w:rFonts w:cs="B Nazanin"/>
          <w:sz w:val="28"/>
          <w:szCs w:val="28"/>
          <w:rtl/>
          <w:lang w:val="en-US"/>
        </w:rPr>
        <w:t>د</w:t>
      </w:r>
      <w:r w:rsidRPr="00EE4024">
        <w:rPr>
          <w:rFonts w:cs="B Nazanin" w:hint="cs"/>
          <w:sz w:val="28"/>
          <w:szCs w:val="28"/>
          <w:rtl/>
          <w:lang w:val="en-US"/>
        </w:rPr>
        <w:t>ه</w:t>
      </w:r>
      <w:r w:rsidRPr="00EE4024">
        <w:rPr>
          <w:rFonts w:cs="B Nazanin"/>
          <w:sz w:val="28"/>
          <w:szCs w:val="28"/>
          <w:rtl/>
          <w:lang w:val="en-US"/>
        </w:rPr>
        <w:t xml:space="preserve"> و </w:t>
      </w:r>
      <w:r w:rsidR="002A656E">
        <w:rPr>
          <w:rFonts w:cs="B Nazanin" w:hint="cs"/>
          <w:sz w:val="28"/>
          <w:szCs w:val="28"/>
          <w:rtl/>
        </w:rPr>
        <w:t>فرهنگ</w:t>
      </w:r>
      <w:ins w:id="352" w:author="Shokri" w:date="2019-11-09T23:11:00Z">
        <w:r w:rsidR="001C621B">
          <w:rPr>
            <w:rFonts w:cs="B Nazanin" w:hint="cs"/>
            <w:sz w:val="28"/>
            <w:szCs w:val="28"/>
            <w:rtl/>
          </w:rPr>
          <w:t>‌</w:t>
        </w:r>
      </w:ins>
      <w:del w:id="353" w:author="Shokri" w:date="2019-11-09T23:11:00Z">
        <w:r w:rsidR="002A656E" w:rsidDel="001C621B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2A656E">
        <w:rPr>
          <w:rFonts w:cs="B Nazanin" w:hint="cs"/>
          <w:sz w:val="28"/>
          <w:szCs w:val="28"/>
          <w:rtl/>
        </w:rPr>
        <w:t>های دیگر را به نحو</w:t>
      </w:r>
      <w:r w:rsidR="002A656E">
        <w:rPr>
          <w:rFonts w:cs="B Nazanin" w:hint="cs"/>
          <w:sz w:val="28"/>
          <w:szCs w:val="28"/>
          <w:rtl/>
          <w:lang w:val="en-US"/>
        </w:rPr>
        <w:t>ی</w:t>
      </w:r>
      <w:r w:rsidR="000D460D">
        <w:rPr>
          <w:rFonts w:cs="B Nazanin" w:hint="cs"/>
          <w:sz w:val="28"/>
          <w:szCs w:val="28"/>
          <w:rtl/>
        </w:rPr>
        <w:t xml:space="preserve"> غیرمتمدن</w:t>
      </w:r>
      <w:r w:rsidRPr="00EE4024">
        <w:rPr>
          <w:rFonts w:cs="B Nazanin"/>
          <w:sz w:val="28"/>
          <w:szCs w:val="28"/>
          <w:rtl/>
          <w:lang w:val="en-US"/>
        </w:rPr>
        <w:t xml:space="preserve"> م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ins w:id="354" w:author="Shokri" w:date="2019-11-09T23:11:00Z">
        <w:r w:rsidR="001C621B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355" w:author="Shokri" w:date="2019-11-09T23:11:00Z">
        <w:r w:rsidRPr="00EE4024" w:rsidDel="001C621B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/>
        </w:rPr>
        <w:t>داند. بنابرا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 w:hint="eastAsia"/>
          <w:sz w:val="28"/>
          <w:szCs w:val="28"/>
          <w:rtl/>
          <w:lang w:val="en-US"/>
        </w:rPr>
        <w:t>ن،</w:t>
      </w:r>
      <w:r w:rsidRPr="00EE4024">
        <w:rPr>
          <w:rFonts w:cs="B Nazanin"/>
          <w:sz w:val="28"/>
          <w:szCs w:val="28"/>
          <w:rtl/>
          <w:lang w:val="en-US"/>
        </w:rPr>
        <w:t xml:space="preserve"> قدرت نرم چ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 w:hint="eastAsia"/>
          <w:sz w:val="28"/>
          <w:szCs w:val="28"/>
          <w:rtl/>
          <w:lang w:val="en-US"/>
        </w:rPr>
        <w:t>ن</w:t>
      </w:r>
      <w:r w:rsidRPr="00EE4024">
        <w:rPr>
          <w:rFonts w:cs="B Nazanin"/>
          <w:sz w:val="28"/>
          <w:szCs w:val="28"/>
          <w:rtl/>
          <w:lang w:val="en-US"/>
        </w:rPr>
        <w:t xml:space="preserve"> بر</w:t>
      </w:r>
      <w:del w:id="356" w:author="Shokri" w:date="2019-11-09T23:11:00Z">
        <w:r w:rsidRPr="00EE4024" w:rsidDel="001C621B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val="en-US"/>
        </w:rPr>
        <w:t>اساس</w:t>
      </w:r>
      <w:r w:rsidRPr="00EE4024">
        <w:rPr>
          <w:rFonts w:cs="B Nazanin"/>
          <w:sz w:val="28"/>
          <w:szCs w:val="28"/>
          <w:rtl/>
          <w:lang w:val="en-US"/>
        </w:rPr>
        <w:t xml:space="preserve"> فرهنگ غن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/>
          <w:sz w:val="28"/>
          <w:szCs w:val="28"/>
          <w:rtl/>
          <w:lang w:val="en-US"/>
        </w:rPr>
        <w:t xml:space="preserve"> و چند</w:t>
      </w:r>
      <w:del w:id="357" w:author="Shokri" w:date="2019-11-09T23:11:00Z">
        <w:r w:rsidRPr="00EE4024" w:rsidDel="001C621B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/>
        </w:rPr>
        <w:t>هزار</w:t>
      </w:r>
      <w:del w:id="358" w:author="Shokri" w:date="2019-11-09T23:11:00Z">
        <w:r w:rsidRPr="00EE4024" w:rsidDel="001C621B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/>
        </w:rPr>
        <w:t>ساله و وضع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 w:hint="eastAsia"/>
          <w:sz w:val="28"/>
          <w:szCs w:val="28"/>
          <w:rtl/>
          <w:lang w:val="en-US"/>
        </w:rPr>
        <w:t>ت</w:t>
      </w:r>
      <w:r w:rsidRPr="00EE4024">
        <w:rPr>
          <w:rFonts w:cs="B Nazanin"/>
          <w:sz w:val="28"/>
          <w:szCs w:val="28"/>
          <w:rtl/>
          <w:lang w:val="en-US"/>
        </w:rPr>
        <w:t xml:space="preserve"> بزرگ</w:t>
      </w:r>
      <w:r w:rsidRPr="00EE4024">
        <w:rPr>
          <w:rFonts w:cs="B Nazanin" w:hint="cs"/>
          <w:sz w:val="28"/>
          <w:szCs w:val="28"/>
          <w:rtl/>
          <w:lang w:val="en-US"/>
        </w:rPr>
        <w:t>ترین</w:t>
      </w:r>
      <w:r w:rsidRPr="00EE4024">
        <w:rPr>
          <w:rFonts w:cs="B Nazanin"/>
          <w:sz w:val="28"/>
          <w:szCs w:val="28"/>
          <w:rtl/>
          <w:lang w:val="en-US"/>
        </w:rPr>
        <w:t xml:space="preserve"> اقتصاد تول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 w:hint="eastAsia"/>
          <w:sz w:val="28"/>
          <w:szCs w:val="28"/>
          <w:rtl/>
          <w:lang w:val="en-US"/>
        </w:rPr>
        <w:t>د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/>
          <w:sz w:val="28"/>
          <w:szCs w:val="28"/>
          <w:rtl/>
          <w:lang w:val="en-US"/>
        </w:rPr>
        <w:t xml:space="preserve"> جهان استوار است. با مطالع</w:t>
      </w:r>
      <w:ins w:id="359" w:author="Shokri" w:date="2019-11-09T23:11:00Z">
        <w:r w:rsidR="001C621B">
          <w:rPr>
            <w:rFonts w:cs="B Nazanin" w:hint="cs"/>
            <w:sz w:val="28"/>
            <w:szCs w:val="28"/>
            <w:rtl/>
            <w:lang w:val="en-US"/>
          </w:rPr>
          <w:t>ۀ</w:t>
        </w:r>
      </w:ins>
      <w:del w:id="360" w:author="Shokri" w:date="2019-11-09T23:11:00Z">
        <w:r w:rsidRPr="00EE4024" w:rsidDel="001C621B">
          <w:rPr>
            <w:rFonts w:cs="B Nazanin"/>
            <w:sz w:val="28"/>
            <w:szCs w:val="28"/>
            <w:rtl/>
            <w:lang w:val="en-US"/>
          </w:rPr>
          <w:delText>ه</w:delText>
        </w:r>
      </w:del>
      <w:r w:rsidRPr="00EE4024">
        <w:rPr>
          <w:rFonts w:cs="B Nazanin"/>
          <w:sz w:val="28"/>
          <w:szCs w:val="28"/>
          <w:rtl/>
          <w:lang w:val="en-US"/>
        </w:rPr>
        <w:t xml:space="preserve"> زبان و فرهنگ چ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/>
          <w:sz w:val="28"/>
          <w:szCs w:val="28"/>
          <w:rtl/>
          <w:lang w:val="en-US"/>
        </w:rPr>
        <w:t>ن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 w:hint="eastAsia"/>
          <w:sz w:val="28"/>
          <w:szCs w:val="28"/>
          <w:rtl/>
          <w:lang w:val="en-US"/>
        </w:rPr>
        <w:t>،</w:t>
      </w:r>
      <w:r w:rsidRPr="00EE4024">
        <w:rPr>
          <w:rFonts w:cs="B Nazanin"/>
          <w:sz w:val="28"/>
          <w:szCs w:val="28"/>
          <w:rtl/>
          <w:lang w:val="en-US"/>
        </w:rPr>
        <w:t xml:space="preserve"> </w:t>
      </w:r>
      <w:r w:rsidRPr="00EE4024">
        <w:rPr>
          <w:rFonts w:cs="B Nazanin" w:hint="cs"/>
          <w:sz w:val="28"/>
          <w:szCs w:val="28"/>
          <w:rtl/>
          <w:lang w:val="en-US"/>
        </w:rPr>
        <w:t xml:space="preserve">هر شخصی </w:t>
      </w:r>
      <w:r w:rsidRPr="00EE4024">
        <w:rPr>
          <w:rFonts w:cs="B Nazanin"/>
          <w:sz w:val="28"/>
          <w:szCs w:val="28"/>
          <w:rtl/>
          <w:lang w:val="en-US"/>
        </w:rPr>
        <w:t>م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ins w:id="361" w:author="Shokri" w:date="2019-11-09T23:11:00Z">
        <w:r w:rsidR="001C621B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362" w:author="Shokri" w:date="2019-11-09T23:11:00Z">
        <w:r w:rsidRPr="00EE4024" w:rsidDel="001C621B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/>
        </w:rPr>
        <w:t>توان</w:t>
      </w:r>
      <w:r w:rsidRPr="00EE4024">
        <w:rPr>
          <w:rFonts w:cs="B Nazanin" w:hint="eastAsia"/>
          <w:sz w:val="28"/>
          <w:szCs w:val="28"/>
          <w:rtl/>
          <w:lang w:val="en-US"/>
        </w:rPr>
        <w:t>د</w:t>
      </w:r>
      <w:r w:rsidRPr="00EE4024">
        <w:rPr>
          <w:rFonts w:cs="B Nazanin"/>
          <w:sz w:val="28"/>
          <w:szCs w:val="28"/>
          <w:rtl/>
          <w:lang w:val="en-US"/>
        </w:rPr>
        <w:t xml:space="preserve"> </w:t>
      </w:r>
      <w:r w:rsidRPr="00EE4024">
        <w:rPr>
          <w:rFonts w:cs="B Nazanin" w:hint="cs"/>
          <w:sz w:val="28"/>
          <w:szCs w:val="28"/>
          <w:rtl/>
          <w:lang w:val="en-US"/>
        </w:rPr>
        <w:t>در</w:t>
      </w:r>
      <w:r w:rsidRPr="00EE4024">
        <w:rPr>
          <w:rFonts w:cs="B Nazanin"/>
          <w:sz w:val="28"/>
          <w:szCs w:val="28"/>
          <w:rtl/>
          <w:lang w:val="en-US"/>
        </w:rPr>
        <w:t xml:space="preserve"> ا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 w:hint="eastAsia"/>
          <w:sz w:val="28"/>
          <w:szCs w:val="28"/>
          <w:rtl/>
          <w:lang w:val="en-US"/>
        </w:rPr>
        <w:t>ن</w:t>
      </w:r>
      <w:r w:rsidRPr="00EE4024">
        <w:rPr>
          <w:rFonts w:cs="B Nazanin"/>
          <w:sz w:val="28"/>
          <w:szCs w:val="28"/>
          <w:rtl/>
          <w:lang w:val="en-US"/>
        </w:rPr>
        <w:t xml:space="preserve"> کشور </w:t>
      </w:r>
      <w:r w:rsidRPr="00EE4024">
        <w:rPr>
          <w:rFonts w:cs="B Nazanin" w:hint="cs"/>
          <w:sz w:val="28"/>
          <w:szCs w:val="28"/>
          <w:rtl/>
          <w:lang w:val="en-US"/>
        </w:rPr>
        <w:t>مشغول به کار و تجارت شود</w:t>
      </w:r>
      <w:del w:id="363" w:author="Shokri" w:date="2019-11-10T01:40:00Z">
        <w:r w:rsidRPr="00EE4024" w:rsidDel="00145AEA">
          <w:rPr>
            <w:rFonts w:cs="B Nazanin" w:hint="cs"/>
            <w:sz w:val="28"/>
            <w:szCs w:val="28"/>
            <w:rtl/>
            <w:lang w:val="en-US"/>
          </w:rPr>
          <w:delText xml:space="preserve"> و</w:delText>
        </w:r>
      </w:del>
      <w:r w:rsidRPr="00EE4024">
        <w:rPr>
          <w:rFonts w:cs="B Nazanin"/>
          <w:sz w:val="28"/>
          <w:szCs w:val="28"/>
          <w:rtl/>
          <w:lang w:val="en-US"/>
        </w:rPr>
        <w:t xml:space="preserve"> 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 w:hint="eastAsia"/>
          <w:sz w:val="28"/>
          <w:szCs w:val="28"/>
          <w:rtl/>
          <w:lang w:val="en-US"/>
        </w:rPr>
        <w:t>ا</w:t>
      </w:r>
      <w:r w:rsidRPr="00EE4024">
        <w:rPr>
          <w:rFonts w:cs="B Nazanin"/>
          <w:sz w:val="28"/>
          <w:szCs w:val="28"/>
          <w:rtl/>
          <w:lang w:val="en-US"/>
        </w:rPr>
        <w:t xml:space="preserve"> به</w:t>
      </w:r>
      <w:ins w:id="364" w:author="Shokri" w:date="2019-11-09T23:12:00Z">
        <w:r w:rsidR="002A0625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365" w:author="Shokri" w:date="2019-11-09T23:12:00Z">
        <w:r w:rsidRPr="00EE4024" w:rsidDel="002A0625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/>
        </w:rPr>
        <w:t>عنوان مترجم و مشاور در چ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 w:hint="eastAsia"/>
          <w:sz w:val="28"/>
          <w:szCs w:val="28"/>
          <w:rtl/>
          <w:lang w:val="en-US"/>
        </w:rPr>
        <w:t>ن</w:t>
      </w:r>
      <w:r w:rsidRPr="00EE4024">
        <w:rPr>
          <w:rFonts w:cs="B Nazanin"/>
          <w:sz w:val="28"/>
          <w:szCs w:val="28"/>
          <w:rtl/>
          <w:lang w:val="en-US"/>
        </w:rPr>
        <w:t xml:space="preserve"> کار کن</w:t>
      </w:r>
      <w:r w:rsidRPr="00EE4024">
        <w:rPr>
          <w:rFonts w:cs="B Nazanin" w:hint="eastAsia"/>
          <w:sz w:val="28"/>
          <w:szCs w:val="28"/>
          <w:rtl/>
          <w:lang w:val="en-US"/>
        </w:rPr>
        <w:t>د</w:t>
      </w:r>
      <w:r w:rsidRPr="00EE4024">
        <w:rPr>
          <w:rFonts w:cs="B Nazanin"/>
          <w:sz w:val="28"/>
          <w:szCs w:val="28"/>
          <w:rtl/>
          <w:lang w:val="en-US"/>
        </w:rPr>
        <w:t xml:space="preserve">. </w:t>
      </w:r>
      <w:r w:rsidRPr="00EE4024">
        <w:rPr>
          <w:rFonts w:cs="B Nazanin" w:hint="cs"/>
          <w:sz w:val="28"/>
          <w:szCs w:val="28"/>
          <w:rtl/>
          <w:lang w:val="en-US"/>
        </w:rPr>
        <w:t>به</w:t>
      </w:r>
      <w:ins w:id="366" w:author="Shokri" w:date="2019-11-09T23:12:00Z">
        <w:r w:rsidR="002A0625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367" w:author="Shokri" w:date="2019-11-09T23:12:00Z">
        <w:r w:rsidRPr="00EE4024" w:rsidDel="002A0625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  <w:lang w:val="en-US"/>
        </w:rPr>
        <w:t>دلیل</w:t>
      </w:r>
      <w:r w:rsidRPr="00EE4024">
        <w:rPr>
          <w:rFonts w:cs="B Nazanin"/>
          <w:sz w:val="28"/>
          <w:szCs w:val="28"/>
          <w:rtl/>
          <w:lang w:val="en-US"/>
        </w:rPr>
        <w:t xml:space="preserve"> حضور </w:t>
      </w:r>
      <w:r w:rsidRPr="00EE4024">
        <w:rPr>
          <w:rFonts w:cs="B Nazanin" w:hint="cs"/>
          <w:sz w:val="28"/>
          <w:szCs w:val="28"/>
          <w:rtl/>
          <w:lang w:val="en-US"/>
        </w:rPr>
        <w:t xml:space="preserve">و رشد سریع </w:t>
      </w:r>
      <w:r w:rsidRPr="00EE4024">
        <w:rPr>
          <w:rFonts w:cs="B Nazanin"/>
          <w:sz w:val="28"/>
          <w:szCs w:val="28"/>
          <w:rtl/>
          <w:lang w:val="en-US"/>
        </w:rPr>
        <w:t>شرکت</w:t>
      </w:r>
      <w:ins w:id="368" w:author="Shokri" w:date="2019-11-09T23:12:00Z">
        <w:r w:rsidR="002A0625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369" w:author="Shokri" w:date="2019-11-09T23:12:00Z">
        <w:r w:rsidRPr="00EE4024" w:rsidDel="002A0625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/>
        </w:rPr>
        <w:t>ها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/>
          <w:sz w:val="28"/>
          <w:szCs w:val="28"/>
          <w:rtl/>
          <w:lang w:val="en-US"/>
        </w:rPr>
        <w:t xml:space="preserve"> چ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 w:hint="eastAsia"/>
          <w:sz w:val="28"/>
          <w:szCs w:val="28"/>
          <w:rtl/>
          <w:lang w:val="en-US"/>
        </w:rPr>
        <w:t>ن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/>
          <w:sz w:val="28"/>
          <w:szCs w:val="28"/>
          <w:rtl/>
          <w:lang w:val="en-US"/>
        </w:rPr>
        <w:t xml:space="preserve"> در امارات متحد</w:t>
      </w:r>
      <w:ins w:id="370" w:author="Shokri" w:date="2019-11-09T23:12:00Z">
        <w:r w:rsidR="002A0625">
          <w:rPr>
            <w:rFonts w:cs="B Nazanin" w:hint="cs"/>
            <w:sz w:val="28"/>
            <w:szCs w:val="28"/>
            <w:rtl/>
            <w:lang w:val="en-US"/>
          </w:rPr>
          <w:t>ۀ</w:t>
        </w:r>
      </w:ins>
      <w:del w:id="371" w:author="Shokri" w:date="2019-11-09T23:12:00Z">
        <w:r w:rsidRPr="00EE4024" w:rsidDel="002A0625">
          <w:rPr>
            <w:rFonts w:cs="B Nazanin"/>
            <w:sz w:val="28"/>
            <w:szCs w:val="28"/>
            <w:rtl/>
            <w:lang w:val="en-US"/>
          </w:rPr>
          <w:delText>ه</w:delText>
        </w:r>
      </w:del>
      <w:r w:rsidRPr="00EE4024">
        <w:rPr>
          <w:rFonts w:cs="B Nazanin"/>
          <w:sz w:val="28"/>
          <w:szCs w:val="28"/>
          <w:rtl/>
          <w:lang w:val="en-US"/>
        </w:rPr>
        <w:t xml:space="preserve"> عرب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ins w:id="372" w:author="Shokri" w:date="2019-11-09T23:12:00Z">
        <w:r w:rsidR="002A0625">
          <w:rPr>
            <w:rFonts w:cs="B Nazanin" w:hint="cs"/>
            <w:sz w:val="28"/>
            <w:szCs w:val="28"/>
            <w:rtl/>
            <w:lang w:val="en-US"/>
          </w:rPr>
          <w:t>،</w:t>
        </w:r>
      </w:ins>
      <w:del w:id="373" w:author="Shokri" w:date="2019-11-09T23:12:00Z">
        <w:r w:rsidRPr="00EE4024" w:rsidDel="002A0625">
          <w:rPr>
            <w:rFonts w:cs="B Nazanin" w:hint="cs"/>
            <w:sz w:val="28"/>
            <w:szCs w:val="28"/>
            <w:rtl/>
            <w:lang w:val="en-US"/>
          </w:rPr>
          <w:delText>,</w:delText>
        </w:r>
      </w:del>
      <w:r w:rsidRPr="00EE4024">
        <w:rPr>
          <w:rFonts w:cs="B Nazanin" w:hint="cs"/>
          <w:sz w:val="28"/>
          <w:szCs w:val="28"/>
          <w:rtl/>
          <w:lang w:val="en-US"/>
        </w:rPr>
        <w:t xml:space="preserve"> </w:t>
      </w:r>
      <w:r w:rsidRPr="00EE4024">
        <w:rPr>
          <w:rFonts w:cs="B Nazanin"/>
          <w:sz w:val="28"/>
          <w:szCs w:val="28"/>
          <w:rtl/>
          <w:lang w:val="en-US"/>
        </w:rPr>
        <w:t>فارغ</w:t>
      </w:r>
      <w:ins w:id="374" w:author="Shokri" w:date="2019-11-09T23:12:00Z">
        <w:r w:rsidR="002A0625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375" w:author="Shokri" w:date="2019-11-09T23:12:00Z">
        <w:r w:rsidRPr="00EE4024" w:rsidDel="002A0625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/>
        </w:rPr>
        <w:t>التحص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 w:hint="eastAsia"/>
          <w:sz w:val="28"/>
          <w:szCs w:val="28"/>
          <w:rtl/>
          <w:lang w:val="en-US"/>
        </w:rPr>
        <w:t>لان</w:t>
      </w:r>
      <w:r w:rsidRPr="00EE4024">
        <w:rPr>
          <w:rFonts w:cs="B Nazanin"/>
          <w:sz w:val="28"/>
          <w:szCs w:val="28"/>
          <w:rtl/>
          <w:lang w:val="en-US"/>
        </w:rPr>
        <w:t xml:space="preserve"> </w:t>
      </w:r>
      <w:r w:rsidRPr="00EE4024">
        <w:rPr>
          <w:rFonts w:cs="B Nazanin" w:hint="cs"/>
          <w:sz w:val="28"/>
          <w:szCs w:val="28"/>
          <w:rtl/>
          <w:lang w:val="en-US"/>
        </w:rPr>
        <w:t>زبان چینی در این کشور</w:t>
      </w:r>
      <w:r w:rsidR="000D460D">
        <w:rPr>
          <w:rFonts w:cs="B Nazanin" w:hint="cs"/>
          <w:sz w:val="28"/>
          <w:szCs w:val="28"/>
          <w:rtl/>
          <w:lang w:val="en-US"/>
        </w:rPr>
        <w:t xml:space="preserve"> </w:t>
      </w:r>
      <w:r w:rsidRPr="00EE4024">
        <w:rPr>
          <w:rFonts w:cs="B Nazanin" w:hint="cs"/>
          <w:sz w:val="28"/>
          <w:szCs w:val="28"/>
          <w:rtl/>
          <w:lang w:val="en-US"/>
        </w:rPr>
        <w:t>به</w:t>
      </w:r>
      <w:ins w:id="376" w:author="Shokri" w:date="2019-11-09T23:13:00Z">
        <w:r w:rsidR="002A0625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377" w:author="Shokri" w:date="2019-11-09T23:13:00Z">
        <w:r w:rsidRPr="00EE4024" w:rsidDel="002A0625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  <w:lang w:val="en-US"/>
        </w:rPr>
        <w:t xml:space="preserve">راحتی </w:t>
      </w:r>
      <w:ins w:id="378" w:author="Shokri" w:date="2019-11-09T23:13:00Z">
        <w:r w:rsidR="002A0625">
          <w:rPr>
            <w:rFonts w:cs="B Nazanin" w:hint="cs"/>
            <w:sz w:val="28"/>
            <w:szCs w:val="28"/>
            <w:rtl/>
            <w:lang w:val="en-US"/>
          </w:rPr>
          <w:t>نمی‌توانند</w:t>
        </w:r>
      </w:ins>
      <w:del w:id="379" w:author="Shokri" w:date="2019-11-09T23:13:00Z">
        <w:r w:rsidRPr="00EE4024" w:rsidDel="002A0625">
          <w:rPr>
            <w:rFonts w:cs="B Nazanin"/>
            <w:sz w:val="28"/>
            <w:szCs w:val="28"/>
            <w:rtl/>
            <w:lang w:val="en-US"/>
          </w:rPr>
          <w:delText>قادر</w:delText>
        </w:r>
      </w:del>
      <w:r w:rsidRPr="00EE4024">
        <w:rPr>
          <w:rFonts w:cs="B Nazanin"/>
          <w:sz w:val="28"/>
          <w:szCs w:val="28"/>
          <w:rtl/>
          <w:lang w:val="en-US"/>
        </w:rPr>
        <w:t xml:space="preserve"> </w:t>
      </w:r>
      <w:ins w:id="380" w:author="Shokri" w:date="2019-11-09T23:13:00Z">
        <w:r w:rsidR="002A0625">
          <w:rPr>
            <w:rFonts w:cs="B Nazanin" w:hint="cs"/>
            <w:sz w:val="28"/>
            <w:szCs w:val="28"/>
            <w:rtl/>
            <w:lang w:val="en-US"/>
          </w:rPr>
          <w:t>شغلی پیدا کنند</w:t>
        </w:r>
      </w:ins>
      <w:del w:id="381" w:author="Shokri" w:date="2019-11-09T23:13:00Z">
        <w:r w:rsidRPr="00EE4024" w:rsidDel="002A0625">
          <w:rPr>
            <w:rFonts w:cs="B Nazanin"/>
            <w:sz w:val="28"/>
            <w:szCs w:val="28"/>
            <w:rtl/>
            <w:lang w:val="en-US"/>
          </w:rPr>
          <w:delText>به پ</w:delText>
        </w:r>
        <w:r w:rsidRPr="00EE4024" w:rsidDel="002A0625">
          <w:rPr>
            <w:rFonts w:cs="B Nazanin" w:hint="cs"/>
            <w:sz w:val="28"/>
            <w:szCs w:val="28"/>
            <w:rtl/>
            <w:lang w:val="en-US"/>
          </w:rPr>
          <w:delText>ی</w:delText>
        </w:r>
        <w:r w:rsidRPr="00EE4024" w:rsidDel="002A0625">
          <w:rPr>
            <w:rFonts w:cs="B Nazanin" w:hint="eastAsia"/>
            <w:sz w:val="28"/>
            <w:szCs w:val="28"/>
            <w:rtl/>
            <w:lang w:val="en-US"/>
          </w:rPr>
          <w:delText>دا</w:delText>
        </w:r>
        <w:r w:rsidRPr="00EE4024" w:rsidDel="002A0625">
          <w:rPr>
            <w:rFonts w:cs="B Nazanin"/>
            <w:sz w:val="28"/>
            <w:szCs w:val="28"/>
            <w:rtl/>
            <w:lang w:val="en-US"/>
          </w:rPr>
          <w:delText xml:space="preserve"> کردن کار</w:delText>
        </w:r>
        <w:r w:rsidRPr="00EE4024" w:rsidDel="002A0625">
          <w:rPr>
            <w:rFonts w:cs="B Nazanin" w:hint="cs"/>
            <w:sz w:val="28"/>
            <w:szCs w:val="28"/>
            <w:rtl/>
            <w:lang w:val="en-US"/>
          </w:rPr>
          <w:delText xml:space="preserve"> می باشند</w:delText>
        </w:r>
      </w:del>
      <w:r w:rsidRPr="00EE4024">
        <w:rPr>
          <w:rFonts w:cs="B Nazanin"/>
          <w:sz w:val="28"/>
          <w:szCs w:val="28"/>
          <w:rtl/>
          <w:lang w:val="en-US"/>
        </w:rPr>
        <w:t>.</w:t>
      </w:r>
    </w:p>
    <w:p w:rsidR="00656B31" w:rsidRPr="00656B31" w:rsidRDefault="00D30A41" w:rsidP="00656B31">
      <w:pPr>
        <w:bidi/>
        <w:jc w:val="both"/>
        <w:rPr>
          <w:rFonts w:cs="B Nazanin"/>
          <w:sz w:val="28"/>
          <w:szCs w:val="28"/>
          <w:rtl/>
          <w:lang w:val="en-US"/>
        </w:rPr>
      </w:pPr>
      <w:r w:rsidRPr="00EE4024">
        <w:rPr>
          <w:rFonts w:cs="B Nazanin"/>
          <w:sz w:val="28"/>
          <w:szCs w:val="28"/>
          <w:rtl/>
          <w:lang w:val="en-US"/>
        </w:rPr>
        <w:lastRenderedPageBreak/>
        <w:t>فعال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 w:hint="eastAsia"/>
          <w:sz w:val="28"/>
          <w:szCs w:val="28"/>
          <w:rtl/>
          <w:lang w:val="en-US"/>
        </w:rPr>
        <w:t>ت</w:t>
      </w:r>
      <w:ins w:id="382" w:author="Shokri" w:date="2019-11-09T23:13:00Z">
        <w:r w:rsidR="002A0625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383" w:author="Shokri" w:date="2019-11-09T23:13:00Z">
        <w:r w:rsidR="002A656E" w:rsidDel="002A0625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="002A656E">
        <w:rPr>
          <w:rFonts w:cs="B Nazanin" w:hint="cs"/>
          <w:sz w:val="28"/>
          <w:szCs w:val="28"/>
          <w:rtl/>
          <w:lang w:val="en-US"/>
        </w:rPr>
        <w:t>های</w:t>
      </w:r>
      <w:r w:rsidRPr="00EE4024">
        <w:rPr>
          <w:rFonts w:cs="B Nazanin"/>
          <w:sz w:val="28"/>
          <w:szCs w:val="28"/>
          <w:rtl/>
          <w:lang w:val="en-US"/>
        </w:rPr>
        <w:t xml:space="preserve"> رسانه</w:t>
      </w:r>
      <w:ins w:id="384" w:author="Shokri" w:date="2019-11-09T23:13:00Z">
        <w:r w:rsidR="002A0625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385" w:author="Shokri" w:date="2019-11-09T23:13:00Z">
        <w:r w:rsidRPr="00EE4024" w:rsidDel="002A0625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/>
        </w:rPr>
        <w:t>ها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/>
          <w:sz w:val="28"/>
          <w:szCs w:val="28"/>
          <w:rtl/>
          <w:lang w:val="en-US"/>
        </w:rPr>
        <w:t xml:space="preserve"> چ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 w:hint="eastAsia"/>
          <w:sz w:val="28"/>
          <w:szCs w:val="28"/>
          <w:rtl/>
          <w:lang w:val="en-US"/>
        </w:rPr>
        <w:t>ن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/>
          <w:sz w:val="28"/>
          <w:szCs w:val="28"/>
          <w:rtl/>
          <w:lang w:val="en-US"/>
        </w:rPr>
        <w:t xml:space="preserve"> نقش مهم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/>
          <w:sz w:val="28"/>
          <w:szCs w:val="28"/>
          <w:rtl/>
          <w:lang w:val="en-US"/>
        </w:rPr>
        <w:t xml:space="preserve"> در س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 w:hint="eastAsia"/>
          <w:sz w:val="28"/>
          <w:szCs w:val="28"/>
          <w:rtl/>
          <w:lang w:val="en-US"/>
        </w:rPr>
        <w:t>است</w:t>
      </w:r>
      <w:r w:rsidRPr="00EE4024">
        <w:rPr>
          <w:rFonts w:cs="B Nazanin"/>
          <w:sz w:val="28"/>
          <w:szCs w:val="28"/>
          <w:rtl/>
          <w:lang w:val="en-US"/>
        </w:rPr>
        <w:t xml:space="preserve"> «</w:t>
      </w:r>
      <w:del w:id="386" w:author="Shokri" w:date="2019-11-09T23:13:00Z">
        <w:r w:rsidDel="002A0625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/>
        </w:rPr>
        <w:t>نفوذ نرم</w:t>
      </w:r>
      <w:del w:id="387" w:author="Shokri" w:date="2019-11-09T23:14:00Z">
        <w:r w:rsidDel="002A0625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/>
        </w:rPr>
        <w:t xml:space="preserve">» </w:t>
      </w:r>
      <w:r w:rsidR="000D460D">
        <w:rPr>
          <w:rFonts w:cs="B Nazanin" w:hint="cs"/>
          <w:sz w:val="28"/>
          <w:szCs w:val="28"/>
          <w:rtl/>
          <w:lang w:val="en-US"/>
        </w:rPr>
        <w:t xml:space="preserve">چین </w:t>
      </w:r>
      <w:r>
        <w:rPr>
          <w:rFonts w:cs="B Nazanin" w:hint="cs"/>
          <w:sz w:val="28"/>
          <w:szCs w:val="28"/>
          <w:rtl/>
          <w:lang w:val="en-US"/>
        </w:rPr>
        <w:t>در ا</w:t>
      </w:r>
      <w:ins w:id="388" w:author="Shokri" w:date="2019-11-09T23:14:00Z">
        <w:r w:rsidR="002A0625">
          <w:rPr>
            <w:rFonts w:cs="B Nazanin" w:hint="cs"/>
            <w:sz w:val="28"/>
            <w:szCs w:val="28"/>
            <w:rtl/>
            <w:lang w:val="en-US"/>
          </w:rPr>
          <w:t>ق</w:t>
        </w:r>
      </w:ins>
      <w:del w:id="389" w:author="Shokri" w:date="2019-11-09T23:14:00Z">
        <w:r w:rsidDel="002A0625">
          <w:rPr>
            <w:rFonts w:cs="B Nazanin" w:hint="cs"/>
            <w:sz w:val="28"/>
            <w:szCs w:val="28"/>
            <w:rtl/>
            <w:lang w:val="en-US"/>
          </w:rPr>
          <w:delText>ف</w:delText>
        </w:r>
      </w:del>
      <w:r>
        <w:rPr>
          <w:rFonts w:cs="B Nazanin" w:hint="cs"/>
          <w:sz w:val="28"/>
          <w:szCs w:val="28"/>
          <w:rtl/>
          <w:lang w:val="en-US"/>
        </w:rPr>
        <w:t>تصاد جهانی</w:t>
      </w:r>
      <w:r w:rsidRPr="00EE4024">
        <w:rPr>
          <w:rFonts w:cs="B Nazanin" w:hint="cs"/>
          <w:sz w:val="28"/>
          <w:szCs w:val="28"/>
          <w:rtl/>
          <w:lang w:val="en-US"/>
        </w:rPr>
        <w:t xml:space="preserve"> </w:t>
      </w:r>
      <w:r w:rsidRPr="00EE4024">
        <w:rPr>
          <w:rFonts w:cs="B Nazanin"/>
          <w:sz w:val="28"/>
          <w:szCs w:val="28"/>
          <w:rtl/>
          <w:lang w:val="en-US"/>
        </w:rPr>
        <w:t>ا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 w:hint="eastAsia"/>
          <w:sz w:val="28"/>
          <w:szCs w:val="28"/>
          <w:rtl/>
          <w:lang w:val="en-US"/>
        </w:rPr>
        <w:t>فا</w:t>
      </w:r>
      <w:r w:rsidRPr="00EE4024">
        <w:rPr>
          <w:rFonts w:cs="B Nazanin"/>
          <w:sz w:val="28"/>
          <w:szCs w:val="28"/>
          <w:rtl/>
          <w:lang w:val="en-US"/>
        </w:rPr>
        <w:t xml:space="preserve"> م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ins w:id="390" w:author="Shokri" w:date="2019-11-09T23:14:00Z">
        <w:r w:rsidR="002A0625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391" w:author="Shokri" w:date="2019-11-09T23:14:00Z">
        <w:r w:rsidRPr="00EE4024" w:rsidDel="002A0625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/>
        </w:rPr>
        <w:t>ک</w:t>
      </w:r>
      <w:del w:id="392" w:author="Shokri" w:date="2019-11-09T23:14:00Z">
        <w:r w:rsidRPr="00EE4024" w:rsidDel="002A0625">
          <w:rPr>
            <w:rFonts w:cs="B Nazanin"/>
            <w:sz w:val="28"/>
            <w:szCs w:val="28"/>
            <w:rtl/>
            <w:lang w:val="en-US"/>
          </w:rPr>
          <w:delText>ن</w:delText>
        </w:r>
      </w:del>
      <w:r w:rsidRPr="00EE4024">
        <w:rPr>
          <w:rFonts w:cs="B Nazanin" w:hint="cs"/>
          <w:sz w:val="28"/>
          <w:szCs w:val="28"/>
          <w:rtl/>
          <w:lang w:val="en-US"/>
        </w:rPr>
        <w:t>ن</w:t>
      </w:r>
      <w:r w:rsidRPr="00EE4024">
        <w:rPr>
          <w:rFonts w:cs="B Nazanin"/>
          <w:sz w:val="28"/>
          <w:szCs w:val="28"/>
          <w:rtl/>
          <w:lang w:val="en-US"/>
        </w:rPr>
        <w:t>د.</w:t>
      </w:r>
      <w:r w:rsidRPr="00EE4024">
        <w:rPr>
          <w:rFonts w:cs="B Nazanin" w:hint="cs"/>
          <w:sz w:val="28"/>
          <w:szCs w:val="28"/>
          <w:rtl/>
          <w:lang w:val="en-US"/>
        </w:rPr>
        <w:t xml:space="preserve"> </w:t>
      </w:r>
      <w:r w:rsidRPr="00EE4024">
        <w:rPr>
          <w:rFonts w:cs="B Nazanin"/>
          <w:sz w:val="28"/>
          <w:szCs w:val="28"/>
          <w:rtl/>
          <w:lang w:val="en-US"/>
        </w:rPr>
        <w:t>نما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 w:hint="eastAsia"/>
          <w:sz w:val="28"/>
          <w:szCs w:val="28"/>
          <w:rtl/>
          <w:lang w:val="en-US"/>
        </w:rPr>
        <w:t>ندگان</w:t>
      </w:r>
      <w:r w:rsidR="000D460D">
        <w:rPr>
          <w:rFonts w:cs="B Nazanin"/>
          <w:sz w:val="28"/>
          <w:szCs w:val="28"/>
          <w:rtl/>
          <w:lang w:val="en-US"/>
        </w:rPr>
        <w:t xml:space="preserve"> </w:t>
      </w:r>
      <w:r w:rsidR="000D460D">
        <w:rPr>
          <w:rFonts w:cs="B Nazanin" w:hint="cs"/>
          <w:sz w:val="28"/>
          <w:szCs w:val="28"/>
          <w:rtl/>
          <w:lang w:val="en-US"/>
        </w:rPr>
        <w:t>رکن</w:t>
      </w:r>
      <w:r w:rsidRPr="00EE4024">
        <w:rPr>
          <w:rFonts w:cs="B Nazanin"/>
          <w:sz w:val="28"/>
          <w:szCs w:val="28"/>
          <w:rtl/>
          <w:lang w:val="en-US"/>
        </w:rPr>
        <w:t xml:space="preserve"> چهارم </w:t>
      </w:r>
      <w:r w:rsidRPr="00EE4024">
        <w:rPr>
          <w:rFonts w:cs="B Nazanin" w:hint="cs"/>
          <w:sz w:val="28"/>
          <w:szCs w:val="28"/>
          <w:rtl/>
          <w:lang w:bidi="fa-IR"/>
        </w:rPr>
        <w:t>چین</w:t>
      </w:r>
      <w:ins w:id="393" w:author="Shokri" w:date="2019-11-09T23:14:00Z">
        <w:r w:rsidR="002A0625">
          <w:rPr>
            <w:rFonts w:cs="B Nazanin" w:hint="cs"/>
            <w:sz w:val="28"/>
            <w:szCs w:val="28"/>
            <w:rtl/>
            <w:lang w:bidi="fa-IR"/>
          </w:rPr>
          <w:t>،</w:t>
        </w:r>
      </w:ins>
      <w:r w:rsidRPr="00EE4024">
        <w:rPr>
          <w:rFonts w:cs="B Nazanin"/>
          <w:sz w:val="28"/>
          <w:szCs w:val="28"/>
          <w:rtl/>
          <w:lang w:val="en-US"/>
        </w:rPr>
        <w:t xml:space="preserve"> گزارش</w:t>
      </w:r>
      <w:ins w:id="394" w:author="Shokri" w:date="2019-11-09T23:14:00Z">
        <w:r w:rsidR="002A0625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395" w:author="Shokri" w:date="2019-11-09T23:14:00Z">
        <w:r w:rsidRPr="00EE4024" w:rsidDel="002A0625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/>
        </w:rPr>
        <w:t>ها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/>
          <w:sz w:val="28"/>
          <w:szCs w:val="28"/>
          <w:rtl/>
          <w:lang w:val="en-US"/>
        </w:rPr>
        <w:t xml:space="preserve"> متعدد</w:t>
      </w:r>
      <w:del w:id="396" w:author="Shokri" w:date="2019-11-09T23:14:00Z">
        <w:r w:rsidRPr="00EE4024" w:rsidDel="002A0625">
          <w:rPr>
            <w:rFonts w:cs="B Nazanin"/>
            <w:sz w:val="28"/>
            <w:szCs w:val="28"/>
            <w:rtl/>
            <w:lang w:val="en-US"/>
          </w:rPr>
          <w:delText>،</w:delText>
        </w:r>
      </w:del>
      <w:r w:rsidRPr="00EE4024">
        <w:rPr>
          <w:rFonts w:cs="B Nazanin"/>
          <w:sz w:val="28"/>
          <w:szCs w:val="28"/>
          <w:rtl/>
          <w:lang w:val="en-US"/>
        </w:rPr>
        <w:t xml:space="preserve"> برنامه</w:t>
      </w:r>
      <w:ins w:id="397" w:author="Shokri" w:date="2019-11-09T23:14:00Z">
        <w:r w:rsidR="002A0625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398" w:author="Shokri" w:date="2019-11-09T23:14:00Z">
        <w:r w:rsidRPr="00EE4024" w:rsidDel="002A0625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/>
        </w:rPr>
        <w:t>ها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/>
          <w:sz w:val="28"/>
          <w:szCs w:val="28"/>
          <w:rtl/>
          <w:lang w:val="en-US"/>
        </w:rPr>
        <w:t xml:space="preserve"> تلو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 w:hint="eastAsia"/>
          <w:sz w:val="28"/>
          <w:szCs w:val="28"/>
          <w:rtl/>
          <w:lang w:val="en-US"/>
        </w:rPr>
        <w:t>ز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 w:hint="eastAsia"/>
          <w:sz w:val="28"/>
          <w:szCs w:val="28"/>
          <w:rtl/>
          <w:lang w:val="en-US"/>
        </w:rPr>
        <w:t>ون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/>
          <w:sz w:val="28"/>
          <w:szCs w:val="28"/>
          <w:rtl/>
          <w:lang w:val="en-US"/>
        </w:rPr>
        <w:t xml:space="preserve"> و سا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 w:hint="eastAsia"/>
          <w:sz w:val="28"/>
          <w:szCs w:val="28"/>
          <w:rtl/>
          <w:lang w:val="en-US"/>
        </w:rPr>
        <w:t>ر</w:t>
      </w:r>
      <w:r w:rsidRPr="00EE4024">
        <w:rPr>
          <w:rFonts w:cs="B Nazanin"/>
          <w:sz w:val="28"/>
          <w:szCs w:val="28"/>
          <w:rtl/>
          <w:lang w:val="en-US"/>
        </w:rPr>
        <w:t xml:space="preserve"> رو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 w:hint="eastAsia"/>
          <w:sz w:val="28"/>
          <w:szCs w:val="28"/>
          <w:rtl/>
          <w:lang w:val="en-US"/>
        </w:rPr>
        <w:t>دادها</w:t>
      </w:r>
      <w:r w:rsidRPr="00EE4024">
        <w:rPr>
          <w:rFonts w:cs="B Nazanin"/>
          <w:sz w:val="28"/>
          <w:szCs w:val="28"/>
          <w:rtl/>
          <w:lang w:val="en-US"/>
        </w:rPr>
        <w:t xml:space="preserve"> را برا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/>
          <w:sz w:val="28"/>
          <w:szCs w:val="28"/>
          <w:rtl/>
          <w:lang w:val="en-US"/>
        </w:rPr>
        <w:t xml:space="preserve"> نشان</w:t>
      </w:r>
      <w:ins w:id="399" w:author="Shokri" w:date="2019-11-09T23:14:00Z">
        <w:r w:rsidR="002A0625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400" w:author="Shokri" w:date="2019-11-09T23:14:00Z">
        <w:r w:rsidRPr="00EE4024" w:rsidDel="002A0625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/>
        </w:rPr>
        <w:t>دادن دستاوردها و جنبه</w:t>
      </w:r>
      <w:ins w:id="401" w:author="Shokri" w:date="2019-11-09T23:14:00Z">
        <w:r w:rsidR="002A0625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402" w:author="Shokri" w:date="2019-11-09T23:14:00Z">
        <w:r w:rsidRPr="00EE4024" w:rsidDel="002A0625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/>
        </w:rPr>
        <w:t>ها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/>
          <w:sz w:val="28"/>
          <w:szCs w:val="28"/>
          <w:rtl/>
          <w:lang w:val="en-US"/>
        </w:rPr>
        <w:t xml:space="preserve"> مثبت چ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 w:hint="eastAsia"/>
          <w:sz w:val="28"/>
          <w:szCs w:val="28"/>
          <w:rtl/>
          <w:lang w:val="en-US"/>
        </w:rPr>
        <w:t>ن</w:t>
      </w:r>
      <w:r w:rsidRPr="00EE4024">
        <w:rPr>
          <w:rFonts w:cs="B Nazanin"/>
          <w:sz w:val="28"/>
          <w:szCs w:val="28"/>
          <w:rtl/>
          <w:lang w:val="en-US"/>
        </w:rPr>
        <w:t xml:space="preserve"> نشان م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ins w:id="403" w:author="Shokri" w:date="2019-11-09T23:14:00Z">
        <w:r w:rsidR="002A0625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404" w:author="Shokri" w:date="2019-11-09T23:14:00Z">
        <w:r w:rsidRPr="00EE4024" w:rsidDel="002A0625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/>
        </w:rPr>
        <w:t>دهند.</w:t>
      </w:r>
      <w:r w:rsidRPr="00EE4024">
        <w:rPr>
          <w:rFonts w:cs="B Nazanin" w:hint="cs"/>
          <w:sz w:val="28"/>
          <w:szCs w:val="28"/>
          <w:rtl/>
          <w:lang w:val="en-US"/>
        </w:rPr>
        <w:t xml:space="preserve"> </w:t>
      </w:r>
      <w:r w:rsidRPr="00EE4024">
        <w:rPr>
          <w:rFonts w:cs="B Nazanin"/>
          <w:sz w:val="28"/>
          <w:szCs w:val="28"/>
          <w:rtl/>
          <w:lang w:val="en-US"/>
        </w:rPr>
        <w:t>در قرق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 w:hint="eastAsia"/>
          <w:sz w:val="28"/>
          <w:szCs w:val="28"/>
          <w:rtl/>
          <w:lang w:val="en-US"/>
        </w:rPr>
        <w:t>زستان</w:t>
      </w:r>
      <w:r w:rsidRPr="00EE4024">
        <w:rPr>
          <w:rFonts w:cs="B Nazanin"/>
          <w:sz w:val="28"/>
          <w:szCs w:val="28"/>
          <w:rtl/>
          <w:lang w:val="en-US"/>
        </w:rPr>
        <w:t xml:space="preserve"> </w:t>
      </w:r>
      <w:r w:rsidRPr="00EE4024">
        <w:rPr>
          <w:rFonts w:cs="B Nazanin" w:hint="cs"/>
          <w:sz w:val="28"/>
          <w:szCs w:val="28"/>
          <w:rtl/>
          <w:lang w:val="en-US"/>
        </w:rPr>
        <w:t>نیز</w:t>
      </w:r>
      <w:del w:id="405" w:author="Shokri" w:date="2019-11-09T23:14:00Z">
        <w:r w:rsidRPr="00EE4024" w:rsidDel="002A0625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/>
        </w:rPr>
        <w:t xml:space="preserve"> کانال</w:t>
      </w:r>
      <w:r w:rsidR="000D460D">
        <w:rPr>
          <w:rFonts w:cs="B Nazanin" w:hint="cs"/>
          <w:sz w:val="28"/>
          <w:szCs w:val="28"/>
          <w:rtl/>
          <w:lang w:val="en-US"/>
        </w:rPr>
        <w:t xml:space="preserve"> شمار</w:t>
      </w:r>
      <w:ins w:id="406" w:author="Shokri" w:date="2019-11-09T23:14:00Z">
        <w:r w:rsidR="002A0625">
          <w:rPr>
            <w:rFonts w:cs="B Nazanin" w:hint="cs"/>
            <w:sz w:val="28"/>
            <w:szCs w:val="28"/>
            <w:rtl/>
            <w:lang w:val="en-US"/>
          </w:rPr>
          <w:t>ۀ</w:t>
        </w:r>
      </w:ins>
      <w:del w:id="407" w:author="Shokri" w:date="2019-11-09T23:14:00Z">
        <w:r w:rsidR="000D460D" w:rsidDel="002A0625">
          <w:rPr>
            <w:rFonts w:cs="B Nazanin" w:hint="cs"/>
            <w:sz w:val="28"/>
            <w:szCs w:val="28"/>
            <w:rtl/>
            <w:lang w:val="en-US"/>
          </w:rPr>
          <w:delText>ه</w:delText>
        </w:r>
      </w:del>
      <w:r w:rsidR="000D460D">
        <w:rPr>
          <w:rFonts w:cs="B Nazanin" w:hint="cs"/>
          <w:sz w:val="28"/>
          <w:szCs w:val="28"/>
          <w:rtl/>
          <w:lang w:val="en-US"/>
        </w:rPr>
        <w:t xml:space="preserve"> 9</w:t>
      </w:r>
      <w:del w:id="408" w:author="Shokri" w:date="2019-11-09T23:14:00Z">
        <w:r w:rsidR="000D460D" w:rsidDel="002A0625">
          <w:rPr>
            <w:rFonts w:cs="B Nazanin" w:hint="cs"/>
            <w:sz w:val="28"/>
            <w:szCs w:val="28"/>
            <w:rtl/>
            <w:lang w:val="en-US"/>
          </w:rPr>
          <w:delText xml:space="preserve"> اختصاص</w:delText>
        </w:r>
      </w:del>
      <w:r w:rsidR="000D460D">
        <w:rPr>
          <w:rFonts w:cs="B Nazanin" w:hint="cs"/>
          <w:sz w:val="28"/>
          <w:szCs w:val="28"/>
          <w:rtl/>
          <w:lang w:val="en-US"/>
        </w:rPr>
        <w:t xml:space="preserve"> به کانال تلویزیونی </w:t>
      </w:r>
      <w:r w:rsidRPr="00EE4024">
        <w:rPr>
          <w:rFonts w:cs="B Nazanin"/>
          <w:sz w:val="28"/>
          <w:szCs w:val="28"/>
          <w:rtl/>
          <w:lang w:val="en-US"/>
        </w:rPr>
        <w:t xml:space="preserve"> </w:t>
      </w:r>
      <w:r w:rsidRPr="00EE4024">
        <w:rPr>
          <w:rFonts w:cs="B Nazanin"/>
          <w:sz w:val="28"/>
          <w:szCs w:val="28"/>
          <w:lang w:val="en-US"/>
        </w:rPr>
        <w:t>CCT</w:t>
      </w:r>
      <w:del w:id="409" w:author="Shokri" w:date="2019-11-10T01:40:00Z">
        <w:r w:rsidRPr="00EE4024" w:rsidDel="00145AEA">
          <w:rPr>
            <w:rFonts w:cs="B Nazanin"/>
            <w:sz w:val="28"/>
            <w:szCs w:val="28"/>
            <w:lang w:val="en-US"/>
          </w:rPr>
          <w:delText>V</w:delText>
        </w:r>
      </w:del>
      <w:r w:rsidRPr="00EE4024">
        <w:rPr>
          <w:rFonts w:cs="B Nazanin"/>
          <w:sz w:val="28"/>
          <w:szCs w:val="28"/>
          <w:rtl/>
          <w:lang w:val="en-US"/>
        </w:rPr>
        <w:t xml:space="preserve"> </w:t>
      </w:r>
      <w:r w:rsidRPr="00EE4024">
        <w:rPr>
          <w:rFonts w:cs="B Nazanin" w:hint="cs"/>
          <w:sz w:val="28"/>
          <w:szCs w:val="28"/>
          <w:rtl/>
          <w:lang w:val="en-US"/>
        </w:rPr>
        <w:t>چین</w:t>
      </w:r>
      <w:ins w:id="410" w:author="Shokri" w:date="2019-11-09T23:15:00Z">
        <w:r w:rsidR="002A0625">
          <w:rPr>
            <w:rFonts w:cs="B Nazanin" w:hint="cs"/>
            <w:sz w:val="28"/>
            <w:szCs w:val="28"/>
            <w:rtl/>
            <w:lang w:val="en-US"/>
          </w:rPr>
          <w:t xml:space="preserve"> اختصاص</w:t>
        </w:r>
      </w:ins>
      <w:r w:rsidRPr="00EE4024">
        <w:rPr>
          <w:rFonts w:cs="B Nazanin" w:hint="cs"/>
          <w:sz w:val="28"/>
          <w:szCs w:val="28"/>
          <w:rtl/>
          <w:lang w:val="en-US"/>
        </w:rPr>
        <w:t xml:space="preserve"> </w:t>
      </w:r>
      <w:r w:rsidR="000D460D">
        <w:rPr>
          <w:rFonts w:cs="B Nazanin" w:hint="cs"/>
          <w:sz w:val="28"/>
          <w:szCs w:val="28"/>
          <w:rtl/>
          <w:lang w:val="en-US"/>
        </w:rPr>
        <w:t>دارد</w:t>
      </w:r>
      <w:del w:id="411" w:author="Shokri" w:date="2019-11-10T01:41:00Z">
        <w:r w:rsidR="000D460D" w:rsidDel="00145AEA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/>
        </w:rPr>
        <w:t xml:space="preserve">. </w:t>
      </w:r>
      <w:r w:rsidRPr="00EE4024">
        <w:rPr>
          <w:rFonts w:cs="B Nazanin" w:hint="cs"/>
          <w:sz w:val="28"/>
          <w:szCs w:val="28"/>
          <w:rtl/>
          <w:lang w:val="en-US"/>
        </w:rPr>
        <w:t>برنامه</w:t>
      </w:r>
      <w:ins w:id="412" w:author="Shokri" w:date="2019-11-09T23:15:00Z">
        <w:r w:rsidR="002A0625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413" w:author="Shokri" w:date="2019-11-09T23:15:00Z">
        <w:r w:rsidRPr="00EE4024" w:rsidDel="002A0625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  <w:lang w:val="en-US"/>
        </w:rPr>
        <w:t xml:space="preserve">های این کانال تلویزیونی </w:t>
      </w:r>
      <w:r w:rsidRPr="00EE4024">
        <w:rPr>
          <w:rFonts w:cs="B Nazanin"/>
          <w:sz w:val="28"/>
          <w:szCs w:val="28"/>
          <w:rtl/>
          <w:lang w:val="en-US"/>
        </w:rPr>
        <w:t>برا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/>
          <w:sz w:val="28"/>
          <w:szCs w:val="28"/>
          <w:rtl/>
          <w:lang w:val="en-US"/>
        </w:rPr>
        <w:t xml:space="preserve"> ب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 w:hint="eastAsia"/>
          <w:sz w:val="28"/>
          <w:szCs w:val="28"/>
          <w:rtl/>
          <w:lang w:val="en-US"/>
        </w:rPr>
        <w:t>نندگان</w:t>
      </w:r>
      <w:r w:rsidRPr="00EE4024">
        <w:rPr>
          <w:rFonts w:cs="B Nazanin"/>
          <w:sz w:val="28"/>
          <w:szCs w:val="28"/>
          <w:rtl/>
          <w:lang w:val="en-US"/>
        </w:rPr>
        <w:t xml:space="preserve"> روس</w:t>
      </w:r>
      <w:ins w:id="414" w:author="Shokri" w:date="2019-11-09T23:15:00Z">
        <w:r w:rsidR="002A0625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415" w:author="Shokri" w:date="2019-11-09T23:15:00Z">
        <w:r w:rsidRPr="00EE4024" w:rsidDel="002A0625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  <w:lang w:val="en-US"/>
        </w:rPr>
        <w:t>زبان</w:t>
      </w:r>
      <w:r w:rsidRPr="00EE4024">
        <w:rPr>
          <w:rFonts w:cs="B Nazanin"/>
          <w:sz w:val="28"/>
          <w:szCs w:val="28"/>
          <w:rtl/>
          <w:lang w:val="en-US"/>
        </w:rPr>
        <w:t xml:space="preserve"> در کشورها</w:t>
      </w:r>
      <w:r w:rsidRPr="00EE4024">
        <w:rPr>
          <w:rFonts w:cs="B Nazanin" w:hint="cs"/>
          <w:sz w:val="28"/>
          <w:szCs w:val="28"/>
          <w:rtl/>
          <w:lang w:val="en-US"/>
        </w:rPr>
        <w:t>ی</w:t>
      </w:r>
      <w:r w:rsidRPr="00EE4024">
        <w:rPr>
          <w:rFonts w:cs="B Nazanin"/>
          <w:sz w:val="28"/>
          <w:szCs w:val="28"/>
          <w:rtl/>
          <w:lang w:val="en-US"/>
        </w:rPr>
        <w:t xml:space="preserve"> مستقل مشترک</w:t>
      </w:r>
      <w:ins w:id="416" w:author="Shokri" w:date="2019-11-09T23:15:00Z">
        <w:r w:rsidR="002A0625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417" w:author="Shokri" w:date="2019-11-09T23:15:00Z">
        <w:r w:rsidRPr="00EE4024" w:rsidDel="002A0625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/>
        </w:rPr>
        <w:t>المنافع</w:t>
      </w:r>
      <w:r w:rsidRPr="00EE4024">
        <w:rPr>
          <w:rFonts w:cs="B Nazanin" w:hint="cs"/>
          <w:sz w:val="28"/>
          <w:szCs w:val="28"/>
          <w:rtl/>
          <w:lang w:val="en-US"/>
        </w:rPr>
        <w:t xml:space="preserve"> </w:t>
      </w:r>
      <w:r w:rsidRPr="00EE4024">
        <w:rPr>
          <w:rFonts w:cs="B Nazanin"/>
          <w:sz w:val="28"/>
          <w:szCs w:val="28"/>
          <w:rtl/>
          <w:lang w:val="en-US"/>
        </w:rPr>
        <w:t>در نظر گرفته شده است</w:t>
      </w:r>
      <w:r w:rsidRPr="00EE4024">
        <w:rPr>
          <w:rFonts w:cs="B Nazanin" w:hint="cs"/>
          <w:sz w:val="28"/>
          <w:szCs w:val="28"/>
          <w:rtl/>
          <w:lang w:val="en-US"/>
        </w:rPr>
        <w:t>.</w:t>
      </w:r>
      <w:del w:id="418" w:author="Shokri" w:date="2019-11-10T01:41:00Z">
        <w:r w:rsidRPr="00EE4024" w:rsidDel="00145AEA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</w:p>
    <w:p w:rsidR="00D30A41" w:rsidRDefault="00D30A41" w:rsidP="00656B31">
      <w:pPr>
        <w:bidi/>
        <w:jc w:val="both"/>
        <w:rPr>
          <w:rFonts w:cs="B Nazanin"/>
          <w:sz w:val="28"/>
          <w:szCs w:val="28"/>
          <w:rtl/>
        </w:rPr>
      </w:pPr>
      <w:r w:rsidRPr="00EE4024">
        <w:rPr>
          <w:rFonts w:cs="B Nazanin"/>
          <w:sz w:val="28"/>
          <w:szCs w:val="28"/>
          <w:rtl/>
        </w:rPr>
        <w:t>سنگ</w:t>
      </w:r>
      <w:ins w:id="419" w:author="Shokri" w:date="2019-11-09T23:15:00Z">
        <w:r w:rsidR="002A0625">
          <w:rPr>
            <w:rFonts w:cs="B Nazanin" w:hint="cs"/>
            <w:sz w:val="28"/>
            <w:szCs w:val="28"/>
            <w:rtl/>
          </w:rPr>
          <w:t>‌</w:t>
        </w:r>
      </w:ins>
      <w:del w:id="420" w:author="Shokri" w:date="2019-11-09T23:15:00Z">
        <w:r w:rsidRPr="00EE4024" w:rsidDel="002A0625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بنا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د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پلماس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فرهنگ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</w:t>
      </w:r>
      <w:r w:rsidRPr="00EE4024">
        <w:rPr>
          <w:rFonts w:cs="B Nazanin" w:hint="cs"/>
          <w:sz w:val="28"/>
          <w:szCs w:val="28"/>
          <w:rtl/>
        </w:rPr>
        <w:t>چین</w:t>
      </w:r>
      <w:ins w:id="421" w:author="Shokri" w:date="2019-11-09T23:15:00Z">
        <w:r w:rsidR="002A0625">
          <w:rPr>
            <w:rFonts w:cs="B Nazanin" w:hint="cs"/>
            <w:sz w:val="28"/>
            <w:szCs w:val="28"/>
            <w:rtl/>
          </w:rPr>
          <w:t>،</w:t>
        </w:r>
      </w:ins>
      <w:del w:id="422" w:author="Shokri" w:date="2019-11-09T23:15:00Z">
        <w:r w:rsidRPr="00EE4024" w:rsidDel="002A0625">
          <w:rPr>
            <w:rFonts w:cs="B Nazanin" w:hint="cs"/>
            <w:sz w:val="28"/>
            <w:szCs w:val="28"/>
            <w:rtl/>
          </w:rPr>
          <w:delText>,</w:delText>
        </w:r>
      </w:del>
      <w:r w:rsidRPr="00EE4024">
        <w:rPr>
          <w:rFonts w:cs="B Nazanin" w:hint="cs"/>
          <w:sz w:val="28"/>
          <w:szCs w:val="28"/>
          <w:rtl/>
        </w:rPr>
        <w:t xml:space="preserve"> </w:t>
      </w:r>
      <w:r w:rsidRPr="00EE4024">
        <w:rPr>
          <w:rFonts w:cs="B Nazanin"/>
          <w:sz w:val="28"/>
          <w:szCs w:val="28"/>
          <w:rtl/>
        </w:rPr>
        <w:t>م</w:t>
      </w:r>
      <w:ins w:id="423" w:author="Shokri" w:date="2019-11-09T23:15:00Z">
        <w:r w:rsidR="002A0625">
          <w:rPr>
            <w:rFonts w:cs="B Nazanin" w:hint="cs"/>
            <w:sz w:val="28"/>
            <w:szCs w:val="28"/>
            <w:rtl/>
          </w:rPr>
          <w:t>ؤ</w:t>
        </w:r>
      </w:ins>
      <w:del w:id="424" w:author="Shokri" w:date="2019-11-09T23:15:00Z">
        <w:r w:rsidRPr="00EE4024" w:rsidDel="002A0625">
          <w:rPr>
            <w:rFonts w:cs="B Nazanin"/>
            <w:sz w:val="28"/>
            <w:szCs w:val="28"/>
            <w:rtl/>
          </w:rPr>
          <w:delText>و</w:delText>
        </w:r>
      </w:del>
      <w:r w:rsidRPr="00EE4024">
        <w:rPr>
          <w:rFonts w:cs="B Nazanin"/>
          <w:sz w:val="28"/>
          <w:szCs w:val="28"/>
          <w:rtl/>
        </w:rPr>
        <w:t>سس</w:t>
      </w:r>
      <w:ins w:id="425" w:author="Shokri" w:date="2019-11-09T23:15:00Z">
        <w:r w:rsidR="002A0625">
          <w:rPr>
            <w:rFonts w:cs="B Nazanin" w:hint="cs"/>
            <w:sz w:val="28"/>
            <w:szCs w:val="28"/>
            <w:rtl/>
          </w:rPr>
          <w:t>ۀ</w:t>
        </w:r>
      </w:ins>
      <w:del w:id="426" w:author="Shokri" w:date="2019-11-09T23:15:00Z">
        <w:r w:rsidRPr="00EE4024" w:rsidDel="002A0625">
          <w:rPr>
            <w:rFonts w:cs="B Nazanin"/>
            <w:sz w:val="28"/>
            <w:szCs w:val="28"/>
            <w:rtl/>
          </w:rPr>
          <w:delText>ه</w:delText>
        </w:r>
      </w:del>
      <w:r w:rsidRPr="00EE4024">
        <w:rPr>
          <w:rFonts w:cs="B Nazanin"/>
          <w:sz w:val="28"/>
          <w:szCs w:val="28"/>
          <w:rtl/>
        </w:rPr>
        <w:t xml:space="preserve"> کنفوس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وس</w:t>
      </w:r>
      <w:r>
        <w:rPr>
          <w:rFonts w:cs="B Nazanin"/>
          <w:sz w:val="28"/>
          <w:szCs w:val="28"/>
          <w:rtl/>
        </w:rPr>
        <w:t xml:space="preserve"> در دانشگاه </w:t>
      </w:r>
      <w:r>
        <w:rPr>
          <w:rFonts w:cs="B Nazanin" w:hint="cs"/>
          <w:sz w:val="28"/>
          <w:szCs w:val="28"/>
          <w:rtl/>
        </w:rPr>
        <w:t>علوم انسانی</w:t>
      </w:r>
      <w:r w:rsidRPr="00EE4024">
        <w:rPr>
          <w:rFonts w:cs="B Nazanin"/>
          <w:sz w:val="28"/>
          <w:szCs w:val="28"/>
          <w:rtl/>
        </w:rPr>
        <w:t xml:space="preserve"> ب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شکک</w:t>
      </w:r>
      <w:r w:rsidRPr="00EE4024">
        <w:rPr>
          <w:rFonts w:cs="B Nazanin"/>
          <w:sz w:val="28"/>
          <w:szCs w:val="28"/>
          <w:rtl/>
        </w:rPr>
        <w:t xml:space="preserve"> و دانشگاه مل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</w:t>
      </w:r>
      <w:ins w:id="427" w:author="Shokri" w:date="2019-11-09T23:15:00Z">
        <w:r w:rsidR="002A0625">
          <w:rPr>
            <w:rFonts w:cs="B Nazanin" w:hint="cs"/>
            <w:sz w:val="28"/>
            <w:szCs w:val="28"/>
            <w:rtl/>
          </w:rPr>
          <w:t>است</w:t>
        </w:r>
      </w:ins>
      <w:del w:id="428" w:author="Shokri" w:date="2019-11-09T23:15:00Z">
        <w:r w:rsidRPr="00EE4024" w:rsidDel="002A0625">
          <w:rPr>
            <w:rFonts w:cs="B Nazanin" w:hint="cs"/>
            <w:sz w:val="28"/>
            <w:szCs w:val="28"/>
            <w:rtl/>
          </w:rPr>
          <w:delText>می باشد</w:delText>
        </w:r>
      </w:del>
      <w:r w:rsidRPr="00EE4024">
        <w:rPr>
          <w:rFonts w:cs="B Nazanin"/>
          <w:sz w:val="28"/>
          <w:szCs w:val="28"/>
          <w:rtl/>
        </w:rPr>
        <w:t>.</w:t>
      </w:r>
      <w:r w:rsidRPr="00EE4024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این م</w:t>
      </w:r>
      <w:ins w:id="429" w:author="Shokri" w:date="2019-11-09T23:15:00Z">
        <w:r w:rsidR="002A0625">
          <w:rPr>
            <w:rFonts w:cs="B Nazanin" w:hint="cs"/>
            <w:sz w:val="28"/>
            <w:szCs w:val="28"/>
            <w:rtl/>
          </w:rPr>
          <w:t>ؤ</w:t>
        </w:r>
      </w:ins>
      <w:del w:id="430" w:author="Shokri" w:date="2019-11-09T23:15:00Z">
        <w:r w:rsidDel="002A0625">
          <w:rPr>
            <w:rFonts w:cs="B Nazanin" w:hint="cs"/>
            <w:sz w:val="28"/>
            <w:szCs w:val="28"/>
            <w:rtl/>
          </w:rPr>
          <w:delText>و</w:delText>
        </w:r>
      </w:del>
      <w:r>
        <w:rPr>
          <w:rFonts w:cs="B Nazanin" w:hint="cs"/>
          <w:sz w:val="28"/>
          <w:szCs w:val="28"/>
          <w:rtl/>
        </w:rPr>
        <w:t>سسات به ترتیب</w:t>
      </w:r>
      <w:r w:rsidRPr="00EE4024">
        <w:rPr>
          <w:rFonts w:cs="B Nazanin"/>
          <w:sz w:val="28"/>
          <w:szCs w:val="28"/>
          <w:rtl/>
        </w:rPr>
        <w:t xml:space="preserve"> در سال</w:t>
      </w:r>
      <w:ins w:id="431" w:author="Shokri" w:date="2019-11-09T23:15:00Z">
        <w:r w:rsidR="002A0625">
          <w:rPr>
            <w:rFonts w:cs="B Nazanin" w:hint="cs"/>
            <w:sz w:val="28"/>
            <w:szCs w:val="28"/>
            <w:rtl/>
          </w:rPr>
          <w:t>‌</w:t>
        </w:r>
      </w:ins>
      <w:del w:id="432" w:author="Shokri" w:date="2019-11-09T23:15:00Z">
        <w:r w:rsidDel="002A0625">
          <w:rPr>
            <w:rFonts w:cs="B Nazanin" w:hint="cs"/>
            <w:sz w:val="28"/>
            <w:szCs w:val="28"/>
            <w:rtl/>
          </w:rPr>
          <w:delText xml:space="preserve"> </w:delText>
        </w:r>
      </w:del>
      <w:r>
        <w:rPr>
          <w:rFonts w:cs="B Nazanin" w:hint="cs"/>
          <w:sz w:val="28"/>
          <w:szCs w:val="28"/>
          <w:rtl/>
        </w:rPr>
        <w:t>های</w:t>
      </w:r>
      <w:r>
        <w:rPr>
          <w:rFonts w:cs="B Nazanin"/>
          <w:sz w:val="28"/>
          <w:szCs w:val="28"/>
          <w:rtl/>
        </w:rPr>
        <w:t xml:space="preserve"> 2007 و 2008 </w:t>
      </w:r>
      <w:r w:rsidRPr="00EE4024">
        <w:rPr>
          <w:rFonts w:cs="B Nazanin"/>
          <w:sz w:val="28"/>
          <w:szCs w:val="28"/>
          <w:rtl/>
        </w:rPr>
        <w:t xml:space="preserve"> ت</w:t>
      </w:r>
      <w:ins w:id="433" w:author="Shokri" w:date="2019-11-09T23:15:00Z">
        <w:r w:rsidR="002A0625">
          <w:rPr>
            <w:rFonts w:cs="B Nazanin" w:hint="cs"/>
            <w:sz w:val="28"/>
            <w:szCs w:val="28"/>
            <w:rtl/>
          </w:rPr>
          <w:t>أ</w:t>
        </w:r>
      </w:ins>
      <w:del w:id="434" w:author="Shokri" w:date="2019-11-09T23:15:00Z">
        <w:r w:rsidRPr="00EE4024" w:rsidDel="002A0625">
          <w:rPr>
            <w:rFonts w:cs="B Nazanin"/>
            <w:sz w:val="28"/>
            <w:szCs w:val="28"/>
            <w:rtl/>
          </w:rPr>
          <w:delText>ا</w:delText>
        </w:r>
      </w:del>
      <w:r w:rsidRPr="00EE4024">
        <w:rPr>
          <w:rFonts w:cs="B Nazanin"/>
          <w:sz w:val="28"/>
          <w:szCs w:val="28"/>
          <w:rtl/>
        </w:rPr>
        <w:t>س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س</w:t>
      </w:r>
      <w:r w:rsidRPr="00EE4024">
        <w:rPr>
          <w:rFonts w:cs="B Nazanin"/>
          <w:sz w:val="28"/>
          <w:szCs w:val="28"/>
          <w:rtl/>
        </w:rPr>
        <w:t xml:space="preserve"> شد</w:t>
      </w:r>
      <w:r>
        <w:rPr>
          <w:rFonts w:cs="B Nazanin" w:hint="cs"/>
          <w:sz w:val="28"/>
          <w:szCs w:val="28"/>
          <w:rtl/>
        </w:rPr>
        <w:t>ند</w:t>
      </w:r>
      <w:r w:rsidRPr="00EE4024">
        <w:rPr>
          <w:rFonts w:cs="B Nazanin"/>
          <w:sz w:val="28"/>
          <w:szCs w:val="28"/>
          <w:rtl/>
        </w:rPr>
        <w:t xml:space="preserve"> و </w:t>
      </w:r>
      <w:r w:rsidRPr="00EE4024">
        <w:rPr>
          <w:rFonts w:cs="B Nazanin" w:hint="cs"/>
          <w:sz w:val="28"/>
          <w:szCs w:val="28"/>
          <w:rtl/>
        </w:rPr>
        <w:t>از طرف</w:t>
      </w:r>
      <w:r w:rsidRPr="00EE4024">
        <w:rPr>
          <w:rFonts w:cs="B Nazanin"/>
          <w:sz w:val="28"/>
          <w:szCs w:val="28"/>
          <w:rtl/>
        </w:rPr>
        <w:t xml:space="preserve"> پکن تأم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ن</w:t>
      </w:r>
      <w:r w:rsidRPr="00EE4024">
        <w:rPr>
          <w:rFonts w:cs="B Nazanin"/>
          <w:sz w:val="28"/>
          <w:szCs w:val="28"/>
          <w:rtl/>
        </w:rPr>
        <w:t xml:space="preserve"> مال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</w:t>
      </w:r>
      <w:r w:rsidRPr="00EE4024">
        <w:rPr>
          <w:rFonts w:cs="B Nazanin" w:hint="cs"/>
          <w:sz w:val="28"/>
          <w:szCs w:val="28"/>
          <w:rtl/>
        </w:rPr>
        <w:t>می</w:t>
      </w:r>
      <w:ins w:id="435" w:author="Shokri" w:date="2019-11-09T23:16:00Z">
        <w:r w:rsidR="002A0625">
          <w:rPr>
            <w:rFonts w:cs="B Nazanin" w:hint="cs"/>
            <w:sz w:val="28"/>
            <w:szCs w:val="28"/>
            <w:rtl/>
          </w:rPr>
          <w:t>‌</w:t>
        </w:r>
      </w:ins>
      <w:del w:id="436" w:author="Shokri" w:date="2019-11-09T23:16:00Z">
        <w:r w:rsidRPr="00EE4024" w:rsidDel="002A0625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</w:rPr>
        <w:t>شوند</w:t>
      </w:r>
      <w:r w:rsidRPr="00EE4024">
        <w:rPr>
          <w:rFonts w:cs="B Nazanin"/>
          <w:sz w:val="28"/>
          <w:szCs w:val="28"/>
          <w:rtl/>
        </w:rPr>
        <w:t>. همچن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ن</w:t>
      </w:r>
      <w:r w:rsidRPr="00EE4024">
        <w:rPr>
          <w:rFonts w:cs="B Nazanin"/>
          <w:sz w:val="28"/>
          <w:szCs w:val="28"/>
          <w:rtl/>
        </w:rPr>
        <w:t xml:space="preserve"> از سال 2013، م</w:t>
      </w:r>
      <w:ins w:id="437" w:author="Shokri" w:date="2019-11-09T23:16:00Z">
        <w:r w:rsidR="002A0625">
          <w:rPr>
            <w:rFonts w:cs="B Nazanin" w:hint="cs"/>
            <w:sz w:val="28"/>
            <w:szCs w:val="28"/>
            <w:rtl/>
          </w:rPr>
          <w:t>ؤ</w:t>
        </w:r>
      </w:ins>
      <w:del w:id="438" w:author="Shokri" w:date="2019-11-09T23:16:00Z">
        <w:r w:rsidRPr="00EE4024" w:rsidDel="002A0625">
          <w:rPr>
            <w:rFonts w:cs="B Nazanin"/>
            <w:sz w:val="28"/>
            <w:szCs w:val="28"/>
            <w:rtl/>
          </w:rPr>
          <w:delText>و</w:delText>
        </w:r>
      </w:del>
      <w:r w:rsidRPr="00EE4024">
        <w:rPr>
          <w:rFonts w:cs="B Nazanin"/>
          <w:sz w:val="28"/>
          <w:szCs w:val="28"/>
          <w:rtl/>
        </w:rPr>
        <w:t>سس</w:t>
      </w:r>
      <w:ins w:id="439" w:author="Shokri" w:date="2019-11-09T23:16:00Z">
        <w:r w:rsidR="002A0625">
          <w:rPr>
            <w:rFonts w:cs="B Nazanin" w:hint="cs"/>
            <w:sz w:val="28"/>
            <w:szCs w:val="28"/>
            <w:rtl/>
          </w:rPr>
          <w:t>ۀ</w:t>
        </w:r>
      </w:ins>
      <w:del w:id="440" w:author="Shokri" w:date="2019-11-09T23:16:00Z">
        <w:r w:rsidRPr="00EE4024" w:rsidDel="002A0625">
          <w:rPr>
            <w:rFonts w:cs="B Nazanin"/>
            <w:sz w:val="28"/>
            <w:szCs w:val="28"/>
            <w:rtl/>
          </w:rPr>
          <w:delText>ه</w:delText>
        </w:r>
      </w:del>
      <w:r w:rsidRPr="00EE4024">
        <w:rPr>
          <w:rFonts w:cs="B Nazanin"/>
          <w:sz w:val="28"/>
          <w:szCs w:val="28"/>
          <w:rtl/>
        </w:rPr>
        <w:t xml:space="preserve"> کنفوس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وس</w:t>
      </w:r>
      <w:r w:rsidRPr="00EE4024">
        <w:rPr>
          <w:rFonts w:cs="B Nazanin"/>
          <w:sz w:val="28"/>
          <w:szCs w:val="28"/>
          <w:rtl/>
        </w:rPr>
        <w:t xml:space="preserve"> در</w:t>
      </w:r>
      <w:r w:rsidRPr="00EE4024">
        <w:rPr>
          <w:rFonts w:cs="B Nazanin" w:hint="cs"/>
          <w:sz w:val="28"/>
          <w:szCs w:val="28"/>
          <w:rtl/>
        </w:rPr>
        <w:t xml:space="preserve"> شهر</w:t>
      </w:r>
      <w:r w:rsidRPr="00EE4024">
        <w:rPr>
          <w:rFonts w:cs="B Nazanin"/>
          <w:sz w:val="28"/>
          <w:szCs w:val="28"/>
          <w:rtl/>
        </w:rPr>
        <w:t xml:space="preserve"> اوش </w:t>
      </w:r>
      <w:r w:rsidR="00347FBE">
        <w:rPr>
          <w:rFonts w:cs="B Nazanin" w:hint="cs"/>
          <w:sz w:val="28"/>
          <w:szCs w:val="28"/>
          <w:rtl/>
        </w:rPr>
        <w:t>در جنوب قرقیزستان</w:t>
      </w:r>
      <w:r>
        <w:rPr>
          <w:rFonts w:cs="B Nazanin" w:hint="cs"/>
          <w:sz w:val="28"/>
          <w:szCs w:val="28"/>
          <w:rtl/>
        </w:rPr>
        <w:t xml:space="preserve"> ش</w:t>
      </w:r>
      <w:r w:rsidRPr="00EE4024">
        <w:rPr>
          <w:rFonts w:cs="B Nazanin" w:hint="cs"/>
          <w:sz w:val="28"/>
          <w:szCs w:val="28"/>
          <w:rtl/>
        </w:rPr>
        <w:t>روع به فعالیت کرده است.</w:t>
      </w:r>
      <w:r w:rsidRPr="00EE4024">
        <w:rPr>
          <w:rFonts w:cs="B Nazanin"/>
          <w:sz w:val="28"/>
          <w:szCs w:val="28"/>
          <w:rtl/>
        </w:rPr>
        <w:t xml:space="preserve"> </w:t>
      </w:r>
      <w:r w:rsidRPr="00EE4024">
        <w:rPr>
          <w:rFonts w:cs="B Nazanin" w:hint="cs"/>
          <w:sz w:val="28"/>
          <w:szCs w:val="28"/>
          <w:rtl/>
        </w:rPr>
        <w:t xml:space="preserve">در جهان </w:t>
      </w:r>
      <w:r w:rsidRPr="00EE4024">
        <w:rPr>
          <w:rFonts w:cs="B Nazanin"/>
          <w:sz w:val="28"/>
          <w:szCs w:val="28"/>
          <w:rtl/>
        </w:rPr>
        <w:t>ب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ش</w:t>
      </w:r>
      <w:r w:rsidRPr="00EE4024">
        <w:rPr>
          <w:rFonts w:cs="B Nazanin"/>
          <w:sz w:val="28"/>
          <w:szCs w:val="28"/>
          <w:rtl/>
        </w:rPr>
        <w:t xml:space="preserve"> از </w:t>
      </w:r>
      <w:r>
        <w:rPr>
          <w:rFonts w:cs="B Nazanin" w:hint="cs"/>
          <w:sz w:val="28"/>
          <w:szCs w:val="28"/>
          <w:rtl/>
        </w:rPr>
        <w:t xml:space="preserve">400 </w:t>
      </w:r>
      <w:r w:rsidRPr="00EE4024">
        <w:rPr>
          <w:rFonts w:cs="B Nazanin"/>
          <w:sz w:val="28"/>
          <w:szCs w:val="28"/>
          <w:rtl/>
        </w:rPr>
        <w:t>م</w:t>
      </w:r>
      <w:ins w:id="441" w:author="Shokri" w:date="2019-11-09T23:16:00Z">
        <w:r w:rsidR="002A0625">
          <w:rPr>
            <w:rFonts w:cs="B Nazanin" w:hint="cs"/>
            <w:sz w:val="28"/>
            <w:szCs w:val="28"/>
            <w:rtl/>
          </w:rPr>
          <w:t>ؤ</w:t>
        </w:r>
      </w:ins>
      <w:del w:id="442" w:author="Shokri" w:date="2019-11-09T23:16:00Z">
        <w:r w:rsidRPr="00EE4024" w:rsidDel="002A0625">
          <w:rPr>
            <w:rFonts w:cs="B Nazanin"/>
            <w:sz w:val="28"/>
            <w:szCs w:val="28"/>
            <w:rtl/>
          </w:rPr>
          <w:delText>و</w:delText>
        </w:r>
      </w:del>
      <w:r w:rsidRPr="00EE4024">
        <w:rPr>
          <w:rFonts w:cs="B Nazanin"/>
          <w:sz w:val="28"/>
          <w:szCs w:val="28"/>
          <w:rtl/>
        </w:rPr>
        <w:t>سس</w:t>
      </w:r>
      <w:ins w:id="443" w:author="Shokri" w:date="2019-11-09T23:16:00Z">
        <w:r w:rsidR="002A0625">
          <w:rPr>
            <w:rFonts w:cs="B Nazanin" w:hint="cs"/>
            <w:sz w:val="28"/>
            <w:szCs w:val="28"/>
            <w:rtl/>
          </w:rPr>
          <w:t>ۀ</w:t>
        </w:r>
      </w:ins>
      <w:del w:id="444" w:author="Shokri" w:date="2019-11-09T23:16:00Z">
        <w:r w:rsidRPr="00EE4024" w:rsidDel="002A0625">
          <w:rPr>
            <w:rFonts w:cs="B Nazanin"/>
            <w:sz w:val="28"/>
            <w:szCs w:val="28"/>
            <w:rtl/>
          </w:rPr>
          <w:delText>ه</w:delText>
        </w:r>
      </w:del>
      <w:r w:rsidRPr="00EE4024">
        <w:rPr>
          <w:rFonts w:cs="B Nazanin"/>
          <w:sz w:val="28"/>
          <w:szCs w:val="28"/>
          <w:rtl/>
        </w:rPr>
        <w:t xml:space="preserve"> کنفوس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وس</w:t>
      </w:r>
      <w:del w:id="445" w:author="Shokri" w:date="2019-11-10T01:41:00Z">
        <w:r w:rsidRPr="00EE4024" w:rsidDel="00145AEA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 xml:space="preserve"> وجود دارد. در </w:t>
      </w:r>
      <w:r w:rsidRPr="00EE4024">
        <w:rPr>
          <w:rFonts w:cs="B Nazanin" w:hint="cs"/>
          <w:sz w:val="28"/>
          <w:szCs w:val="28"/>
          <w:rtl/>
        </w:rPr>
        <w:t>دانشگاه ملی قرقیزستان</w:t>
      </w:r>
      <w:r w:rsidRPr="00EE4024">
        <w:rPr>
          <w:rFonts w:cs="B Nazanin"/>
          <w:sz w:val="28"/>
          <w:szCs w:val="28"/>
          <w:rtl/>
        </w:rPr>
        <w:t xml:space="preserve"> (</w:t>
      </w:r>
      <w:del w:id="446" w:author="Shokri" w:date="2019-11-09T23:16:00Z">
        <w:r w:rsidDel="002A0625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بزرگتر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ن</w:t>
      </w:r>
      <w:r w:rsidRPr="00EE4024">
        <w:rPr>
          <w:rFonts w:cs="B Nazanin"/>
          <w:sz w:val="28"/>
          <w:szCs w:val="28"/>
          <w:rtl/>
        </w:rPr>
        <w:t xml:space="preserve"> دانشگاه کشور) 24 معلم از چ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ن</w:t>
      </w:r>
      <w:r w:rsidRPr="00EE4024">
        <w:rPr>
          <w:rFonts w:cs="B Nazanin"/>
          <w:sz w:val="28"/>
          <w:szCs w:val="28"/>
          <w:rtl/>
        </w:rPr>
        <w:t xml:space="preserve"> </w:t>
      </w:r>
      <w:r w:rsidRPr="00EE4024">
        <w:rPr>
          <w:rFonts w:cs="B Nazanin" w:hint="cs"/>
          <w:sz w:val="28"/>
          <w:szCs w:val="28"/>
          <w:rtl/>
        </w:rPr>
        <w:t>از طریق برنامه</w:t>
      </w:r>
      <w:ins w:id="447" w:author="Shokri" w:date="2019-11-09T23:16:00Z">
        <w:r w:rsidR="002A0625">
          <w:rPr>
            <w:rFonts w:cs="B Nazanin" w:hint="cs"/>
            <w:sz w:val="28"/>
            <w:szCs w:val="28"/>
            <w:rtl/>
          </w:rPr>
          <w:t>‌</w:t>
        </w:r>
      </w:ins>
      <w:del w:id="448" w:author="Shokri" w:date="2019-11-09T23:16:00Z">
        <w:r w:rsidRPr="00EE4024" w:rsidDel="002A0625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</w:rPr>
        <w:t>های</w:t>
      </w:r>
      <w:r w:rsidRPr="00EE4024">
        <w:rPr>
          <w:rFonts w:cs="B Nazanin"/>
          <w:sz w:val="28"/>
          <w:szCs w:val="28"/>
          <w:rtl/>
        </w:rPr>
        <w:t xml:space="preserve"> تبادل متقابل </w:t>
      </w:r>
      <w:r w:rsidRPr="00EE4024">
        <w:rPr>
          <w:rFonts w:cs="B Nazanin" w:hint="cs"/>
          <w:sz w:val="28"/>
          <w:szCs w:val="28"/>
          <w:rtl/>
        </w:rPr>
        <w:t xml:space="preserve">معلمان در حال تدریس </w:t>
      </w:r>
      <w:ins w:id="449" w:author="Shokri" w:date="2019-11-09T23:16:00Z">
        <w:r w:rsidR="002A0625">
          <w:rPr>
            <w:rFonts w:cs="B Nazanin" w:hint="cs"/>
            <w:sz w:val="28"/>
            <w:szCs w:val="28"/>
            <w:rtl/>
          </w:rPr>
          <w:t>هستند</w:t>
        </w:r>
      </w:ins>
      <w:del w:id="450" w:author="Shokri" w:date="2019-11-09T23:16:00Z">
        <w:r w:rsidRPr="00EE4024" w:rsidDel="002A0625">
          <w:rPr>
            <w:rFonts w:cs="B Nazanin" w:hint="cs"/>
            <w:sz w:val="28"/>
            <w:szCs w:val="28"/>
            <w:rtl/>
          </w:rPr>
          <w:delText>می باشند</w:delText>
        </w:r>
      </w:del>
      <w:r w:rsidRPr="00EE4024">
        <w:rPr>
          <w:rFonts w:cs="B Nazanin"/>
          <w:sz w:val="28"/>
          <w:szCs w:val="28"/>
          <w:rtl/>
        </w:rPr>
        <w:t>.</w:t>
      </w:r>
    </w:p>
    <w:p w:rsidR="00797706" w:rsidRPr="00EE4024" w:rsidRDefault="00656B31" w:rsidP="00B00863">
      <w:pPr>
        <w:bidi/>
        <w:jc w:val="both"/>
        <w:rPr>
          <w:rFonts w:cs="B Nazanin"/>
          <w:sz w:val="28"/>
          <w:szCs w:val="28"/>
          <w:rtl/>
        </w:rPr>
      </w:pPr>
      <w:r>
        <w:rPr>
          <w:rFonts w:ascii="Arial" w:hAnsi="Arial" w:cs="Arial"/>
          <w:b/>
          <w:bCs/>
          <w:noProof/>
          <w:sz w:val="15"/>
          <w:szCs w:val="15"/>
          <w:lang w:val="en-US"/>
        </w:rPr>
        <w:drawing>
          <wp:anchor distT="0" distB="0" distL="114300" distR="114300" simplePos="0" relativeHeight="251661312" behindDoc="0" locked="0" layoutInCell="1" allowOverlap="1" wp14:anchorId="57E51818" wp14:editId="0ADA3474">
            <wp:simplePos x="0" y="0"/>
            <wp:positionH relativeFrom="column">
              <wp:posOffset>-116840</wp:posOffset>
            </wp:positionH>
            <wp:positionV relativeFrom="paragraph">
              <wp:posOffset>2678</wp:posOffset>
            </wp:positionV>
            <wp:extent cx="3192780" cy="2199005"/>
            <wp:effectExtent l="0" t="0" r="7620" b="0"/>
            <wp:wrapSquare wrapText="bothSides"/>
            <wp:docPr id="9" name="Picture 9" descr="https://lh3.googleusercontent.com/-4lpKfcvsfiQ/Wi-dPq-wiaI/AAAAAAAALzc/Lg49yVd0FisnCiW9nHkEskUH9OywSdZOACMQCGAYYCw/s200/KKF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3.googleusercontent.com/-4lpKfcvsfiQ/Wi-dPq-wiaI/AAAAAAAALzc/Lg49yVd0FisnCiW9nHkEskUH9OywSdZOACMQCGAYYCw/s200/KKF_logo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0A41" w:rsidRPr="00EE4024">
        <w:rPr>
          <w:rFonts w:cs="B Nazanin"/>
          <w:sz w:val="28"/>
          <w:szCs w:val="28"/>
          <w:rtl/>
        </w:rPr>
        <w:t>م</w:t>
      </w:r>
      <w:ins w:id="451" w:author="Shokri" w:date="2019-11-09T23:17:00Z">
        <w:r w:rsidR="002A0625">
          <w:rPr>
            <w:rFonts w:cs="B Nazanin" w:hint="cs"/>
            <w:sz w:val="28"/>
            <w:szCs w:val="28"/>
            <w:rtl/>
          </w:rPr>
          <w:t>ؤ</w:t>
        </w:r>
      </w:ins>
      <w:del w:id="452" w:author="Shokri" w:date="2019-11-09T23:17:00Z">
        <w:r w:rsidR="00D30A41" w:rsidRPr="00EE4024" w:rsidDel="002A0625">
          <w:rPr>
            <w:rFonts w:cs="B Nazanin"/>
            <w:sz w:val="28"/>
            <w:szCs w:val="28"/>
            <w:rtl/>
          </w:rPr>
          <w:delText>و</w:delText>
        </w:r>
      </w:del>
      <w:r w:rsidR="00D30A41" w:rsidRPr="00EE4024">
        <w:rPr>
          <w:rFonts w:cs="B Nazanin"/>
          <w:sz w:val="28"/>
          <w:szCs w:val="28"/>
          <w:rtl/>
        </w:rPr>
        <w:t>سس</w:t>
      </w:r>
      <w:ins w:id="453" w:author="Shokri" w:date="2019-11-09T23:17:00Z">
        <w:r w:rsidR="002A0625">
          <w:rPr>
            <w:rFonts w:cs="B Nazanin" w:hint="cs"/>
            <w:sz w:val="28"/>
            <w:szCs w:val="28"/>
            <w:rtl/>
          </w:rPr>
          <w:t>ۀ</w:t>
        </w:r>
      </w:ins>
      <w:del w:id="454" w:author="Shokri" w:date="2019-11-09T23:17:00Z">
        <w:r w:rsidR="00D30A41" w:rsidRPr="00EE4024" w:rsidDel="002A0625">
          <w:rPr>
            <w:rFonts w:cs="B Nazanin"/>
            <w:sz w:val="28"/>
            <w:szCs w:val="28"/>
            <w:rtl/>
          </w:rPr>
          <w:delText>ه</w:delText>
        </w:r>
      </w:del>
      <w:r w:rsidR="00D30A41" w:rsidRPr="00EE4024">
        <w:rPr>
          <w:rFonts w:cs="B Nazanin"/>
          <w:sz w:val="28"/>
          <w:szCs w:val="28"/>
          <w:rtl/>
        </w:rPr>
        <w:t xml:space="preserve"> کنفوس</w:t>
      </w:r>
      <w:r w:rsidR="00D30A41" w:rsidRPr="00EE4024">
        <w:rPr>
          <w:rFonts w:cs="B Nazanin" w:hint="cs"/>
          <w:sz w:val="28"/>
          <w:szCs w:val="28"/>
          <w:rtl/>
        </w:rPr>
        <w:t>ی</w:t>
      </w:r>
      <w:r w:rsidR="00D30A41" w:rsidRPr="00EE4024">
        <w:rPr>
          <w:rFonts w:cs="B Nazanin" w:hint="eastAsia"/>
          <w:sz w:val="28"/>
          <w:szCs w:val="28"/>
          <w:rtl/>
        </w:rPr>
        <w:t>وس</w:t>
      </w:r>
      <w:r w:rsidR="00D30A41" w:rsidRPr="00EE4024">
        <w:rPr>
          <w:rFonts w:cs="B Nazanin"/>
          <w:sz w:val="28"/>
          <w:szCs w:val="28"/>
          <w:rtl/>
        </w:rPr>
        <w:t xml:space="preserve"> در </w:t>
      </w:r>
      <w:r w:rsidR="00D30A41" w:rsidRPr="00EE4024">
        <w:rPr>
          <w:rFonts w:cs="B Nazanin" w:hint="cs"/>
          <w:sz w:val="28"/>
          <w:szCs w:val="28"/>
          <w:rtl/>
        </w:rPr>
        <w:t>دانشگاه ملی قرقیزستان</w:t>
      </w:r>
      <w:r w:rsidR="00D30A41" w:rsidRPr="00EE4024">
        <w:rPr>
          <w:rFonts w:cs="B Nazanin"/>
          <w:sz w:val="28"/>
          <w:szCs w:val="28"/>
          <w:rtl/>
        </w:rPr>
        <w:t xml:space="preserve"> 8 کلاس کنفوس</w:t>
      </w:r>
      <w:r w:rsidR="00D30A41" w:rsidRPr="00EE4024">
        <w:rPr>
          <w:rFonts w:cs="B Nazanin" w:hint="cs"/>
          <w:sz w:val="28"/>
          <w:szCs w:val="28"/>
          <w:rtl/>
        </w:rPr>
        <w:t>ی</w:t>
      </w:r>
      <w:r w:rsidR="00D30A41" w:rsidRPr="00EE4024">
        <w:rPr>
          <w:rFonts w:cs="B Nazanin" w:hint="eastAsia"/>
          <w:sz w:val="28"/>
          <w:szCs w:val="28"/>
          <w:rtl/>
        </w:rPr>
        <w:t>وس</w:t>
      </w:r>
      <w:r w:rsidR="00D30A41" w:rsidRPr="00EE4024">
        <w:rPr>
          <w:rFonts w:cs="B Nazanin"/>
          <w:sz w:val="28"/>
          <w:szCs w:val="28"/>
          <w:rtl/>
        </w:rPr>
        <w:t xml:space="preserve"> (هز</w:t>
      </w:r>
      <w:r w:rsidR="00D30A41" w:rsidRPr="00EE4024">
        <w:rPr>
          <w:rFonts w:cs="B Nazanin" w:hint="cs"/>
          <w:sz w:val="28"/>
          <w:szCs w:val="28"/>
          <w:rtl/>
        </w:rPr>
        <w:t>ی</w:t>
      </w:r>
      <w:r w:rsidR="00D30A41" w:rsidRPr="00EE4024">
        <w:rPr>
          <w:rFonts w:cs="B Nazanin" w:hint="eastAsia"/>
          <w:sz w:val="28"/>
          <w:szCs w:val="28"/>
          <w:rtl/>
        </w:rPr>
        <w:t>ن</w:t>
      </w:r>
      <w:ins w:id="455" w:author="Shokri" w:date="2019-11-09T23:17:00Z">
        <w:r w:rsidR="002A0625">
          <w:rPr>
            <w:rFonts w:cs="B Nazanin" w:hint="cs"/>
            <w:sz w:val="28"/>
            <w:szCs w:val="28"/>
            <w:rtl/>
          </w:rPr>
          <w:t>ۀ</w:t>
        </w:r>
      </w:ins>
      <w:del w:id="456" w:author="Shokri" w:date="2019-11-09T23:17:00Z">
        <w:r w:rsidR="00D30A41" w:rsidRPr="00EE4024" w:rsidDel="002A0625">
          <w:rPr>
            <w:rFonts w:cs="B Nazanin" w:hint="eastAsia"/>
            <w:sz w:val="28"/>
            <w:szCs w:val="28"/>
            <w:rtl/>
          </w:rPr>
          <w:delText>ه</w:delText>
        </w:r>
      </w:del>
      <w:r w:rsidR="00D30A41" w:rsidRPr="00EE4024">
        <w:rPr>
          <w:rFonts w:cs="B Nazanin"/>
          <w:sz w:val="28"/>
          <w:szCs w:val="28"/>
          <w:rtl/>
        </w:rPr>
        <w:t xml:space="preserve"> تجه</w:t>
      </w:r>
      <w:r w:rsidR="00D30A41" w:rsidRPr="00EE4024">
        <w:rPr>
          <w:rFonts w:cs="B Nazanin" w:hint="cs"/>
          <w:sz w:val="28"/>
          <w:szCs w:val="28"/>
          <w:rtl/>
        </w:rPr>
        <w:t>ی</w:t>
      </w:r>
      <w:r w:rsidR="00D30A41" w:rsidRPr="00EE4024">
        <w:rPr>
          <w:rFonts w:cs="B Nazanin" w:hint="eastAsia"/>
          <w:sz w:val="28"/>
          <w:szCs w:val="28"/>
          <w:rtl/>
        </w:rPr>
        <w:t>زات</w:t>
      </w:r>
      <w:r w:rsidR="00D30A41" w:rsidRPr="00EE4024">
        <w:rPr>
          <w:rFonts w:cs="B Nazanin"/>
          <w:sz w:val="28"/>
          <w:szCs w:val="28"/>
          <w:rtl/>
        </w:rPr>
        <w:t xml:space="preserve"> برا</w:t>
      </w:r>
      <w:r w:rsidR="00D30A41" w:rsidRPr="00EE4024">
        <w:rPr>
          <w:rFonts w:cs="B Nazanin" w:hint="cs"/>
          <w:sz w:val="28"/>
          <w:szCs w:val="28"/>
          <w:rtl/>
        </w:rPr>
        <w:t>ی</w:t>
      </w:r>
      <w:r w:rsidR="00D30A41" w:rsidRPr="00EE4024">
        <w:rPr>
          <w:rFonts w:cs="B Nazanin"/>
          <w:sz w:val="28"/>
          <w:szCs w:val="28"/>
          <w:rtl/>
        </w:rPr>
        <w:t xml:space="preserve"> هر</w:t>
      </w:r>
      <w:del w:id="457" w:author="Shokri" w:date="2019-11-09T23:17:00Z">
        <w:r w:rsidR="00D30A41" w:rsidRPr="00EE4024" w:rsidDel="002A0625">
          <w:rPr>
            <w:rFonts w:cs="B Nazanin"/>
            <w:sz w:val="28"/>
            <w:szCs w:val="28"/>
            <w:rtl/>
          </w:rPr>
          <w:delText xml:space="preserve"> </w:delText>
        </w:r>
      </w:del>
      <w:r w:rsidR="00D30A41" w:rsidRPr="00EE4024">
        <w:rPr>
          <w:rFonts w:cs="B Nazanin" w:hint="cs"/>
          <w:sz w:val="28"/>
          <w:szCs w:val="28"/>
          <w:rtl/>
        </w:rPr>
        <w:t>ی</w:t>
      </w:r>
      <w:r w:rsidR="00D30A41" w:rsidRPr="00EE4024">
        <w:rPr>
          <w:rFonts w:cs="B Nazanin" w:hint="eastAsia"/>
          <w:sz w:val="28"/>
          <w:szCs w:val="28"/>
          <w:rtl/>
        </w:rPr>
        <w:t>ک</w:t>
      </w:r>
      <w:r w:rsidR="00D30A41" w:rsidRPr="00EE4024">
        <w:rPr>
          <w:rFonts w:cs="B Nazanin"/>
          <w:sz w:val="28"/>
          <w:szCs w:val="28"/>
          <w:rtl/>
        </w:rPr>
        <w:t xml:space="preserve"> از کلاس</w:t>
      </w:r>
      <w:ins w:id="458" w:author="Shokri" w:date="2019-11-09T23:17:00Z">
        <w:r w:rsidR="002A0625">
          <w:rPr>
            <w:rFonts w:cs="B Nazanin" w:hint="cs"/>
            <w:sz w:val="28"/>
            <w:szCs w:val="28"/>
            <w:rtl/>
          </w:rPr>
          <w:t>‌</w:t>
        </w:r>
      </w:ins>
      <w:del w:id="459" w:author="Shokri" w:date="2019-11-09T23:17:00Z">
        <w:r w:rsidR="00D30A41" w:rsidRPr="00EE4024" w:rsidDel="002A0625">
          <w:rPr>
            <w:rFonts w:cs="B Nazanin"/>
            <w:sz w:val="28"/>
            <w:szCs w:val="28"/>
            <w:rtl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</w:rPr>
        <w:t>ها 30</w:t>
      </w:r>
      <w:del w:id="460" w:author="Shokri" w:date="2019-11-09T23:17:00Z">
        <w:r w:rsidR="00D30A41" w:rsidRPr="00EE4024" w:rsidDel="002A0625">
          <w:rPr>
            <w:rFonts w:cs="B Nazanin"/>
            <w:sz w:val="28"/>
            <w:szCs w:val="28"/>
            <w:rtl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</w:rPr>
        <w:t>هزار دلار) و 18 تالار کنفرانس چندرسانه</w:t>
      </w:r>
      <w:ins w:id="461" w:author="Shokri" w:date="2019-11-09T23:17:00Z">
        <w:r w:rsidR="002A0625">
          <w:rPr>
            <w:rFonts w:cs="B Nazanin" w:hint="cs"/>
            <w:sz w:val="28"/>
            <w:szCs w:val="28"/>
            <w:rtl/>
          </w:rPr>
          <w:t>‌</w:t>
        </w:r>
      </w:ins>
      <w:del w:id="462" w:author="Shokri" w:date="2019-11-09T23:17:00Z">
        <w:r w:rsidR="00D30A41" w:rsidRPr="00EE4024" w:rsidDel="002A0625">
          <w:rPr>
            <w:rFonts w:cs="B Nazanin"/>
            <w:sz w:val="28"/>
            <w:szCs w:val="28"/>
            <w:rtl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</w:rPr>
        <w:t>ا</w:t>
      </w:r>
      <w:r w:rsidR="00D30A41" w:rsidRPr="00EE4024">
        <w:rPr>
          <w:rFonts w:cs="B Nazanin" w:hint="cs"/>
          <w:sz w:val="28"/>
          <w:szCs w:val="28"/>
          <w:rtl/>
        </w:rPr>
        <w:t>ی</w:t>
      </w:r>
      <w:r w:rsidR="00D30A41" w:rsidRPr="00EE4024">
        <w:rPr>
          <w:rFonts w:cs="B Nazanin"/>
          <w:sz w:val="28"/>
          <w:szCs w:val="28"/>
          <w:rtl/>
        </w:rPr>
        <w:t xml:space="preserve"> (تجه</w:t>
      </w:r>
      <w:r w:rsidR="00D30A41" w:rsidRPr="00EE4024">
        <w:rPr>
          <w:rFonts w:cs="B Nazanin" w:hint="cs"/>
          <w:sz w:val="28"/>
          <w:szCs w:val="28"/>
          <w:rtl/>
        </w:rPr>
        <w:t>ی</w:t>
      </w:r>
      <w:r w:rsidR="00D30A41" w:rsidRPr="00EE4024">
        <w:rPr>
          <w:rFonts w:cs="B Nazanin" w:hint="eastAsia"/>
          <w:sz w:val="28"/>
          <w:szCs w:val="28"/>
          <w:rtl/>
        </w:rPr>
        <w:t>زات</w:t>
      </w:r>
      <w:r w:rsidR="00D30A41" w:rsidRPr="00EE4024">
        <w:rPr>
          <w:rFonts w:cs="B Nazanin"/>
          <w:sz w:val="28"/>
          <w:szCs w:val="28"/>
          <w:lang w:val="en-US"/>
        </w:rPr>
        <w:t xml:space="preserve"> 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هر تالار حدود</w:t>
      </w:r>
      <w:r w:rsidR="000D460D">
        <w:rPr>
          <w:rFonts w:cs="B Nazanin"/>
          <w:sz w:val="28"/>
          <w:szCs w:val="28"/>
          <w:rtl/>
        </w:rPr>
        <w:t xml:space="preserve"> </w:t>
      </w:r>
      <w:r w:rsidR="000D460D">
        <w:rPr>
          <w:rFonts w:cs="B Nazanin" w:hint="cs"/>
          <w:sz w:val="28"/>
          <w:szCs w:val="28"/>
          <w:rtl/>
        </w:rPr>
        <w:t>3500</w:t>
      </w:r>
      <w:r w:rsidR="00D30A41" w:rsidRPr="00EE4024">
        <w:rPr>
          <w:rFonts w:cs="B Nazanin"/>
          <w:sz w:val="28"/>
          <w:szCs w:val="28"/>
          <w:rtl/>
        </w:rPr>
        <w:t xml:space="preserve"> دلار) </w:t>
      </w:r>
      <w:r w:rsidR="00D30A41" w:rsidRPr="00EE4024">
        <w:rPr>
          <w:rFonts w:cs="B Nazanin" w:hint="cs"/>
          <w:sz w:val="28"/>
          <w:szCs w:val="28"/>
          <w:rtl/>
        </w:rPr>
        <w:t>با مدرن</w:t>
      </w:r>
      <w:ins w:id="463" w:author="Shokri" w:date="2019-11-09T23:17:00Z">
        <w:r w:rsidR="002A0625">
          <w:rPr>
            <w:rFonts w:cs="B Nazanin" w:hint="cs"/>
            <w:sz w:val="28"/>
            <w:szCs w:val="28"/>
            <w:rtl/>
          </w:rPr>
          <w:t>‌</w:t>
        </w:r>
      </w:ins>
      <w:del w:id="464" w:author="Shokri" w:date="2019-11-09T23:17:00Z">
        <w:r w:rsidR="00D30A41" w:rsidRPr="00EE4024" w:rsidDel="002A0625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D30A41" w:rsidRPr="00EE4024">
        <w:rPr>
          <w:rFonts w:cs="B Nazanin" w:hint="cs"/>
          <w:sz w:val="28"/>
          <w:szCs w:val="28"/>
          <w:rtl/>
        </w:rPr>
        <w:t xml:space="preserve">ترین </w:t>
      </w:r>
      <w:r w:rsidR="00D30A41" w:rsidRPr="00EE4024">
        <w:rPr>
          <w:rFonts w:cs="B Nazanin"/>
          <w:sz w:val="28"/>
          <w:szCs w:val="28"/>
          <w:rtl/>
        </w:rPr>
        <w:t>تجه</w:t>
      </w:r>
      <w:r w:rsidR="00D30A41" w:rsidRPr="00EE4024">
        <w:rPr>
          <w:rFonts w:cs="B Nazanin" w:hint="cs"/>
          <w:sz w:val="28"/>
          <w:szCs w:val="28"/>
          <w:rtl/>
        </w:rPr>
        <w:t>ی</w:t>
      </w:r>
      <w:r w:rsidR="00D30A41" w:rsidRPr="00EE4024">
        <w:rPr>
          <w:rFonts w:cs="B Nazanin" w:hint="eastAsia"/>
          <w:sz w:val="28"/>
          <w:szCs w:val="28"/>
          <w:rtl/>
        </w:rPr>
        <w:t>زات</w:t>
      </w:r>
      <w:r w:rsidR="00D30A41" w:rsidRPr="00EE4024">
        <w:rPr>
          <w:rFonts w:cs="B Nazanin"/>
          <w:sz w:val="28"/>
          <w:szCs w:val="28"/>
          <w:rtl/>
        </w:rPr>
        <w:t xml:space="preserve"> افتتاح </w:t>
      </w:r>
      <w:r w:rsidR="000D460D">
        <w:rPr>
          <w:rFonts w:cs="B Nazanin" w:hint="cs"/>
          <w:sz w:val="28"/>
          <w:szCs w:val="28"/>
          <w:rtl/>
        </w:rPr>
        <w:t>شده</w:t>
      </w:r>
      <w:r w:rsidR="00D30A41" w:rsidRPr="00EE4024">
        <w:rPr>
          <w:rFonts w:cs="B Nazanin"/>
          <w:sz w:val="28"/>
          <w:szCs w:val="28"/>
        </w:rPr>
        <w:t xml:space="preserve"> 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است</w:t>
      </w:r>
      <w:r w:rsidR="00D30A41" w:rsidRPr="00EE4024">
        <w:rPr>
          <w:rFonts w:cs="B Nazanin"/>
          <w:sz w:val="28"/>
          <w:szCs w:val="28"/>
          <w:rtl/>
        </w:rPr>
        <w:t>.</w:t>
      </w:r>
    </w:p>
    <w:p w:rsidR="00D30A41" w:rsidRPr="00EE4024" w:rsidRDefault="00D30A41" w:rsidP="00EC025E">
      <w:pPr>
        <w:bidi/>
        <w:jc w:val="both"/>
        <w:rPr>
          <w:rFonts w:cs="B Nazanin"/>
          <w:sz w:val="28"/>
          <w:szCs w:val="28"/>
          <w:rtl/>
        </w:rPr>
      </w:pPr>
      <w:r w:rsidRPr="00EE4024">
        <w:rPr>
          <w:rFonts w:cs="B Nazanin" w:hint="cs"/>
          <w:sz w:val="28"/>
          <w:szCs w:val="28"/>
          <w:rtl/>
        </w:rPr>
        <w:t xml:space="preserve">با </w:t>
      </w:r>
      <w:r w:rsidRPr="00EE4024">
        <w:rPr>
          <w:rFonts w:cs="B Nazanin"/>
          <w:sz w:val="28"/>
          <w:szCs w:val="28"/>
          <w:rtl/>
        </w:rPr>
        <w:t>تلاش</w:t>
      </w:r>
      <w:ins w:id="465" w:author="Shokri" w:date="2019-11-09T23:17:00Z">
        <w:r w:rsidR="002A0625">
          <w:rPr>
            <w:rFonts w:cs="B Nazanin" w:hint="cs"/>
            <w:sz w:val="28"/>
            <w:szCs w:val="28"/>
            <w:rtl/>
          </w:rPr>
          <w:t>‌</w:t>
        </w:r>
      </w:ins>
      <w:del w:id="466" w:author="Shokri" w:date="2019-11-09T23:17:00Z">
        <w:r w:rsidRPr="00EE4024" w:rsidDel="002A0625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ها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ن</w:t>
      </w:r>
      <w:r w:rsidRPr="00EE4024">
        <w:rPr>
          <w:rFonts w:cs="B Nazanin"/>
          <w:sz w:val="28"/>
          <w:szCs w:val="28"/>
          <w:rtl/>
        </w:rPr>
        <w:t xml:space="preserve"> </w:t>
      </w:r>
      <w:r w:rsidRPr="00EE4024">
        <w:rPr>
          <w:rFonts w:cs="B Nazanin" w:hint="cs"/>
          <w:sz w:val="28"/>
          <w:szCs w:val="28"/>
          <w:rtl/>
        </w:rPr>
        <w:t>م</w:t>
      </w:r>
      <w:ins w:id="467" w:author="Shokri" w:date="2019-11-09T23:17:00Z">
        <w:r w:rsidR="002A0625">
          <w:rPr>
            <w:rFonts w:cs="B Nazanin" w:hint="cs"/>
            <w:sz w:val="28"/>
            <w:szCs w:val="28"/>
            <w:rtl/>
          </w:rPr>
          <w:t>ؤ</w:t>
        </w:r>
      </w:ins>
      <w:del w:id="468" w:author="Shokri" w:date="2019-11-09T23:17:00Z">
        <w:r w:rsidRPr="00EE4024" w:rsidDel="002A0625">
          <w:rPr>
            <w:rFonts w:cs="B Nazanin" w:hint="cs"/>
            <w:sz w:val="28"/>
            <w:szCs w:val="28"/>
            <w:rtl/>
          </w:rPr>
          <w:delText>و</w:delText>
        </w:r>
      </w:del>
      <w:r w:rsidRPr="00EE4024">
        <w:rPr>
          <w:rFonts w:cs="B Nazanin" w:hint="cs"/>
          <w:sz w:val="28"/>
          <w:szCs w:val="28"/>
          <w:rtl/>
        </w:rPr>
        <w:t>سسه</w:t>
      </w:r>
      <w:r w:rsidRPr="00EE4024">
        <w:rPr>
          <w:rFonts w:cs="B Nazanin"/>
          <w:sz w:val="28"/>
          <w:szCs w:val="28"/>
          <w:rtl/>
        </w:rPr>
        <w:t xml:space="preserve"> </w:t>
      </w:r>
      <w:del w:id="469" w:author="Shokri" w:date="2019-11-09T23:18:00Z">
        <w:r w:rsidRPr="00EE4024" w:rsidDel="002A0625">
          <w:rPr>
            <w:rFonts w:cs="B Nazanin"/>
            <w:sz w:val="28"/>
            <w:szCs w:val="28"/>
            <w:rtl/>
          </w:rPr>
          <w:delText>(</w:delText>
        </w:r>
      </w:del>
      <w:del w:id="470" w:author="Shokri" w:date="2019-11-09T23:17:00Z">
        <w:r w:rsidDel="002A0625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</w:rPr>
        <w:t>ب</w:t>
      </w:r>
      <w:r w:rsidRPr="00EE4024">
        <w:rPr>
          <w:rFonts w:cs="B Nazanin"/>
          <w:sz w:val="28"/>
          <w:szCs w:val="28"/>
          <w:rtl/>
        </w:rPr>
        <w:t>ر</w:t>
      </w:r>
      <w:del w:id="471" w:author="Shokri" w:date="2019-11-09T23:17:00Z">
        <w:r w:rsidRPr="00EE4024" w:rsidDel="002A0625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اساس نتا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ج</w:t>
      </w:r>
      <w:r w:rsidRPr="00EE4024">
        <w:rPr>
          <w:rFonts w:cs="B Nazanin"/>
          <w:sz w:val="28"/>
          <w:szCs w:val="28"/>
          <w:rtl/>
        </w:rPr>
        <w:t xml:space="preserve"> سال 2013</w:t>
      </w:r>
      <w:ins w:id="472" w:author="Shokri" w:date="2019-11-09T23:18:00Z">
        <w:r w:rsidR="002A0625">
          <w:rPr>
            <w:rFonts w:cs="B Nazanin" w:hint="cs"/>
            <w:sz w:val="28"/>
            <w:szCs w:val="28"/>
            <w:rtl/>
          </w:rPr>
          <w:t>،</w:t>
        </w:r>
      </w:ins>
      <w:del w:id="473" w:author="Shokri" w:date="2019-11-09T23:18:00Z">
        <w:r w:rsidRPr="00EE4024" w:rsidDel="002A0625">
          <w:rPr>
            <w:rFonts w:cs="B Nazanin"/>
            <w:sz w:val="28"/>
            <w:szCs w:val="28"/>
            <w:rtl/>
          </w:rPr>
          <w:delText>)</w:delText>
        </w:r>
      </w:del>
      <w:r w:rsidRPr="00EE4024">
        <w:rPr>
          <w:rFonts w:cs="B Nazanin"/>
          <w:sz w:val="28"/>
          <w:szCs w:val="28"/>
          <w:rtl/>
        </w:rPr>
        <w:t xml:space="preserve"> ب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ش</w:t>
      </w:r>
      <w:r>
        <w:rPr>
          <w:rFonts w:cs="B Nazanin"/>
          <w:sz w:val="28"/>
          <w:szCs w:val="28"/>
          <w:rtl/>
        </w:rPr>
        <w:t xml:space="preserve"> از 600</w:t>
      </w:r>
      <w:ins w:id="474" w:author="Shokri" w:date="2019-11-09T23:18:00Z">
        <w:r w:rsidR="002A0625">
          <w:rPr>
            <w:rFonts w:cs="B Nazanin" w:hint="cs"/>
            <w:sz w:val="28"/>
            <w:szCs w:val="28"/>
            <w:rtl/>
          </w:rPr>
          <w:t xml:space="preserve"> </w:t>
        </w:r>
      </w:ins>
      <w:del w:id="475" w:author="Shokri" w:date="2019-11-10T01:41:00Z">
        <w:r w:rsidDel="00145AEA">
          <w:rPr>
            <w:rFonts w:cs="B Nazanin" w:hint="cs"/>
            <w:sz w:val="28"/>
            <w:szCs w:val="28"/>
            <w:rtl/>
          </w:rPr>
          <w:delText xml:space="preserve"> </w:delText>
        </w:r>
      </w:del>
      <w:r>
        <w:rPr>
          <w:rFonts w:cs="B Nazanin" w:hint="cs"/>
          <w:sz w:val="28"/>
          <w:szCs w:val="28"/>
          <w:rtl/>
        </w:rPr>
        <w:t>قرقیز</w:t>
      </w:r>
      <w:r w:rsidRPr="00EE4024">
        <w:rPr>
          <w:rFonts w:cs="B Nazanin" w:hint="cs"/>
          <w:sz w:val="28"/>
          <w:szCs w:val="28"/>
          <w:rtl/>
        </w:rPr>
        <w:t xml:space="preserve"> </w:t>
      </w:r>
      <w:r w:rsidRPr="00EE4024">
        <w:rPr>
          <w:rFonts w:cs="B Nazanin"/>
          <w:sz w:val="28"/>
          <w:szCs w:val="28"/>
          <w:rtl/>
        </w:rPr>
        <w:t>برا</w:t>
      </w:r>
      <w:r w:rsidRPr="00EE4024"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آموزش</w:t>
      </w:r>
      <w:r>
        <w:rPr>
          <w:rFonts w:cs="B Nazanin" w:hint="cs"/>
          <w:sz w:val="28"/>
          <w:szCs w:val="28"/>
          <w:rtl/>
        </w:rPr>
        <w:t xml:space="preserve"> به </w:t>
      </w:r>
      <w:r w:rsidRPr="00EE4024">
        <w:rPr>
          <w:rFonts w:cs="B Nazanin"/>
          <w:sz w:val="28"/>
          <w:szCs w:val="28"/>
          <w:rtl/>
        </w:rPr>
        <w:t>چ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اعزام </w:t>
      </w:r>
      <w:r w:rsidRPr="00EE4024">
        <w:rPr>
          <w:rFonts w:cs="B Nazanin"/>
          <w:sz w:val="28"/>
          <w:szCs w:val="28"/>
          <w:rtl/>
        </w:rPr>
        <w:t xml:space="preserve"> شد</w:t>
      </w:r>
      <w:r w:rsidR="000D460D">
        <w:rPr>
          <w:rFonts w:cs="B Nazanin" w:hint="cs"/>
          <w:sz w:val="28"/>
          <w:szCs w:val="28"/>
          <w:rtl/>
        </w:rPr>
        <w:t>ه</w:t>
      </w:r>
      <w:ins w:id="476" w:author="Shokri" w:date="2019-11-09T23:18:00Z">
        <w:r w:rsidR="002A0625">
          <w:rPr>
            <w:rFonts w:cs="B Nazanin" w:hint="cs"/>
            <w:sz w:val="28"/>
            <w:szCs w:val="28"/>
            <w:rtl/>
          </w:rPr>
          <w:t>‌</w:t>
        </w:r>
      </w:ins>
      <w:del w:id="477" w:author="Shokri" w:date="2019-11-09T23:18:00Z">
        <w:r w:rsidR="000D460D" w:rsidDel="002A0625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0D460D">
        <w:rPr>
          <w:rFonts w:cs="B Nazanin" w:hint="cs"/>
          <w:sz w:val="28"/>
          <w:szCs w:val="28"/>
          <w:rtl/>
        </w:rPr>
        <w:t>ا</w:t>
      </w:r>
      <w:r w:rsidRPr="00EE4024">
        <w:rPr>
          <w:rFonts w:cs="B Nazanin" w:hint="cs"/>
          <w:sz w:val="28"/>
          <w:szCs w:val="28"/>
          <w:rtl/>
        </w:rPr>
        <w:t>ند.</w:t>
      </w:r>
      <w:r>
        <w:rPr>
          <w:rFonts w:cs="B Nazanin" w:hint="cs"/>
          <w:sz w:val="28"/>
          <w:szCs w:val="28"/>
          <w:rtl/>
        </w:rPr>
        <w:t xml:space="preserve"> </w:t>
      </w:r>
      <w:r w:rsidRPr="00EE4024">
        <w:rPr>
          <w:rFonts w:cs="B Nazanin" w:hint="cs"/>
          <w:sz w:val="28"/>
          <w:szCs w:val="28"/>
          <w:rtl/>
        </w:rPr>
        <w:t>همچنین</w:t>
      </w:r>
      <w:r w:rsidRPr="00EE4024">
        <w:rPr>
          <w:rFonts w:cs="B Nazanin"/>
          <w:sz w:val="28"/>
          <w:szCs w:val="28"/>
          <w:rtl/>
        </w:rPr>
        <w:t xml:space="preserve"> دوره</w:t>
      </w:r>
      <w:ins w:id="478" w:author="Shokri" w:date="2019-11-09T23:18:00Z">
        <w:r w:rsidR="002A0625">
          <w:rPr>
            <w:rFonts w:cs="B Nazanin" w:hint="cs"/>
            <w:sz w:val="28"/>
            <w:szCs w:val="28"/>
            <w:rtl/>
          </w:rPr>
          <w:t>‌</w:t>
        </w:r>
      </w:ins>
      <w:del w:id="479" w:author="Shokri" w:date="2019-11-09T23:18:00Z">
        <w:r w:rsidRPr="00EE4024" w:rsidDel="002A0625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ها</w:t>
      </w:r>
      <w:r w:rsidRPr="00EE4024">
        <w:rPr>
          <w:rFonts w:cs="B Nazanin" w:hint="cs"/>
          <w:sz w:val="28"/>
          <w:szCs w:val="28"/>
          <w:rtl/>
        </w:rPr>
        <w:t>ی</w:t>
      </w:r>
      <w:r w:rsidR="000D460D">
        <w:rPr>
          <w:rFonts w:cs="B Nazanin"/>
          <w:sz w:val="28"/>
          <w:szCs w:val="28"/>
          <w:rtl/>
        </w:rPr>
        <w:t xml:space="preserve"> </w:t>
      </w:r>
      <w:r w:rsidR="00797706">
        <w:rPr>
          <w:rFonts w:cs="B Nazanin" w:hint="cs"/>
          <w:sz w:val="28"/>
          <w:szCs w:val="28"/>
          <w:rtl/>
        </w:rPr>
        <w:t>دانش</w:t>
      </w:r>
      <w:ins w:id="480" w:author="Shokri" w:date="2019-11-09T23:18:00Z">
        <w:r w:rsidR="002A0625">
          <w:rPr>
            <w:rFonts w:cs="Calibri" w:hint="cs"/>
            <w:sz w:val="28"/>
            <w:szCs w:val="28"/>
            <w:rtl/>
          </w:rPr>
          <w:t>‌</w:t>
        </w:r>
      </w:ins>
      <w:del w:id="481" w:author="Shokri" w:date="2019-11-09T23:18:00Z">
        <w:r w:rsidR="00797706" w:rsidDel="002A0625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797706">
        <w:rPr>
          <w:rFonts w:cs="B Nazanin" w:hint="cs"/>
          <w:sz w:val="28"/>
          <w:szCs w:val="28"/>
          <w:rtl/>
        </w:rPr>
        <w:t>افزایی</w:t>
      </w:r>
      <w:r>
        <w:rPr>
          <w:rFonts w:cs="B Nazanin" w:hint="cs"/>
          <w:sz w:val="28"/>
          <w:szCs w:val="28"/>
          <w:rtl/>
        </w:rPr>
        <w:t xml:space="preserve"> </w:t>
      </w:r>
      <w:r w:rsidRPr="00EE4024">
        <w:rPr>
          <w:rFonts w:cs="B Nazanin"/>
          <w:sz w:val="28"/>
          <w:szCs w:val="28"/>
          <w:rtl/>
        </w:rPr>
        <w:t>برا</w:t>
      </w:r>
      <w:r w:rsidRPr="00EE4024">
        <w:rPr>
          <w:rFonts w:cs="B Nazanin" w:hint="cs"/>
          <w:sz w:val="28"/>
          <w:szCs w:val="28"/>
          <w:rtl/>
        </w:rPr>
        <w:t>ی</w:t>
      </w:r>
      <w:r w:rsidR="000D460D">
        <w:rPr>
          <w:rFonts w:cs="B Nazanin"/>
          <w:sz w:val="28"/>
          <w:szCs w:val="28"/>
          <w:rtl/>
        </w:rPr>
        <w:t xml:space="preserve"> 800 نفر از </w:t>
      </w:r>
      <w:r w:rsidR="000D460D">
        <w:rPr>
          <w:rFonts w:cs="B Nazanin" w:hint="cs"/>
          <w:sz w:val="28"/>
          <w:szCs w:val="28"/>
          <w:rtl/>
        </w:rPr>
        <w:t>استادان بومی</w:t>
      </w:r>
      <w:del w:id="482" w:author="Shokri" w:date="2019-11-09T23:18:00Z">
        <w:r w:rsidR="000D460D" w:rsidDel="002A0625">
          <w:rPr>
            <w:rFonts w:cs="B Nazanin" w:hint="cs"/>
            <w:sz w:val="28"/>
            <w:szCs w:val="28"/>
            <w:rtl/>
          </w:rPr>
          <w:delText xml:space="preserve"> </w:delText>
        </w:r>
        <w:r w:rsidRPr="00EE4024" w:rsidDel="002A0625">
          <w:rPr>
            <w:rFonts w:cs="B Nazanin"/>
            <w:sz w:val="28"/>
            <w:szCs w:val="28"/>
            <w:rtl/>
          </w:rPr>
          <w:delText>ن</w:delText>
        </w:r>
      </w:del>
      <w:r w:rsidRPr="00EE4024">
        <w:rPr>
          <w:rFonts w:cs="B Nazanin" w:hint="cs"/>
          <w:sz w:val="28"/>
          <w:szCs w:val="28"/>
          <w:rtl/>
        </w:rPr>
        <w:t xml:space="preserve"> زبان</w:t>
      </w:r>
      <w:del w:id="483" w:author="Shokri" w:date="2019-11-10T01:41:00Z">
        <w:r w:rsidRPr="00EE4024" w:rsidDel="00145AEA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 xml:space="preserve"> چ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ن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</w:t>
      </w:r>
      <w:r w:rsidR="00797706">
        <w:rPr>
          <w:rFonts w:cs="B Nazanin" w:hint="cs"/>
          <w:sz w:val="28"/>
          <w:szCs w:val="28"/>
          <w:rtl/>
        </w:rPr>
        <w:t>در قرقیزستان برگزار</w:t>
      </w:r>
      <w:del w:id="484" w:author="Shokri" w:date="2019-11-10T01:41:00Z">
        <w:r w:rsidR="00797706" w:rsidDel="00145AEA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</w:rPr>
        <w:t xml:space="preserve"> شده و</w:t>
      </w:r>
      <w:r w:rsidRPr="00EE4024">
        <w:rPr>
          <w:rFonts w:cs="B Nazanin"/>
          <w:sz w:val="28"/>
          <w:szCs w:val="28"/>
          <w:rtl/>
        </w:rPr>
        <w:t xml:space="preserve"> کلاس</w:t>
      </w:r>
      <w:ins w:id="485" w:author="Shokri" w:date="2019-11-09T23:18:00Z">
        <w:r w:rsidR="002A0625">
          <w:rPr>
            <w:rFonts w:cs="B Nazanin" w:hint="cs"/>
            <w:sz w:val="28"/>
            <w:szCs w:val="28"/>
            <w:rtl/>
          </w:rPr>
          <w:t>‌</w:t>
        </w:r>
      </w:ins>
      <w:del w:id="486" w:author="Shokri" w:date="2019-11-09T23:18:00Z">
        <w:r w:rsidDel="002A0625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ها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زبان چ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ن</w:t>
      </w:r>
      <w:r w:rsidRPr="00EE4024"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</w:t>
      </w:r>
      <w:r w:rsidRPr="00EE4024">
        <w:rPr>
          <w:rFonts w:cs="B Nazanin"/>
          <w:sz w:val="28"/>
          <w:szCs w:val="28"/>
          <w:rtl/>
        </w:rPr>
        <w:t>در شهرها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ج</w:t>
      </w:r>
      <w:r w:rsidRPr="00EE4024">
        <w:rPr>
          <w:rFonts w:cs="B Nazanin" w:hint="cs"/>
          <w:sz w:val="28"/>
          <w:szCs w:val="28"/>
          <w:rtl/>
        </w:rPr>
        <w:t>لال</w:t>
      </w:r>
      <w:ins w:id="487" w:author="Shokri" w:date="2019-11-09T23:18:00Z">
        <w:r w:rsidR="002A0625">
          <w:rPr>
            <w:rFonts w:cs="B Nazanin" w:hint="cs"/>
            <w:sz w:val="28"/>
            <w:szCs w:val="28"/>
            <w:rtl/>
          </w:rPr>
          <w:t>‌</w:t>
        </w:r>
      </w:ins>
      <w:del w:id="488" w:author="Shokri" w:date="2019-11-09T23:18:00Z">
        <w:r w:rsidRPr="00EE4024" w:rsidDel="002A0625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</w:rPr>
        <w:t>آباد</w:t>
      </w:r>
      <w:r w:rsidRPr="00EE4024">
        <w:rPr>
          <w:rFonts w:cs="B Nazanin"/>
          <w:sz w:val="28"/>
          <w:szCs w:val="28"/>
          <w:rtl/>
        </w:rPr>
        <w:t xml:space="preserve"> و کراکول </w:t>
      </w:r>
      <w:r w:rsidR="00797706">
        <w:rPr>
          <w:rFonts w:cs="B Nazanin" w:hint="cs"/>
          <w:sz w:val="28"/>
          <w:szCs w:val="28"/>
          <w:rtl/>
        </w:rPr>
        <w:t>دایر</w:t>
      </w:r>
      <w:r w:rsidRPr="00EE4024">
        <w:rPr>
          <w:rFonts w:cs="B Nazanin"/>
          <w:sz w:val="28"/>
          <w:szCs w:val="28"/>
          <w:rtl/>
        </w:rPr>
        <w:t xml:space="preserve"> </w:t>
      </w:r>
      <w:r w:rsidRPr="00EE4024">
        <w:rPr>
          <w:rFonts w:cs="B Nazanin" w:hint="cs"/>
          <w:sz w:val="28"/>
          <w:szCs w:val="28"/>
          <w:rtl/>
        </w:rPr>
        <w:t xml:space="preserve">شده </w:t>
      </w:r>
      <w:r w:rsidRPr="00EE4024">
        <w:rPr>
          <w:rFonts w:cs="B Nazanin"/>
          <w:sz w:val="28"/>
          <w:szCs w:val="28"/>
          <w:rtl/>
        </w:rPr>
        <w:t>است.</w:t>
      </w:r>
    </w:p>
    <w:p w:rsidR="00D30A41" w:rsidRDefault="00D30A41" w:rsidP="00852B63">
      <w:pPr>
        <w:bidi/>
        <w:jc w:val="both"/>
        <w:rPr>
          <w:rFonts w:cs="B Nazanin"/>
          <w:sz w:val="28"/>
          <w:szCs w:val="28"/>
          <w:lang w:bidi="fa-IR"/>
        </w:rPr>
      </w:pPr>
      <w:r w:rsidRPr="00EE4024">
        <w:rPr>
          <w:rFonts w:cs="B Nazanin"/>
          <w:sz w:val="28"/>
          <w:szCs w:val="28"/>
          <w:rtl/>
        </w:rPr>
        <w:t xml:space="preserve">در سال 2012 در </w:t>
      </w:r>
      <w:r>
        <w:rPr>
          <w:rFonts w:cs="B Nazanin" w:hint="cs"/>
          <w:sz w:val="28"/>
          <w:szCs w:val="28"/>
          <w:rtl/>
        </w:rPr>
        <w:t>مدارس</w:t>
      </w:r>
      <w:r w:rsidR="000D460D">
        <w:rPr>
          <w:rFonts w:cs="B Nazanin" w:hint="cs"/>
          <w:sz w:val="28"/>
          <w:szCs w:val="28"/>
          <w:rtl/>
        </w:rPr>
        <w:t xml:space="preserve"> و دانشگاه</w:t>
      </w:r>
      <w:ins w:id="489" w:author="Shokri" w:date="2019-11-09T23:18:00Z">
        <w:r w:rsidR="002A0625">
          <w:rPr>
            <w:rFonts w:cs="B Nazanin" w:hint="cs"/>
            <w:sz w:val="28"/>
            <w:szCs w:val="28"/>
            <w:rtl/>
          </w:rPr>
          <w:t>‌</w:t>
        </w:r>
      </w:ins>
      <w:del w:id="490" w:author="Shokri" w:date="2019-11-09T23:18:00Z">
        <w:r w:rsidR="000D460D" w:rsidDel="002A0625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0D460D">
        <w:rPr>
          <w:rFonts w:cs="B Nazanin" w:hint="cs"/>
          <w:sz w:val="28"/>
          <w:szCs w:val="28"/>
          <w:rtl/>
        </w:rPr>
        <w:t>های</w:t>
      </w:r>
      <w:r>
        <w:rPr>
          <w:rFonts w:cs="B Nazanin" w:hint="cs"/>
          <w:sz w:val="28"/>
          <w:szCs w:val="28"/>
          <w:rtl/>
        </w:rPr>
        <w:t xml:space="preserve"> قرقیزستان</w:t>
      </w:r>
      <w:ins w:id="491" w:author="Shokri" w:date="2019-11-09T23:18:00Z">
        <w:r w:rsidR="002A0625">
          <w:rPr>
            <w:rFonts w:cs="B Nazanin" w:hint="cs"/>
            <w:sz w:val="28"/>
            <w:szCs w:val="28"/>
            <w:rtl/>
          </w:rPr>
          <w:t>،</w:t>
        </w:r>
      </w:ins>
      <w:del w:id="492" w:author="Shokri" w:date="2019-11-09T23:18:00Z">
        <w:r w:rsidRPr="00EE4024" w:rsidDel="002A0625">
          <w:rPr>
            <w:rFonts w:cs="B Nazanin" w:hint="cs"/>
            <w:sz w:val="28"/>
            <w:szCs w:val="28"/>
            <w:rtl/>
          </w:rPr>
          <w:delText>,</w:delText>
        </w:r>
      </w:del>
      <w:r w:rsidRPr="00EE4024">
        <w:rPr>
          <w:rFonts w:cs="B Nazanin" w:hint="cs"/>
          <w:sz w:val="28"/>
          <w:szCs w:val="28"/>
          <w:rtl/>
        </w:rPr>
        <w:t xml:space="preserve"> 38 معلم </w:t>
      </w:r>
      <w:r w:rsidR="000D460D">
        <w:rPr>
          <w:rFonts w:cs="B Nazanin" w:hint="cs"/>
          <w:sz w:val="28"/>
          <w:szCs w:val="28"/>
          <w:rtl/>
          <w:lang w:bidi="fa-IR"/>
        </w:rPr>
        <w:t>زبان چینی</w:t>
      </w:r>
      <w:r w:rsidR="00852B63">
        <w:rPr>
          <w:rFonts w:cs="B Nazanin" w:hint="cs"/>
          <w:sz w:val="28"/>
          <w:szCs w:val="28"/>
          <w:rtl/>
          <w:lang w:bidi="fa-IR"/>
        </w:rPr>
        <w:t xml:space="preserve"> اعزامی از چین</w:t>
      </w:r>
      <w:r w:rsidR="000D460D">
        <w:rPr>
          <w:rFonts w:cs="B Nazanin" w:hint="cs"/>
          <w:sz w:val="28"/>
          <w:szCs w:val="28"/>
          <w:rtl/>
          <w:lang w:bidi="fa-IR"/>
        </w:rPr>
        <w:t xml:space="preserve"> تدریس می</w:t>
      </w:r>
      <w:ins w:id="493" w:author="Shokri" w:date="2019-11-09T23:19:00Z">
        <w:r w:rsidR="002A062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94" w:author="Shokri" w:date="2019-11-09T23:19:00Z">
        <w:r w:rsidR="000D460D" w:rsidDel="002A062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0D460D">
        <w:rPr>
          <w:rFonts w:cs="B Nazanin" w:hint="cs"/>
          <w:sz w:val="28"/>
          <w:szCs w:val="28"/>
          <w:rtl/>
          <w:lang w:bidi="fa-IR"/>
        </w:rPr>
        <w:t>کردند</w:t>
      </w:r>
      <w:r w:rsidRPr="00EE4024">
        <w:rPr>
          <w:rFonts w:cs="B Nazanin" w:hint="cs"/>
          <w:sz w:val="28"/>
          <w:szCs w:val="28"/>
          <w:rtl/>
          <w:lang w:bidi="fa-IR"/>
        </w:rPr>
        <w:t>.</w:t>
      </w:r>
      <w:r w:rsidRPr="00EE4024">
        <w:rPr>
          <w:rFonts w:cs="B Nazanin"/>
          <w:sz w:val="28"/>
          <w:szCs w:val="28"/>
          <w:rtl/>
        </w:rPr>
        <w:t xml:space="preserve"> </w:t>
      </w:r>
      <w:r w:rsidRPr="00EE4024">
        <w:rPr>
          <w:rFonts w:cs="B Nazanin"/>
          <w:sz w:val="28"/>
          <w:szCs w:val="28"/>
          <w:rtl/>
          <w:lang w:bidi="fa-IR"/>
        </w:rPr>
        <w:t>در سپتامبر 2014، آکادم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مد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ت</w:t>
      </w:r>
      <w:r w:rsidRPr="00EE4024">
        <w:rPr>
          <w:rFonts w:cs="B Nazanin"/>
          <w:sz w:val="28"/>
          <w:szCs w:val="28"/>
          <w:rtl/>
          <w:lang w:bidi="fa-IR"/>
        </w:rPr>
        <w:t xml:space="preserve"> دولت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است</w:t>
      </w:r>
      <w:ins w:id="495" w:author="Shokri" w:date="2019-11-09T23:19:00Z">
        <w:r w:rsidR="002A062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96" w:author="Shokri" w:date="2019-11-09T23:19:00Z">
        <w:r w:rsidRPr="00EE4024" w:rsidDel="002A0625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جمهور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قرق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زستان</w:t>
      </w:r>
      <w:r w:rsidR="00852B63">
        <w:rPr>
          <w:rFonts w:cs="B Nazanin" w:hint="cs"/>
          <w:sz w:val="28"/>
          <w:szCs w:val="28"/>
          <w:rtl/>
          <w:lang w:bidi="fa-IR"/>
        </w:rPr>
        <w:t xml:space="preserve"> تفاهم</w:t>
      </w:r>
      <w:ins w:id="497" w:author="Shokri" w:date="2019-11-09T23:19:00Z">
        <w:r w:rsidR="002A062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98" w:author="Shokri" w:date="2019-11-09T23:19:00Z">
        <w:r w:rsidR="00852B63" w:rsidDel="002A062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852B63">
        <w:rPr>
          <w:rFonts w:cs="B Nazanin" w:hint="cs"/>
          <w:sz w:val="28"/>
          <w:szCs w:val="28"/>
          <w:rtl/>
          <w:lang w:bidi="fa-IR"/>
        </w:rPr>
        <w:t>نام</w:t>
      </w:r>
      <w:ins w:id="499" w:author="Shokri" w:date="2019-11-09T23:19:00Z">
        <w:r w:rsidR="002A0625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500" w:author="Shokri" w:date="2019-11-09T23:19:00Z">
        <w:r w:rsidR="00852B63" w:rsidDel="002A0625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="00852B6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E4024">
        <w:rPr>
          <w:rFonts w:cs="B Nazanin"/>
          <w:sz w:val="28"/>
          <w:szCs w:val="28"/>
          <w:rtl/>
          <w:lang w:bidi="fa-IR"/>
        </w:rPr>
        <w:t>همکار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با آکادم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ادار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دولت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چ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E4024">
        <w:rPr>
          <w:rFonts w:cs="B Nazanin"/>
          <w:sz w:val="28"/>
          <w:szCs w:val="28"/>
          <w:rtl/>
          <w:lang w:bidi="fa-IR"/>
        </w:rPr>
        <w:t>امضا کرد</w:t>
      </w:r>
      <w:r>
        <w:rPr>
          <w:rFonts w:cs="B Nazanin" w:hint="cs"/>
          <w:sz w:val="28"/>
          <w:szCs w:val="28"/>
          <w:rtl/>
          <w:lang w:bidi="fa-IR"/>
        </w:rPr>
        <w:t>. همچن</w:t>
      </w:r>
      <w:r w:rsidRPr="00EE4024">
        <w:rPr>
          <w:rFonts w:cs="B Nazanin" w:hint="cs"/>
          <w:sz w:val="28"/>
          <w:szCs w:val="28"/>
          <w:rtl/>
          <w:lang w:bidi="fa-IR"/>
        </w:rPr>
        <w:t>ین</w:t>
      </w:r>
      <w:del w:id="501" w:author="Shokri" w:date="2019-11-09T23:20:00Z">
        <w:r w:rsidRPr="00EE4024" w:rsidDel="002A0625">
          <w:rPr>
            <w:rFonts w:cs="B Nazanin" w:hint="cs"/>
            <w:sz w:val="28"/>
            <w:szCs w:val="28"/>
            <w:rtl/>
            <w:lang w:bidi="fa-IR"/>
          </w:rPr>
          <w:delText>,</w:delText>
        </w:r>
      </w:del>
      <w:r w:rsidRPr="00EE4024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E4024">
        <w:rPr>
          <w:rFonts w:cs="B Nazanin"/>
          <w:sz w:val="28"/>
          <w:szCs w:val="28"/>
          <w:rtl/>
          <w:lang w:bidi="fa-IR"/>
        </w:rPr>
        <w:t>پکن تأم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>مالی</w:t>
      </w:r>
      <w:r w:rsidRPr="00EE4024">
        <w:rPr>
          <w:rFonts w:cs="B Nazanin"/>
          <w:sz w:val="28"/>
          <w:szCs w:val="28"/>
          <w:rtl/>
          <w:lang w:bidi="fa-IR"/>
        </w:rPr>
        <w:t xml:space="preserve"> دو برنام</w:t>
      </w:r>
      <w:ins w:id="502" w:author="Shokri" w:date="2019-11-09T23:20:00Z">
        <w:r w:rsidR="002A0625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503" w:author="Shokri" w:date="2019-11-09T23:20:00Z">
        <w:r w:rsidRPr="00EE4024" w:rsidDel="002A0625">
          <w:rPr>
            <w:rFonts w:cs="B Nazanin"/>
            <w:sz w:val="28"/>
            <w:szCs w:val="28"/>
            <w:rtl/>
            <w:lang w:bidi="fa-IR"/>
          </w:rPr>
          <w:delText>ه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د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گر</w:t>
      </w:r>
      <w:r w:rsidRPr="00EE4024">
        <w:rPr>
          <w:rFonts w:cs="B Nazanin"/>
          <w:sz w:val="28"/>
          <w:szCs w:val="28"/>
          <w:rtl/>
          <w:lang w:bidi="fa-IR"/>
        </w:rPr>
        <w:t xml:space="preserve"> تحص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ل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>یک</w:t>
      </w:r>
      <w:ins w:id="504" w:author="Shokri" w:date="2019-11-09T23:20:00Z">
        <w:r w:rsidR="002A062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05" w:author="Shokri" w:date="2019-11-09T23:20:00Z">
        <w:r w:rsidRPr="00EE4024" w:rsidDel="002A062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  <w:lang w:bidi="fa-IR"/>
        </w:rPr>
        <w:t xml:space="preserve">ساله </w:t>
      </w:r>
      <w:r w:rsidRPr="00EE4024">
        <w:rPr>
          <w:rFonts w:cs="B Nazanin"/>
          <w:sz w:val="28"/>
          <w:szCs w:val="28"/>
          <w:rtl/>
          <w:lang w:bidi="fa-IR"/>
        </w:rPr>
        <w:t xml:space="preserve">در </w:t>
      </w:r>
      <w:r w:rsidRPr="00EE4024">
        <w:rPr>
          <w:rFonts w:cs="B Nazanin"/>
          <w:sz w:val="28"/>
          <w:szCs w:val="28"/>
          <w:rtl/>
          <w:lang w:bidi="fa-IR"/>
        </w:rPr>
        <w:lastRenderedPageBreak/>
        <w:t>چ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</w:t>
      </w:r>
      <w:r w:rsidRPr="00EE4024">
        <w:rPr>
          <w:rFonts w:cs="B Nazanin"/>
          <w:sz w:val="28"/>
          <w:szCs w:val="28"/>
          <w:rtl/>
          <w:lang w:bidi="fa-IR"/>
        </w:rPr>
        <w:t xml:space="preserve"> را از طر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ق</w:t>
      </w:r>
      <w:r w:rsidRPr="00EE4024">
        <w:rPr>
          <w:rFonts w:cs="B Nazanin"/>
          <w:sz w:val="28"/>
          <w:szCs w:val="28"/>
          <w:rtl/>
          <w:lang w:bidi="fa-IR"/>
        </w:rPr>
        <w:t xml:space="preserve"> سازمان </w:t>
      </w:r>
      <w:r w:rsidR="00852B63">
        <w:rPr>
          <w:rFonts w:cs="B Nazanin" w:hint="cs"/>
          <w:sz w:val="28"/>
          <w:szCs w:val="28"/>
          <w:rtl/>
          <w:lang w:bidi="fa-IR"/>
        </w:rPr>
        <w:t>همکاری شانگهای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برای </w:t>
      </w:r>
      <w:r w:rsidRPr="00EE4024">
        <w:rPr>
          <w:rFonts w:cs="B Nazanin"/>
          <w:sz w:val="28"/>
          <w:szCs w:val="28"/>
          <w:rtl/>
          <w:lang w:bidi="fa-IR"/>
        </w:rPr>
        <w:t>50 دانش</w:t>
      </w:r>
      <w:ins w:id="506" w:author="Shokri" w:date="2019-11-09T23:20:00Z">
        <w:r w:rsidR="002A062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07" w:author="Shokri" w:date="2019-11-09T23:20:00Z">
        <w:r w:rsidRPr="00EE4024" w:rsidDel="002A0625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آموز از قرق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زستان</w:t>
      </w:r>
      <w:ins w:id="508" w:author="Shokri" w:date="2019-11-09T23:20:00Z">
        <w:r w:rsidR="002A0625">
          <w:rPr>
            <w:rFonts w:cs="B Nazanin" w:hint="cs"/>
            <w:sz w:val="28"/>
            <w:szCs w:val="28"/>
            <w:rtl/>
            <w:lang w:bidi="fa-IR"/>
          </w:rPr>
          <w:t xml:space="preserve"> را</w:t>
        </w:r>
      </w:ins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852B63">
        <w:rPr>
          <w:rFonts w:cs="B Nazanin" w:hint="cs"/>
          <w:sz w:val="28"/>
          <w:szCs w:val="28"/>
          <w:rtl/>
          <w:lang w:bidi="fa-IR"/>
        </w:rPr>
        <w:t>که به زبان چینی مسلط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852B63">
        <w:rPr>
          <w:rFonts w:cs="B Nazanin" w:hint="cs"/>
          <w:sz w:val="28"/>
          <w:szCs w:val="28"/>
          <w:rtl/>
          <w:lang w:bidi="fa-IR"/>
        </w:rPr>
        <w:t>می باشند</w:t>
      </w:r>
      <w:del w:id="509" w:author="Shokri" w:date="2019-11-09T23:20:00Z">
        <w:r w:rsidR="00852B63" w:rsidDel="002A0625">
          <w:rPr>
            <w:rFonts w:cs="B Nazanin" w:hint="cs"/>
            <w:sz w:val="28"/>
            <w:szCs w:val="28"/>
            <w:rtl/>
            <w:lang w:bidi="fa-IR"/>
          </w:rPr>
          <w:delText xml:space="preserve"> را</w:delText>
        </w:r>
      </w:del>
      <w:r w:rsidR="00852B63">
        <w:rPr>
          <w:rFonts w:cs="B Nazanin" w:hint="cs"/>
          <w:sz w:val="28"/>
          <w:szCs w:val="28"/>
          <w:rtl/>
          <w:lang w:bidi="fa-IR"/>
        </w:rPr>
        <w:t xml:space="preserve"> بر عهده گرفته است</w:t>
      </w:r>
      <w:del w:id="510" w:author="Shokri" w:date="2019-11-09T23:20:00Z">
        <w:r w:rsidR="00852B63" w:rsidDel="002A062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.</w:t>
      </w:r>
    </w:p>
    <w:p w:rsidR="00B00863" w:rsidRDefault="00B00863" w:rsidP="00B00863">
      <w:pPr>
        <w:bidi/>
        <w:jc w:val="center"/>
        <w:rPr>
          <w:rFonts w:cs="B Nazanin"/>
          <w:sz w:val="28"/>
          <w:szCs w:val="28"/>
          <w:lang w:bidi="fa-IR"/>
        </w:rPr>
      </w:pPr>
      <w:r>
        <w:rPr>
          <w:rFonts w:ascii="roboto" w:hAnsi="roboto" w:cs="Arial"/>
          <w:noProof/>
          <w:color w:val="333333"/>
          <w:sz w:val="21"/>
          <w:szCs w:val="21"/>
          <w:lang w:val="en-US"/>
        </w:rPr>
        <w:drawing>
          <wp:inline distT="0" distB="0" distL="0" distR="0" wp14:anchorId="27ECDF33" wp14:editId="453B5F33">
            <wp:extent cx="4267904" cy="2300595"/>
            <wp:effectExtent l="0" t="0" r="0" b="5080"/>
            <wp:docPr id="12" name="Picture 12" descr="https://static-2.akipress.org/st_usernews/65/8865-7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tatic-2.akipress.org/st_usernews/65/8865-700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834" cy="2307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A41" w:rsidRDefault="00D30A41" w:rsidP="00852B63">
      <w:pPr>
        <w:bidi/>
        <w:jc w:val="both"/>
        <w:rPr>
          <w:rFonts w:cs="B Nazanin"/>
          <w:sz w:val="28"/>
          <w:szCs w:val="28"/>
          <w:lang w:bidi="fa-IR"/>
        </w:rPr>
      </w:pPr>
      <w:r w:rsidRPr="00EE4024">
        <w:rPr>
          <w:rFonts w:cs="B Nazanin" w:hint="cs"/>
          <w:sz w:val="28"/>
          <w:szCs w:val="28"/>
          <w:rtl/>
          <w:lang w:bidi="fa-IR"/>
        </w:rPr>
        <w:t>3 تا 4 سال پیش در آزمون</w:t>
      </w:r>
      <w:ins w:id="511" w:author="Shokri" w:date="2019-11-09T23:21:00Z">
        <w:r w:rsidR="002A062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12" w:author="Shokri" w:date="2019-11-09T23:21:00Z">
        <w:r w:rsidRPr="00EE4024" w:rsidDel="002A062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  <w:lang w:bidi="fa-IR"/>
        </w:rPr>
        <w:t>های بین</w:t>
      </w:r>
      <w:ins w:id="513" w:author="Shokri" w:date="2019-11-09T23:21:00Z">
        <w:r w:rsidR="002A062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14" w:author="Shokri" w:date="2019-11-09T23:21:00Z">
        <w:r w:rsidRPr="00EE4024" w:rsidDel="002A062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  <w:lang w:bidi="fa-IR"/>
        </w:rPr>
        <w:t xml:space="preserve">المللی زبان چینی کمتر از </w:t>
      </w:r>
      <w:r>
        <w:rPr>
          <w:rFonts w:cs="B Nazanin" w:hint="cs"/>
          <w:sz w:val="28"/>
          <w:szCs w:val="28"/>
          <w:rtl/>
          <w:lang w:bidi="fa-IR"/>
        </w:rPr>
        <w:t>30 نفر شرکت می</w:t>
      </w:r>
      <w:ins w:id="515" w:author="Shokri" w:date="2019-11-09T23:21:00Z">
        <w:r w:rsidR="002A062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16" w:author="Shokri" w:date="2019-11-09T23:21:00Z">
        <w:r w:rsidDel="002A062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کردند. در حال حااض</w:t>
      </w:r>
      <w:r w:rsidRPr="00EE4024">
        <w:rPr>
          <w:rFonts w:cs="B Nazanin" w:hint="cs"/>
          <w:sz w:val="28"/>
          <w:szCs w:val="28"/>
          <w:rtl/>
          <w:lang w:bidi="fa-IR"/>
        </w:rPr>
        <w:t>ر این رقم به بیش از</w:t>
      </w:r>
      <w:r w:rsidR="00852B63">
        <w:rPr>
          <w:rFonts w:cs="B Nazanin" w:hint="cs"/>
          <w:sz w:val="28"/>
          <w:szCs w:val="28"/>
          <w:rtl/>
          <w:lang w:bidi="fa-IR"/>
        </w:rPr>
        <w:t xml:space="preserve"> یک </w:t>
      </w:r>
      <w:ins w:id="517" w:author="Shokri" w:date="2019-11-09T23:21:00Z">
        <w:r w:rsidR="002A062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18" w:author="Shokri" w:date="2019-11-09T23:21:00Z">
        <w:r w:rsidR="00797706" w:rsidDel="002A062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797706">
        <w:rPr>
          <w:rFonts w:cs="B Nazanin" w:hint="cs"/>
          <w:sz w:val="28"/>
          <w:szCs w:val="28"/>
          <w:rtl/>
          <w:lang w:bidi="fa-IR"/>
        </w:rPr>
        <w:t>هزار نف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ر رشد کرده است. </w:t>
      </w:r>
      <w:r w:rsidRPr="00EE4024">
        <w:rPr>
          <w:rFonts w:cs="B Nazanin"/>
          <w:sz w:val="28"/>
          <w:szCs w:val="28"/>
          <w:rtl/>
          <w:lang w:bidi="fa-IR"/>
        </w:rPr>
        <w:t>امروزه دانشجو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ان</w:t>
      </w:r>
      <w:r>
        <w:rPr>
          <w:rFonts w:cs="B Nazanin"/>
          <w:sz w:val="28"/>
          <w:szCs w:val="28"/>
          <w:rtl/>
          <w:lang w:bidi="fa-IR"/>
        </w:rPr>
        <w:t xml:space="preserve"> م</w:t>
      </w:r>
      <w:ins w:id="519" w:author="Shokri" w:date="2019-11-09T23:21:00Z">
        <w:r w:rsidR="002A0625">
          <w:rPr>
            <w:rFonts w:cs="B Nazanin" w:hint="cs"/>
            <w:sz w:val="28"/>
            <w:szCs w:val="28"/>
            <w:rtl/>
            <w:lang w:bidi="fa-IR"/>
          </w:rPr>
          <w:t>ؤ</w:t>
        </w:r>
      </w:ins>
      <w:del w:id="520" w:author="Shokri" w:date="2019-11-09T23:21:00Z">
        <w:r w:rsidDel="002A0625">
          <w:rPr>
            <w:rFonts w:cs="B Nazanin"/>
            <w:sz w:val="28"/>
            <w:szCs w:val="28"/>
            <w:rtl/>
            <w:lang w:bidi="fa-IR"/>
          </w:rPr>
          <w:delText>و</w:delText>
        </w:r>
      </w:del>
      <w:r>
        <w:rPr>
          <w:rFonts w:cs="B Nazanin"/>
          <w:sz w:val="28"/>
          <w:szCs w:val="28"/>
          <w:rtl/>
          <w:lang w:bidi="fa-IR"/>
        </w:rPr>
        <w:t>سس</w:t>
      </w:r>
      <w:ins w:id="521" w:author="Shokri" w:date="2019-11-09T23:21:00Z">
        <w:r w:rsidR="002A0625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522" w:author="Shokri" w:date="2019-11-09T23:21:00Z">
        <w:r w:rsidDel="002A0625">
          <w:rPr>
            <w:rFonts w:cs="B Nazanin"/>
            <w:sz w:val="28"/>
            <w:szCs w:val="28"/>
            <w:rtl/>
            <w:lang w:bidi="fa-IR"/>
          </w:rPr>
          <w:delText>ه</w:delText>
        </w:r>
      </w:del>
      <w:r>
        <w:rPr>
          <w:rFonts w:cs="B Nazanin"/>
          <w:sz w:val="28"/>
          <w:szCs w:val="28"/>
          <w:rtl/>
          <w:lang w:bidi="fa-IR"/>
        </w:rPr>
        <w:t xml:space="preserve"> کنفو</w:t>
      </w:r>
      <w:r w:rsidRPr="00EE4024">
        <w:rPr>
          <w:rFonts w:cs="B Nazanin" w:hint="eastAsia"/>
          <w:sz w:val="28"/>
          <w:szCs w:val="28"/>
          <w:rtl/>
          <w:lang w:bidi="fa-IR"/>
        </w:rPr>
        <w:t>س</w:t>
      </w:r>
      <w:r>
        <w:rPr>
          <w:rFonts w:cs="B Nazanin" w:hint="cs"/>
          <w:sz w:val="28"/>
          <w:szCs w:val="28"/>
          <w:rtl/>
          <w:lang w:bidi="fa-IR"/>
        </w:rPr>
        <w:t>یوس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ک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از بهتر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</w:t>
      </w:r>
      <w:r w:rsidRPr="00EE4024">
        <w:rPr>
          <w:rFonts w:cs="B Nazanin"/>
          <w:sz w:val="28"/>
          <w:szCs w:val="28"/>
          <w:rtl/>
          <w:lang w:bidi="fa-IR"/>
        </w:rPr>
        <w:t xml:space="preserve"> متخصص</w:t>
      </w:r>
      <w:r>
        <w:rPr>
          <w:rFonts w:cs="B Nazanin" w:hint="cs"/>
          <w:sz w:val="28"/>
          <w:szCs w:val="28"/>
          <w:rtl/>
          <w:lang w:bidi="fa-IR"/>
        </w:rPr>
        <w:t>ان</w:t>
      </w:r>
      <w:r w:rsidRPr="00EE4024">
        <w:rPr>
          <w:rFonts w:cs="B Nazanin"/>
          <w:sz w:val="28"/>
          <w:szCs w:val="28"/>
          <w:rtl/>
          <w:lang w:bidi="fa-IR"/>
        </w:rPr>
        <w:t xml:space="preserve"> هستند. آنها در شرکت</w:t>
      </w:r>
      <w:ins w:id="523" w:author="Shokri" w:date="2019-11-09T23:21:00Z">
        <w:r w:rsidR="009D583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24" w:author="Shokri" w:date="2019-11-09T23:21:00Z">
        <w:r w:rsidRPr="00EE4024" w:rsidDel="009D5834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ها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مشترک قرق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="00852B63">
        <w:rPr>
          <w:rFonts w:cs="B Nazanin" w:hint="eastAsia"/>
          <w:sz w:val="28"/>
          <w:szCs w:val="28"/>
          <w:rtl/>
          <w:lang w:bidi="fa-IR"/>
        </w:rPr>
        <w:t>ز</w:t>
      </w:r>
      <w:r w:rsidR="00852B63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و چ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کار م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ins w:id="525" w:author="Shokri" w:date="2019-11-09T23:21:00Z">
        <w:r w:rsidR="009D583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26" w:author="Shokri" w:date="2019-11-09T23:21:00Z">
        <w:r w:rsidRPr="00EE4024" w:rsidDel="009D5834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کنند</w:t>
      </w:r>
      <w:ins w:id="527" w:author="Shokri" w:date="2019-11-09T23:22:00Z">
        <w:r w:rsidR="009D5834">
          <w:rPr>
            <w:rFonts w:cs="B Nazanin" w:hint="cs"/>
            <w:sz w:val="28"/>
            <w:szCs w:val="28"/>
            <w:rtl/>
            <w:lang w:bidi="fa-IR"/>
          </w:rPr>
          <w:t xml:space="preserve"> و</w:t>
        </w:r>
      </w:ins>
      <w:del w:id="528" w:author="Shokri" w:date="2019-11-09T23:22:00Z">
        <w:r w:rsidRPr="00EE4024" w:rsidDel="009D5834">
          <w:rPr>
            <w:rFonts w:cs="B Nazanin"/>
            <w:sz w:val="28"/>
            <w:szCs w:val="28"/>
            <w:rtl/>
            <w:lang w:bidi="fa-IR"/>
          </w:rPr>
          <w:delText>،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852B63">
        <w:rPr>
          <w:rFonts w:cs="B Nazanin" w:hint="cs"/>
          <w:sz w:val="28"/>
          <w:szCs w:val="28"/>
          <w:rtl/>
          <w:lang w:bidi="fa-IR"/>
        </w:rPr>
        <w:t>با شرکت</w:t>
      </w:r>
      <w:ins w:id="529" w:author="Shokri" w:date="2019-11-09T23:22:00Z">
        <w:r w:rsidR="009D583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30" w:author="Shokri" w:date="2019-11-09T23:22:00Z">
        <w:r w:rsidR="00852B63" w:rsidDel="009D583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797706">
        <w:rPr>
          <w:rFonts w:cs="B Nazanin" w:hint="cs"/>
          <w:sz w:val="28"/>
          <w:szCs w:val="28"/>
          <w:rtl/>
          <w:lang w:bidi="fa-IR"/>
        </w:rPr>
        <w:t>های چینی شرکت</w:t>
      </w:r>
      <w:ins w:id="531" w:author="Shokri" w:date="2019-11-09T23:22:00Z">
        <w:r w:rsidR="009D583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32" w:author="Shokri" w:date="2019-11-09T23:22:00Z">
        <w:r w:rsidR="00797706" w:rsidDel="009D583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797706">
        <w:rPr>
          <w:rFonts w:cs="B Nazanin" w:hint="cs"/>
          <w:sz w:val="28"/>
          <w:szCs w:val="28"/>
          <w:rtl/>
          <w:lang w:bidi="fa-IR"/>
        </w:rPr>
        <w:t>های مشترک ت</w:t>
      </w:r>
      <w:ins w:id="533" w:author="Shokri" w:date="2019-11-09T23:22:00Z">
        <w:r w:rsidR="009D5834">
          <w:rPr>
            <w:rFonts w:cs="B Nazanin" w:hint="cs"/>
            <w:sz w:val="28"/>
            <w:szCs w:val="28"/>
            <w:rtl/>
            <w:lang w:bidi="fa-IR"/>
          </w:rPr>
          <w:t>أ</w:t>
        </w:r>
      </w:ins>
      <w:del w:id="534" w:author="Shokri" w:date="2019-11-09T23:22:00Z">
        <w:r w:rsidR="00797706" w:rsidDel="009D5834">
          <w:rPr>
            <w:rFonts w:cs="B Nazanin" w:hint="cs"/>
            <w:sz w:val="28"/>
            <w:szCs w:val="28"/>
            <w:rtl/>
            <w:lang w:bidi="fa-IR"/>
          </w:rPr>
          <w:delText>ا</w:delText>
        </w:r>
      </w:del>
      <w:r w:rsidR="00797706">
        <w:rPr>
          <w:rFonts w:cs="B Nazanin" w:hint="cs"/>
          <w:sz w:val="28"/>
          <w:szCs w:val="28"/>
          <w:rtl/>
          <w:lang w:bidi="fa-IR"/>
        </w:rPr>
        <w:t>سیس و</w:t>
      </w:r>
      <w:r w:rsidR="00852B6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E4024">
        <w:rPr>
          <w:rFonts w:cs="B Nazanin"/>
          <w:sz w:val="28"/>
          <w:szCs w:val="28"/>
          <w:rtl/>
          <w:lang w:bidi="fa-IR"/>
        </w:rPr>
        <w:t>آثار نو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سندگان</w:t>
      </w:r>
      <w:r w:rsidRPr="00EE4024">
        <w:rPr>
          <w:rFonts w:cs="B Nazanin"/>
          <w:sz w:val="28"/>
          <w:szCs w:val="28"/>
          <w:rtl/>
          <w:lang w:bidi="fa-IR"/>
        </w:rPr>
        <w:t xml:space="preserve"> چ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را به قرق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="00852B63">
        <w:rPr>
          <w:rFonts w:cs="B Nazanin" w:hint="eastAsia"/>
          <w:sz w:val="28"/>
          <w:szCs w:val="28"/>
          <w:rtl/>
          <w:lang w:bidi="fa-IR"/>
        </w:rPr>
        <w:t>ز</w:t>
      </w:r>
      <w:r w:rsidR="00852B63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و بالعکس ترجمه م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ins w:id="535" w:author="Shokri" w:date="2019-11-09T23:22:00Z">
        <w:r w:rsidR="009D583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36" w:author="Shokri" w:date="2019-11-09T23:22:00Z">
        <w:r w:rsidRPr="00EE4024" w:rsidDel="009D5834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کنند.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 </w:t>
      </w:r>
      <w:r w:rsidR="00797706">
        <w:rPr>
          <w:rFonts w:cs="B Nazanin" w:hint="cs"/>
          <w:sz w:val="28"/>
          <w:szCs w:val="28"/>
          <w:rtl/>
          <w:lang w:bidi="fa-IR"/>
        </w:rPr>
        <w:t>بر</w:t>
      </w:r>
      <w:del w:id="537" w:author="Shokri" w:date="2019-11-09T23:22:00Z">
        <w:r w:rsidR="00797706" w:rsidDel="00604496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797706">
        <w:rPr>
          <w:rFonts w:cs="B Nazanin" w:hint="cs"/>
          <w:sz w:val="28"/>
          <w:szCs w:val="28"/>
          <w:rtl/>
          <w:lang w:bidi="fa-IR"/>
        </w:rPr>
        <w:t>اساس آمار</w:t>
      </w:r>
      <w:r w:rsidRPr="00EE4024">
        <w:rPr>
          <w:rFonts w:cs="B Nazanin"/>
          <w:sz w:val="28"/>
          <w:szCs w:val="28"/>
          <w:rtl/>
          <w:lang w:bidi="fa-IR"/>
        </w:rPr>
        <w:t xml:space="preserve"> سال 2012، </w:t>
      </w:r>
      <w:r w:rsidRPr="00EE4024">
        <w:rPr>
          <w:rFonts w:cs="B Nazanin" w:hint="cs"/>
          <w:sz w:val="28"/>
          <w:szCs w:val="28"/>
          <w:rtl/>
          <w:lang w:bidi="fa-IR"/>
        </w:rPr>
        <w:t>بیش از</w:t>
      </w:r>
      <w:r w:rsidRPr="00EE4024">
        <w:rPr>
          <w:rFonts w:cs="B Nazanin"/>
          <w:sz w:val="28"/>
          <w:szCs w:val="28"/>
          <w:rtl/>
          <w:lang w:bidi="fa-IR"/>
        </w:rPr>
        <w:t>2000 دانش</w:t>
      </w:r>
      <w:ins w:id="538" w:author="Shokri" w:date="2019-11-09T23:22:00Z">
        <w:r w:rsidR="00604496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39" w:author="Shokri" w:date="2019-11-09T23:22:00Z">
        <w:r w:rsidRPr="00EE4024" w:rsidDel="00604496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آموز قرق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ز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در چ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</w:t>
      </w:r>
      <w:r w:rsidRPr="00EE4024">
        <w:rPr>
          <w:rFonts w:cs="B Nazanin"/>
          <w:sz w:val="28"/>
          <w:szCs w:val="28"/>
          <w:rtl/>
          <w:lang w:bidi="fa-IR"/>
        </w:rPr>
        <w:t xml:space="preserve"> تحص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ل</w:t>
      </w:r>
      <w:r w:rsidRPr="00EE4024">
        <w:rPr>
          <w:rFonts w:cs="B Nazanin"/>
          <w:sz w:val="28"/>
          <w:szCs w:val="28"/>
          <w:rtl/>
          <w:lang w:bidi="fa-IR"/>
        </w:rPr>
        <w:t xml:space="preserve"> م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ins w:id="540" w:author="Shokri" w:date="2019-11-09T23:22:00Z">
        <w:r w:rsidR="00604496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41" w:author="Shokri" w:date="2019-11-09T23:22:00Z">
        <w:r w:rsidDel="00604496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کردند</w:t>
      </w:r>
      <w:r w:rsidRPr="00EE4024">
        <w:rPr>
          <w:rFonts w:cs="B Nazanin" w:hint="cs"/>
          <w:sz w:val="28"/>
          <w:szCs w:val="28"/>
          <w:rtl/>
          <w:lang w:bidi="fa-IR"/>
        </w:rPr>
        <w:t>.</w:t>
      </w:r>
    </w:p>
    <w:p w:rsidR="00B00863" w:rsidRDefault="00B00863" w:rsidP="00B00863">
      <w:pPr>
        <w:bidi/>
        <w:jc w:val="center"/>
        <w:rPr>
          <w:rFonts w:cs="B Nazanin"/>
          <w:sz w:val="28"/>
          <w:szCs w:val="28"/>
          <w:lang w:bidi="fa-IR"/>
        </w:rPr>
      </w:pPr>
      <w:r>
        <w:rPr>
          <w:noProof/>
          <w:color w:val="0000FF"/>
          <w:lang w:val="en-US"/>
        </w:rPr>
        <w:drawing>
          <wp:inline distT="0" distB="0" distL="0" distR="0">
            <wp:extent cx="4301018" cy="2298356"/>
            <wp:effectExtent l="0" t="0" r="4445" b="6985"/>
            <wp:docPr id="16" name="Picture 16" descr="Image result for институт Конфуция при Бишкекском гуманитарном университете">
              <a:hlinkClick xmlns:a="http://schemas.openxmlformats.org/drawingml/2006/main" r:id="rId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институт Конфуция при Бишкекском гуманитарном университете">
                      <a:hlinkClick r:id="rId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841" cy="2310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B31" w:rsidRDefault="00D30A41" w:rsidP="00B00863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EE4024">
        <w:rPr>
          <w:rFonts w:cs="B Nazanin"/>
          <w:sz w:val="28"/>
          <w:szCs w:val="28"/>
          <w:rtl/>
          <w:lang w:bidi="fa-IR"/>
        </w:rPr>
        <w:t>به</w:t>
      </w:r>
      <w:ins w:id="542" w:author="Shokri" w:date="2019-11-09T23:23:00Z">
        <w:r w:rsidR="002F749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43" w:author="Shokri" w:date="2019-11-09T23:23:00Z">
        <w:r w:rsidRPr="00EE4024" w:rsidDel="002F7494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لحاظ 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دئولوژ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ک،</w:t>
      </w:r>
      <w:r w:rsidRPr="00EE4024">
        <w:rPr>
          <w:rFonts w:cs="B Nazanin"/>
          <w:sz w:val="28"/>
          <w:szCs w:val="28"/>
          <w:rtl/>
          <w:lang w:bidi="fa-IR"/>
        </w:rPr>
        <w:t xml:space="preserve"> چ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</w:t>
      </w:r>
      <w:r w:rsidRPr="00EE4024">
        <w:rPr>
          <w:rFonts w:cs="B Nazanin"/>
          <w:sz w:val="28"/>
          <w:szCs w:val="28"/>
          <w:rtl/>
          <w:lang w:bidi="fa-IR"/>
        </w:rPr>
        <w:t xml:space="preserve"> 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دئولوژ</w:t>
      </w:r>
      <w:r w:rsidRPr="00EE4024">
        <w:rPr>
          <w:rFonts w:cs="B Nazanin" w:hint="cs"/>
          <w:sz w:val="28"/>
          <w:szCs w:val="28"/>
          <w:rtl/>
          <w:lang w:bidi="fa-IR"/>
        </w:rPr>
        <w:t>ی جذاب</w:t>
      </w:r>
      <w:del w:id="544" w:author="Shokri" w:date="2019-11-10T01:42:00Z">
        <w:r w:rsidRPr="00EE4024" w:rsidDel="00D13FF4">
          <w:rPr>
            <w:rFonts w:cs="B Nazanin" w:hint="cs"/>
            <w:sz w:val="28"/>
            <w:szCs w:val="28"/>
            <w:rtl/>
            <w:lang w:bidi="fa-IR"/>
          </w:rPr>
          <w:delText>ی</w:delText>
        </w:r>
      </w:del>
      <w:r w:rsidRPr="00EE4024">
        <w:rPr>
          <w:rFonts w:cs="B Nazanin" w:hint="cs"/>
          <w:sz w:val="28"/>
          <w:szCs w:val="28"/>
          <w:rtl/>
          <w:lang w:bidi="fa-IR"/>
        </w:rPr>
        <w:t xml:space="preserve"> مانند </w:t>
      </w:r>
      <w:r w:rsidRPr="00EE4024">
        <w:rPr>
          <w:rFonts w:cs="B Nazanin"/>
          <w:sz w:val="28"/>
          <w:szCs w:val="28"/>
          <w:rtl/>
          <w:lang w:bidi="fa-IR"/>
        </w:rPr>
        <w:t>ر</w:t>
      </w:r>
      <w:ins w:id="545" w:author="Shokri" w:date="2019-11-09T23:23:00Z">
        <w:r w:rsidR="002F7494">
          <w:rPr>
            <w:rFonts w:cs="B Nazanin" w:hint="cs"/>
            <w:sz w:val="28"/>
            <w:szCs w:val="28"/>
            <w:rtl/>
            <w:lang w:bidi="fa-IR"/>
          </w:rPr>
          <w:t>ؤ</w:t>
        </w:r>
      </w:ins>
      <w:del w:id="546" w:author="Shokri" w:date="2019-11-09T23:23:00Z">
        <w:r w:rsidRPr="00EE4024" w:rsidDel="002F7494">
          <w:rPr>
            <w:rFonts w:cs="B Nazanin"/>
            <w:sz w:val="28"/>
            <w:szCs w:val="28"/>
            <w:rtl/>
            <w:lang w:bidi="fa-IR"/>
          </w:rPr>
          <w:delText>و</w:delText>
        </w:r>
      </w:del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آمر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كا</w:t>
      </w:r>
      <w:r w:rsidRPr="00EE4024">
        <w:rPr>
          <w:rFonts w:cs="B Nazanin" w:hint="cs"/>
          <w:sz w:val="28"/>
          <w:szCs w:val="28"/>
          <w:rtl/>
          <w:lang w:bidi="fa-IR"/>
        </w:rPr>
        <w:t>یی</w:t>
      </w:r>
      <w:r w:rsidRPr="00EE4024">
        <w:rPr>
          <w:rFonts w:cs="B Nazanin"/>
          <w:sz w:val="28"/>
          <w:szCs w:val="28"/>
          <w:rtl/>
          <w:lang w:bidi="fa-IR"/>
        </w:rPr>
        <w:t xml:space="preserve"> 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الات</w:t>
      </w:r>
      <w:r w:rsidRPr="00EE4024">
        <w:rPr>
          <w:rFonts w:cs="B Nazanin"/>
          <w:sz w:val="28"/>
          <w:szCs w:val="28"/>
          <w:rtl/>
          <w:lang w:bidi="fa-IR"/>
        </w:rPr>
        <w:t xml:space="preserve"> متحده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 را ندارد</w:t>
      </w:r>
      <w:r w:rsidRPr="00EE4024">
        <w:rPr>
          <w:rFonts w:cs="B Nazanin"/>
          <w:sz w:val="28"/>
          <w:szCs w:val="28"/>
          <w:rtl/>
          <w:lang w:bidi="fa-IR"/>
        </w:rPr>
        <w:t xml:space="preserve"> و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 این مس</w:t>
      </w:r>
      <w:ins w:id="547" w:author="Shokri" w:date="2019-11-09T23:23:00Z">
        <w:r w:rsidR="002F7494">
          <w:rPr>
            <w:rFonts w:cs="B Nazanin" w:hint="cs"/>
            <w:sz w:val="28"/>
            <w:szCs w:val="28"/>
            <w:rtl/>
            <w:lang w:bidi="fa-IR"/>
          </w:rPr>
          <w:t>ئ</w:t>
        </w:r>
      </w:ins>
      <w:del w:id="548" w:author="Shokri" w:date="2019-11-09T23:23:00Z">
        <w:r w:rsidRPr="00EE4024" w:rsidDel="002F7494">
          <w:rPr>
            <w:rFonts w:cs="B Nazanin" w:hint="cs"/>
            <w:sz w:val="28"/>
            <w:szCs w:val="28"/>
            <w:rtl/>
            <w:lang w:bidi="fa-IR"/>
          </w:rPr>
          <w:delText>ا</w:delText>
        </w:r>
      </w:del>
      <w:r w:rsidRPr="00EE4024">
        <w:rPr>
          <w:rFonts w:cs="B Nazanin" w:hint="cs"/>
          <w:sz w:val="28"/>
          <w:szCs w:val="28"/>
          <w:rtl/>
          <w:lang w:bidi="fa-IR"/>
        </w:rPr>
        <w:t>له</w:t>
      </w:r>
      <w:r w:rsidRPr="00EE4024">
        <w:rPr>
          <w:rFonts w:cs="B Nazanin"/>
          <w:sz w:val="28"/>
          <w:szCs w:val="28"/>
          <w:rtl/>
          <w:lang w:bidi="fa-IR"/>
        </w:rPr>
        <w:t xml:space="preserve"> در پکن به</w:t>
      </w:r>
      <w:ins w:id="549" w:author="Shokri" w:date="2019-11-09T23:23:00Z">
        <w:r w:rsidR="002F749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50" w:author="Shokri" w:date="2019-11-09T23:23:00Z">
        <w:r w:rsidRPr="00EE4024" w:rsidDel="002F7494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خوب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="00797706">
        <w:rPr>
          <w:rFonts w:cs="B Nazanin"/>
          <w:sz w:val="28"/>
          <w:szCs w:val="28"/>
          <w:rtl/>
          <w:lang w:bidi="fa-IR"/>
        </w:rPr>
        <w:t xml:space="preserve"> </w:t>
      </w:r>
      <w:r w:rsidR="00797706">
        <w:rPr>
          <w:rFonts w:cs="B Nazanin" w:hint="cs"/>
          <w:sz w:val="28"/>
          <w:szCs w:val="28"/>
          <w:rtl/>
          <w:lang w:bidi="fa-IR"/>
        </w:rPr>
        <w:t>د</w:t>
      </w:r>
      <w:r w:rsidRPr="00EE4024">
        <w:rPr>
          <w:rFonts w:cs="B Nazanin"/>
          <w:sz w:val="28"/>
          <w:szCs w:val="28"/>
          <w:rtl/>
          <w:lang w:bidi="fa-IR"/>
        </w:rPr>
        <w:t xml:space="preserve">رک شده است. </w:t>
      </w:r>
      <w:r w:rsidRPr="00EE4024">
        <w:rPr>
          <w:rFonts w:cs="B Nazanin" w:hint="cs"/>
          <w:sz w:val="28"/>
          <w:szCs w:val="28"/>
          <w:rtl/>
          <w:lang w:bidi="fa-IR"/>
        </w:rPr>
        <w:t>اید</w:t>
      </w:r>
      <w:ins w:id="551" w:author="Shokri" w:date="2019-11-09T23:23:00Z">
        <w:r w:rsidR="002F7494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552" w:author="Shokri" w:date="2019-11-09T23:23:00Z">
        <w:r w:rsidRPr="00EE4024" w:rsidDel="002F7494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اصل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حما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ت</w:t>
      </w:r>
      <w:r w:rsidRPr="00EE4024">
        <w:rPr>
          <w:rFonts w:cs="B Nazanin"/>
          <w:sz w:val="28"/>
          <w:szCs w:val="28"/>
          <w:rtl/>
          <w:lang w:bidi="fa-IR"/>
        </w:rPr>
        <w:t xml:space="preserve"> چ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از </w:t>
      </w:r>
      <w:del w:id="553" w:author="Shokri" w:date="2019-11-10T01:42:00Z">
        <w:r w:rsidRPr="00EE4024" w:rsidDel="00D13FF4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ins w:id="554" w:author="Shokri" w:date="2019-11-09T23:23:00Z">
        <w:r w:rsidR="002F7494">
          <w:rPr>
            <w:rFonts w:cs="B Nazanin" w:hint="cs"/>
            <w:sz w:val="28"/>
            <w:szCs w:val="28"/>
            <w:rtl/>
            <w:lang w:bidi="fa-IR"/>
          </w:rPr>
          <w:t>«</w:t>
        </w:r>
      </w:ins>
      <w:del w:id="555" w:author="Shokri" w:date="2019-11-09T23:23:00Z">
        <w:r w:rsidRPr="00EE4024" w:rsidDel="002F7494">
          <w:rPr>
            <w:rFonts w:cs="B Nazanin"/>
            <w:sz w:val="28"/>
            <w:szCs w:val="28"/>
            <w:rtl/>
            <w:lang w:bidi="fa-IR"/>
          </w:rPr>
          <w:delText>"</w:delText>
        </w:r>
      </w:del>
      <w:r w:rsidRPr="00EE4024">
        <w:rPr>
          <w:rFonts w:cs="B Nazanin"/>
          <w:sz w:val="28"/>
          <w:szCs w:val="28"/>
          <w:rtl/>
          <w:lang w:bidi="fa-IR"/>
        </w:rPr>
        <w:t>قدرت نرم</w:t>
      </w:r>
      <w:ins w:id="556" w:author="Shokri" w:date="2019-11-09T23:23:00Z">
        <w:r w:rsidR="002F7494">
          <w:rPr>
            <w:rFonts w:cs="B Nazanin" w:hint="cs"/>
            <w:sz w:val="28"/>
            <w:szCs w:val="28"/>
            <w:rtl/>
            <w:lang w:bidi="fa-IR"/>
          </w:rPr>
          <w:t>»،</w:t>
        </w:r>
      </w:ins>
      <w:del w:id="557" w:author="Shokri" w:date="2019-11-09T23:23:00Z">
        <w:r w:rsidRPr="00EE4024" w:rsidDel="002F7494">
          <w:rPr>
            <w:rFonts w:cs="B Nazanin"/>
            <w:sz w:val="28"/>
            <w:szCs w:val="28"/>
            <w:rtl/>
            <w:lang w:bidi="fa-IR"/>
          </w:rPr>
          <w:delText>"</w:delText>
        </w:r>
        <w:r w:rsidRPr="00EE4024" w:rsidDel="002F7494">
          <w:rPr>
            <w:rFonts w:cs="B Nazanin" w:hint="cs"/>
            <w:sz w:val="28"/>
            <w:szCs w:val="28"/>
            <w:rtl/>
            <w:lang w:bidi="fa-IR"/>
          </w:rPr>
          <w:delText>,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تغ</w:t>
      </w:r>
      <w:r w:rsidRPr="00EE4024">
        <w:rPr>
          <w:rFonts w:cs="B Nazanin" w:hint="cs"/>
          <w:sz w:val="28"/>
          <w:szCs w:val="28"/>
          <w:rtl/>
          <w:lang w:bidi="fa-IR"/>
        </w:rPr>
        <w:t>یی</w:t>
      </w:r>
      <w:r w:rsidRPr="00EE4024">
        <w:rPr>
          <w:rFonts w:cs="B Nazanin" w:hint="eastAsia"/>
          <w:sz w:val="28"/>
          <w:szCs w:val="28"/>
          <w:rtl/>
          <w:lang w:bidi="fa-IR"/>
        </w:rPr>
        <w:t>ر</w:t>
      </w:r>
      <w:r w:rsidRPr="00EE4024">
        <w:rPr>
          <w:rFonts w:cs="B Nazanin"/>
          <w:sz w:val="28"/>
          <w:szCs w:val="28"/>
          <w:rtl/>
          <w:lang w:bidi="fa-IR"/>
        </w:rPr>
        <w:t xml:space="preserve"> تدر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ج</w:t>
      </w:r>
      <w:r w:rsidRPr="00EE4024">
        <w:rPr>
          <w:rFonts w:cs="B Nazanin" w:hint="cs"/>
          <w:sz w:val="28"/>
          <w:szCs w:val="28"/>
          <w:rtl/>
          <w:lang w:bidi="fa-IR"/>
        </w:rPr>
        <w:t>ی و پاک</w:t>
      </w:r>
      <w:ins w:id="558" w:author="Shokri" w:date="2019-11-09T23:24:00Z">
        <w:r w:rsidR="002F749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59" w:author="Shokri" w:date="2019-11-09T23:24:00Z">
        <w:r w:rsidRPr="00EE4024" w:rsidDel="002F749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  <w:lang w:bidi="fa-IR"/>
        </w:rPr>
        <w:t xml:space="preserve">کردن </w:t>
      </w:r>
      <w:r w:rsidRPr="00EE4024">
        <w:rPr>
          <w:rFonts w:cs="B Nazanin" w:hint="cs"/>
          <w:sz w:val="28"/>
          <w:szCs w:val="28"/>
          <w:rtl/>
          <w:lang w:bidi="fa-IR"/>
        </w:rPr>
        <w:lastRenderedPageBreak/>
        <w:t xml:space="preserve">تصویر </w:t>
      </w:r>
      <w:r w:rsidRPr="00EE4024">
        <w:rPr>
          <w:rFonts w:cs="B Nazanin"/>
          <w:sz w:val="28"/>
          <w:szCs w:val="28"/>
          <w:rtl/>
          <w:lang w:bidi="fa-IR"/>
        </w:rPr>
        <w:t>منف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ins w:id="560" w:author="Shokri" w:date="2019-11-09T23:24:00Z">
        <w:r w:rsidR="002F7494">
          <w:rPr>
            <w:rFonts w:cs="B Nazanin" w:hint="cs"/>
            <w:sz w:val="28"/>
            <w:szCs w:val="28"/>
            <w:rtl/>
            <w:lang w:bidi="fa-IR"/>
          </w:rPr>
          <w:t>«</w:t>
        </w:r>
      </w:ins>
      <w:del w:id="561" w:author="Shokri" w:date="2019-11-09T23:24:00Z">
        <w:r w:rsidRPr="00EE4024" w:rsidDel="002F7494">
          <w:rPr>
            <w:rFonts w:cs="B Nazanin"/>
            <w:sz w:val="28"/>
            <w:szCs w:val="28"/>
            <w:rtl/>
            <w:lang w:bidi="fa-IR"/>
          </w:rPr>
          <w:delText>"</w:delText>
        </w:r>
        <w:r w:rsidR="00852B63" w:rsidDel="002F749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امپراطور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آسمان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ins w:id="562" w:author="Shokri" w:date="2019-11-09T23:24:00Z">
        <w:r w:rsidR="002F7494">
          <w:rPr>
            <w:rFonts w:cs="B Nazanin" w:hint="cs"/>
            <w:sz w:val="28"/>
            <w:szCs w:val="28"/>
            <w:rtl/>
            <w:lang w:bidi="fa-IR"/>
          </w:rPr>
          <w:t>»</w:t>
        </w:r>
      </w:ins>
      <w:del w:id="563" w:author="Shokri" w:date="2019-11-09T23:24:00Z">
        <w:r w:rsidDel="002F7494">
          <w:rPr>
            <w:rFonts w:cs="B Nazanin"/>
            <w:sz w:val="28"/>
            <w:szCs w:val="28"/>
            <w:rtl/>
            <w:lang w:bidi="fa-IR"/>
          </w:rPr>
          <w:delText>"</w:delText>
        </w:r>
      </w:del>
      <w:r w:rsidR="00797706">
        <w:rPr>
          <w:rFonts w:cs="B Nazanin"/>
          <w:sz w:val="28"/>
          <w:szCs w:val="28"/>
          <w:rtl/>
          <w:lang w:bidi="fa-IR"/>
        </w:rPr>
        <w:t xml:space="preserve"> در</w:t>
      </w:r>
      <w:r w:rsidR="00797706">
        <w:rPr>
          <w:rFonts w:cs="B Nazanin" w:hint="cs"/>
          <w:sz w:val="28"/>
          <w:szCs w:val="28"/>
          <w:rtl/>
          <w:lang w:bidi="fa-IR"/>
        </w:rPr>
        <w:t xml:space="preserve"> دید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>کشور</w:t>
      </w:r>
      <w:del w:id="564" w:author="Shokri" w:date="2019-11-09T23:24:00Z">
        <w:r w:rsidRPr="00EE4024" w:rsidDel="002F749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  <w:lang w:bidi="fa-IR"/>
        </w:rPr>
        <w:t xml:space="preserve">های </w:t>
      </w:r>
      <w:r w:rsidRPr="00EE4024">
        <w:rPr>
          <w:rFonts w:cs="B Nazanin"/>
          <w:sz w:val="28"/>
          <w:szCs w:val="28"/>
          <w:rtl/>
          <w:lang w:bidi="fa-IR"/>
        </w:rPr>
        <w:t>همسا</w:t>
      </w:r>
      <w:r w:rsidRPr="00EE4024">
        <w:rPr>
          <w:rFonts w:cs="B Nazanin" w:hint="cs"/>
          <w:sz w:val="28"/>
          <w:szCs w:val="28"/>
          <w:rtl/>
          <w:lang w:bidi="fa-IR"/>
        </w:rPr>
        <w:t>یه</w:t>
      </w:r>
      <w:ins w:id="565" w:author="Shokri" w:date="2019-11-09T23:24:00Z">
        <w:r w:rsidR="002F7494">
          <w:rPr>
            <w:rFonts w:cs="B Nazanin" w:hint="cs"/>
            <w:sz w:val="28"/>
            <w:szCs w:val="28"/>
            <w:rtl/>
            <w:lang w:bidi="fa-IR"/>
          </w:rPr>
          <w:t xml:space="preserve"> است</w:t>
        </w:r>
      </w:ins>
      <w:del w:id="566" w:author="Shokri" w:date="2019-11-09T23:24:00Z">
        <w:r w:rsidRPr="00EE4024" w:rsidDel="002F7494">
          <w:rPr>
            <w:rFonts w:cs="B Nazanin" w:hint="cs"/>
            <w:sz w:val="28"/>
            <w:szCs w:val="28"/>
            <w:rtl/>
            <w:lang w:bidi="fa-IR"/>
          </w:rPr>
          <w:delText xml:space="preserve"> می باشد</w:delText>
        </w:r>
      </w:del>
      <w:r w:rsidRPr="00EE4024">
        <w:rPr>
          <w:rFonts w:cs="B Nazanin" w:hint="cs"/>
          <w:sz w:val="28"/>
          <w:szCs w:val="28"/>
          <w:rtl/>
          <w:lang w:bidi="fa-IR"/>
        </w:rPr>
        <w:t>.</w:t>
      </w:r>
      <w:r w:rsidRPr="00EE4024">
        <w:rPr>
          <w:rFonts w:cs="B Nazanin"/>
          <w:sz w:val="28"/>
          <w:szCs w:val="28"/>
          <w:rtl/>
        </w:rPr>
        <w:t xml:space="preserve"> </w:t>
      </w:r>
      <w:r w:rsidRPr="00EE4024">
        <w:rPr>
          <w:rFonts w:cs="B Nazanin"/>
          <w:sz w:val="28"/>
          <w:szCs w:val="28"/>
          <w:rtl/>
          <w:lang w:bidi="fa-IR"/>
        </w:rPr>
        <w:t>برا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</w:t>
      </w:r>
      <w:r w:rsidRPr="00EE4024">
        <w:rPr>
          <w:rFonts w:cs="B Nazanin"/>
          <w:sz w:val="28"/>
          <w:szCs w:val="28"/>
          <w:rtl/>
          <w:lang w:bidi="fa-IR"/>
        </w:rPr>
        <w:t xml:space="preserve"> منظور، از طر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ق</w:t>
      </w:r>
      <w:r w:rsidRPr="00EE4024">
        <w:rPr>
          <w:rFonts w:cs="B Nazanin"/>
          <w:sz w:val="28"/>
          <w:szCs w:val="28"/>
          <w:rtl/>
          <w:lang w:bidi="fa-IR"/>
        </w:rPr>
        <w:t xml:space="preserve"> م</w:t>
      </w:r>
      <w:ins w:id="567" w:author="Shokri" w:date="2019-11-09T23:24:00Z">
        <w:r w:rsidR="002F7494">
          <w:rPr>
            <w:rFonts w:cs="B Nazanin" w:hint="cs"/>
            <w:sz w:val="28"/>
            <w:szCs w:val="28"/>
            <w:rtl/>
            <w:lang w:bidi="fa-IR"/>
          </w:rPr>
          <w:t>ؤ</w:t>
        </w:r>
      </w:ins>
      <w:del w:id="568" w:author="Shokri" w:date="2019-11-09T23:24:00Z">
        <w:r w:rsidRPr="00EE4024" w:rsidDel="002F7494">
          <w:rPr>
            <w:rFonts w:cs="B Nazanin"/>
            <w:sz w:val="28"/>
            <w:szCs w:val="28"/>
            <w:rtl/>
            <w:lang w:bidi="fa-IR"/>
          </w:rPr>
          <w:delText>و</w:delText>
        </w:r>
      </w:del>
      <w:r w:rsidRPr="00EE4024">
        <w:rPr>
          <w:rFonts w:cs="B Nazanin"/>
          <w:sz w:val="28"/>
          <w:szCs w:val="28"/>
          <w:rtl/>
          <w:lang w:bidi="fa-IR"/>
        </w:rPr>
        <w:t>سسات کنفوس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وس،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>نهاد</w:t>
      </w:r>
      <w:del w:id="569" w:author="Shokri" w:date="2019-11-09T23:24:00Z">
        <w:r w:rsidRPr="00EE4024" w:rsidDel="002F7494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ها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جد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د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>با</w:t>
      </w:r>
      <w:r w:rsidRPr="00EE4024">
        <w:rPr>
          <w:rFonts w:cs="B Nazanin"/>
          <w:sz w:val="28"/>
          <w:szCs w:val="28"/>
          <w:rtl/>
          <w:lang w:bidi="fa-IR"/>
        </w:rPr>
        <w:t xml:space="preserve"> برنامه</w:t>
      </w:r>
      <w:ins w:id="570" w:author="Shokri" w:date="2019-11-09T23:24:00Z">
        <w:r w:rsidR="002F749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71" w:author="Shokri" w:date="2019-11-09T23:24:00Z">
        <w:r w:rsidRPr="00EE4024" w:rsidDel="002F7494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ها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مختلف برا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آموزش دانش</w:t>
      </w:r>
      <w:ins w:id="572" w:author="Shokri" w:date="2019-11-09T23:24:00Z">
        <w:r w:rsidR="002F749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73" w:author="Shokri" w:date="2019-11-09T23:24:00Z">
        <w:r w:rsidRPr="00EE4024" w:rsidDel="002F7494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آموزان در چ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ن،</w:t>
      </w:r>
      <w:r w:rsidRPr="00EE4024">
        <w:rPr>
          <w:rFonts w:cs="B Nazanin"/>
          <w:sz w:val="28"/>
          <w:szCs w:val="28"/>
          <w:rtl/>
          <w:lang w:bidi="fa-IR"/>
        </w:rPr>
        <w:t xml:space="preserve"> کارآموز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برا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معلمان و </w:t>
      </w:r>
      <w:r w:rsidRPr="00EE4024">
        <w:rPr>
          <w:rFonts w:cs="B Nazanin" w:hint="cs"/>
          <w:sz w:val="28"/>
          <w:szCs w:val="28"/>
          <w:rtl/>
          <w:lang w:bidi="fa-IR"/>
        </w:rPr>
        <w:t>غیره ت</w:t>
      </w:r>
      <w:ins w:id="574" w:author="Shokri" w:date="2019-11-09T23:25:00Z">
        <w:r w:rsidR="002F7494">
          <w:rPr>
            <w:rFonts w:cs="B Nazanin" w:hint="cs"/>
            <w:sz w:val="28"/>
            <w:szCs w:val="28"/>
            <w:rtl/>
            <w:lang w:bidi="fa-IR"/>
          </w:rPr>
          <w:t>أ</w:t>
        </w:r>
      </w:ins>
      <w:del w:id="575" w:author="Shokri" w:date="2019-11-09T23:25:00Z">
        <w:r w:rsidRPr="00EE4024" w:rsidDel="002F7494">
          <w:rPr>
            <w:rFonts w:cs="B Nazanin" w:hint="cs"/>
            <w:sz w:val="28"/>
            <w:szCs w:val="28"/>
            <w:rtl/>
            <w:lang w:bidi="fa-IR"/>
          </w:rPr>
          <w:delText>ا</w:delText>
        </w:r>
      </w:del>
      <w:r w:rsidRPr="00EE4024">
        <w:rPr>
          <w:rFonts w:cs="B Nazanin" w:hint="cs"/>
          <w:sz w:val="28"/>
          <w:szCs w:val="28"/>
          <w:rtl/>
          <w:lang w:bidi="fa-IR"/>
        </w:rPr>
        <w:t>سیس</w:t>
      </w:r>
      <w:r w:rsidRPr="00EE4024">
        <w:rPr>
          <w:rFonts w:cs="B Nazanin"/>
          <w:sz w:val="28"/>
          <w:szCs w:val="28"/>
          <w:rtl/>
          <w:lang w:bidi="fa-IR"/>
        </w:rPr>
        <w:t xml:space="preserve"> م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ins w:id="576" w:author="Shokri" w:date="2019-11-09T23:25:00Z">
        <w:r w:rsidR="002F749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77" w:author="Shokri" w:date="2019-11-09T23:25:00Z">
        <w:r w:rsidRPr="00EE4024" w:rsidDel="002F7494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شود.</w:t>
      </w:r>
    </w:p>
    <w:p w:rsidR="00D30A41" w:rsidRPr="00EE4024" w:rsidRDefault="00D30A41" w:rsidP="00656B31">
      <w:pPr>
        <w:bidi/>
        <w:jc w:val="both"/>
        <w:rPr>
          <w:rFonts w:cs="B Nazanin"/>
          <w:sz w:val="28"/>
          <w:szCs w:val="28"/>
          <w:rtl/>
          <w:lang w:val="en-US" w:bidi="fa-IR"/>
        </w:rPr>
      </w:pPr>
      <w:r w:rsidRPr="00EE4024">
        <w:rPr>
          <w:rFonts w:cs="B Nazanin"/>
          <w:sz w:val="28"/>
          <w:szCs w:val="28"/>
          <w:rtl/>
          <w:lang w:val="en-US" w:bidi="fa-IR"/>
        </w:rPr>
        <w:t>جزء اصل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استراتژ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</w:t>
      </w:r>
      <w:ins w:id="578" w:author="Shokri" w:date="2019-11-09T23:25:00Z">
        <w:r w:rsidR="002F7494">
          <w:rPr>
            <w:rFonts w:cs="B Nazanin" w:hint="cs"/>
            <w:sz w:val="28"/>
            <w:szCs w:val="28"/>
            <w:rtl/>
            <w:lang w:val="en-US" w:bidi="fa-IR"/>
          </w:rPr>
          <w:t>«</w:t>
        </w:r>
      </w:ins>
      <w:del w:id="579" w:author="Shokri" w:date="2019-11-09T23:25:00Z">
        <w:r w:rsidRPr="00EE4024" w:rsidDel="002F7494">
          <w:rPr>
            <w:rFonts w:cs="B Nazanin"/>
            <w:sz w:val="28"/>
            <w:szCs w:val="28"/>
            <w:rtl/>
            <w:lang w:val="en-US" w:bidi="fa-IR"/>
          </w:rPr>
          <w:delText>"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>قدرت نرم</w:t>
      </w:r>
      <w:ins w:id="580" w:author="Shokri" w:date="2019-11-09T23:25:00Z">
        <w:r w:rsidR="002F7494">
          <w:rPr>
            <w:rFonts w:cs="B Nazanin" w:hint="cs"/>
            <w:sz w:val="28"/>
            <w:szCs w:val="28"/>
            <w:rtl/>
            <w:lang w:val="en-US" w:bidi="fa-IR"/>
          </w:rPr>
          <w:t>»</w:t>
        </w:r>
      </w:ins>
      <w:del w:id="581" w:author="Shokri" w:date="2019-11-09T23:25:00Z">
        <w:r w:rsidRPr="00EE4024" w:rsidDel="002F7494">
          <w:rPr>
            <w:rFonts w:cs="B Nazanin"/>
            <w:sz w:val="28"/>
            <w:szCs w:val="28"/>
            <w:rtl/>
            <w:lang w:val="en-US" w:bidi="fa-IR"/>
          </w:rPr>
          <w:delText>"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 xml:space="preserve"> چ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ن،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س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است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مستق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م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رهبر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چ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ن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است. مقامات چ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ن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در اجرا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س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است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خارج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بس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ار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محتاطانه عمل م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ins w:id="582" w:author="Shokri" w:date="2019-11-09T23:25:00Z">
        <w:r w:rsidR="002F7494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583" w:author="Shokri" w:date="2019-11-09T23:25:00Z">
        <w:r w:rsidRPr="00EE4024" w:rsidDel="002F7494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>کنند.</w:t>
      </w:r>
      <w:r w:rsidRPr="00EE4024">
        <w:rPr>
          <w:rFonts w:cs="B Nazanin"/>
          <w:sz w:val="28"/>
          <w:szCs w:val="28"/>
          <w:rtl/>
        </w:rPr>
        <w:t xml:space="preserve"> </w:t>
      </w:r>
      <w:r w:rsidRPr="00EE4024">
        <w:rPr>
          <w:rFonts w:cs="B Nazanin"/>
          <w:sz w:val="28"/>
          <w:szCs w:val="28"/>
          <w:rtl/>
          <w:lang w:val="en-US" w:bidi="fa-IR"/>
        </w:rPr>
        <w:t>اصل عدم دخالت در امور داخل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کشور</w:t>
      </w:r>
      <w:r w:rsidRPr="00EE4024">
        <w:rPr>
          <w:rFonts w:cs="B Nazanin" w:hint="cs"/>
          <w:sz w:val="28"/>
          <w:szCs w:val="28"/>
          <w:rtl/>
          <w:lang w:bidi="fa-IR"/>
        </w:rPr>
        <w:t>های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د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گر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</w:t>
      </w:r>
      <w:r w:rsidR="00797706">
        <w:rPr>
          <w:rFonts w:cs="B Nazanin"/>
          <w:sz w:val="28"/>
          <w:szCs w:val="28"/>
          <w:rtl/>
          <w:lang w:val="en-US" w:bidi="fa-IR"/>
        </w:rPr>
        <w:t xml:space="preserve">تا به </w:t>
      </w:r>
      <w:r w:rsidR="00797706">
        <w:rPr>
          <w:rFonts w:cs="B Nazanin" w:hint="cs"/>
          <w:sz w:val="28"/>
          <w:szCs w:val="28"/>
          <w:rtl/>
          <w:lang w:val="en-US" w:bidi="fa-IR"/>
        </w:rPr>
        <w:t>امروز</w:t>
      </w:r>
      <w:r w:rsidR="00797706" w:rsidRPr="00EE4024">
        <w:rPr>
          <w:rFonts w:cs="B Nazanin"/>
          <w:sz w:val="28"/>
          <w:szCs w:val="28"/>
          <w:rtl/>
          <w:lang w:val="en-US" w:bidi="fa-IR"/>
        </w:rPr>
        <w:t xml:space="preserve"> </w:t>
      </w:r>
      <w:r w:rsidR="00797706"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="00797706" w:rsidRPr="00EE4024">
        <w:rPr>
          <w:rFonts w:cs="B Nazanin" w:hint="eastAsia"/>
          <w:sz w:val="28"/>
          <w:szCs w:val="28"/>
          <w:rtl/>
          <w:lang w:val="en-US" w:bidi="fa-IR"/>
        </w:rPr>
        <w:t>ک</w:t>
      </w:r>
      <w:r w:rsidR="00797706"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="00797706" w:rsidRPr="00EE4024">
        <w:rPr>
          <w:rFonts w:cs="B Nazanin"/>
          <w:sz w:val="28"/>
          <w:szCs w:val="28"/>
          <w:rtl/>
          <w:lang w:val="en-US" w:bidi="fa-IR"/>
        </w:rPr>
        <w:t xml:space="preserve"> از مزا</w:t>
      </w:r>
      <w:r w:rsidR="00797706"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="00797706" w:rsidRPr="00EE4024">
        <w:rPr>
          <w:rFonts w:cs="B Nazanin" w:hint="eastAsia"/>
          <w:sz w:val="28"/>
          <w:szCs w:val="28"/>
          <w:rtl/>
          <w:lang w:val="en-US" w:bidi="fa-IR"/>
        </w:rPr>
        <w:t>ا</w:t>
      </w:r>
      <w:r w:rsidR="00797706"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="00797706" w:rsidRPr="00EE4024">
        <w:rPr>
          <w:rFonts w:cs="B Nazanin"/>
          <w:sz w:val="28"/>
          <w:szCs w:val="28"/>
          <w:rtl/>
          <w:lang w:val="en-US" w:bidi="fa-IR"/>
        </w:rPr>
        <w:t xml:space="preserve"> اصل</w:t>
      </w:r>
      <w:r w:rsidR="00797706"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="00797706" w:rsidRPr="00EE4024">
        <w:rPr>
          <w:rFonts w:cs="B Nazanin"/>
          <w:sz w:val="28"/>
          <w:szCs w:val="28"/>
          <w:rtl/>
          <w:lang w:val="en-US" w:bidi="fa-IR"/>
        </w:rPr>
        <w:t xml:space="preserve"> س</w:t>
      </w:r>
      <w:r w:rsidR="00797706"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="00797706" w:rsidRPr="00EE4024">
        <w:rPr>
          <w:rFonts w:cs="B Nazanin" w:hint="eastAsia"/>
          <w:sz w:val="28"/>
          <w:szCs w:val="28"/>
          <w:rtl/>
          <w:lang w:val="en-US" w:bidi="fa-IR"/>
        </w:rPr>
        <w:t>است</w:t>
      </w:r>
      <w:r w:rsidR="00797706" w:rsidRPr="00EE4024">
        <w:rPr>
          <w:rFonts w:cs="B Nazanin"/>
          <w:sz w:val="28"/>
          <w:szCs w:val="28"/>
          <w:rtl/>
          <w:lang w:val="en-US" w:bidi="fa-IR"/>
        </w:rPr>
        <w:t xml:space="preserve"> خارج</w:t>
      </w:r>
      <w:r w:rsidR="00797706"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="00797706" w:rsidRPr="00EE4024">
        <w:rPr>
          <w:rFonts w:cs="B Nazanin"/>
          <w:sz w:val="28"/>
          <w:szCs w:val="28"/>
          <w:rtl/>
          <w:lang w:val="en-US" w:bidi="fa-IR"/>
        </w:rPr>
        <w:t xml:space="preserve"> چ</w:t>
      </w:r>
      <w:r w:rsidR="00797706"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="00797706" w:rsidRPr="00EE4024">
        <w:rPr>
          <w:rFonts w:cs="B Nazanin" w:hint="eastAsia"/>
          <w:sz w:val="28"/>
          <w:szCs w:val="28"/>
          <w:rtl/>
          <w:lang w:val="en-US" w:bidi="fa-IR"/>
        </w:rPr>
        <w:t>ن</w:t>
      </w:r>
      <w:del w:id="584" w:author="Shokri" w:date="2019-11-09T23:25:00Z">
        <w:r w:rsidR="00797706" w:rsidRPr="00EE4024" w:rsidDel="002F7494">
          <w:rPr>
            <w:rFonts w:cs="B Nazanin" w:hint="eastAsia"/>
            <w:sz w:val="28"/>
            <w:szCs w:val="28"/>
            <w:rtl/>
            <w:lang w:val="en-US" w:bidi="fa-IR"/>
          </w:rPr>
          <w:delText>،</w:delText>
        </w:r>
      </w:del>
      <w:r w:rsidR="00797706" w:rsidRPr="00EE4024">
        <w:rPr>
          <w:rFonts w:cs="B Nazanin"/>
          <w:sz w:val="28"/>
          <w:szCs w:val="28"/>
          <w:rtl/>
          <w:lang w:val="en-US" w:bidi="fa-IR"/>
        </w:rPr>
        <w:t xml:space="preserve"> </w:t>
      </w:r>
      <w:r w:rsidRPr="00EE4024">
        <w:rPr>
          <w:rFonts w:cs="B Nazanin"/>
          <w:sz w:val="28"/>
          <w:szCs w:val="28"/>
          <w:rtl/>
          <w:lang w:val="en-US" w:bidi="fa-IR"/>
        </w:rPr>
        <w:t>بوده و همچنان ادامه دارد.</w:t>
      </w:r>
      <w:r w:rsidRPr="00EE4024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Pr="00EE4024">
        <w:rPr>
          <w:rFonts w:cs="B Nazanin"/>
          <w:sz w:val="28"/>
          <w:szCs w:val="28"/>
          <w:rtl/>
          <w:lang w:val="en-US" w:bidi="fa-IR"/>
        </w:rPr>
        <w:t>زمان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که چن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ن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اقتدار جهان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ins w:id="585" w:author="Shokri" w:date="2019-11-09T23:25:00Z">
        <w:r w:rsidR="002F7494">
          <w:rPr>
            <w:rFonts w:cs="B Nazanin" w:hint="cs"/>
            <w:sz w:val="28"/>
            <w:szCs w:val="28"/>
            <w:rtl/>
            <w:lang w:val="en-US" w:bidi="fa-IR"/>
          </w:rPr>
          <w:t xml:space="preserve"> وجود دارد</w:t>
        </w:r>
      </w:ins>
      <w:r w:rsidRPr="00EE4024">
        <w:rPr>
          <w:rFonts w:cs="B Nazanin"/>
          <w:sz w:val="28"/>
          <w:szCs w:val="28"/>
          <w:rtl/>
          <w:lang w:val="en-US" w:bidi="fa-IR"/>
        </w:rPr>
        <w:t xml:space="preserve"> و </w:t>
      </w:r>
      <w:r w:rsidRPr="00EE4024">
        <w:rPr>
          <w:rFonts w:cs="B Nazanin" w:hint="cs"/>
          <w:sz w:val="28"/>
          <w:szCs w:val="28"/>
          <w:rtl/>
          <w:lang w:val="en-US" w:bidi="fa-IR"/>
        </w:rPr>
        <w:t xml:space="preserve">کشور </w:t>
      </w:r>
      <w:r w:rsidRPr="00EE4024">
        <w:rPr>
          <w:rFonts w:cs="B Nazanin"/>
          <w:sz w:val="28"/>
          <w:szCs w:val="28"/>
          <w:rtl/>
          <w:lang w:val="en-US" w:bidi="fa-IR"/>
        </w:rPr>
        <w:t>عضو شورا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امن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ت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سازمان ملل به ا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ن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اص</w:t>
      </w:r>
      <w:r w:rsidRPr="00EE4024">
        <w:rPr>
          <w:rFonts w:cs="B Nazanin" w:hint="cs"/>
          <w:sz w:val="28"/>
          <w:szCs w:val="28"/>
          <w:rtl/>
          <w:lang w:val="en-US" w:bidi="fa-IR"/>
        </w:rPr>
        <w:t>و</w:t>
      </w:r>
      <w:r w:rsidRPr="00EE4024">
        <w:rPr>
          <w:rFonts w:cs="B Nazanin"/>
          <w:sz w:val="28"/>
          <w:szCs w:val="28"/>
          <w:rtl/>
          <w:lang w:val="en-US" w:bidi="fa-IR"/>
        </w:rPr>
        <w:t>ل پا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بند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است، طب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عتا</w:t>
      </w:r>
      <w:ins w:id="586" w:author="Shokri" w:date="2019-11-09T23:25:00Z">
        <w:r w:rsidR="002F7494">
          <w:rPr>
            <w:rFonts w:cs="B Nazanin" w:hint="cs"/>
            <w:sz w:val="28"/>
            <w:szCs w:val="28"/>
            <w:rtl/>
            <w:lang w:val="en-US" w:bidi="fa-IR"/>
          </w:rPr>
          <w:t>ً</w:t>
        </w:r>
      </w:ins>
      <w:r w:rsidRPr="00EE4024">
        <w:rPr>
          <w:rFonts w:cs="B Nazanin"/>
          <w:sz w:val="28"/>
          <w:szCs w:val="28"/>
          <w:rtl/>
          <w:lang w:val="en-US" w:bidi="fa-IR"/>
        </w:rPr>
        <w:t xml:space="preserve"> در چشمان کشورها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ضع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ف</w:t>
      </w:r>
      <w:ins w:id="587" w:author="Shokri" w:date="2019-11-09T23:26:00Z">
        <w:r w:rsidR="002F7494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588" w:author="Shokri" w:date="2019-11-09T23:26:00Z">
        <w:r w:rsidRPr="00EE4024" w:rsidDel="002F7494">
          <w:rPr>
            <w:rFonts w:cs="B Nazanin" w:hint="cs"/>
            <w:sz w:val="28"/>
            <w:szCs w:val="28"/>
            <w:rtl/>
            <w:lang w:val="en-US" w:bidi="fa-IR"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  <w:lang w:val="en-US" w:bidi="fa-IR"/>
        </w:rPr>
        <w:t>تر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چ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ن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به 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ک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شر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/>
          <w:sz w:val="28"/>
          <w:szCs w:val="28"/>
          <w:rtl/>
          <w:lang w:val="en-US" w:bidi="fa-IR"/>
        </w:rPr>
        <w:t>ک ا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ده</w:t>
      </w:r>
      <w:ins w:id="589" w:author="Shokri" w:date="2019-11-09T23:26:00Z">
        <w:r w:rsidR="002F7494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590" w:author="Shokri" w:date="2019-11-09T23:26:00Z">
        <w:r w:rsidRPr="00EE4024" w:rsidDel="002F7494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>آل تبد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ل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م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ins w:id="591" w:author="Shokri" w:date="2019-11-09T23:26:00Z">
        <w:r w:rsidR="002F7494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592" w:author="Shokri" w:date="2019-11-09T23:26:00Z">
        <w:r w:rsidRPr="00EE4024" w:rsidDel="002F7494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>شود.</w:t>
      </w:r>
    </w:p>
    <w:p w:rsidR="00852B63" w:rsidRDefault="00D30A41" w:rsidP="00852B63">
      <w:pPr>
        <w:bidi/>
        <w:jc w:val="both"/>
        <w:rPr>
          <w:rFonts w:cs="B Nazanin"/>
          <w:sz w:val="28"/>
          <w:szCs w:val="28"/>
          <w:rtl/>
          <w:lang w:val="en-US" w:bidi="fa-IR"/>
        </w:rPr>
      </w:pPr>
      <w:r w:rsidRPr="00EE4024">
        <w:rPr>
          <w:rFonts w:cs="B Nazanin"/>
          <w:sz w:val="28"/>
          <w:szCs w:val="28"/>
          <w:rtl/>
          <w:lang w:val="en-US" w:bidi="fa-IR"/>
        </w:rPr>
        <w:t xml:space="preserve">تمام </w:t>
      </w:r>
      <w:ins w:id="593" w:author="Shokri" w:date="2019-11-09T23:26:00Z">
        <w:r w:rsidR="002F7494">
          <w:rPr>
            <w:rFonts w:cs="B Nazanin" w:hint="cs"/>
            <w:sz w:val="28"/>
            <w:szCs w:val="28"/>
            <w:rtl/>
            <w:lang w:val="en-US" w:bidi="fa-IR"/>
          </w:rPr>
          <w:t>عناصر</w:t>
        </w:r>
      </w:ins>
      <w:del w:id="594" w:author="Shokri" w:date="2019-11-09T23:26:00Z">
        <w:r w:rsidDel="002F7494">
          <w:rPr>
            <w:rFonts w:cs="B Nazanin" w:hint="cs"/>
            <w:sz w:val="28"/>
            <w:szCs w:val="28"/>
            <w:rtl/>
            <w:lang w:val="en-US" w:bidi="fa-IR"/>
          </w:rPr>
          <w:delText>موارد</w:delText>
        </w:r>
      </w:del>
      <w:r w:rsidRPr="00EE4024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Pr="00EE4024">
        <w:rPr>
          <w:rFonts w:cs="B Nazanin"/>
          <w:sz w:val="28"/>
          <w:szCs w:val="28"/>
          <w:rtl/>
          <w:lang w:val="en-US" w:bidi="fa-IR"/>
        </w:rPr>
        <w:t>س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است</w:t>
      </w:r>
      <w:del w:id="595" w:author="Shokri" w:date="2019-11-10T01:43:00Z">
        <w:r w:rsidRPr="00EE4024" w:rsidDel="00D13FF4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 xml:space="preserve"> </w:t>
      </w:r>
      <w:ins w:id="596" w:author="Shokri" w:date="2019-11-09T23:26:00Z">
        <w:r w:rsidR="002F7494">
          <w:rPr>
            <w:rFonts w:cs="B Nazanin" w:hint="cs"/>
            <w:sz w:val="28"/>
            <w:szCs w:val="28"/>
            <w:rtl/>
            <w:lang w:val="en-US" w:bidi="fa-IR"/>
          </w:rPr>
          <w:t>«</w:t>
        </w:r>
      </w:ins>
      <w:del w:id="597" w:author="Shokri" w:date="2019-11-09T23:26:00Z">
        <w:r w:rsidRPr="00EE4024" w:rsidDel="002F7494">
          <w:rPr>
            <w:rFonts w:cs="B Nazanin"/>
            <w:sz w:val="28"/>
            <w:szCs w:val="28"/>
            <w:rtl/>
            <w:lang w:val="en-US" w:bidi="fa-IR"/>
          </w:rPr>
          <w:delText>"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>قدرت نرم</w:t>
      </w:r>
      <w:ins w:id="598" w:author="Shokri" w:date="2019-11-09T23:26:00Z">
        <w:r w:rsidR="002F7494">
          <w:rPr>
            <w:rFonts w:cs="B Nazanin" w:hint="cs"/>
            <w:sz w:val="28"/>
            <w:szCs w:val="28"/>
            <w:rtl/>
            <w:lang w:val="en-US" w:bidi="fa-IR"/>
          </w:rPr>
          <w:t>»</w:t>
        </w:r>
      </w:ins>
      <w:del w:id="599" w:author="Shokri" w:date="2019-11-09T23:26:00Z">
        <w:r w:rsidRPr="00EE4024" w:rsidDel="002F7494">
          <w:rPr>
            <w:rFonts w:cs="B Nazanin"/>
            <w:sz w:val="28"/>
            <w:szCs w:val="28"/>
            <w:rtl/>
            <w:lang w:val="en-US" w:bidi="fa-IR"/>
          </w:rPr>
          <w:delText>"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val="en-US" w:bidi="fa-IR"/>
        </w:rPr>
        <w:t>چین که در این متن به آنها اشاره شده است</w:t>
      </w:r>
      <w:ins w:id="600" w:author="Shokri" w:date="2019-11-09T23:26:00Z">
        <w:r w:rsidR="002F7494">
          <w:rPr>
            <w:rFonts w:cs="B Nazanin" w:hint="cs"/>
            <w:sz w:val="28"/>
            <w:szCs w:val="28"/>
            <w:rtl/>
            <w:lang w:val="en-US" w:bidi="fa-IR"/>
          </w:rPr>
          <w:t>،</w:t>
        </w:r>
      </w:ins>
      <w:r w:rsidRPr="00EE4024">
        <w:rPr>
          <w:rFonts w:cs="B Nazanin"/>
          <w:sz w:val="28"/>
          <w:szCs w:val="28"/>
          <w:rtl/>
          <w:lang w:val="en-US" w:bidi="fa-IR"/>
        </w:rPr>
        <w:t xml:space="preserve"> به</w:t>
      </w:r>
      <w:ins w:id="601" w:author="Shokri" w:date="2019-11-09T23:26:00Z">
        <w:r w:rsidR="002F7494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602" w:author="Shokri" w:date="2019-11-09T23:26:00Z">
        <w:r w:rsidRPr="00EE4024" w:rsidDel="002F7494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>طور کل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مشخص</w:t>
      </w:r>
      <w:ins w:id="603" w:author="Shokri" w:date="2019-11-09T23:26:00Z">
        <w:r w:rsidR="002F7494">
          <w:rPr>
            <w:rFonts w:cs="B Nazanin" w:hint="cs"/>
            <w:sz w:val="28"/>
            <w:szCs w:val="28"/>
            <w:rtl/>
            <w:lang w:val="en-US" w:bidi="fa-IR"/>
          </w:rPr>
          <w:t>ۀ</w:t>
        </w:r>
      </w:ins>
      <w:del w:id="604" w:author="Shokri" w:date="2019-11-09T23:26:00Z">
        <w:r w:rsidRPr="00EE4024" w:rsidDel="002F7494">
          <w:rPr>
            <w:rFonts w:cs="B Nazanin"/>
            <w:sz w:val="28"/>
            <w:szCs w:val="28"/>
            <w:rtl/>
            <w:lang w:val="en-US" w:bidi="fa-IR"/>
          </w:rPr>
          <w:delText>ه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 xml:space="preserve"> د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پلماس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پکن در قرق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زستان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</w:t>
      </w:r>
      <w:ins w:id="605" w:author="Shokri" w:date="2019-11-09T23:26:00Z">
        <w:r w:rsidR="002F7494">
          <w:rPr>
            <w:rFonts w:cs="B Nazanin" w:hint="cs"/>
            <w:sz w:val="28"/>
            <w:szCs w:val="28"/>
            <w:rtl/>
            <w:lang w:val="en-US" w:bidi="fa-IR"/>
          </w:rPr>
          <w:t>هستند</w:t>
        </w:r>
      </w:ins>
      <w:del w:id="606" w:author="Shokri" w:date="2019-11-09T23:26:00Z">
        <w:r w:rsidRPr="00EE4024" w:rsidDel="002F7494">
          <w:rPr>
            <w:rFonts w:cs="B Nazanin" w:hint="cs"/>
            <w:sz w:val="28"/>
            <w:szCs w:val="28"/>
            <w:rtl/>
            <w:lang w:val="en-US" w:bidi="fa-IR"/>
          </w:rPr>
          <w:delText>می باشند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>.</w:t>
      </w:r>
      <w:r w:rsidRPr="00EE4024">
        <w:rPr>
          <w:rFonts w:cs="B Nazanin" w:hint="cs"/>
          <w:sz w:val="28"/>
          <w:szCs w:val="28"/>
          <w:rtl/>
          <w:lang w:val="en-US" w:bidi="fa-IR"/>
        </w:rPr>
        <w:t xml:space="preserve"> 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ک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عنصر مهم </w:t>
      </w:r>
      <w:ins w:id="607" w:author="Shokri" w:date="2019-11-09T23:27:00Z">
        <w:r w:rsidR="002F7494">
          <w:rPr>
            <w:rFonts w:cs="B Nazanin" w:hint="cs"/>
            <w:sz w:val="28"/>
            <w:szCs w:val="28"/>
            <w:rtl/>
            <w:lang w:val="en-US" w:bidi="fa-IR"/>
          </w:rPr>
          <w:t>«</w:t>
        </w:r>
      </w:ins>
      <w:del w:id="608" w:author="Shokri" w:date="2019-11-09T23:27:00Z">
        <w:r w:rsidRPr="00EE4024" w:rsidDel="002F7494">
          <w:rPr>
            <w:rFonts w:cs="B Nazanin"/>
            <w:sz w:val="28"/>
            <w:szCs w:val="28"/>
            <w:rtl/>
            <w:lang w:val="en-US" w:bidi="fa-IR"/>
          </w:rPr>
          <w:delText>"</w:delText>
        </w:r>
        <w:r w:rsidDel="002F7494">
          <w:rPr>
            <w:rFonts w:cs="B Nazanin" w:hint="cs"/>
            <w:sz w:val="28"/>
            <w:szCs w:val="28"/>
            <w:rtl/>
            <w:lang w:val="en-US"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>قدرت نرم</w:t>
      </w:r>
      <w:ins w:id="609" w:author="Shokri" w:date="2019-11-09T23:27:00Z">
        <w:r w:rsidR="002F7494">
          <w:rPr>
            <w:rFonts w:cs="B Nazanin" w:hint="cs"/>
            <w:sz w:val="28"/>
            <w:szCs w:val="28"/>
            <w:rtl/>
            <w:lang w:val="en-US" w:bidi="fa-IR"/>
          </w:rPr>
          <w:t>»</w:t>
        </w:r>
      </w:ins>
      <w:del w:id="610" w:author="Shokri" w:date="2019-11-09T23:27:00Z">
        <w:r w:rsidRPr="00EE4024" w:rsidDel="002F7494">
          <w:rPr>
            <w:rFonts w:cs="B Nazanin"/>
            <w:sz w:val="28"/>
            <w:szCs w:val="28"/>
            <w:rtl/>
            <w:lang w:val="en-US" w:bidi="fa-IR"/>
          </w:rPr>
          <w:delText>"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 xml:space="preserve"> در رابطه با نخبگان دولت،</w:t>
      </w:r>
      <w:ins w:id="611" w:author="Shokri" w:date="2019-11-09T23:27:00Z">
        <w:r w:rsidR="002F7494">
          <w:rPr>
            <w:rFonts w:cs="B Nazanin" w:hint="cs"/>
            <w:sz w:val="28"/>
            <w:szCs w:val="28"/>
            <w:rtl/>
            <w:lang w:val="en-US" w:bidi="fa-IR"/>
          </w:rPr>
          <w:t xml:space="preserve"> مسئلۀ</w:t>
        </w:r>
      </w:ins>
      <w:r w:rsidRPr="00EE4024">
        <w:rPr>
          <w:rFonts w:cs="B Nazanin"/>
          <w:sz w:val="28"/>
          <w:szCs w:val="28"/>
          <w:rtl/>
          <w:lang w:val="en-US" w:bidi="fa-IR"/>
        </w:rPr>
        <w:t xml:space="preserve"> وام</w:t>
      </w:r>
      <w:ins w:id="612" w:author="Shokri" w:date="2019-11-09T23:27:00Z">
        <w:r w:rsidR="002F7494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613" w:author="Shokri" w:date="2019-11-09T23:27:00Z">
        <w:r w:rsidRPr="00EE4024" w:rsidDel="002F7494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>ها و سرما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ه</w:t>
      </w:r>
      <w:ins w:id="614" w:author="Shokri" w:date="2019-11-09T23:27:00Z">
        <w:r w:rsidR="002F7494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615" w:author="Shokri" w:date="2019-11-09T23:27:00Z">
        <w:r w:rsidRPr="00EE4024" w:rsidDel="002F7494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>گذار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ins w:id="616" w:author="Shokri" w:date="2019-11-09T23:27:00Z">
        <w:r w:rsidR="002F7494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617" w:author="Shokri" w:date="2019-11-09T23:27:00Z">
        <w:r w:rsidRPr="00EE4024" w:rsidDel="002F7494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>ها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چ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ن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در کشور است.</w:t>
      </w:r>
      <w:r w:rsidRPr="00EE4024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Pr="00EE4024">
        <w:rPr>
          <w:rFonts w:cs="B Nazanin"/>
          <w:sz w:val="28"/>
          <w:szCs w:val="28"/>
          <w:rtl/>
          <w:lang w:val="en-US" w:bidi="fa-IR"/>
        </w:rPr>
        <w:t>سرما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ه</w:t>
      </w:r>
      <w:ins w:id="618" w:author="Shokri" w:date="2019-11-09T23:27:00Z">
        <w:r w:rsidR="002F7494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619" w:author="Shokri" w:date="2019-11-09T23:27:00Z">
        <w:r w:rsidRPr="00EE4024" w:rsidDel="002F7494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>گذار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ins w:id="620" w:author="Shokri" w:date="2019-11-09T23:27:00Z">
        <w:r w:rsidR="002F7494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621" w:author="Shokri" w:date="2019-11-09T23:27:00Z">
        <w:r w:rsidRPr="00EE4024" w:rsidDel="002F7494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>ها و به</w:t>
      </w:r>
      <w:ins w:id="622" w:author="Shokri" w:date="2019-11-09T23:27:00Z">
        <w:r w:rsidR="002F7494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623" w:author="Shokri" w:date="2019-11-09T23:27:00Z">
        <w:r w:rsidRPr="00EE4024" w:rsidDel="002F7494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>و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ژه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وام</w:t>
      </w:r>
      <w:ins w:id="624" w:author="Shokri" w:date="2019-11-09T23:27:00Z">
        <w:r w:rsidR="002F7494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625" w:author="Shokri" w:date="2019-11-09T23:27:00Z">
        <w:r w:rsidRPr="00EE4024" w:rsidDel="002F7494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>ها توسط طبق</w:t>
      </w:r>
      <w:ins w:id="626" w:author="Shokri" w:date="2019-11-09T23:27:00Z">
        <w:r w:rsidR="002F7494">
          <w:rPr>
            <w:rFonts w:cs="B Nazanin" w:hint="cs"/>
            <w:sz w:val="28"/>
            <w:szCs w:val="28"/>
            <w:rtl/>
            <w:lang w:val="en-US" w:bidi="fa-IR"/>
          </w:rPr>
          <w:t>ۀ</w:t>
        </w:r>
      </w:ins>
      <w:del w:id="627" w:author="Shokri" w:date="2019-11-09T23:27:00Z">
        <w:r w:rsidRPr="00EE4024" w:rsidDel="002F7494">
          <w:rPr>
            <w:rFonts w:cs="B Nazanin"/>
            <w:sz w:val="28"/>
            <w:szCs w:val="28"/>
            <w:rtl/>
            <w:lang w:val="en-US" w:bidi="fa-IR"/>
          </w:rPr>
          <w:delText>ه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 xml:space="preserve"> س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اس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قرق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زستان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val="en-US" w:bidi="fa-IR"/>
        </w:rPr>
        <w:t>جذب می</w:t>
      </w:r>
      <w:ins w:id="628" w:author="Shokri" w:date="2019-11-09T23:28:00Z">
        <w:r w:rsidR="002F7494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629" w:author="Shokri" w:date="2019-11-09T23:28:00Z">
        <w:r w:rsidRPr="00EE4024" w:rsidDel="002F7494">
          <w:rPr>
            <w:rFonts w:cs="B Nazanin" w:hint="cs"/>
            <w:sz w:val="28"/>
            <w:szCs w:val="28"/>
            <w:rtl/>
            <w:lang w:val="en-US" w:bidi="fa-IR"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  <w:lang w:val="en-US" w:bidi="fa-IR"/>
        </w:rPr>
        <w:t xml:space="preserve">شوند. </w:t>
      </w:r>
      <w:r w:rsidR="00852B63">
        <w:rPr>
          <w:rFonts w:cs="B Nazanin" w:hint="cs"/>
          <w:sz w:val="28"/>
          <w:szCs w:val="28"/>
          <w:rtl/>
          <w:lang w:val="en-US" w:bidi="fa-IR"/>
        </w:rPr>
        <w:t xml:space="preserve">شرط دولت قرقیزستان برای دریافت این تسهیلات از دولت چین عدم نظارت و مویتورینگ </w:t>
      </w:r>
      <w:r w:rsidR="00852B63" w:rsidRPr="002F7494">
        <w:rPr>
          <w:rFonts w:cs="B Nazanin" w:hint="eastAsia"/>
          <w:sz w:val="28"/>
          <w:szCs w:val="28"/>
          <w:highlight w:val="yellow"/>
          <w:rtl/>
          <w:lang w:val="en-US" w:bidi="fa-IR"/>
          <w:rPrChange w:id="630" w:author="Shokri" w:date="2019-11-09T23:28:00Z">
            <w:rPr>
              <w:rFonts w:cs="B Nazanin" w:hint="eastAsia"/>
              <w:sz w:val="28"/>
              <w:szCs w:val="28"/>
              <w:rtl/>
              <w:lang w:val="en-US" w:bidi="fa-IR"/>
            </w:rPr>
          </w:rPrChange>
        </w:rPr>
        <w:t>نحو</w:t>
      </w:r>
      <w:ins w:id="631" w:author="Shokri" w:date="2019-11-09T23:28:00Z">
        <w:r w:rsidR="002F7494" w:rsidRPr="002F7494">
          <w:rPr>
            <w:rFonts w:cs="B Nazanin" w:hint="cs"/>
            <w:sz w:val="28"/>
            <w:szCs w:val="28"/>
            <w:highlight w:val="yellow"/>
            <w:rtl/>
            <w:lang w:val="en-US" w:bidi="fa-IR"/>
            <w:rPrChange w:id="632" w:author="Shokri" w:date="2019-11-09T23:28:00Z">
              <w:rPr>
                <w:rFonts w:cs="B Nazanin" w:hint="cs"/>
                <w:sz w:val="28"/>
                <w:szCs w:val="28"/>
                <w:rtl/>
                <w:lang w:val="en-US" w:bidi="fa-IR"/>
              </w:rPr>
            </w:rPrChange>
          </w:rPr>
          <w:t>ۀ</w:t>
        </w:r>
      </w:ins>
      <w:del w:id="633" w:author="Shokri" w:date="2019-11-09T23:28:00Z">
        <w:r w:rsidR="00852B63" w:rsidRPr="002F7494" w:rsidDel="002F7494">
          <w:rPr>
            <w:rFonts w:cs="B Nazanin" w:hint="eastAsia"/>
            <w:sz w:val="28"/>
            <w:szCs w:val="28"/>
            <w:highlight w:val="yellow"/>
            <w:rtl/>
            <w:lang w:val="en-US" w:bidi="fa-IR"/>
            <w:rPrChange w:id="634" w:author="Shokri" w:date="2019-11-09T23:28:00Z">
              <w:rPr>
                <w:rFonts w:cs="B Nazanin" w:hint="eastAsia"/>
                <w:sz w:val="28"/>
                <w:szCs w:val="28"/>
                <w:rtl/>
                <w:lang w:val="en-US" w:bidi="fa-IR"/>
              </w:rPr>
            </w:rPrChange>
          </w:rPr>
          <w:delText>ه</w:delText>
        </w:r>
      </w:del>
      <w:r w:rsidR="00852B63" w:rsidRPr="002F7494">
        <w:rPr>
          <w:rFonts w:cs="B Nazanin"/>
          <w:sz w:val="28"/>
          <w:szCs w:val="28"/>
          <w:highlight w:val="yellow"/>
          <w:rtl/>
          <w:lang w:val="en-US" w:bidi="fa-IR"/>
          <w:rPrChange w:id="635" w:author="Shokri" w:date="2019-11-09T23:28:00Z">
            <w:rPr>
              <w:rFonts w:cs="B Nazanin"/>
              <w:sz w:val="28"/>
              <w:szCs w:val="28"/>
              <w:rtl/>
              <w:lang w:val="en-US" w:bidi="fa-IR"/>
            </w:rPr>
          </w:rPrChange>
        </w:rPr>
        <w:t xml:space="preserve"> هز</w:t>
      </w:r>
      <w:r w:rsidR="00852B63" w:rsidRPr="002F7494">
        <w:rPr>
          <w:rFonts w:cs="B Nazanin" w:hint="cs"/>
          <w:sz w:val="28"/>
          <w:szCs w:val="28"/>
          <w:highlight w:val="yellow"/>
          <w:rtl/>
          <w:lang w:val="en-US" w:bidi="fa-IR"/>
          <w:rPrChange w:id="636" w:author="Shokri" w:date="2019-11-09T23:28:00Z">
            <w:rPr>
              <w:rFonts w:cs="B Nazanin" w:hint="cs"/>
              <w:sz w:val="28"/>
              <w:szCs w:val="28"/>
              <w:rtl/>
              <w:lang w:val="en-US" w:bidi="fa-IR"/>
            </w:rPr>
          </w:rPrChange>
        </w:rPr>
        <w:t>ی</w:t>
      </w:r>
      <w:r w:rsidR="00852B63" w:rsidRPr="002F7494">
        <w:rPr>
          <w:rFonts w:cs="B Nazanin" w:hint="eastAsia"/>
          <w:sz w:val="28"/>
          <w:szCs w:val="28"/>
          <w:highlight w:val="yellow"/>
          <w:rtl/>
          <w:lang w:val="en-US" w:bidi="fa-IR"/>
          <w:rPrChange w:id="637" w:author="Shokri" w:date="2019-11-09T23:28:00Z">
            <w:rPr>
              <w:rFonts w:cs="B Nazanin" w:hint="eastAsia"/>
              <w:sz w:val="28"/>
              <w:szCs w:val="28"/>
              <w:rtl/>
              <w:lang w:val="en-US" w:bidi="fa-IR"/>
            </w:rPr>
          </w:rPrChange>
        </w:rPr>
        <w:t>نه</w:t>
      </w:r>
      <w:r w:rsidR="00852B63" w:rsidRPr="002F7494">
        <w:rPr>
          <w:rFonts w:cs="B Nazanin"/>
          <w:sz w:val="28"/>
          <w:szCs w:val="28"/>
          <w:highlight w:val="yellow"/>
          <w:rtl/>
          <w:lang w:val="en-US" w:bidi="fa-IR"/>
          <w:rPrChange w:id="638" w:author="Shokri" w:date="2019-11-09T23:28:00Z">
            <w:rPr>
              <w:rFonts w:cs="B Nazanin"/>
              <w:sz w:val="28"/>
              <w:szCs w:val="28"/>
              <w:rtl/>
              <w:lang w:val="en-US" w:bidi="fa-IR"/>
            </w:rPr>
          </w:rPrChange>
        </w:rPr>
        <w:t xml:space="preserve"> کرد</w:t>
      </w:r>
      <w:r w:rsidR="00852B63">
        <w:rPr>
          <w:rFonts w:cs="B Nazanin" w:hint="cs"/>
          <w:sz w:val="28"/>
          <w:szCs w:val="28"/>
          <w:rtl/>
          <w:lang w:val="en-US" w:bidi="fa-IR"/>
        </w:rPr>
        <w:t xml:space="preserve"> آنها</w:t>
      </w:r>
      <w:ins w:id="639" w:author="Shokri" w:date="2019-11-09T23:28:00Z">
        <w:r w:rsidR="002F7494">
          <w:rPr>
            <w:rFonts w:cs="B Nazanin" w:hint="cs"/>
            <w:sz w:val="28"/>
            <w:szCs w:val="28"/>
            <w:rtl/>
            <w:lang w:val="en-US" w:bidi="fa-IR"/>
          </w:rPr>
          <w:t>ست</w:t>
        </w:r>
      </w:ins>
      <w:del w:id="640" w:author="Shokri" w:date="2019-11-09T23:28:00Z">
        <w:r w:rsidR="00852B63" w:rsidDel="002F7494">
          <w:rPr>
            <w:rFonts w:cs="B Nazanin" w:hint="cs"/>
            <w:sz w:val="28"/>
            <w:szCs w:val="28"/>
            <w:rtl/>
            <w:lang w:val="en-US" w:bidi="fa-IR"/>
          </w:rPr>
          <w:delText xml:space="preserve"> می باشد</w:delText>
        </w:r>
      </w:del>
      <w:r w:rsidR="00852B63">
        <w:rPr>
          <w:rFonts w:cs="B Nazanin" w:hint="cs"/>
          <w:sz w:val="28"/>
          <w:szCs w:val="28"/>
          <w:rtl/>
          <w:lang w:val="en-US" w:bidi="fa-IR"/>
        </w:rPr>
        <w:t>.</w:t>
      </w:r>
      <w:del w:id="641" w:author="Shokri" w:date="2019-11-10T01:43:00Z">
        <w:r w:rsidR="00852B63" w:rsidDel="00D13FF4">
          <w:rPr>
            <w:rFonts w:cs="B Nazanin" w:hint="cs"/>
            <w:sz w:val="28"/>
            <w:szCs w:val="28"/>
            <w:rtl/>
            <w:lang w:val="en-US" w:bidi="fa-IR"/>
          </w:rPr>
          <w:delText xml:space="preserve"> </w:delText>
        </w:r>
      </w:del>
    </w:p>
    <w:p w:rsidR="00D30A41" w:rsidRPr="00EE4024" w:rsidRDefault="00D30A41" w:rsidP="00852B63">
      <w:pPr>
        <w:bidi/>
        <w:jc w:val="both"/>
        <w:rPr>
          <w:rFonts w:cs="B Nazanin"/>
          <w:sz w:val="28"/>
          <w:szCs w:val="28"/>
          <w:rtl/>
          <w:lang w:val="en-US" w:bidi="fa-IR"/>
        </w:rPr>
      </w:pPr>
      <w:r w:rsidRPr="00EE4024">
        <w:rPr>
          <w:rFonts w:cs="B Nazanin"/>
          <w:sz w:val="28"/>
          <w:szCs w:val="28"/>
          <w:rtl/>
          <w:lang w:val="en-US" w:bidi="fa-IR"/>
        </w:rPr>
        <w:t>در سال 2013، قرق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زستان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و چ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ن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7 توافق</w:t>
      </w:r>
      <w:ins w:id="642" w:author="Shokri" w:date="2019-11-09T23:29:00Z">
        <w:r w:rsidR="00BA2622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643" w:author="Shokri" w:date="2019-11-09T23:29:00Z">
        <w:r w:rsidRPr="00EE4024" w:rsidDel="00BA2622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 xml:space="preserve">نامه </w:t>
      </w:r>
      <w:r w:rsidRPr="00EE4024">
        <w:rPr>
          <w:rFonts w:cs="B Nazanin" w:hint="cs"/>
          <w:sz w:val="28"/>
          <w:szCs w:val="28"/>
          <w:rtl/>
          <w:lang w:val="en-US" w:bidi="fa-IR"/>
        </w:rPr>
        <w:t>مربوط به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سرما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ه</w:t>
      </w:r>
      <w:ins w:id="644" w:author="Shokri" w:date="2019-11-09T23:29:00Z">
        <w:r w:rsidR="00BA2622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645" w:author="Shokri" w:date="2019-11-09T23:29:00Z">
        <w:r w:rsidRPr="00EE4024" w:rsidDel="00BA2622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>گذار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ins w:id="646" w:author="Shokri" w:date="2019-11-09T23:29:00Z">
        <w:r w:rsidR="00BA2622">
          <w:rPr>
            <w:rFonts w:cs="B Nazanin" w:hint="cs"/>
            <w:sz w:val="28"/>
            <w:szCs w:val="28"/>
            <w:rtl/>
            <w:lang w:val="en-US" w:bidi="fa-IR"/>
          </w:rPr>
          <w:t>،</w:t>
        </w:r>
      </w:ins>
      <w:r w:rsidRPr="00EE4024">
        <w:rPr>
          <w:rFonts w:cs="B Nazanin"/>
          <w:sz w:val="28"/>
          <w:szCs w:val="28"/>
          <w:rtl/>
          <w:lang w:val="en-US" w:bidi="fa-IR"/>
        </w:rPr>
        <w:t xml:space="preserve"> </w:t>
      </w:r>
      <w:r w:rsidR="00852B63">
        <w:rPr>
          <w:rFonts w:cs="B Nazanin" w:hint="cs"/>
          <w:sz w:val="28"/>
          <w:szCs w:val="28"/>
          <w:rtl/>
          <w:lang w:val="en-US" w:bidi="fa-IR"/>
        </w:rPr>
        <w:t xml:space="preserve">به ارزش </w:t>
      </w:r>
      <w:r w:rsidRPr="00EE4024">
        <w:rPr>
          <w:rFonts w:cs="B Nazanin"/>
          <w:sz w:val="28"/>
          <w:szCs w:val="28"/>
          <w:rtl/>
          <w:lang w:val="en-US" w:bidi="fa-IR"/>
        </w:rPr>
        <w:t>ب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ش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از 3 م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ل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ارد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دلار</w:t>
      </w:r>
      <w:ins w:id="647" w:author="Shokri" w:date="2019-11-09T23:29:00Z">
        <w:r w:rsidR="00BA2622">
          <w:rPr>
            <w:rFonts w:cs="B Nazanin" w:hint="cs"/>
            <w:sz w:val="28"/>
            <w:szCs w:val="28"/>
            <w:rtl/>
            <w:lang w:val="en-US" w:bidi="fa-IR"/>
          </w:rPr>
          <w:t xml:space="preserve"> را</w:t>
        </w:r>
      </w:ins>
      <w:r w:rsidRPr="00EE4024">
        <w:rPr>
          <w:rFonts w:cs="B Nazanin"/>
          <w:sz w:val="28"/>
          <w:szCs w:val="28"/>
          <w:rtl/>
          <w:lang w:val="en-US"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val="en-US" w:bidi="fa-IR"/>
        </w:rPr>
        <w:t>امضا کردند</w:t>
      </w:r>
      <w:r w:rsidRPr="00EE4024">
        <w:rPr>
          <w:rFonts w:cs="B Nazanin"/>
          <w:sz w:val="28"/>
          <w:szCs w:val="28"/>
          <w:rtl/>
          <w:lang w:val="en-US" w:bidi="fa-IR"/>
        </w:rPr>
        <w:t>.</w:t>
      </w:r>
    </w:p>
    <w:p w:rsidR="00D30A41" w:rsidRPr="00EE4024" w:rsidRDefault="00D30A41" w:rsidP="00EC025E">
      <w:pPr>
        <w:bidi/>
        <w:jc w:val="both"/>
        <w:rPr>
          <w:rFonts w:cs="B Nazanin"/>
          <w:sz w:val="28"/>
          <w:szCs w:val="28"/>
          <w:rtl/>
          <w:lang w:val="en-US" w:bidi="fa-IR"/>
        </w:rPr>
      </w:pPr>
      <w:r w:rsidRPr="00EE4024">
        <w:rPr>
          <w:rFonts w:cs="B Nazanin"/>
          <w:sz w:val="28"/>
          <w:szCs w:val="28"/>
          <w:rtl/>
          <w:lang w:val="en-US" w:bidi="fa-IR"/>
        </w:rPr>
        <w:t>سرما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ه</w:t>
      </w:r>
      <w:ins w:id="648" w:author="Shokri" w:date="2019-11-09T23:29:00Z">
        <w:r w:rsidR="00BA2622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649" w:author="Shokri" w:date="2019-11-09T23:29:00Z">
        <w:r w:rsidRPr="00EE4024" w:rsidDel="00BA2622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>گذار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مستق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م</w:t>
      </w:r>
      <w:r w:rsidRPr="00EE4024">
        <w:rPr>
          <w:rFonts w:cs="B Nazanin" w:hint="cs"/>
          <w:sz w:val="28"/>
          <w:szCs w:val="28"/>
          <w:rtl/>
          <w:lang w:val="en-US" w:bidi="fa-IR"/>
        </w:rPr>
        <w:t xml:space="preserve"> چین در </w:t>
      </w:r>
      <w:r w:rsidRPr="00EE4024">
        <w:rPr>
          <w:rFonts w:cs="B Nazanin"/>
          <w:sz w:val="28"/>
          <w:szCs w:val="28"/>
          <w:rtl/>
          <w:lang w:val="en-US" w:bidi="fa-IR"/>
        </w:rPr>
        <w:t>قرق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زستان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در دور</w:t>
      </w:r>
      <w:ins w:id="650" w:author="Shokri" w:date="2019-11-09T23:29:00Z">
        <w:r w:rsidR="00BA2622">
          <w:rPr>
            <w:rFonts w:cs="B Nazanin" w:hint="cs"/>
            <w:sz w:val="28"/>
            <w:szCs w:val="28"/>
            <w:rtl/>
            <w:lang w:val="en-US" w:bidi="fa-IR"/>
          </w:rPr>
          <w:t>ۀ</w:t>
        </w:r>
      </w:ins>
      <w:del w:id="651" w:author="Shokri" w:date="2019-11-09T23:29:00Z">
        <w:r w:rsidRPr="00EE4024" w:rsidDel="00BA2622">
          <w:rPr>
            <w:rFonts w:cs="B Nazanin"/>
            <w:sz w:val="28"/>
            <w:szCs w:val="28"/>
            <w:rtl/>
            <w:lang w:val="en-US" w:bidi="fa-IR"/>
          </w:rPr>
          <w:delText>ه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 xml:space="preserve"> 2005-2010. تقر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با</w:t>
      </w:r>
      <w:ins w:id="652" w:author="Shokri" w:date="2019-11-09T23:29:00Z">
        <w:r w:rsidR="00BA2622">
          <w:rPr>
            <w:rFonts w:cs="B Nazanin" w:hint="cs"/>
            <w:sz w:val="28"/>
            <w:szCs w:val="28"/>
            <w:rtl/>
            <w:lang w:val="en-US" w:bidi="fa-IR"/>
          </w:rPr>
          <w:t>ً</w:t>
        </w:r>
      </w:ins>
      <w:r w:rsidRPr="00EE4024">
        <w:rPr>
          <w:rFonts w:cs="B Nazanin"/>
          <w:sz w:val="28"/>
          <w:szCs w:val="28"/>
          <w:rtl/>
          <w:lang w:val="en-US" w:bidi="fa-IR"/>
        </w:rPr>
        <w:t xml:space="preserve"> 16 برابر افزا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ش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افته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است، سرما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ه</w:t>
      </w:r>
      <w:ins w:id="653" w:author="Shokri" w:date="2019-11-09T23:29:00Z">
        <w:r w:rsidR="00BA2622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654" w:author="Shokri" w:date="2019-11-09T23:29:00Z">
        <w:r w:rsidRPr="00EE4024" w:rsidDel="00BA2622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>گذار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روس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ه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برا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="00852B63">
        <w:rPr>
          <w:rFonts w:cs="B Nazanin"/>
          <w:sz w:val="28"/>
          <w:szCs w:val="28"/>
          <w:rtl/>
          <w:lang w:val="en-US" w:bidi="fa-IR"/>
        </w:rPr>
        <w:t xml:space="preserve"> همان دوره - 12 ب</w:t>
      </w:r>
      <w:r w:rsidR="00852B63">
        <w:rPr>
          <w:rFonts w:cs="B Nazanin" w:hint="cs"/>
          <w:sz w:val="28"/>
          <w:szCs w:val="28"/>
          <w:rtl/>
          <w:lang w:val="en-US" w:bidi="fa-IR"/>
        </w:rPr>
        <w:t>رابر</w:t>
      </w:r>
      <w:del w:id="655" w:author="Shokri" w:date="2019-11-10T01:43:00Z">
        <w:r w:rsidR="00852B63" w:rsidDel="00D13FF4">
          <w:rPr>
            <w:rFonts w:cs="B Nazanin" w:hint="cs"/>
            <w:sz w:val="28"/>
            <w:szCs w:val="28"/>
            <w:rtl/>
            <w:lang w:val="en-US" w:bidi="fa-IR"/>
          </w:rPr>
          <w:delText xml:space="preserve"> </w:delText>
        </w:r>
      </w:del>
      <w:ins w:id="656" w:author="Shokri" w:date="2019-11-09T23:29:00Z">
        <w:r w:rsidR="00BA2622">
          <w:rPr>
            <w:rFonts w:cs="B Nazanin" w:hint="cs"/>
            <w:sz w:val="28"/>
            <w:szCs w:val="28"/>
            <w:rtl/>
            <w:lang w:val="en-US" w:bidi="fa-IR"/>
          </w:rPr>
          <w:t xml:space="preserve"> افزایش داشته است.</w:t>
        </w:r>
      </w:ins>
      <w:del w:id="657" w:author="Shokri" w:date="2019-11-09T23:29:00Z">
        <w:r w:rsidRPr="00EE4024" w:rsidDel="00BA2622">
          <w:rPr>
            <w:rFonts w:cs="B Nazanin"/>
            <w:sz w:val="28"/>
            <w:szCs w:val="28"/>
            <w:rtl/>
            <w:lang w:val="en-US" w:bidi="fa-IR"/>
          </w:rPr>
          <w:delText>.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 xml:space="preserve"> در سال 2013، سرما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ه</w:t>
      </w:r>
      <w:ins w:id="658" w:author="Shokri" w:date="2019-11-09T23:30:00Z">
        <w:r w:rsidR="00BA2622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659" w:author="Shokri" w:date="2019-11-09T23:30:00Z">
        <w:r w:rsidRPr="00EE4024" w:rsidDel="00BA2622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>گذار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چ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ن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ins w:id="660" w:author="Shokri" w:date="2019-11-09T23:30:00Z">
        <w:r w:rsidR="00BA2622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661" w:author="Shokri" w:date="2019-11-09T23:30:00Z">
        <w:r w:rsidDel="00BA2622">
          <w:rPr>
            <w:rFonts w:cs="B Nazanin" w:hint="cs"/>
            <w:sz w:val="28"/>
            <w:szCs w:val="28"/>
            <w:rtl/>
            <w:lang w:val="en-US"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val="en-US" w:bidi="fa-IR"/>
        </w:rPr>
        <w:t>ها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به 883.3 م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ل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ون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دلار رس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د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</w:t>
      </w:r>
      <w:ins w:id="662" w:author="Shokri" w:date="2019-11-09T23:30:00Z">
        <w:r w:rsidR="00BA2622">
          <w:rPr>
            <w:rFonts w:cs="B Nazanin" w:hint="cs"/>
            <w:sz w:val="28"/>
            <w:szCs w:val="28"/>
            <w:rtl/>
            <w:lang w:val="en-US" w:bidi="fa-IR"/>
          </w:rPr>
          <w:t xml:space="preserve">که </w:t>
        </w:r>
      </w:ins>
      <w:del w:id="663" w:author="Shokri" w:date="2019-11-09T23:30:00Z">
        <w:r w:rsidRPr="00EE4024" w:rsidDel="00BA2622">
          <w:rPr>
            <w:rFonts w:cs="B Nazanin"/>
            <w:sz w:val="28"/>
            <w:szCs w:val="28"/>
            <w:rtl/>
            <w:lang w:val="en-US" w:bidi="fa-IR"/>
          </w:rPr>
          <w:delText>(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>468 م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ل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ون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دلار</w:t>
      </w:r>
      <w:ins w:id="664" w:author="Shokri" w:date="2019-11-09T23:30:00Z">
        <w:r w:rsidR="00BA2622">
          <w:rPr>
            <w:rFonts w:cs="B Nazanin" w:hint="cs"/>
            <w:sz w:val="28"/>
            <w:szCs w:val="28"/>
            <w:rtl/>
            <w:lang w:val="en-US" w:bidi="fa-IR"/>
          </w:rPr>
          <w:t xml:space="preserve"> مربوط به</w:t>
        </w:r>
      </w:ins>
      <w:del w:id="665" w:author="Shokri" w:date="2019-11-09T23:30:00Z">
        <w:r w:rsidRPr="00EE4024" w:rsidDel="00BA2622">
          <w:rPr>
            <w:rFonts w:cs="B Nazanin"/>
            <w:sz w:val="28"/>
            <w:szCs w:val="28"/>
            <w:rtl/>
            <w:lang w:val="en-US" w:bidi="fa-IR"/>
          </w:rPr>
          <w:delText xml:space="preserve"> در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 xml:space="preserve"> سرما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ه</w:t>
      </w:r>
      <w:ins w:id="666" w:author="Shokri" w:date="2019-11-09T23:30:00Z">
        <w:r w:rsidR="00BA2622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667" w:author="Shokri" w:date="2019-11-09T23:30:00Z">
        <w:r w:rsidRPr="00EE4024" w:rsidDel="00BA2622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>گذار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مستق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م</w:t>
      </w:r>
      <w:ins w:id="668" w:author="Shokri" w:date="2019-11-09T23:30:00Z">
        <w:r w:rsidR="00BA2622">
          <w:rPr>
            <w:rFonts w:cs="B Nazanin" w:hint="cs"/>
            <w:sz w:val="28"/>
            <w:szCs w:val="28"/>
            <w:rtl/>
            <w:lang w:val="en-US" w:bidi="fa-IR"/>
          </w:rPr>
          <w:t xml:space="preserve"> بود</w:t>
        </w:r>
      </w:ins>
      <w:del w:id="669" w:author="Shokri" w:date="2019-11-09T23:30:00Z">
        <w:r w:rsidRPr="00EE4024" w:rsidDel="00BA2622">
          <w:rPr>
            <w:rFonts w:cs="B Nazanin"/>
            <w:sz w:val="28"/>
            <w:szCs w:val="28"/>
            <w:rtl/>
            <w:lang w:val="en-US" w:bidi="fa-IR"/>
          </w:rPr>
          <w:delText>)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>.</w:t>
      </w:r>
    </w:p>
    <w:p w:rsidR="00D30A41" w:rsidRPr="00EE4024" w:rsidRDefault="00D30A41" w:rsidP="00AE5FF2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EE4024">
        <w:rPr>
          <w:rFonts w:cs="B Nazanin"/>
          <w:sz w:val="28"/>
          <w:szCs w:val="28"/>
          <w:rtl/>
          <w:lang w:val="en-US" w:bidi="fa-IR"/>
        </w:rPr>
        <w:t>اما به</w:t>
      </w:r>
      <w:ins w:id="670" w:author="Shokri" w:date="2019-11-09T23:31:00Z">
        <w:r w:rsidR="00BA2622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671" w:author="Shokri" w:date="2019-11-09T23:31:00Z">
        <w:r w:rsidRPr="00EE4024" w:rsidDel="00BA2622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 xml:space="preserve">عنوان 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ک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عنصر </w:t>
      </w:r>
      <w:ins w:id="672" w:author="Shokri" w:date="2019-11-09T23:31:00Z">
        <w:r w:rsidR="00BA2622">
          <w:rPr>
            <w:rFonts w:cs="B Nazanin" w:hint="cs"/>
            <w:sz w:val="28"/>
            <w:szCs w:val="28"/>
            <w:rtl/>
            <w:lang w:val="en-US" w:bidi="fa-IR"/>
          </w:rPr>
          <w:t>«</w:t>
        </w:r>
      </w:ins>
      <w:del w:id="673" w:author="Shokri" w:date="2019-11-09T23:31:00Z">
        <w:r w:rsidRPr="00EE4024" w:rsidDel="00BA2622">
          <w:rPr>
            <w:rFonts w:cs="B Nazanin"/>
            <w:sz w:val="28"/>
            <w:szCs w:val="28"/>
            <w:rtl/>
            <w:lang w:val="en-US" w:bidi="fa-IR"/>
          </w:rPr>
          <w:delText>"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>قدرت نرم</w:t>
      </w:r>
      <w:ins w:id="674" w:author="Shokri" w:date="2019-11-09T23:31:00Z">
        <w:r w:rsidR="00BA2622">
          <w:rPr>
            <w:rFonts w:cs="B Nazanin" w:hint="cs"/>
            <w:sz w:val="28"/>
            <w:szCs w:val="28"/>
            <w:rtl/>
            <w:lang w:val="en-US" w:bidi="fa-IR"/>
          </w:rPr>
          <w:t>»</w:t>
        </w:r>
      </w:ins>
      <w:del w:id="675" w:author="Shokri" w:date="2019-11-09T23:31:00Z">
        <w:r w:rsidRPr="00EE4024" w:rsidDel="00BA2622">
          <w:rPr>
            <w:rFonts w:cs="B Nazanin"/>
            <w:sz w:val="28"/>
            <w:szCs w:val="28"/>
            <w:rtl/>
            <w:lang w:val="en-US" w:bidi="fa-IR"/>
          </w:rPr>
          <w:delText xml:space="preserve">" 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>، سرما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ه</w:t>
      </w:r>
      <w:ins w:id="676" w:author="Shokri" w:date="2019-11-09T23:31:00Z">
        <w:r w:rsidR="00BA2622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677" w:author="Shokri" w:date="2019-11-09T23:31:00Z">
        <w:r w:rsidRPr="00EE4024" w:rsidDel="00BA2622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>گذار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del w:id="678" w:author="Shokri" w:date="2019-11-09T23:31:00Z">
        <w:r w:rsidRPr="00EE4024" w:rsidDel="00BA2622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  <w:r w:rsidRPr="00EE4024" w:rsidDel="00BA2622">
          <w:rPr>
            <w:rFonts w:cs="B Nazanin" w:hint="cs"/>
            <w:sz w:val="28"/>
            <w:szCs w:val="28"/>
            <w:rtl/>
            <w:lang w:val="en-US" w:bidi="fa-IR"/>
          </w:rPr>
          <w:delText>از طرف</w:delText>
        </w:r>
      </w:del>
      <w:r w:rsidRPr="00EE4024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Pr="00EE4024">
        <w:rPr>
          <w:rFonts w:cs="B Nazanin"/>
          <w:sz w:val="28"/>
          <w:szCs w:val="28"/>
          <w:rtl/>
          <w:lang w:val="en-US" w:bidi="fa-IR"/>
        </w:rPr>
        <w:t>چ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ن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</w:t>
      </w:r>
      <w:r w:rsidR="00852B63">
        <w:rPr>
          <w:rFonts w:cs="B Nazanin" w:hint="cs"/>
          <w:sz w:val="28"/>
          <w:szCs w:val="28"/>
          <w:rtl/>
          <w:lang w:val="en-US" w:bidi="fa-IR"/>
        </w:rPr>
        <w:t xml:space="preserve">برای </w:t>
      </w:r>
      <w:ins w:id="679" w:author="Shokri" w:date="2019-11-09T23:31:00Z">
        <w:r w:rsidR="00BA2622">
          <w:rPr>
            <w:rFonts w:cs="B Nazanin" w:hint="cs"/>
            <w:sz w:val="28"/>
            <w:szCs w:val="28"/>
            <w:rtl/>
            <w:lang w:val="en-US" w:bidi="fa-IR"/>
          </w:rPr>
          <w:t>اغلب</w:t>
        </w:r>
      </w:ins>
      <w:del w:id="680" w:author="Shokri" w:date="2019-11-09T23:31:00Z">
        <w:r w:rsidR="00852B63" w:rsidDel="00BA2622">
          <w:rPr>
            <w:rFonts w:cs="B Nazanin" w:hint="cs"/>
            <w:sz w:val="28"/>
            <w:szCs w:val="28"/>
            <w:rtl/>
            <w:lang w:val="en-US" w:bidi="fa-IR"/>
          </w:rPr>
          <w:delText>توده</w:delText>
        </w:r>
      </w:del>
      <w:r w:rsidR="00852B63">
        <w:rPr>
          <w:rFonts w:cs="B Nazanin" w:hint="cs"/>
          <w:sz w:val="28"/>
          <w:szCs w:val="28"/>
          <w:rtl/>
          <w:lang w:val="en-US" w:bidi="fa-IR"/>
        </w:rPr>
        <w:t xml:space="preserve"> مردم قرقیزستان از</w:t>
      </w:r>
      <w:ins w:id="681" w:author="Shokri" w:date="2019-11-09T23:31:00Z">
        <w:r w:rsidR="00BA2622">
          <w:rPr>
            <w:rFonts w:cs="B Nazanin" w:hint="cs"/>
            <w:sz w:val="28"/>
            <w:szCs w:val="28"/>
            <w:rtl/>
            <w:lang w:val="en-US" w:bidi="fa-IR"/>
          </w:rPr>
          <w:t xml:space="preserve"> نظر</w:t>
        </w:r>
      </w:ins>
      <w:del w:id="682" w:author="Shokri" w:date="2019-11-09T23:31:00Z">
        <w:r w:rsidR="00852B63" w:rsidDel="00BA2622">
          <w:rPr>
            <w:rFonts w:cs="B Nazanin" w:hint="cs"/>
            <w:sz w:val="28"/>
            <w:szCs w:val="28"/>
            <w:rtl/>
            <w:lang w:val="en-US" w:bidi="fa-IR"/>
          </w:rPr>
          <w:delText xml:space="preserve"> بعد</w:delText>
        </w:r>
      </w:del>
      <w:r w:rsidR="00852B63">
        <w:rPr>
          <w:rFonts w:cs="B Nazanin" w:hint="cs"/>
          <w:sz w:val="28"/>
          <w:szCs w:val="28"/>
          <w:rtl/>
          <w:lang w:val="en-US" w:bidi="fa-IR"/>
        </w:rPr>
        <w:t xml:space="preserve"> حفظ استقلال کشورشان نگران</w:t>
      </w:r>
      <w:ins w:id="683" w:author="Shokri" w:date="2019-11-09T23:31:00Z">
        <w:r w:rsidR="00BA2622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684" w:author="Shokri" w:date="2019-11-09T23:31:00Z">
        <w:r w:rsidR="00852B63" w:rsidDel="00BA2622">
          <w:rPr>
            <w:rFonts w:cs="B Nazanin" w:hint="cs"/>
            <w:sz w:val="28"/>
            <w:szCs w:val="28"/>
            <w:rtl/>
            <w:lang w:val="en-US" w:bidi="fa-IR"/>
          </w:rPr>
          <w:delText xml:space="preserve"> </w:delText>
        </w:r>
      </w:del>
      <w:r w:rsidR="00852B63">
        <w:rPr>
          <w:rFonts w:cs="B Nazanin" w:hint="cs"/>
          <w:sz w:val="28"/>
          <w:szCs w:val="28"/>
          <w:rtl/>
          <w:lang w:val="en-US" w:bidi="fa-IR"/>
        </w:rPr>
        <w:t xml:space="preserve">کننده </w:t>
      </w:r>
      <w:ins w:id="685" w:author="Shokri" w:date="2019-11-09T23:31:00Z">
        <w:r w:rsidR="00BA2622">
          <w:rPr>
            <w:rFonts w:cs="B Nazanin" w:hint="cs"/>
            <w:sz w:val="28"/>
            <w:szCs w:val="28"/>
            <w:rtl/>
            <w:lang w:val="en-US" w:bidi="fa-IR"/>
          </w:rPr>
          <w:t>است</w:t>
        </w:r>
      </w:ins>
      <w:del w:id="686" w:author="Shokri" w:date="2019-11-09T23:31:00Z">
        <w:r w:rsidR="00852B63" w:rsidDel="00BA2622">
          <w:rPr>
            <w:rFonts w:cs="B Nazanin" w:hint="cs"/>
            <w:sz w:val="28"/>
            <w:szCs w:val="28"/>
            <w:rtl/>
            <w:lang w:val="en-US" w:bidi="fa-IR"/>
          </w:rPr>
          <w:delText>می باشد</w:delText>
        </w:r>
      </w:del>
      <w:r w:rsidR="00852B63">
        <w:rPr>
          <w:rFonts w:cs="B Nazanin" w:hint="cs"/>
          <w:sz w:val="28"/>
          <w:szCs w:val="28"/>
          <w:rtl/>
          <w:lang w:val="en-US" w:bidi="fa-IR"/>
        </w:rPr>
        <w:t xml:space="preserve">. </w:t>
      </w:r>
      <w:r w:rsidRPr="00EE4024">
        <w:rPr>
          <w:rFonts w:cs="B Nazanin" w:hint="cs"/>
          <w:sz w:val="28"/>
          <w:szCs w:val="28"/>
          <w:rtl/>
          <w:lang w:val="en-US" w:bidi="fa-IR"/>
        </w:rPr>
        <w:t>طبق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نتا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ج</w:t>
      </w:r>
      <w:r w:rsidR="00852B63">
        <w:rPr>
          <w:rFonts w:cs="B Nazanin"/>
          <w:sz w:val="28"/>
          <w:szCs w:val="28"/>
          <w:rtl/>
          <w:lang w:val="en-US" w:bidi="fa-IR"/>
        </w:rPr>
        <w:t xml:space="preserve"> مطالعات</w:t>
      </w:r>
      <w:del w:id="687" w:author="Shokri" w:date="2019-11-09T23:32:00Z">
        <w:r w:rsidR="00852B63" w:rsidDel="00BA2622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 xml:space="preserve"> بانک توسعه اوراس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ا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val="en-US" w:bidi="fa-IR"/>
        </w:rPr>
        <w:t>در سال 2014</w:t>
      </w:r>
      <w:r w:rsidRPr="00EE4024">
        <w:rPr>
          <w:rFonts w:cs="B Nazanin"/>
          <w:sz w:val="28"/>
          <w:szCs w:val="28"/>
          <w:rtl/>
          <w:lang w:val="en-US" w:bidi="fa-IR"/>
        </w:rPr>
        <w:t>،</w:t>
      </w:r>
      <w:ins w:id="688" w:author="Shokri" w:date="2019-11-09T23:32:00Z">
        <w:r w:rsidR="00BA2622">
          <w:rPr>
            <w:rFonts w:cs="B Nazanin" w:hint="cs"/>
            <w:sz w:val="28"/>
            <w:szCs w:val="28"/>
            <w:rtl/>
            <w:lang w:val="en-US" w:bidi="fa-IR"/>
          </w:rPr>
          <w:t xml:space="preserve"> حدود</w:t>
        </w:r>
      </w:ins>
      <w:r w:rsidRPr="00EE4024">
        <w:rPr>
          <w:rFonts w:cs="B Nazanin"/>
          <w:sz w:val="28"/>
          <w:szCs w:val="28"/>
          <w:rtl/>
          <w:lang w:val="en-US" w:bidi="fa-IR"/>
        </w:rPr>
        <w:t xml:space="preserve"> 65 درصد از </w:t>
      </w:r>
      <w:ins w:id="689" w:author="Shokri" w:date="2019-11-09T23:32:00Z">
        <w:r w:rsidR="00BA2622">
          <w:rPr>
            <w:rFonts w:cs="B Nazanin" w:hint="cs"/>
            <w:sz w:val="28"/>
            <w:szCs w:val="28"/>
            <w:rtl/>
            <w:lang w:val="en-US" w:bidi="fa-IR"/>
          </w:rPr>
          <w:t>مردم</w:t>
        </w:r>
      </w:ins>
      <w:del w:id="690" w:author="Shokri" w:date="2019-11-09T23:32:00Z">
        <w:r w:rsidRPr="00EE4024" w:rsidDel="00BA2622">
          <w:rPr>
            <w:rFonts w:cs="B Nazanin"/>
            <w:sz w:val="28"/>
            <w:szCs w:val="28"/>
            <w:rtl/>
            <w:lang w:val="en-US" w:bidi="fa-IR"/>
          </w:rPr>
          <w:delText>پاسخ دهندگان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 xml:space="preserve"> قرق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زستان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م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ins w:id="691" w:author="Shokri" w:date="2019-11-09T23:32:00Z">
        <w:r w:rsidR="00BA2622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692" w:author="Shokri" w:date="2019-11-09T23:32:00Z">
        <w:r w:rsidRPr="00EE4024" w:rsidDel="00BA2622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>خواهند تزر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ق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مال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به جمهور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از کشورها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</w:t>
      </w:r>
      <w:r w:rsidR="00852B63">
        <w:rPr>
          <w:rFonts w:cs="B Nazanin" w:hint="cs"/>
          <w:sz w:val="28"/>
          <w:szCs w:val="28"/>
          <w:rtl/>
          <w:lang w:val="en-US" w:bidi="fa-IR"/>
        </w:rPr>
        <w:t xml:space="preserve">شوروی سابق باشد. </w:t>
      </w:r>
      <w:del w:id="693" w:author="Shokri" w:date="2019-11-10T01:44:00Z">
        <w:r w:rsidRPr="00EE4024" w:rsidDel="00D13FF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در جامع</w:t>
      </w:r>
      <w:ins w:id="694" w:author="Shokri" w:date="2019-11-09T23:32:00Z">
        <w:r w:rsidR="00BA2622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695" w:author="Shokri" w:date="2019-11-09T23:32:00Z">
        <w:r w:rsidRPr="00EE4024" w:rsidDel="00BA2622">
          <w:rPr>
            <w:rFonts w:cs="B Nazanin"/>
            <w:sz w:val="28"/>
            <w:szCs w:val="28"/>
            <w:rtl/>
            <w:lang w:bidi="fa-IR"/>
          </w:rPr>
          <w:delText>ه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قرق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ز</w:t>
      </w:r>
      <w:r w:rsidRPr="00EE4024">
        <w:rPr>
          <w:rFonts w:cs="B Nazanin"/>
          <w:sz w:val="28"/>
          <w:szCs w:val="28"/>
          <w:rtl/>
          <w:lang w:bidi="fa-IR"/>
        </w:rPr>
        <w:t xml:space="preserve"> ب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گانه</w:t>
      </w:r>
      <w:ins w:id="696" w:author="Shokri" w:date="2019-11-09T23:33:00Z">
        <w:r w:rsidR="00BA2622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697" w:author="Shokri" w:date="2019-11-09T23:32:00Z">
        <w:r w:rsidRPr="00EE4024" w:rsidDel="00BA2622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ست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ز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عل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ه</w:t>
      </w:r>
      <w:r w:rsidRPr="00EE4024">
        <w:rPr>
          <w:rFonts w:cs="B Nazanin"/>
          <w:sz w:val="28"/>
          <w:szCs w:val="28"/>
          <w:rtl/>
          <w:lang w:bidi="fa-IR"/>
        </w:rPr>
        <w:t xml:space="preserve"> مهاجران چ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</w:t>
      </w:r>
      <w:r w:rsidR="00AE5FF2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در حال رشد است.</w:t>
      </w:r>
      <w:del w:id="698" w:author="Shokri" w:date="2019-11-10T01:44:00Z">
        <w:r w:rsidRPr="00EE4024" w:rsidDel="00D13FF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</w:p>
    <w:p w:rsidR="00AE5FF2" w:rsidRDefault="00D30A41" w:rsidP="00482D93">
      <w:pPr>
        <w:bidi/>
        <w:jc w:val="both"/>
        <w:rPr>
          <w:rFonts w:cs="B Nazanin"/>
          <w:sz w:val="28"/>
          <w:szCs w:val="28"/>
          <w:rtl/>
          <w:lang w:val="en-US" w:bidi="fa-IR"/>
        </w:rPr>
      </w:pPr>
      <w:r w:rsidRPr="00EE4024">
        <w:rPr>
          <w:rFonts w:cs="B Nazanin"/>
          <w:sz w:val="28"/>
          <w:szCs w:val="28"/>
          <w:rtl/>
          <w:lang w:val="en-US" w:bidi="fa-IR"/>
        </w:rPr>
        <w:t xml:space="preserve">به </w:t>
      </w:r>
      <w:ins w:id="699" w:author="Shokri" w:date="2019-11-09T23:33:00Z">
        <w:r w:rsidR="00BA2622">
          <w:rPr>
            <w:rFonts w:cs="B Nazanin" w:hint="cs"/>
            <w:sz w:val="28"/>
            <w:szCs w:val="28"/>
            <w:rtl/>
            <w:lang w:val="en-US" w:bidi="fa-IR"/>
          </w:rPr>
          <w:t>گزارش</w:t>
        </w:r>
      </w:ins>
      <w:del w:id="700" w:author="Shokri" w:date="2019-11-09T23:33:00Z">
        <w:r w:rsidRPr="00EE4024" w:rsidDel="00BA2622">
          <w:rPr>
            <w:rFonts w:cs="B Nazanin"/>
            <w:sz w:val="28"/>
            <w:szCs w:val="28"/>
            <w:rtl/>
            <w:lang w:val="en-US" w:bidi="fa-IR"/>
          </w:rPr>
          <w:delText>گفته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 xml:space="preserve"> کم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ت</w:t>
      </w:r>
      <w:ins w:id="701" w:author="Shokri" w:date="2019-11-09T23:33:00Z">
        <w:r w:rsidR="00BA2622">
          <w:rPr>
            <w:rFonts w:cs="B Nazanin" w:hint="cs"/>
            <w:sz w:val="28"/>
            <w:szCs w:val="28"/>
            <w:rtl/>
            <w:lang w:val="en-US" w:bidi="fa-IR"/>
          </w:rPr>
          <w:t>ۀ</w:t>
        </w:r>
      </w:ins>
      <w:del w:id="702" w:author="Shokri" w:date="2019-11-09T23:33:00Z">
        <w:r w:rsidRPr="00EE4024" w:rsidDel="00BA2622">
          <w:rPr>
            <w:rFonts w:cs="B Nazanin" w:hint="eastAsia"/>
            <w:sz w:val="28"/>
            <w:szCs w:val="28"/>
            <w:rtl/>
            <w:lang w:val="en-US" w:bidi="fa-IR"/>
          </w:rPr>
          <w:delText>ه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 xml:space="preserve"> امور مهاجرت و اشتغال، ب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ش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از 10 هزار شهروند چ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ن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در قرق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زستان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val="en-US" w:bidi="fa-IR"/>
        </w:rPr>
        <w:t>به</w:t>
      </w:r>
      <w:ins w:id="703" w:author="Shokri" w:date="2019-11-09T23:33:00Z">
        <w:r w:rsidR="008D77B9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704" w:author="Shokri" w:date="2019-11-09T23:33:00Z">
        <w:r w:rsidRPr="00EE4024" w:rsidDel="008D77B9">
          <w:rPr>
            <w:rFonts w:cs="B Nazanin" w:hint="cs"/>
            <w:sz w:val="28"/>
            <w:szCs w:val="28"/>
            <w:rtl/>
            <w:lang w:val="en-US" w:bidi="fa-IR"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  <w:lang w:val="en-US" w:bidi="fa-IR"/>
        </w:rPr>
        <w:t>طور</w:t>
      </w:r>
      <w:ins w:id="705" w:author="Shokri" w:date="2019-11-09T23:33:00Z">
        <w:r w:rsidR="008D77B9">
          <w:rPr>
            <w:rFonts w:cs="B Nazanin" w:hint="cs"/>
            <w:sz w:val="28"/>
            <w:szCs w:val="28"/>
            <w:rtl/>
            <w:lang w:val="en-US" w:bidi="fa-IR"/>
          </w:rPr>
          <w:t xml:space="preserve"> </w:t>
        </w:r>
      </w:ins>
      <w:r w:rsidRPr="00EE4024">
        <w:rPr>
          <w:rFonts w:cs="B Nazanin"/>
          <w:sz w:val="28"/>
          <w:szCs w:val="28"/>
          <w:rtl/>
          <w:lang w:val="en-US" w:bidi="fa-IR"/>
        </w:rPr>
        <w:t>غ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رقانون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val="en-US" w:bidi="fa-IR"/>
        </w:rPr>
        <w:t>زندگی می</w:t>
      </w:r>
      <w:ins w:id="706" w:author="Shokri" w:date="2019-11-09T23:33:00Z">
        <w:r w:rsidR="008D77B9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707" w:author="Shokri" w:date="2019-11-09T23:33:00Z">
        <w:r w:rsidRPr="00EE4024" w:rsidDel="008D77B9">
          <w:rPr>
            <w:rFonts w:cs="B Nazanin" w:hint="cs"/>
            <w:sz w:val="28"/>
            <w:szCs w:val="28"/>
            <w:rtl/>
            <w:lang w:val="en-US" w:bidi="fa-IR"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  <w:lang w:val="en-US" w:bidi="fa-IR"/>
        </w:rPr>
        <w:t xml:space="preserve">کنند. </w:t>
      </w:r>
      <w:r w:rsidRPr="00EE4024">
        <w:rPr>
          <w:rFonts w:cs="B Nazanin"/>
          <w:sz w:val="28"/>
          <w:szCs w:val="28"/>
          <w:rtl/>
          <w:lang w:val="en-US" w:bidi="fa-IR"/>
        </w:rPr>
        <w:t>در سال</w:t>
      </w:r>
      <w:ins w:id="708" w:author="Shokri" w:date="2019-11-09T23:33:00Z">
        <w:r w:rsidR="008D77B9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709" w:author="Shokri" w:date="2019-11-09T23:33:00Z">
        <w:r w:rsidRPr="00EE4024" w:rsidDel="008D77B9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>ها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اخ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ر،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با افزا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ش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تعداد درگ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ر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ins w:id="710" w:author="Shokri" w:date="2019-11-09T23:33:00Z">
        <w:r w:rsidR="008D77B9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711" w:author="Shokri" w:date="2019-11-09T23:33:00Z">
        <w:r w:rsidRPr="00EE4024" w:rsidDel="008D77B9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>ها ب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ن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شرکت</w:t>
      </w:r>
      <w:ins w:id="712" w:author="Shokri" w:date="2019-11-09T23:33:00Z">
        <w:r w:rsidR="008D77B9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713" w:author="Shokri" w:date="2019-11-09T23:33:00Z">
        <w:r w:rsidRPr="00EE4024" w:rsidDel="008D77B9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  <w:lang w:val="en-US" w:bidi="fa-IR"/>
        </w:rPr>
        <w:t xml:space="preserve">های </w:t>
      </w:r>
      <w:r w:rsidR="00AE5FF2">
        <w:rPr>
          <w:rFonts w:cs="B Nazanin" w:hint="cs"/>
          <w:sz w:val="28"/>
          <w:szCs w:val="28"/>
          <w:rtl/>
          <w:lang w:val="en-US" w:bidi="fa-IR"/>
        </w:rPr>
        <w:t xml:space="preserve">فعال در </w:t>
      </w:r>
      <w:r w:rsidR="00AE5FF2">
        <w:rPr>
          <w:rFonts w:cs="B Nazanin" w:hint="cs"/>
          <w:sz w:val="28"/>
          <w:szCs w:val="28"/>
          <w:rtl/>
          <w:lang w:val="en-US" w:bidi="fa-IR"/>
        </w:rPr>
        <w:lastRenderedPageBreak/>
        <w:t xml:space="preserve">صنعت معدن قرقیزستان </w:t>
      </w:r>
      <w:del w:id="714" w:author="Shokri" w:date="2019-11-09T23:33:00Z">
        <w:r w:rsidRPr="00EE4024" w:rsidDel="008D77B9">
          <w:rPr>
            <w:rFonts w:cs="B Nazanin" w:hint="cs"/>
            <w:sz w:val="28"/>
            <w:szCs w:val="28"/>
            <w:rtl/>
            <w:lang w:val="en-US" w:bidi="fa-IR"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  <w:lang w:val="en-US" w:bidi="fa-IR"/>
        </w:rPr>
        <w:t xml:space="preserve">و </w:t>
      </w:r>
      <w:r w:rsidRPr="00EE4024">
        <w:rPr>
          <w:rFonts w:cs="B Nazanin"/>
          <w:sz w:val="28"/>
          <w:szCs w:val="28"/>
          <w:rtl/>
          <w:lang w:val="en-US" w:bidi="fa-IR"/>
        </w:rPr>
        <w:t>مردم محل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چ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ن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تما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ل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val="en-US" w:bidi="fa-IR"/>
        </w:rPr>
        <w:t>زیادی برای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ا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جاد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ک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تصو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ر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مثبت از کشور خود در قرق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زستان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و به هم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ن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ترت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ب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val="en-US" w:bidi="fa-IR"/>
        </w:rPr>
        <w:t>ت</w:t>
      </w:r>
      <w:r w:rsidRPr="00EE4024">
        <w:rPr>
          <w:rFonts w:cs="B Nazanin"/>
          <w:sz w:val="28"/>
          <w:szCs w:val="28"/>
          <w:rtl/>
          <w:lang w:val="en-US" w:bidi="fa-IR"/>
        </w:rPr>
        <w:t>رو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ج</w:t>
      </w:r>
      <w:r w:rsidRPr="00EE4024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Pr="00EE4024">
        <w:rPr>
          <w:rFonts w:cs="B Nazanin"/>
          <w:sz w:val="28"/>
          <w:szCs w:val="28"/>
          <w:rtl/>
          <w:lang w:val="en-US" w:bidi="fa-IR"/>
        </w:rPr>
        <w:t>منافع اقتصاد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</w:t>
      </w:r>
      <w:r w:rsidR="00AE5FF2">
        <w:rPr>
          <w:rFonts w:cs="B Nazanin" w:hint="cs"/>
          <w:sz w:val="28"/>
          <w:szCs w:val="28"/>
          <w:rtl/>
          <w:lang w:val="en-US" w:bidi="fa-IR"/>
        </w:rPr>
        <w:t xml:space="preserve">خود </w:t>
      </w:r>
      <w:r w:rsidRPr="00EE4024">
        <w:rPr>
          <w:rFonts w:cs="B Nazanin" w:hint="cs"/>
          <w:sz w:val="28"/>
          <w:szCs w:val="28"/>
          <w:rtl/>
          <w:lang w:val="en-US" w:bidi="fa-IR"/>
        </w:rPr>
        <w:t>دارد</w:t>
      </w:r>
      <w:r w:rsidRPr="00EE4024">
        <w:rPr>
          <w:rFonts w:cs="B Nazanin"/>
          <w:sz w:val="28"/>
          <w:szCs w:val="28"/>
          <w:rtl/>
          <w:lang w:val="en-US" w:bidi="fa-IR"/>
        </w:rPr>
        <w:t>.</w:t>
      </w:r>
      <w:del w:id="715" w:author="Shokri" w:date="2019-11-10T01:44:00Z">
        <w:r w:rsidRPr="00EE4024" w:rsidDel="00D13FF4">
          <w:rPr>
            <w:rFonts w:cs="B Nazanin" w:hint="cs"/>
            <w:sz w:val="28"/>
            <w:szCs w:val="28"/>
            <w:rtl/>
            <w:lang w:val="en-US" w:bidi="fa-IR"/>
          </w:rPr>
          <w:delText xml:space="preserve"> </w:delText>
        </w:r>
      </w:del>
    </w:p>
    <w:p w:rsidR="00656B31" w:rsidRDefault="00797706" w:rsidP="00656B31">
      <w:pPr>
        <w:bidi/>
        <w:jc w:val="both"/>
        <w:rPr>
          <w:rFonts w:cs="B Nazanin"/>
          <w:sz w:val="28"/>
          <w:szCs w:val="28"/>
          <w:rtl/>
          <w:lang w:val="en-US" w:bidi="fa-IR"/>
        </w:rPr>
      </w:pPr>
      <w:r>
        <w:rPr>
          <w:rFonts w:cs="B Nazanin" w:hint="cs"/>
          <w:sz w:val="28"/>
          <w:szCs w:val="28"/>
          <w:rtl/>
          <w:lang w:val="en-US" w:bidi="fa-IR"/>
        </w:rPr>
        <w:t>چینی</w:t>
      </w:r>
      <w:ins w:id="716" w:author="Shokri" w:date="2019-11-09T23:33:00Z">
        <w:r w:rsidR="008D77B9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717" w:author="Shokri" w:date="2019-11-09T23:33:00Z">
        <w:r w:rsidDel="008D77B9">
          <w:rPr>
            <w:rFonts w:cs="B Nazanin" w:hint="cs"/>
            <w:sz w:val="28"/>
            <w:szCs w:val="28"/>
            <w:rtl/>
            <w:lang w:val="en-US"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val="en-US" w:bidi="fa-IR"/>
        </w:rPr>
        <w:t>ها با لابی مناف</w:t>
      </w:r>
      <w:r w:rsidR="00AE5FF2">
        <w:rPr>
          <w:rFonts w:cs="B Nazanin" w:hint="cs"/>
          <w:sz w:val="28"/>
          <w:szCs w:val="28"/>
          <w:rtl/>
          <w:lang w:val="en-US" w:bidi="fa-IR"/>
        </w:rPr>
        <w:t>ع خود</w:t>
      </w:r>
      <w:ins w:id="718" w:author="Shokri" w:date="2019-11-09T23:34:00Z">
        <w:r w:rsidR="008D77B9">
          <w:rPr>
            <w:rFonts w:cs="B Nazanin" w:hint="cs"/>
            <w:sz w:val="28"/>
            <w:szCs w:val="28"/>
            <w:rtl/>
            <w:lang w:val="en-US" w:bidi="fa-IR"/>
          </w:rPr>
          <w:t>،</w:t>
        </w:r>
      </w:ins>
      <w:r w:rsidR="00AE5FF2">
        <w:rPr>
          <w:rFonts w:cs="B Nazanin" w:hint="cs"/>
          <w:sz w:val="28"/>
          <w:szCs w:val="28"/>
          <w:rtl/>
          <w:lang w:val="en-US" w:bidi="fa-IR"/>
        </w:rPr>
        <w:t xml:space="preserve"> از طریق برگزاری میزگردهای تخصصی و انتشار مطالب در رسانه</w:t>
      </w:r>
      <w:ins w:id="719" w:author="Shokri" w:date="2019-11-09T23:34:00Z">
        <w:r w:rsidR="008D77B9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720" w:author="Shokri" w:date="2019-11-09T23:34:00Z">
        <w:r w:rsidR="00AE5FF2" w:rsidDel="008D77B9">
          <w:rPr>
            <w:rFonts w:cs="B Nazanin" w:hint="cs"/>
            <w:sz w:val="28"/>
            <w:szCs w:val="28"/>
            <w:rtl/>
            <w:lang w:val="en-US" w:bidi="fa-IR"/>
          </w:rPr>
          <w:delText xml:space="preserve"> </w:delText>
        </w:r>
      </w:del>
      <w:r w:rsidR="00AE5FF2">
        <w:rPr>
          <w:rFonts w:cs="B Nazanin" w:hint="cs"/>
          <w:sz w:val="28"/>
          <w:szCs w:val="28"/>
          <w:rtl/>
          <w:lang w:val="en-US" w:bidi="fa-IR"/>
        </w:rPr>
        <w:t>های گروهی ب</w:t>
      </w:r>
      <w:ins w:id="721" w:author="Shokri" w:date="2019-11-09T23:34:00Z">
        <w:r w:rsidR="008D77B9">
          <w:rPr>
            <w:rFonts w:cs="B Nazanin" w:hint="cs"/>
            <w:sz w:val="28"/>
            <w:szCs w:val="28"/>
            <w:rtl/>
            <w:lang w:val="en-US" w:bidi="fa-IR"/>
          </w:rPr>
          <w:t>ه‌</w:t>
        </w:r>
      </w:ins>
      <w:r w:rsidR="00AE5FF2">
        <w:rPr>
          <w:rFonts w:cs="B Nazanin" w:hint="cs"/>
          <w:sz w:val="28"/>
          <w:szCs w:val="28"/>
          <w:rtl/>
          <w:lang w:val="en-US" w:bidi="fa-IR"/>
        </w:rPr>
        <w:t>دنبال آن هستند که اهمیت سرمایه</w:t>
      </w:r>
      <w:ins w:id="722" w:author="Shokri" w:date="2019-11-09T23:34:00Z">
        <w:r w:rsidR="008D77B9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723" w:author="Shokri" w:date="2019-11-09T23:34:00Z">
        <w:r w:rsidR="00AE5FF2" w:rsidDel="008D77B9">
          <w:rPr>
            <w:rFonts w:cs="B Nazanin" w:hint="cs"/>
            <w:sz w:val="28"/>
            <w:szCs w:val="28"/>
            <w:rtl/>
            <w:lang w:val="en-US" w:bidi="fa-IR"/>
          </w:rPr>
          <w:delText xml:space="preserve"> </w:delText>
        </w:r>
      </w:del>
      <w:r w:rsidR="00AE5FF2">
        <w:rPr>
          <w:rFonts w:cs="B Nazanin" w:hint="cs"/>
          <w:sz w:val="28"/>
          <w:szCs w:val="28"/>
          <w:rtl/>
          <w:lang w:val="en-US" w:bidi="fa-IR"/>
        </w:rPr>
        <w:t>گذاری</w:t>
      </w:r>
      <w:ins w:id="724" w:author="Shokri" w:date="2019-11-09T23:34:00Z">
        <w:r w:rsidR="008D77B9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725" w:author="Shokri" w:date="2019-11-09T23:34:00Z">
        <w:r w:rsidR="00AE5FF2" w:rsidDel="008D77B9">
          <w:rPr>
            <w:rFonts w:cs="B Nazanin" w:hint="cs"/>
            <w:sz w:val="28"/>
            <w:szCs w:val="28"/>
            <w:rtl/>
            <w:lang w:val="en-US" w:bidi="fa-IR"/>
          </w:rPr>
          <w:delText xml:space="preserve"> </w:delText>
        </w:r>
      </w:del>
      <w:r w:rsidR="00AE5FF2">
        <w:rPr>
          <w:rFonts w:cs="B Nazanin" w:hint="cs"/>
          <w:sz w:val="28"/>
          <w:szCs w:val="28"/>
          <w:rtl/>
          <w:lang w:val="en-US" w:bidi="fa-IR"/>
        </w:rPr>
        <w:t>های چینی و ابتکارات کشور</w:t>
      </w:r>
      <w:del w:id="726" w:author="Shokri" w:date="2019-11-10T01:44:00Z">
        <w:r w:rsidR="00AE5FF2" w:rsidDel="00D13FF4">
          <w:rPr>
            <w:rFonts w:cs="B Nazanin" w:hint="cs"/>
            <w:sz w:val="28"/>
            <w:szCs w:val="28"/>
            <w:rtl/>
            <w:lang w:val="en-US" w:bidi="fa-IR"/>
          </w:rPr>
          <w:delText xml:space="preserve"> </w:delText>
        </w:r>
      </w:del>
      <w:r w:rsidR="00AE5FF2">
        <w:rPr>
          <w:rFonts w:cs="B Nazanin" w:hint="cs"/>
          <w:sz w:val="28"/>
          <w:szCs w:val="28"/>
          <w:rtl/>
          <w:lang w:val="en-US" w:bidi="fa-IR"/>
        </w:rPr>
        <w:t xml:space="preserve"> خود را در قرقیزستان برجسته</w:t>
      </w:r>
      <w:ins w:id="727" w:author="Shokri" w:date="2019-11-09T23:34:00Z">
        <w:r w:rsidR="008D77B9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728" w:author="Shokri" w:date="2019-11-09T23:34:00Z">
        <w:r w:rsidR="00AE5FF2" w:rsidDel="008D77B9">
          <w:rPr>
            <w:rFonts w:cs="B Nazanin" w:hint="cs"/>
            <w:sz w:val="28"/>
            <w:szCs w:val="28"/>
            <w:rtl/>
            <w:lang w:val="en-US" w:bidi="fa-IR"/>
          </w:rPr>
          <w:delText xml:space="preserve"> </w:delText>
        </w:r>
      </w:del>
      <w:r w:rsidR="00AE5FF2">
        <w:rPr>
          <w:rFonts w:cs="B Nazanin" w:hint="cs"/>
          <w:sz w:val="28"/>
          <w:szCs w:val="28"/>
          <w:rtl/>
          <w:lang w:val="en-US" w:bidi="fa-IR"/>
        </w:rPr>
        <w:t>تر کنند.</w:t>
      </w:r>
      <w:del w:id="729" w:author="Shokri" w:date="2019-11-10T01:44:00Z">
        <w:r w:rsidR="00AE5FF2" w:rsidDel="00D13FF4">
          <w:rPr>
            <w:rFonts w:cs="B Nazanin" w:hint="cs"/>
            <w:sz w:val="28"/>
            <w:szCs w:val="28"/>
            <w:rtl/>
            <w:lang w:val="en-US" w:bidi="fa-IR"/>
          </w:rPr>
          <w:delText xml:space="preserve"> </w:delText>
        </w:r>
      </w:del>
    </w:p>
    <w:p w:rsidR="00D30A41" w:rsidRPr="00EE4024" w:rsidRDefault="00D30A41" w:rsidP="00AE5FF2">
      <w:pPr>
        <w:bidi/>
        <w:jc w:val="both"/>
        <w:rPr>
          <w:rFonts w:cs="B Nazanin"/>
          <w:sz w:val="28"/>
          <w:szCs w:val="28"/>
          <w:rtl/>
          <w:lang w:val="en-US" w:bidi="fa-IR"/>
        </w:rPr>
      </w:pPr>
      <w:r w:rsidRPr="00EE4024">
        <w:rPr>
          <w:rFonts w:cs="B Nazanin"/>
          <w:sz w:val="28"/>
          <w:szCs w:val="28"/>
          <w:rtl/>
          <w:lang w:val="en-US" w:bidi="fa-IR"/>
        </w:rPr>
        <w:t>نخست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ن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نشان</w:t>
      </w:r>
      <w:ins w:id="730" w:author="Shokri" w:date="2019-11-09T23:34:00Z">
        <w:r w:rsidR="008D77B9">
          <w:rPr>
            <w:rFonts w:cs="B Nazanin" w:hint="cs"/>
            <w:sz w:val="28"/>
            <w:szCs w:val="28"/>
            <w:rtl/>
            <w:lang w:val="en-US" w:bidi="fa-IR"/>
          </w:rPr>
          <w:t>ۀ</w:t>
        </w:r>
      </w:ins>
      <w:del w:id="731" w:author="Shokri" w:date="2019-11-09T23:34:00Z">
        <w:r w:rsidRPr="00EE4024" w:rsidDel="008D77B9">
          <w:rPr>
            <w:rFonts w:cs="B Nazanin"/>
            <w:sz w:val="28"/>
            <w:szCs w:val="28"/>
            <w:rtl/>
            <w:lang w:val="en-US" w:bidi="fa-IR"/>
          </w:rPr>
          <w:delText>ه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 xml:space="preserve"> </w:t>
      </w:r>
      <w:ins w:id="732" w:author="Shokri" w:date="2019-11-09T23:34:00Z">
        <w:r w:rsidR="008D77B9">
          <w:rPr>
            <w:rFonts w:cs="B Nazanin" w:hint="cs"/>
            <w:sz w:val="28"/>
            <w:szCs w:val="28"/>
            <w:rtl/>
            <w:lang w:val="en-US" w:bidi="fa-IR"/>
          </w:rPr>
          <w:t>فعالیت چین</w:t>
        </w:r>
      </w:ins>
      <w:del w:id="733" w:author="Shokri" w:date="2019-11-09T23:34:00Z">
        <w:r w:rsidRPr="00EE4024" w:rsidDel="008D77B9">
          <w:rPr>
            <w:rFonts w:cs="B Nazanin"/>
            <w:sz w:val="28"/>
            <w:szCs w:val="28"/>
            <w:rtl/>
            <w:lang w:val="en-US" w:bidi="fa-IR"/>
          </w:rPr>
          <w:delText>کار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 xml:space="preserve"> در زم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ن</w:t>
      </w:r>
      <w:ins w:id="734" w:author="Shokri" w:date="2019-11-09T23:35:00Z">
        <w:r w:rsidR="008D77B9">
          <w:rPr>
            <w:rFonts w:cs="B Nazanin" w:hint="cs"/>
            <w:sz w:val="28"/>
            <w:szCs w:val="28"/>
            <w:rtl/>
            <w:lang w:val="en-US" w:bidi="fa-IR"/>
          </w:rPr>
          <w:t>ۀ</w:t>
        </w:r>
      </w:ins>
      <w:del w:id="735" w:author="Shokri" w:date="2019-11-09T23:35:00Z">
        <w:r w:rsidRPr="00EE4024" w:rsidDel="008D77B9">
          <w:rPr>
            <w:rFonts w:cs="B Nazanin" w:hint="eastAsia"/>
            <w:sz w:val="28"/>
            <w:szCs w:val="28"/>
            <w:rtl/>
            <w:lang w:val="en-US" w:bidi="fa-IR"/>
          </w:rPr>
          <w:delText>ه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 xml:space="preserve"> رسانه</w:t>
      </w:r>
      <w:ins w:id="736" w:author="Shokri" w:date="2019-11-09T23:35:00Z">
        <w:r w:rsidR="008D77B9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737" w:author="Shokri" w:date="2019-11-09T23:35:00Z">
        <w:r w:rsidRPr="00EE4024" w:rsidDel="008D77B9">
          <w:rPr>
            <w:rFonts w:cs="B Nazanin"/>
            <w:sz w:val="28"/>
            <w:szCs w:val="28"/>
            <w:rtl/>
            <w:lang w:val="en-US"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val="en-US" w:bidi="fa-IR"/>
        </w:rPr>
        <w:t>ها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جمع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پروژه </w:t>
      </w:r>
      <w:r w:rsidRPr="00EE4024">
        <w:rPr>
          <w:rFonts w:cs="B Nazanin"/>
          <w:sz w:val="28"/>
          <w:szCs w:val="28"/>
          <w:lang w:val="en-US" w:bidi="fa-IR"/>
        </w:rPr>
        <w:t>chinanews.kg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بود که در قرق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زستان،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val="en-US" w:bidi="fa-IR"/>
        </w:rPr>
        <w:t>به زبان</w:t>
      </w:r>
      <w:ins w:id="738" w:author="Shokri" w:date="2019-11-09T23:35:00Z">
        <w:r w:rsidR="008D77B9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739" w:author="Shokri" w:date="2019-11-09T23:35:00Z">
        <w:r w:rsidRPr="00EE4024" w:rsidDel="008D77B9">
          <w:rPr>
            <w:rFonts w:cs="B Nazanin" w:hint="cs"/>
            <w:sz w:val="28"/>
            <w:szCs w:val="28"/>
            <w:rtl/>
            <w:lang w:val="en-US" w:bidi="fa-IR"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  <w:lang w:val="en-US" w:bidi="fa-IR"/>
        </w:rPr>
        <w:t xml:space="preserve">های </w:t>
      </w:r>
      <w:r w:rsidR="00AE5FF2">
        <w:rPr>
          <w:rFonts w:cs="B Nazanin" w:hint="cs"/>
          <w:sz w:val="28"/>
          <w:szCs w:val="28"/>
          <w:rtl/>
          <w:lang w:val="en-US" w:bidi="fa-IR"/>
        </w:rPr>
        <w:t xml:space="preserve"> قرقیزی</w:t>
      </w:r>
      <w:ins w:id="740" w:author="Shokri" w:date="2019-11-09T23:35:00Z">
        <w:r w:rsidR="008D77B9">
          <w:rPr>
            <w:rFonts w:cs="B Nazanin" w:hint="cs"/>
            <w:sz w:val="28"/>
            <w:szCs w:val="28"/>
            <w:rtl/>
            <w:lang w:val="en-US" w:bidi="fa-IR"/>
          </w:rPr>
          <w:t>،</w:t>
        </w:r>
      </w:ins>
      <w:del w:id="741" w:author="Shokri" w:date="2019-11-09T23:35:00Z">
        <w:r w:rsidR="00AE5FF2" w:rsidDel="008D77B9">
          <w:rPr>
            <w:rFonts w:cs="B Nazanin" w:hint="cs"/>
            <w:sz w:val="28"/>
            <w:szCs w:val="28"/>
            <w:rtl/>
            <w:lang w:val="en-US" w:bidi="fa-IR"/>
          </w:rPr>
          <w:delText>؛</w:delText>
        </w:r>
      </w:del>
      <w:r w:rsidR="00AE5FF2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Pr="00EE4024">
        <w:rPr>
          <w:rFonts w:cs="B Nazanin"/>
          <w:sz w:val="28"/>
          <w:szCs w:val="28"/>
          <w:rtl/>
          <w:lang w:val="en-US" w:bidi="fa-IR"/>
        </w:rPr>
        <w:t>چ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ن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و روس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تصو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ر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مثبت از روابط قرق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زستان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و چ</w:t>
      </w:r>
      <w:r w:rsidRPr="00EE4024">
        <w:rPr>
          <w:rFonts w:cs="B Nazanin" w:hint="cs"/>
          <w:sz w:val="28"/>
          <w:szCs w:val="28"/>
          <w:rtl/>
          <w:lang w:val="en-US" w:bidi="fa-IR"/>
        </w:rPr>
        <w:t>ی</w:t>
      </w:r>
      <w:r w:rsidRPr="00EE4024">
        <w:rPr>
          <w:rFonts w:cs="B Nazanin" w:hint="eastAsia"/>
          <w:sz w:val="28"/>
          <w:szCs w:val="28"/>
          <w:rtl/>
          <w:lang w:val="en-US" w:bidi="fa-IR"/>
        </w:rPr>
        <w:t>ن</w:t>
      </w:r>
      <w:r w:rsidRPr="00EE4024">
        <w:rPr>
          <w:rFonts w:cs="B Nazanin"/>
          <w:sz w:val="28"/>
          <w:szCs w:val="28"/>
          <w:rtl/>
          <w:lang w:val="en-US" w:bidi="fa-IR"/>
        </w:rPr>
        <w:t xml:space="preserve"> را </w:t>
      </w:r>
      <w:r w:rsidR="002073C9">
        <w:rPr>
          <w:rFonts w:cs="B Nazanin" w:hint="cs"/>
          <w:sz w:val="28"/>
          <w:szCs w:val="28"/>
          <w:rtl/>
          <w:lang w:val="en-US" w:bidi="fa-IR"/>
        </w:rPr>
        <w:t>نشان می</w:t>
      </w:r>
      <w:ins w:id="742" w:author="Shokri" w:date="2019-11-09T23:35:00Z">
        <w:r w:rsidR="008D77B9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743" w:author="Shokri" w:date="2019-11-09T23:35:00Z">
        <w:r w:rsidR="002073C9" w:rsidDel="008D77B9">
          <w:rPr>
            <w:rFonts w:cs="B Nazanin" w:hint="cs"/>
            <w:sz w:val="28"/>
            <w:szCs w:val="28"/>
            <w:rtl/>
            <w:lang w:val="en-US" w:bidi="fa-IR"/>
          </w:rPr>
          <w:delText xml:space="preserve"> </w:delText>
        </w:r>
      </w:del>
      <w:r w:rsidR="002073C9">
        <w:rPr>
          <w:rFonts w:cs="B Nazanin" w:hint="cs"/>
          <w:sz w:val="28"/>
          <w:szCs w:val="28"/>
          <w:rtl/>
          <w:lang w:val="en-US" w:bidi="fa-IR"/>
        </w:rPr>
        <w:t>دهد.</w:t>
      </w:r>
    </w:p>
    <w:p w:rsidR="00A06AAB" w:rsidRPr="00797706" w:rsidRDefault="00D30A41" w:rsidP="00797706">
      <w:pPr>
        <w:bidi/>
        <w:jc w:val="both"/>
        <w:rPr>
          <w:rFonts w:cs="B Nazanin"/>
          <w:sz w:val="28"/>
          <w:szCs w:val="28"/>
          <w:lang w:val="en-US" w:bidi="fa-IR"/>
        </w:rPr>
      </w:pPr>
      <w:r>
        <w:rPr>
          <w:rFonts w:cs="B Nazanin"/>
          <w:sz w:val="28"/>
          <w:szCs w:val="28"/>
          <w:rtl/>
          <w:lang w:bidi="fa-IR"/>
        </w:rPr>
        <w:t>چين</w:t>
      </w:r>
      <w:r w:rsidRPr="00EE4024">
        <w:rPr>
          <w:rFonts w:cs="B Nazanin"/>
          <w:sz w:val="28"/>
          <w:szCs w:val="28"/>
          <w:rtl/>
          <w:lang w:bidi="fa-IR"/>
        </w:rPr>
        <w:t xml:space="preserve"> مانند روسيه، </w:t>
      </w:r>
      <w:ins w:id="744" w:author="Shokri" w:date="2019-11-09T23:35:00Z">
        <w:r w:rsidR="008D77B9">
          <w:rPr>
            <w:rFonts w:cs="B Nazanin" w:hint="cs"/>
            <w:sz w:val="28"/>
            <w:szCs w:val="28"/>
            <w:rtl/>
            <w:lang w:bidi="fa-IR"/>
          </w:rPr>
          <w:t>«</w:t>
        </w:r>
      </w:ins>
      <w:del w:id="745" w:author="Shokri" w:date="2019-11-09T23:35:00Z">
        <w:r w:rsidRPr="00EE4024" w:rsidDel="008D77B9">
          <w:rPr>
            <w:rFonts w:cs="B Nazanin"/>
            <w:sz w:val="28"/>
            <w:szCs w:val="28"/>
            <w:rtl/>
            <w:lang w:bidi="fa-IR"/>
          </w:rPr>
          <w:delText>"</w:delText>
        </w:r>
      </w:del>
      <w:r w:rsidRPr="00EE4024">
        <w:rPr>
          <w:rFonts w:cs="B Nazanin"/>
          <w:sz w:val="28"/>
          <w:szCs w:val="28"/>
          <w:rtl/>
          <w:lang w:bidi="fa-IR"/>
        </w:rPr>
        <w:t>قدرت نرم</w:t>
      </w:r>
      <w:ins w:id="746" w:author="Shokri" w:date="2019-11-09T23:35:00Z">
        <w:r w:rsidR="008D77B9">
          <w:rPr>
            <w:rFonts w:cs="B Nazanin" w:hint="cs"/>
            <w:sz w:val="28"/>
            <w:szCs w:val="28"/>
            <w:rtl/>
            <w:lang w:bidi="fa-IR"/>
          </w:rPr>
          <w:t>»</w:t>
        </w:r>
      </w:ins>
      <w:del w:id="747" w:author="Shokri" w:date="2019-11-09T23:35:00Z">
        <w:r w:rsidRPr="00EE4024" w:rsidDel="008D77B9">
          <w:rPr>
            <w:rFonts w:cs="B Nazanin"/>
            <w:sz w:val="28"/>
            <w:szCs w:val="28"/>
            <w:rtl/>
            <w:lang w:bidi="fa-IR"/>
          </w:rPr>
          <w:delText>"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را به</w:t>
      </w:r>
      <w:ins w:id="748" w:author="Shokri" w:date="2019-11-09T23:35:00Z">
        <w:r w:rsidR="008D77B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749" w:author="Shokri" w:date="2019-11-09T23:35:00Z">
        <w:r w:rsidRPr="00EE4024" w:rsidDel="008D77B9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AE5FF2">
        <w:rPr>
          <w:rFonts w:cs="B Nazanin"/>
          <w:sz w:val="28"/>
          <w:szCs w:val="28"/>
          <w:rtl/>
          <w:lang w:bidi="fa-IR"/>
        </w:rPr>
        <w:t xml:space="preserve">عنوان ثروت فرهنگي، تاريخي و </w:t>
      </w:r>
      <w:r w:rsidR="00AE5FF2">
        <w:rPr>
          <w:rFonts w:cs="B Nazanin" w:hint="cs"/>
          <w:sz w:val="28"/>
          <w:szCs w:val="28"/>
          <w:rtl/>
          <w:lang w:bidi="fa-IR"/>
        </w:rPr>
        <w:t>اقتدار</w:t>
      </w:r>
      <w:r w:rsidRPr="00EE4024">
        <w:rPr>
          <w:rFonts w:cs="B Nazanin"/>
          <w:sz w:val="28"/>
          <w:szCs w:val="28"/>
          <w:rtl/>
          <w:lang w:bidi="fa-IR"/>
        </w:rPr>
        <w:t xml:space="preserve"> دولت </w:t>
      </w:r>
      <w:r w:rsidRPr="00EE4024">
        <w:rPr>
          <w:rFonts w:cs="B Nazanin" w:hint="cs"/>
          <w:sz w:val="28"/>
          <w:szCs w:val="28"/>
          <w:rtl/>
          <w:lang w:bidi="fa-IR"/>
        </w:rPr>
        <w:t>نشان می</w:t>
      </w:r>
      <w:ins w:id="750" w:author="Shokri" w:date="2019-11-09T23:35:00Z">
        <w:r w:rsidR="008D77B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751" w:author="Shokri" w:date="2019-11-09T23:35:00Z">
        <w:r w:rsidR="00AE5FF2" w:rsidDel="008D77B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AE5FF2">
        <w:rPr>
          <w:rFonts w:cs="B Nazanin" w:hint="cs"/>
          <w:sz w:val="28"/>
          <w:szCs w:val="28"/>
          <w:rtl/>
          <w:lang w:bidi="fa-IR"/>
        </w:rPr>
        <w:t>ده</w:t>
      </w:r>
      <w:r w:rsidRPr="00EE4024">
        <w:rPr>
          <w:rFonts w:cs="B Nazanin" w:hint="cs"/>
          <w:sz w:val="28"/>
          <w:szCs w:val="28"/>
          <w:rtl/>
          <w:lang w:bidi="fa-IR"/>
        </w:rPr>
        <w:t>د</w:t>
      </w:r>
      <w:r w:rsidRPr="00EE4024">
        <w:rPr>
          <w:rFonts w:cs="B Nazanin"/>
          <w:sz w:val="28"/>
          <w:szCs w:val="28"/>
          <w:rtl/>
          <w:lang w:bidi="fa-IR"/>
        </w:rPr>
        <w:t>. 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EB7F39">
        <w:rPr>
          <w:rFonts w:cs="B Nazanin" w:hint="cs"/>
          <w:sz w:val="28"/>
          <w:szCs w:val="28"/>
          <w:rtl/>
          <w:lang w:bidi="fa-IR"/>
        </w:rPr>
        <w:t>استنباط و قرائت از قدرت نرم</w:t>
      </w:r>
      <w:del w:id="752" w:author="Shokri" w:date="2019-11-09T23:36:00Z">
        <w:r w:rsidR="00EB7F39" w:rsidDel="008D77B9">
          <w:rPr>
            <w:rFonts w:cs="B Nazanin" w:hint="cs"/>
            <w:sz w:val="28"/>
            <w:szCs w:val="28"/>
            <w:rtl/>
            <w:lang w:bidi="fa-IR"/>
          </w:rPr>
          <w:delText xml:space="preserve"> از نوع</w:delText>
        </w:r>
      </w:del>
      <w:r w:rsidR="00EB7F39">
        <w:rPr>
          <w:rFonts w:cs="B Nazanin" w:hint="cs"/>
          <w:sz w:val="28"/>
          <w:szCs w:val="28"/>
          <w:rtl/>
          <w:lang w:bidi="fa-IR"/>
        </w:rPr>
        <w:t xml:space="preserve"> چین</w:t>
      </w:r>
      <w:del w:id="753" w:author="Shokri" w:date="2019-11-10T01:44:00Z">
        <w:r w:rsidR="00EB7F39" w:rsidDel="00D13FF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ins w:id="754" w:author="Shokri" w:date="2019-11-09T23:36:00Z">
        <w:r w:rsidR="008D77B9">
          <w:rPr>
            <w:rFonts w:cs="B Nazanin" w:hint="cs"/>
            <w:sz w:val="28"/>
            <w:szCs w:val="28"/>
            <w:rtl/>
            <w:lang w:bidi="fa-IR"/>
          </w:rPr>
          <w:t xml:space="preserve"> از نوع</w:t>
        </w:r>
      </w:ins>
      <w:del w:id="755" w:author="Shokri" w:date="2019-11-10T01:44:00Z">
        <w:r w:rsidR="00EB7F39" w:rsidDel="00D13FF4">
          <w:rPr>
            <w:rFonts w:cs="B Nazanin" w:hint="cs"/>
            <w:sz w:val="28"/>
            <w:szCs w:val="28"/>
            <w:rtl/>
            <w:lang w:bidi="fa-IR"/>
          </w:rPr>
          <w:delText>و</w:delText>
        </w:r>
      </w:del>
      <w:r w:rsidR="00EB7F39">
        <w:rPr>
          <w:rFonts w:cs="B Nazanin" w:hint="cs"/>
          <w:sz w:val="28"/>
          <w:szCs w:val="28"/>
          <w:rtl/>
          <w:lang w:bidi="fa-IR"/>
        </w:rPr>
        <w:t xml:space="preserve"> روسیه متمایز از قدرت نرم نوع </w:t>
      </w:r>
      <w:ins w:id="756" w:author="Shokri" w:date="2019-11-09T23:36:00Z">
        <w:r w:rsidR="008D77B9">
          <w:rPr>
            <w:rFonts w:cs="B Nazanin" w:hint="cs"/>
            <w:sz w:val="28"/>
            <w:szCs w:val="28"/>
            <w:rtl/>
            <w:lang w:bidi="fa-IR"/>
          </w:rPr>
          <w:t>آ</w:t>
        </w:r>
      </w:ins>
      <w:del w:id="757" w:author="Shokri" w:date="2019-11-09T23:36:00Z">
        <w:r w:rsidR="00EB7F39" w:rsidDel="008D77B9">
          <w:rPr>
            <w:rFonts w:cs="B Nazanin" w:hint="cs"/>
            <w:sz w:val="28"/>
            <w:szCs w:val="28"/>
            <w:rtl/>
            <w:lang w:bidi="fa-IR"/>
          </w:rPr>
          <w:delText>ا</w:delText>
        </w:r>
      </w:del>
      <w:r w:rsidR="00EB7F39">
        <w:rPr>
          <w:rFonts w:cs="B Nazanin" w:hint="cs"/>
          <w:sz w:val="28"/>
          <w:szCs w:val="28"/>
          <w:rtl/>
          <w:lang w:bidi="fa-IR"/>
        </w:rPr>
        <w:t>مریکایی</w:t>
      </w:r>
      <w:r w:rsidR="004E4E15">
        <w:rPr>
          <w:rFonts w:cs="B Nazanin" w:hint="cs"/>
          <w:sz w:val="28"/>
          <w:szCs w:val="28"/>
          <w:rtl/>
          <w:lang w:bidi="fa-IR"/>
        </w:rPr>
        <w:t xml:space="preserve"> است که</w:t>
      </w:r>
      <w:del w:id="758" w:author="Shokri" w:date="2019-11-09T23:36:00Z">
        <w:r w:rsidR="004E4E15" w:rsidDel="008D77B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  <w:r w:rsidR="00EB7F39" w:rsidDel="008D77B9">
          <w:rPr>
            <w:rFonts w:cs="B Nazanin" w:hint="cs"/>
            <w:sz w:val="28"/>
            <w:szCs w:val="28"/>
            <w:rtl/>
            <w:lang w:bidi="fa-IR"/>
          </w:rPr>
          <w:delText>نشات گرفته از</w:delText>
        </w:r>
      </w:del>
      <w:del w:id="759" w:author="Shokri" w:date="2019-11-10T01:44:00Z">
        <w:r w:rsidR="00EB7F39" w:rsidDel="00D13FF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EB7F39">
        <w:rPr>
          <w:rFonts w:cs="B Nazanin" w:hint="cs"/>
          <w:sz w:val="28"/>
          <w:szCs w:val="28"/>
          <w:rtl/>
          <w:lang w:bidi="fa-IR"/>
        </w:rPr>
        <w:t xml:space="preserve"> </w:t>
      </w:r>
      <w:r w:rsidR="00EB7F39">
        <w:rPr>
          <w:rFonts w:cs="B Nazanin" w:hint="cs"/>
          <w:sz w:val="28"/>
          <w:szCs w:val="28"/>
          <w:rtl/>
          <w:lang w:val="en-US" w:bidi="fa-IR"/>
        </w:rPr>
        <w:t>از افراد جداگانه</w:t>
      </w:r>
      <w:ins w:id="760" w:author="Shokri" w:date="2019-11-09T23:36:00Z">
        <w:r w:rsidR="008D77B9">
          <w:rPr>
            <w:rFonts w:cs="B Nazanin" w:hint="cs"/>
            <w:sz w:val="28"/>
            <w:szCs w:val="28"/>
            <w:rtl/>
            <w:lang w:val="en-US" w:bidi="fa-IR"/>
          </w:rPr>
          <w:t>،</w:t>
        </w:r>
      </w:ins>
      <w:del w:id="761" w:author="Shokri" w:date="2019-11-09T23:36:00Z">
        <w:r w:rsidR="00EB7F39" w:rsidDel="008D77B9">
          <w:rPr>
            <w:rFonts w:cs="B Nazanin" w:hint="cs"/>
            <w:sz w:val="28"/>
            <w:szCs w:val="28"/>
            <w:rtl/>
            <w:lang w:val="en-US" w:bidi="fa-IR"/>
          </w:rPr>
          <w:delText xml:space="preserve"> ؛</w:delText>
        </w:r>
      </w:del>
      <w:r w:rsidR="00EB7F39">
        <w:rPr>
          <w:rFonts w:cs="B Nazanin" w:hint="cs"/>
          <w:sz w:val="28"/>
          <w:szCs w:val="28"/>
          <w:rtl/>
          <w:lang w:val="en-US" w:bidi="fa-IR"/>
        </w:rPr>
        <w:t xml:space="preserve"> بخش خصوصی و جامعه مدنی </w:t>
      </w:r>
      <w:r w:rsidR="004E4E15">
        <w:rPr>
          <w:rFonts w:cs="B Nazanin" w:hint="cs"/>
          <w:sz w:val="28"/>
          <w:szCs w:val="28"/>
          <w:rtl/>
          <w:lang w:val="en-US" w:bidi="fa-IR"/>
        </w:rPr>
        <w:t>نش</w:t>
      </w:r>
      <w:ins w:id="762" w:author="Shokri" w:date="2019-11-09T23:36:00Z">
        <w:r w:rsidR="008D77B9">
          <w:rPr>
            <w:rFonts w:cs="B Nazanin" w:hint="cs"/>
            <w:sz w:val="28"/>
            <w:szCs w:val="28"/>
            <w:rtl/>
            <w:lang w:val="en-US" w:bidi="fa-IR"/>
          </w:rPr>
          <w:t>ئ</w:t>
        </w:r>
      </w:ins>
      <w:del w:id="763" w:author="Shokri" w:date="2019-11-09T23:37:00Z">
        <w:r w:rsidR="004E4E15" w:rsidDel="008D77B9">
          <w:rPr>
            <w:rFonts w:cs="B Nazanin" w:hint="cs"/>
            <w:sz w:val="28"/>
            <w:szCs w:val="28"/>
            <w:rtl/>
            <w:lang w:val="en-US" w:bidi="fa-IR"/>
          </w:rPr>
          <w:delText>ا</w:delText>
        </w:r>
      </w:del>
      <w:r w:rsidR="004E4E15">
        <w:rPr>
          <w:rFonts w:cs="B Nazanin" w:hint="cs"/>
          <w:sz w:val="28"/>
          <w:szCs w:val="28"/>
          <w:rtl/>
          <w:lang w:val="en-US" w:bidi="fa-IR"/>
        </w:rPr>
        <w:t>ت می</w:t>
      </w:r>
      <w:ins w:id="764" w:author="Shokri" w:date="2019-11-09T23:37:00Z">
        <w:r w:rsidR="008D77B9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765" w:author="Shokri" w:date="2019-11-09T23:37:00Z">
        <w:r w:rsidR="004E4E15" w:rsidDel="008D77B9">
          <w:rPr>
            <w:rFonts w:cs="B Nazanin" w:hint="cs"/>
            <w:sz w:val="28"/>
            <w:szCs w:val="28"/>
            <w:rtl/>
            <w:lang w:val="en-US" w:bidi="fa-IR"/>
          </w:rPr>
          <w:delText xml:space="preserve"> </w:delText>
        </w:r>
      </w:del>
      <w:r w:rsidR="004E4E15">
        <w:rPr>
          <w:rFonts w:cs="B Nazanin" w:hint="cs"/>
          <w:sz w:val="28"/>
          <w:szCs w:val="28"/>
          <w:rtl/>
          <w:lang w:val="en-US" w:bidi="fa-IR"/>
        </w:rPr>
        <w:t xml:space="preserve">گیرد. هدف اصلی و </w:t>
      </w:r>
      <w:ins w:id="766" w:author="Shokri" w:date="2019-11-09T23:37:00Z">
        <w:r w:rsidR="008D77B9">
          <w:rPr>
            <w:rFonts w:cs="B Nazanin" w:hint="cs"/>
            <w:sz w:val="28"/>
            <w:szCs w:val="28"/>
            <w:rtl/>
            <w:lang w:val="en-US" w:bidi="fa-IR"/>
          </w:rPr>
          <w:t>اولویت</w:t>
        </w:r>
      </w:ins>
      <w:del w:id="767" w:author="Shokri" w:date="2019-11-09T23:37:00Z">
        <w:r w:rsidR="004E4E15" w:rsidDel="008D77B9">
          <w:rPr>
            <w:rFonts w:cs="B Nazanin" w:hint="cs"/>
            <w:sz w:val="28"/>
            <w:szCs w:val="28"/>
            <w:rtl/>
            <w:lang w:val="en-US" w:bidi="fa-IR"/>
          </w:rPr>
          <w:delText>اول</w:delText>
        </w:r>
      </w:del>
      <w:r w:rsidR="004E4E15">
        <w:rPr>
          <w:rFonts w:cs="B Nazanin" w:hint="cs"/>
          <w:sz w:val="28"/>
          <w:szCs w:val="28"/>
          <w:rtl/>
          <w:lang w:val="en-US" w:bidi="fa-IR"/>
        </w:rPr>
        <w:t xml:space="preserve"> </w:t>
      </w:r>
      <w:ins w:id="768" w:author="Shokri" w:date="2019-11-09T23:37:00Z">
        <w:r w:rsidR="008D77B9">
          <w:rPr>
            <w:rFonts w:cs="B Nazanin" w:hint="cs"/>
            <w:sz w:val="28"/>
            <w:szCs w:val="28"/>
            <w:rtl/>
            <w:lang w:val="en-US" w:bidi="fa-IR"/>
          </w:rPr>
          <w:t>«</w:t>
        </w:r>
      </w:ins>
      <w:del w:id="769" w:author="Shokri" w:date="2019-11-09T23:37:00Z">
        <w:r w:rsidR="004E4E15" w:rsidDel="008D77B9">
          <w:rPr>
            <w:rFonts w:cs="B Nazanin" w:hint="cs"/>
            <w:sz w:val="28"/>
            <w:szCs w:val="28"/>
            <w:rtl/>
            <w:lang w:val="en-US" w:bidi="fa-IR"/>
          </w:rPr>
          <w:delText xml:space="preserve">" </w:delText>
        </w:r>
      </w:del>
      <w:r w:rsidR="004E4E15">
        <w:rPr>
          <w:rFonts w:cs="B Nazanin" w:hint="cs"/>
          <w:sz w:val="28"/>
          <w:szCs w:val="28"/>
          <w:rtl/>
          <w:lang w:val="en-US" w:bidi="fa-IR"/>
        </w:rPr>
        <w:t>قدرت نرم</w:t>
      </w:r>
      <w:ins w:id="770" w:author="Shokri" w:date="2019-11-09T23:37:00Z">
        <w:r w:rsidR="008D77B9">
          <w:rPr>
            <w:rFonts w:cs="B Nazanin" w:hint="cs"/>
            <w:sz w:val="28"/>
            <w:szCs w:val="28"/>
            <w:rtl/>
            <w:lang w:val="en-US" w:bidi="fa-IR"/>
          </w:rPr>
          <w:t>»</w:t>
        </w:r>
      </w:ins>
      <w:del w:id="771" w:author="Shokri" w:date="2019-11-09T23:37:00Z">
        <w:r w:rsidR="004E4E15" w:rsidDel="008D77B9">
          <w:rPr>
            <w:rFonts w:cs="B Nazanin" w:hint="cs"/>
            <w:sz w:val="28"/>
            <w:szCs w:val="28"/>
            <w:rtl/>
            <w:lang w:val="en-US" w:bidi="fa-IR"/>
          </w:rPr>
          <w:delText>"</w:delText>
        </w:r>
      </w:del>
      <w:r w:rsidR="004E4E15">
        <w:rPr>
          <w:rFonts w:cs="B Nazanin" w:hint="cs"/>
          <w:sz w:val="28"/>
          <w:szCs w:val="28"/>
          <w:rtl/>
          <w:lang w:val="en-US" w:bidi="fa-IR"/>
        </w:rPr>
        <w:t xml:space="preserve"> چین در قرقیزستان کاهش گرایش</w:t>
      </w:r>
      <w:ins w:id="772" w:author="Shokri" w:date="2019-11-09T23:37:00Z">
        <w:r w:rsidR="008D77B9">
          <w:rPr>
            <w:rFonts w:cs="B Nazanin" w:hint="cs"/>
            <w:sz w:val="28"/>
            <w:szCs w:val="28"/>
            <w:rtl/>
            <w:lang w:val="en-US" w:bidi="fa-IR"/>
          </w:rPr>
          <w:t>‌</w:t>
        </w:r>
      </w:ins>
      <w:del w:id="773" w:author="Shokri" w:date="2019-11-09T23:37:00Z">
        <w:r w:rsidR="004E4E15" w:rsidDel="008D77B9">
          <w:rPr>
            <w:rFonts w:cs="B Nazanin" w:hint="cs"/>
            <w:sz w:val="28"/>
            <w:szCs w:val="28"/>
            <w:rtl/>
            <w:lang w:val="en-US" w:bidi="fa-IR"/>
          </w:rPr>
          <w:delText xml:space="preserve"> </w:delText>
        </w:r>
      </w:del>
      <w:r w:rsidR="004E4E15">
        <w:rPr>
          <w:rFonts w:cs="B Nazanin" w:hint="cs"/>
          <w:sz w:val="28"/>
          <w:szCs w:val="28"/>
          <w:rtl/>
          <w:lang w:val="en-US" w:bidi="fa-IR"/>
        </w:rPr>
        <w:t>های ضد</w:t>
      </w:r>
      <w:del w:id="774" w:author="Shokri" w:date="2019-11-09T23:37:00Z">
        <w:r w:rsidR="004E4E15" w:rsidDel="008D77B9">
          <w:rPr>
            <w:rFonts w:cs="B Nazanin" w:hint="cs"/>
            <w:sz w:val="28"/>
            <w:szCs w:val="28"/>
            <w:rtl/>
            <w:lang w:val="en-US" w:bidi="fa-IR"/>
          </w:rPr>
          <w:delText xml:space="preserve"> </w:delText>
        </w:r>
      </w:del>
      <w:r w:rsidR="004E4E15">
        <w:rPr>
          <w:rFonts w:cs="B Nazanin" w:hint="cs"/>
          <w:sz w:val="28"/>
          <w:szCs w:val="28"/>
          <w:rtl/>
          <w:lang w:val="en-US" w:bidi="fa-IR"/>
        </w:rPr>
        <w:t xml:space="preserve">چینی در منطقه </w:t>
      </w:r>
      <w:ins w:id="775" w:author="Shokri" w:date="2019-11-09T23:37:00Z">
        <w:r w:rsidR="008D77B9">
          <w:rPr>
            <w:rFonts w:cs="B Nazanin" w:hint="cs"/>
            <w:sz w:val="28"/>
            <w:szCs w:val="28"/>
            <w:rtl/>
            <w:lang w:val="en-US" w:bidi="fa-IR"/>
          </w:rPr>
          <w:t>است</w:t>
        </w:r>
      </w:ins>
      <w:del w:id="776" w:author="Shokri" w:date="2019-11-09T23:37:00Z">
        <w:r w:rsidR="004E4E15" w:rsidDel="008D77B9">
          <w:rPr>
            <w:rFonts w:cs="B Nazanin" w:hint="cs"/>
            <w:sz w:val="28"/>
            <w:szCs w:val="28"/>
            <w:rtl/>
            <w:lang w:val="en-US" w:bidi="fa-IR"/>
          </w:rPr>
          <w:delText>می باشد</w:delText>
        </w:r>
      </w:del>
      <w:r w:rsidR="004E4E15">
        <w:rPr>
          <w:rFonts w:cs="B Nazanin" w:hint="cs"/>
          <w:sz w:val="28"/>
          <w:szCs w:val="28"/>
          <w:rtl/>
          <w:lang w:val="en-US" w:bidi="fa-IR"/>
        </w:rPr>
        <w:t>.</w:t>
      </w:r>
      <w:del w:id="777" w:author="Shokri" w:date="2019-11-10T01:44:00Z">
        <w:r w:rsidR="004E4E15" w:rsidDel="00D13FF4">
          <w:rPr>
            <w:rFonts w:cs="B Nazanin" w:hint="cs"/>
            <w:sz w:val="28"/>
            <w:szCs w:val="28"/>
            <w:rtl/>
            <w:lang w:val="en-US" w:bidi="fa-IR"/>
          </w:rPr>
          <w:delText xml:space="preserve"> </w:delText>
        </w:r>
      </w:del>
    </w:p>
    <w:p w:rsidR="00D30A41" w:rsidRDefault="00A06AAB" w:rsidP="00B00863">
      <w:pPr>
        <w:bidi/>
        <w:jc w:val="both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/>
          <w:b/>
          <w:bCs/>
          <w:sz w:val="28"/>
          <w:szCs w:val="28"/>
          <w:lang w:val="en-US"/>
        </w:rPr>
        <w:t xml:space="preserve">  </w:t>
      </w:r>
      <w:r w:rsidR="00D30A41" w:rsidRPr="00EE4024">
        <w:rPr>
          <w:rFonts w:cs="B Nazanin"/>
          <w:b/>
          <w:bCs/>
          <w:sz w:val="28"/>
          <w:szCs w:val="28"/>
          <w:rtl/>
        </w:rPr>
        <w:t>ا</w:t>
      </w:r>
      <w:r w:rsidR="00D30A41" w:rsidRPr="00EE4024">
        <w:rPr>
          <w:rFonts w:cs="B Nazanin" w:hint="cs"/>
          <w:b/>
          <w:bCs/>
          <w:sz w:val="28"/>
          <w:szCs w:val="28"/>
          <w:rtl/>
        </w:rPr>
        <w:t>ی</w:t>
      </w:r>
      <w:r w:rsidR="00D30A41" w:rsidRPr="00EE4024">
        <w:rPr>
          <w:rFonts w:cs="B Nazanin" w:hint="eastAsia"/>
          <w:b/>
          <w:bCs/>
          <w:sz w:val="28"/>
          <w:szCs w:val="28"/>
          <w:rtl/>
        </w:rPr>
        <w:t>الات</w:t>
      </w:r>
      <w:r w:rsidR="00D30A41" w:rsidRPr="00EE4024">
        <w:rPr>
          <w:rFonts w:cs="B Nazanin"/>
          <w:b/>
          <w:bCs/>
          <w:sz w:val="28"/>
          <w:szCs w:val="28"/>
          <w:rtl/>
        </w:rPr>
        <w:t xml:space="preserve"> متحد</w:t>
      </w:r>
      <w:ins w:id="778" w:author="Shokri" w:date="2019-11-09T23:37:00Z">
        <w:r w:rsidR="008D77B9">
          <w:rPr>
            <w:rFonts w:cs="B Nazanin" w:hint="cs"/>
            <w:b/>
            <w:bCs/>
            <w:sz w:val="28"/>
            <w:szCs w:val="28"/>
            <w:rtl/>
          </w:rPr>
          <w:t>ۀ</w:t>
        </w:r>
      </w:ins>
      <w:del w:id="779" w:author="Shokri" w:date="2019-11-09T23:37:00Z">
        <w:r w:rsidR="00D30A41" w:rsidRPr="00EE4024" w:rsidDel="008D77B9">
          <w:rPr>
            <w:rFonts w:cs="B Nazanin"/>
            <w:b/>
            <w:bCs/>
            <w:sz w:val="28"/>
            <w:szCs w:val="28"/>
            <w:rtl/>
          </w:rPr>
          <w:delText>ه</w:delText>
        </w:r>
      </w:del>
      <w:r w:rsidR="00D30A41" w:rsidRPr="00EE4024">
        <w:rPr>
          <w:rFonts w:cs="B Nazanin"/>
          <w:b/>
          <w:bCs/>
          <w:sz w:val="28"/>
          <w:szCs w:val="28"/>
          <w:rtl/>
        </w:rPr>
        <w:t xml:space="preserve"> آمر</w:t>
      </w:r>
      <w:r w:rsidR="00D30A41" w:rsidRPr="00EE4024">
        <w:rPr>
          <w:rFonts w:cs="B Nazanin" w:hint="cs"/>
          <w:b/>
          <w:bCs/>
          <w:sz w:val="28"/>
          <w:szCs w:val="28"/>
          <w:rtl/>
        </w:rPr>
        <w:t>ی</w:t>
      </w:r>
      <w:r w:rsidR="00D30A41" w:rsidRPr="00EE4024">
        <w:rPr>
          <w:rFonts w:cs="B Nazanin" w:hint="eastAsia"/>
          <w:b/>
          <w:bCs/>
          <w:sz w:val="28"/>
          <w:szCs w:val="28"/>
          <w:rtl/>
        </w:rPr>
        <w:t>کا</w:t>
      </w:r>
      <w:del w:id="780" w:author="Shokri" w:date="2019-11-09T23:37:00Z">
        <w:r w:rsidR="00656B31" w:rsidDel="008D77B9">
          <w:rPr>
            <w:rFonts w:cs="B Nazanin" w:hint="cs"/>
            <w:b/>
            <w:bCs/>
            <w:sz w:val="28"/>
            <w:szCs w:val="28"/>
            <w:rtl/>
          </w:rPr>
          <w:delText>:</w:delText>
        </w:r>
      </w:del>
    </w:p>
    <w:p w:rsidR="00A06AAB" w:rsidRDefault="00B00863" w:rsidP="00B00863">
      <w:pPr>
        <w:bidi/>
        <w:jc w:val="center"/>
        <w:rPr>
          <w:rFonts w:cs="B Nazanin"/>
          <w:b/>
          <w:bCs/>
          <w:sz w:val="28"/>
          <w:szCs w:val="28"/>
          <w:rtl/>
        </w:rPr>
      </w:pPr>
      <w:r>
        <w:rPr>
          <w:noProof/>
          <w:color w:val="0000FF"/>
          <w:lang w:val="en-US"/>
        </w:rPr>
        <w:drawing>
          <wp:inline distT="0" distB="0" distL="0" distR="0" wp14:anchorId="246EBC27" wp14:editId="4734DD90">
            <wp:extent cx="4419600" cy="2333625"/>
            <wp:effectExtent l="0" t="0" r="0" b="9525"/>
            <wp:docPr id="22" name="Picture 22" descr="Как США берут молодежь Киргизии под свою опеку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Как США берут молодежь Киргизии под свою опеку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7706" w:rsidRDefault="004E4E15" w:rsidP="00797706">
      <w:pPr>
        <w:bidi/>
        <w:jc w:val="both"/>
        <w:rPr>
          <w:rFonts w:cs="B Nazanin"/>
          <w:sz w:val="28"/>
          <w:szCs w:val="28"/>
          <w:rtl/>
          <w:lang w:val="en-US"/>
        </w:rPr>
      </w:pPr>
      <w:r>
        <w:rPr>
          <w:rFonts w:cs="B Nazanin" w:hint="cs"/>
          <w:sz w:val="28"/>
          <w:szCs w:val="28"/>
          <w:rtl/>
          <w:lang w:bidi="fa-IR"/>
        </w:rPr>
        <w:t>قدرت نرم برای ایالات متحد</w:t>
      </w:r>
      <w:ins w:id="781" w:author="Shokri" w:date="2019-11-09T23:37:00Z">
        <w:r w:rsidR="008D77B9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782" w:author="Shokri" w:date="2019-11-09T23:37:00Z">
        <w:r w:rsidDel="008D77B9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</w:t>
      </w:r>
      <w:ins w:id="783" w:author="Shokri" w:date="2019-11-09T23:37:00Z">
        <w:r w:rsidR="008D77B9">
          <w:rPr>
            <w:rFonts w:cs="B Nazanin" w:hint="cs"/>
            <w:sz w:val="28"/>
            <w:szCs w:val="28"/>
            <w:rtl/>
            <w:lang w:bidi="fa-IR"/>
          </w:rPr>
          <w:t>آ</w:t>
        </w:r>
      </w:ins>
      <w:del w:id="784" w:author="Shokri" w:date="2019-11-09T23:37:00Z">
        <w:r w:rsidDel="008D77B9">
          <w:rPr>
            <w:rFonts w:cs="B Nazanin" w:hint="cs"/>
            <w:sz w:val="28"/>
            <w:szCs w:val="28"/>
            <w:rtl/>
            <w:lang w:bidi="fa-IR"/>
          </w:rPr>
          <w:delText>ا</w:delText>
        </w:r>
      </w:del>
      <w:r>
        <w:rPr>
          <w:rFonts w:cs="B Nazanin" w:hint="cs"/>
          <w:sz w:val="28"/>
          <w:szCs w:val="28"/>
          <w:rtl/>
          <w:lang w:bidi="fa-IR"/>
        </w:rPr>
        <w:t>مریکا به</w:t>
      </w:r>
      <w:ins w:id="785" w:author="Shokri" w:date="2019-11-09T23:37:00Z">
        <w:r w:rsidR="008D77B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786" w:author="Shokri" w:date="2019-11-09T23:37:00Z">
        <w:r w:rsidDel="008D77B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معنای نفوذ و سلط</w:t>
      </w:r>
      <w:ins w:id="787" w:author="Shokri" w:date="2019-11-09T23:38:00Z">
        <w:r w:rsidR="008D77B9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788" w:author="Shokri" w:date="2019-11-09T23:38:00Z">
        <w:r w:rsidDel="008D77B9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غیرن</w:t>
      </w:r>
      <w:ins w:id="789" w:author="Shokri" w:date="2019-11-09T23:38:00Z">
        <w:r w:rsidR="008D77B9">
          <w:rPr>
            <w:rFonts w:cs="B Nazanin" w:hint="cs"/>
            <w:sz w:val="28"/>
            <w:szCs w:val="28"/>
            <w:rtl/>
            <w:lang w:bidi="fa-IR"/>
          </w:rPr>
          <w:t>ظ</w:t>
        </w:r>
      </w:ins>
      <w:del w:id="790" w:author="Shokri" w:date="2019-11-09T23:38:00Z">
        <w:r w:rsidDel="008D77B9">
          <w:rPr>
            <w:rFonts w:cs="B Nazanin" w:hint="cs"/>
            <w:sz w:val="28"/>
            <w:szCs w:val="28"/>
            <w:rtl/>
            <w:lang w:bidi="fa-IR"/>
          </w:rPr>
          <w:delText>ط</w:delText>
        </w:r>
      </w:del>
      <w:r>
        <w:rPr>
          <w:rFonts w:cs="B Nazanin" w:hint="cs"/>
          <w:sz w:val="28"/>
          <w:szCs w:val="28"/>
          <w:rtl/>
          <w:lang w:bidi="fa-IR"/>
        </w:rPr>
        <w:t>امی تفکرا</w:t>
      </w:r>
      <w:r w:rsidR="000042F2">
        <w:rPr>
          <w:rFonts w:cs="B Nazanin" w:hint="cs"/>
          <w:sz w:val="28"/>
          <w:szCs w:val="28"/>
          <w:rtl/>
          <w:lang w:bidi="fa-IR"/>
        </w:rPr>
        <w:t>ت</w:t>
      </w:r>
      <w:r>
        <w:rPr>
          <w:rFonts w:cs="B Nazanin" w:hint="cs"/>
          <w:sz w:val="28"/>
          <w:szCs w:val="28"/>
          <w:rtl/>
          <w:lang w:bidi="fa-IR"/>
        </w:rPr>
        <w:t xml:space="preserve"> آن کش</w:t>
      </w:r>
      <w:r w:rsidR="000042F2">
        <w:rPr>
          <w:rFonts w:cs="B Nazanin" w:hint="cs"/>
          <w:sz w:val="28"/>
          <w:szCs w:val="28"/>
          <w:rtl/>
          <w:lang w:bidi="fa-IR"/>
        </w:rPr>
        <w:t>ور در نقا</w:t>
      </w:r>
      <w:ins w:id="791" w:author="Shokri" w:date="2019-11-09T23:38:00Z">
        <w:r w:rsidR="008D77B9">
          <w:rPr>
            <w:rFonts w:cs="B Nazanin" w:hint="cs"/>
            <w:sz w:val="28"/>
            <w:szCs w:val="28"/>
            <w:rtl/>
            <w:lang w:bidi="fa-IR"/>
          </w:rPr>
          <w:t>ط</w:t>
        </w:r>
      </w:ins>
      <w:del w:id="792" w:author="Shokri" w:date="2019-11-09T23:38:00Z">
        <w:r w:rsidR="000042F2" w:rsidDel="008D77B9">
          <w:rPr>
            <w:rFonts w:cs="B Nazanin" w:hint="cs"/>
            <w:sz w:val="28"/>
            <w:szCs w:val="28"/>
            <w:rtl/>
            <w:lang w:bidi="fa-IR"/>
          </w:rPr>
          <w:delText>ظ</w:delText>
        </w:r>
      </w:del>
      <w:r w:rsidR="000042F2">
        <w:rPr>
          <w:rFonts w:cs="B Nazanin" w:hint="cs"/>
          <w:sz w:val="28"/>
          <w:szCs w:val="28"/>
          <w:rtl/>
          <w:lang w:bidi="fa-IR"/>
        </w:rPr>
        <w:t xml:space="preserve"> مختلف جهان </w:t>
      </w:r>
      <w:r>
        <w:rPr>
          <w:rFonts w:cs="B Nazanin" w:hint="cs"/>
          <w:sz w:val="28"/>
          <w:szCs w:val="28"/>
          <w:rtl/>
          <w:lang w:bidi="fa-IR"/>
        </w:rPr>
        <w:t>ب</w:t>
      </w:r>
      <w:ins w:id="793" w:author="Shokri" w:date="2019-11-09T23:38:00Z">
        <w:r w:rsidR="008D77B9">
          <w:rPr>
            <w:rFonts w:cs="B Nazanin" w:hint="cs"/>
            <w:sz w:val="28"/>
            <w:szCs w:val="28"/>
            <w:rtl/>
            <w:lang w:bidi="fa-IR"/>
          </w:rPr>
          <w:t>ه‌</w:t>
        </w:r>
      </w:ins>
      <w:r>
        <w:rPr>
          <w:rFonts w:cs="B Nazanin" w:hint="cs"/>
          <w:sz w:val="28"/>
          <w:szCs w:val="28"/>
          <w:rtl/>
          <w:lang w:bidi="fa-IR"/>
        </w:rPr>
        <w:t>صورت جزیره</w:t>
      </w:r>
      <w:ins w:id="794" w:author="Shokri" w:date="2019-11-09T23:38:00Z">
        <w:r w:rsidR="008D77B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795" w:author="Shokri" w:date="2019-11-09T23:38:00Z">
        <w:r w:rsidDel="008D77B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ای و آ</w:t>
      </w:r>
      <w:r w:rsidR="000042F2">
        <w:rPr>
          <w:rFonts w:cs="B Nazanin" w:hint="cs"/>
          <w:sz w:val="28"/>
          <w:szCs w:val="28"/>
          <w:rtl/>
          <w:lang w:bidi="fa-IR"/>
        </w:rPr>
        <w:t>زمایش</w:t>
      </w:r>
      <w:ins w:id="796" w:author="Shokri" w:date="2019-11-09T23:38:00Z">
        <w:r w:rsidR="008D77B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797" w:author="Shokri" w:date="2019-11-09T23:38:00Z">
        <w:r w:rsidR="000042F2" w:rsidDel="008D77B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0042F2">
        <w:rPr>
          <w:rFonts w:cs="B Nazanin" w:hint="cs"/>
          <w:sz w:val="28"/>
          <w:szCs w:val="28"/>
          <w:rtl/>
          <w:lang w:bidi="fa-IR"/>
        </w:rPr>
        <w:t xml:space="preserve">گونه </w:t>
      </w:r>
      <w:ins w:id="798" w:author="Shokri" w:date="2019-11-09T23:38:00Z">
        <w:r w:rsidR="008D77B9">
          <w:rPr>
            <w:rFonts w:cs="B Nazanin" w:hint="cs"/>
            <w:sz w:val="28"/>
            <w:szCs w:val="28"/>
            <w:rtl/>
            <w:lang w:bidi="fa-IR"/>
          </w:rPr>
          <w:t>است،</w:t>
        </w:r>
      </w:ins>
      <w:del w:id="799" w:author="Shokri" w:date="2019-11-09T23:38:00Z">
        <w:r w:rsidR="000042F2" w:rsidDel="008D77B9">
          <w:rPr>
            <w:rFonts w:cs="B Nazanin" w:hint="cs"/>
            <w:sz w:val="28"/>
            <w:szCs w:val="28"/>
            <w:rtl/>
            <w:lang w:bidi="fa-IR"/>
          </w:rPr>
          <w:delText>می باشد</w:delText>
        </w:r>
      </w:del>
      <w:r w:rsidR="000042F2">
        <w:rPr>
          <w:rFonts w:cs="B Nazanin" w:hint="cs"/>
          <w:sz w:val="28"/>
          <w:szCs w:val="28"/>
          <w:rtl/>
          <w:lang w:bidi="fa-IR"/>
        </w:rPr>
        <w:t xml:space="preserve"> ب</w:t>
      </w:r>
      <w:ins w:id="800" w:author="Shokri" w:date="2019-11-09T23:38:00Z">
        <w:r w:rsidR="008D77B9">
          <w:rPr>
            <w:rFonts w:cs="B Nazanin" w:hint="cs"/>
            <w:sz w:val="28"/>
            <w:szCs w:val="28"/>
            <w:rtl/>
            <w:lang w:bidi="fa-IR"/>
          </w:rPr>
          <w:t>ه‌</w:t>
        </w:r>
      </w:ins>
      <w:r w:rsidR="000042F2">
        <w:rPr>
          <w:rFonts w:cs="B Nazanin" w:hint="cs"/>
          <w:sz w:val="28"/>
          <w:szCs w:val="28"/>
          <w:rtl/>
          <w:lang w:bidi="fa-IR"/>
        </w:rPr>
        <w:t>گونه</w:t>
      </w:r>
      <w:ins w:id="801" w:author="Shokri" w:date="2019-11-09T23:38:00Z">
        <w:r w:rsidR="008D77B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802" w:author="Shokri" w:date="2019-11-09T23:38:00Z">
        <w:r w:rsidR="000042F2" w:rsidDel="008D77B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0042F2">
        <w:rPr>
          <w:rFonts w:cs="B Nazanin" w:hint="cs"/>
          <w:sz w:val="28"/>
          <w:szCs w:val="28"/>
          <w:rtl/>
          <w:lang w:bidi="fa-IR"/>
        </w:rPr>
        <w:t>ای که نخبگان آمریکایی کمترین دغدغ</w:t>
      </w:r>
      <w:r>
        <w:rPr>
          <w:rFonts w:cs="B Nazanin" w:hint="cs"/>
          <w:sz w:val="28"/>
          <w:szCs w:val="28"/>
          <w:rtl/>
          <w:lang w:bidi="fa-IR"/>
        </w:rPr>
        <w:t xml:space="preserve">ه </w:t>
      </w:r>
      <w:r>
        <w:rPr>
          <w:rFonts w:cs="B Nazanin" w:hint="cs"/>
          <w:sz w:val="28"/>
          <w:szCs w:val="28"/>
          <w:rtl/>
          <w:lang w:bidi="fa-IR"/>
        </w:rPr>
        <w:lastRenderedPageBreak/>
        <w:t xml:space="preserve">و نگرانی </w:t>
      </w:r>
      <w:r w:rsidR="000042F2">
        <w:rPr>
          <w:rFonts w:cs="B Nazanin" w:hint="cs"/>
          <w:sz w:val="28"/>
          <w:szCs w:val="28"/>
          <w:rtl/>
          <w:lang w:bidi="fa-IR"/>
        </w:rPr>
        <w:t>از آثار و تبعات این نوع نفوذ در کشورهایی همچون قرقیزستان داشته باشند.</w:t>
      </w:r>
      <w:r w:rsidR="00D30A41" w:rsidRPr="00EE4024">
        <w:rPr>
          <w:rFonts w:cs="B Nazanin" w:hint="cs"/>
          <w:sz w:val="28"/>
          <w:szCs w:val="28"/>
          <w:rtl/>
        </w:rPr>
        <w:t>ب</w:t>
      </w:r>
      <w:r w:rsidR="00D30A41" w:rsidRPr="00EE4024">
        <w:rPr>
          <w:rFonts w:cs="B Nazanin"/>
          <w:sz w:val="28"/>
          <w:szCs w:val="28"/>
          <w:rtl/>
          <w:lang w:val="en-US"/>
        </w:rPr>
        <w:t>را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ی</w:t>
      </w:r>
      <w:r w:rsidR="00D30A41" w:rsidRPr="00EE4024">
        <w:rPr>
          <w:rFonts w:cs="B Nazanin"/>
          <w:sz w:val="28"/>
          <w:szCs w:val="28"/>
          <w:rtl/>
          <w:lang w:val="en-US"/>
        </w:rPr>
        <w:t xml:space="preserve"> نخبگان آمر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val="en-US"/>
        </w:rPr>
        <w:t>کا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یی</w:t>
      </w:r>
      <w:r w:rsidR="00D30A41" w:rsidRPr="00EE4024">
        <w:rPr>
          <w:rFonts w:cs="B Nazanin" w:hint="eastAsia"/>
          <w:sz w:val="28"/>
          <w:szCs w:val="28"/>
          <w:rtl/>
          <w:lang w:val="en-US"/>
        </w:rPr>
        <w:t>،</w:t>
      </w:r>
      <w:r w:rsidR="00D30A41" w:rsidRPr="00EE4024">
        <w:rPr>
          <w:rFonts w:cs="B Nazanin"/>
          <w:sz w:val="28"/>
          <w:szCs w:val="28"/>
          <w:rtl/>
          <w:lang w:val="en-US"/>
        </w:rPr>
        <w:t xml:space="preserve"> </w:t>
      </w:r>
      <w:r w:rsidR="000042F2">
        <w:rPr>
          <w:rFonts w:cs="B Nazanin" w:hint="cs"/>
          <w:sz w:val="28"/>
          <w:szCs w:val="28"/>
          <w:rtl/>
          <w:lang w:val="en-US"/>
        </w:rPr>
        <w:t>این نفوذ صرفا</w:t>
      </w:r>
      <w:ins w:id="803" w:author="Shokri" w:date="2019-11-09T23:39:00Z">
        <w:r w:rsidR="00920924">
          <w:rPr>
            <w:rFonts w:cs="B Nazanin" w:hint="cs"/>
            <w:sz w:val="28"/>
            <w:szCs w:val="28"/>
            <w:rtl/>
            <w:lang w:val="en-US"/>
          </w:rPr>
          <w:t>ً</w:t>
        </w:r>
      </w:ins>
      <w:r w:rsidR="00D30A41" w:rsidRPr="00EE4024">
        <w:rPr>
          <w:rFonts w:cs="B Nazanin"/>
          <w:sz w:val="28"/>
          <w:szCs w:val="28"/>
          <w:rtl/>
          <w:lang w:val="en-US"/>
        </w:rPr>
        <w:t xml:space="preserve"> ابزار</w:t>
      </w:r>
      <w:r w:rsidR="000042F2">
        <w:rPr>
          <w:rFonts w:cs="B Nazanin" w:hint="cs"/>
          <w:sz w:val="28"/>
          <w:szCs w:val="28"/>
          <w:rtl/>
          <w:lang w:val="en-US"/>
        </w:rPr>
        <w:t xml:space="preserve"> و وسیله</w:t>
      </w:r>
      <w:ins w:id="804" w:author="Shokri" w:date="2019-11-09T23:39:00Z">
        <w:r w:rsidR="00920924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805" w:author="Shokri" w:date="2019-11-09T23:39:00Z">
        <w:r w:rsidR="000042F2" w:rsidDel="00920924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="000042F2">
        <w:rPr>
          <w:rFonts w:cs="B Nazanin" w:hint="cs"/>
          <w:sz w:val="28"/>
          <w:szCs w:val="28"/>
          <w:rtl/>
          <w:lang w:val="en-US"/>
        </w:rPr>
        <w:t>ای برای اعمال سلطه و</w:t>
      </w:r>
      <w:r w:rsidR="000042F2">
        <w:rPr>
          <w:rFonts w:cs="B Nazanin"/>
          <w:sz w:val="28"/>
          <w:szCs w:val="28"/>
          <w:rtl/>
          <w:lang w:val="en-US"/>
        </w:rPr>
        <w:t xml:space="preserve"> حفظ </w:t>
      </w:r>
      <w:r w:rsidR="000042F2">
        <w:rPr>
          <w:rFonts w:cs="B Nazanin" w:hint="cs"/>
          <w:sz w:val="28"/>
          <w:szCs w:val="28"/>
          <w:rtl/>
          <w:lang w:val="en-US"/>
        </w:rPr>
        <w:t xml:space="preserve">سیادت و برتری </w:t>
      </w:r>
      <w:r w:rsidR="00D30A41" w:rsidRPr="00EE4024">
        <w:rPr>
          <w:rFonts w:cs="B Nazanin"/>
          <w:sz w:val="28"/>
          <w:szCs w:val="28"/>
          <w:rtl/>
          <w:lang w:val="en-US"/>
        </w:rPr>
        <w:t>جهان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ی</w:t>
      </w:r>
      <w:r w:rsidR="00D30A41" w:rsidRPr="00EE4024">
        <w:rPr>
          <w:rFonts w:cs="B Nazanin"/>
          <w:sz w:val="28"/>
          <w:szCs w:val="28"/>
          <w:rtl/>
          <w:lang w:val="en-US"/>
        </w:rPr>
        <w:t xml:space="preserve"> است.</w:t>
      </w:r>
    </w:p>
    <w:p w:rsidR="00D30A41" w:rsidRPr="002073C9" w:rsidRDefault="00E02393" w:rsidP="00EC025E">
      <w:pPr>
        <w:bidi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2073C9">
        <w:rPr>
          <w:rFonts w:cs="B Nazanin" w:hint="cs"/>
          <w:sz w:val="28"/>
          <w:szCs w:val="28"/>
          <w:rtl/>
          <w:lang w:val="en-US"/>
        </w:rPr>
        <w:t>در سناریوی اجرایی و عملیاتی قدرت نرم توسط ایالات متحد</w:t>
      </w:r>
      <w:ins w:id="806" w:author="Shokri" w:date="2019-11-10T01:45:00Z">
        <w:r w:rsidR="00D13FF4">
          <w:rPr>
            <w:rFonts w:cs="B Nazanin" w:hint="cs"/>
            <w:sz w:val="28"/>
            <w:szCs w:val="28"/>
            <w:rtl/>
            <w:lang w:val="en-US"/>
          </w:rPr>
          <w:t>ۀ</w:t>
        </w:r>
      </w:ins>
      <w:del w:id="807" w:author="Shokri" w:date="2019-11-10T01:45:00Z">
        <w:r w:rsidRPr="002073C9" w:rsidDel="00D13FF4">
          <w:rPr>
            <w:rFonts w:cs="B Nazanin" w:hint="cs"/>
            <w:sz w:val="28"/>
            <w:szCs w:val="28"/>
            <w:rtl/>
            <w:lang w:val="en-US"/>
          </w:rPr>
          <w:delText>ه</w:delText>
        </w:r>
      </w:del>
      <w:ins w:id="808" w:author="Shokri" w:date="2019-11-09T23:39:00Z">
        <w:r w:rsidR="00920924">
          <w:rPr>
            <w:rFonts w:cs="B Nazanin" w:hint="cs"/>
            <w:sz w:val="28"/>
            <w:szCs w:val="28"/>
            <w:rtl/>
            <w:lang w:val="en-US"/>
          </w:rPr>
          <w:t xml:space="preserve"> </w:t>
        </w:r>
      </w:ins>
      <w:del w:id="809" w:author="Shokri" w:date="2019-11-09T23:39:00Z">
        <w:r w:rsidRPr="002073C9" w:rsidDel="00920924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ins w:id="810" w:author="Shokri" w:date="2019-11-09T23:40:00Z">
        <w:r w:rsidR="00920924">
          <w:rPr>
            <w:rFonts w:cs="B Nazanin" w:hint="cs"/>
            <w:sz w:val="28"/>
            <w:szCs w:val="28"/>
            <w:rtl/>
            <w:lang w:val="en-US"/>
          </w:rPr>
          <w:t>آ</w:t>
        </w:r>
      </w:ins>
      <w:del w:id="811" w:author="Shokri" w:date="2019-11-09T23:40:00Z">
        <w:r w:rsidRPr="002073C9" w:rsidDel="00920924">
          <w:rPr>
            <w:rFonts w:cs="B Nazanin" w:hint="cs"/>
            <w:sz w:val="28"/>
            <w:szCs w:val="28"/>
            <w:rtl/>
            <w:lang w:val="en-US"/>
          </w:rPr>
          <w:delText>ا</w:delText>
        </w:r>
      </w:del>
      <w:r w:rsidRPr="002073C9">
        <w:rPr>
          <w:rFonts w:cs="B Nazanin" w:hint="cs"/>
          <w:sz w:val="28"/>
          <w:szCs w:val="28"/>
          <w:rtl/>
          <w:lang w:val="en-US"/>
        </w:rPr>
        <w:t>مریکا</w:t>
      </w:r>
      <w:ins w:id="812" w:author="Shokri" w:date="2019-11-09T23:39:00Z">
        <w:r w:rsidR="00920924">
          <w:rPr>
            <w:rFonts w:cs="B Nazanin" w:hint="cs"/>
            <w:sz w:val="28"/>
            <w:szCs w:val="28"/>
            <w:rtl/>
            <w:lang w:val="en-US"/>
          </w:rPr>
          <w:t>،</w:t>
        </w:r>
      </w:ins>
      <w:del w:id="813" w:author="Shokri" w:date="2019-11-09T23:39:00Z">
        <w:r w:rsidRPr="002073C9" w:rsidDel="00920924">
          <w:rPr>
            <w:rFonts w:cs="B Nazanin" w:hint="cs"/>
            <w:sz w:val="28"/>
            <w:szCs w:val="28"/>
            <w:rtl/>
            <w:lang w:val="en-US"/>
          </w:rPr>
          <w:delText>؛</w:delText>
        </w:r>
      </w:del>
      <w:r w:rsidRPr="002073C9">
        <w:rPr>
          <w:rFonts w:cs="B Nazanin" w:hint="cs"/>
          <w:sz w:val="28"/>
          <w:szCs w:val="28"/>
          <w:rtl/>
          <w:lang w:val="en-US"/>
        </w:rPr>
        <w:t xml:space="preserve"> این قدرت عبارت است از اطلاعا</w:t>
      </w:r>
      <w:ins w:id="814" w:author="Shokri" w:date="2019-11-09T23:40:00Z">
        <w:r w:rsidR="00920924">
          <w:rPr>
            <w:rFonts w:cs="B Nazanin" w:hint="cs"/>
            <w:sz w:val="28"/>
            <w:szCs w:val="28"/>
            <w:rtl/>
            <w:lang w:val="en-US"/>
          </w:rPr>
          <w:t>ت</w:t>
        </w:r>
      </w:ins>
      <w:del w:id="815" w:author="Shokri" w:date="2019-11-09T23:40:00Z">
        <w:r w:rsidRPr="002073C9" w:rsidDel="00920924">
          <w:rPr>
            <w:rFonts w:cs="B Nazanin" w:hint="cs"/>
            <w:sz w:val="28"/>
            <w:szCs w:val="28"/>
            <w:rtl/>
            <w:lang w:val="en-US"/>
          </w:rPr>
          <w:delText>ت صرفا و</w:delText>
        </w:r>
      </w:del>
      <w:r w:rsidRPr="002073C9">
        <w:rPr>
          <w:rFonts w:cs="B Nazanin" w:hint="cs"/>
          <w:sz w:val="28"/>
          <w:szCs w:val="28"/>
          <w:rtl/>
          <w:lang w:val="en-US"/>
        </w:rPr>
        <w:t xml:space="preserve"> تخصص</w:t>
      </w:r>
      <w:ins w:id="816" w:author="Shokri" w:date="2019-11-09T23:40:00Z">
        <w:r w:rsidR="00920924">
          <w:rPr>
            <w:rFonts w:cs="B Nazanin" w:hint="cs"/>
            <w:sz w:val="28"/>
            <w:szCs w:val="28"/>
            <w:rtl/>
            <w:lang w:val="en-US"/>
          </w:rPr>
          <w:t>ی</w:t>
        </w:r>
      </w:ins>
      <w:del w:id="817" w:author="Shokri" w:date="2019-11-09T23:40:00Z">
        <w:r w:rsidRPr="002073C9" w:rsidDel="00920924">
          <w:rPr>
            <w:rFonts w:cs="B Nazanin" w:hint="cs"/>
            <w:sz w:val="28"/>
            <w:szCs w:val="28"/>
            <w:rtl/>
            <w:lang w:val="en-US"/>
          </w:rPr>
          <w:delText>ا</w:delText>
        </w:r>
      </w:del>
      <w:r w:rsidRPr="002073C9">
        <w:rPr>
          <w:rFonts w:cs="B Nazanin" w:hint="cs"/>
          <w:sz w:val="28"/>
          <w:szCs w:val="28"/>
          <w:rtl/>
          <w:lang w:val="en-US"/>
        </w:rPr>
        <w:t xml:space="preserve"> </w:t>
      </w:r>
      <w:ins w:id="818" w:author="Shokri" w:date="2019-11-09T23:41:00Z">
        <w:r w:rsidR="00920924">
          <w:rPr>
            <w:rFonts w:cs="B Nazanin" w:hint="cs"/>
            <w:sz w:val="28"/>
            <w:szCs w:val="28"/>
            <w:rtl/>
            <w:lang w:val="en-US"/>
          </w:rPr>
          <w:t>که</w:t>
        </w:r>
      </w:ins>
      <w:del w:id="819" w:author="Shokri" w:date="2019-11-09T23:41:00Z">
        <w:r w:rsidRPr="002073C9" w:rsidDel="00920924">
          <w:rPr>
            <w:rFonts w:cs="B Nazanin" w:hint="cs"/>
            <w:sz w:val="28"/>
            <w:szCs w:val="28"/>
            <w:rtl/>
            <w:lang w:val="en-US"/>
          </w:rPr>
          <w:delText>و</w:delText>
        </w:r>
      </w:del>
      <w:r w:rsidRPr="002073C9">
        <w:rPr>
          <w:rFonts w:cs="B Nazanin" w:hint="cs"/>
          <w:sz w:val="28"/>
          <w:szCs w:val="28"/>
          <w:rtl/>
          <w:lang w:val="en-US"/>
        </w:rPr>
        <w:t xml:space="preserve"> از قبل </w:t>
      </w:r>
      <w:del w:id="820" w:author="Shokri" w:date="2019-11-09T23:41:00Z">
        <w:r w:rsidRPr="002073C9" w:rsidDel="00920924">
          <w:rPr>
            <w:rFonts w:cs="B Nazanin" w:hint="cs"/>
            <w:sz w:val="28"/>
            <w:szCs w:val="28"/>
            <w:rtl/>
            <w:lang w:val="en-US"/>
          </w:rPr>
          <w:delText>تهیه و گزینش</w:delText>
        </w:r>
      </w:del>
      <w:del w:id="821" w:author="Shokri" w:date="2019-11-09T23:40:00Z">
        <w:r w:rsidRPr="002073C9" w:rsidDel="00920924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del w:id="822" w:author="Shokri" w:date="2019-11-09T23:41:00Z">
        <w:r w:rsidRPr="002073C9" w:rsidDel="00920924">
          <w:rPr>
            <w:rFonts w:cs="B Nazanin" w:hint="cs"/>
            <w:sz w:val="28"/>
            <w:szCs w:val="28"/>
            <w:rtl/>
            <w:lang w:val="en-US"/>
          </w:rPr>
          <w:delText xml:space="preserve">شده </w:delText>
        </w:r>
      </w:del>
      <w:r w:rsidRPr="002073C9">
        <w:rPr>
          <w:rFonts w:cs="B Nazanin" w:hint="cs"/>
          <w:sz w:val="28"/>
          <w:szCs w:val="28"/>
          <w:rtl/>
          <w:lang w:val="en-US"/>
        </w:rPr>
        <w:t>از یک</w:t>
      </w:r>
      <w:del w:id="823" w:author="Shokri" w:date="2019-11-09T23:40:00Z">
        <w:r w:rsidRPr="002073C9" w:rsidDel="00920924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Pr="002073C9">
        <w:rPr>
          <w:rFonts w:cs="B Nazanin" w:hint="cs"/>
          <w:sz w:val="28"/>
          <w:szCs w:val="28"/>
          <w:rtl/>
          <w:lang w:val="en-US"/>
        </w:rPr>
        <w:t>سری تصاویر</w:t>
      </w:r>
      <w:ins w:id="824" w:author="Shokri" w:date="2019-11-09T23:40:00Z">
        <w:r w:rsidR="00920924">
          <w:rPr>
            <w:rFonts w:cs="B Nazanin" w:hint="cs"/>
            <w:sz w:val="28"/>
            <w:szCs w:val="28"/>
            <w:rtl/>
            <w:lang w:val="en-US"/>
          </w:rPr>
          <w:t>،</w:t>
        </w:r>
      </w:ins>
      <w:del w:id="825" w:author="Shokri" w:date="2019-11-09T23:40:00Z">
        <w:r w:rsidRPr="002073C9" w:rsidDel="00920924">
          <w:rPr>
            <w:rFonts w:cs="B Nazanin" w:hint="cs"/>
            <w:sz w:val="28"/>
            <w:szCs w:val="28"/>
            <w:rtl/>
            <w:lang w:val="en-US"/>
          </w:rPr>
          <w:delText>؛</w:delText>
        </w:r>
      </w:del>
      <w:r w:rsidRPr="002073C9">
        <w:rPr>
          <w:rFonts w:cs="B Nazanin" w:hint="cs"/>
          <w:sz w:val="28"/>
          <w:szCs w:val="28"/>
          <w:rtl/>
          <w:lang w:val="en-US"/>
        </w:rPr>
        <w:t xml:space="preserve"> ذهنیت</w:t>
      </w:r>
      <w:ins w:id="826" w:author="Shokri" w:date="2019-11-09T23:40:00Z">
        <w:r w:rsidR="00920924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827" w:author="Shokri" w:date="2019-11-09T23:40:00Z">
        <w:r w:rsidRPr="002073C9" w:rsidDel="00920924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Pr="002073C9">
        <w:rPr>
          <w:rFonts w:cs="B Nazanin" w:hint="cs"/>
          <w:sz w:val="28"/>
          <w:szCs w:val="28"/>
          <w:rtl/>
          <w:lang w:val="en-US"/>
        </w:rPr>
        <w:t>ها و کلیشه</w:t>
      </w:r>
      <w:ins w:id="828" w:author="Shokri" w:date="2019-11-09T23:40:00Z">
        <w:r w:rsidR="00920924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829" w:author="Shokri" w:date="2019-11-09T23:40:00Z">
        <w:r w:rsidRPr="002073C9" w:rsidDel="00920924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Pr="002073C9">
        <w:rPr>
          <w:rFonts w:cs="B Nazanin" w:hint="cs"/>
          <w:sz w:val="28"/>
          <w:szCs w:val="28"/>
          <w:rtl/>
          <w:lang w:val="en-US"/>
        </w:rPr>
        <w:t>ها</w:t>
      </w:r>
      <w:ins w:id="830" w:author="Shokri" w:date="2019-11-09T23:41:00Z">
        <w:r w:rsidR="00920924">
          <w:rPr>
            <w:rFonts w:cs="B Nazanin" w:hint="cs"/>
            <w:sz w:val="28"/>
            <w:szCs w:val="28"/>
            <w:rtl/>
            <w:lang w:val="en-US"/>
          </w:rPr>
          <w:t xml:space="preserve"> تهیه و گزینش شده است</w:t>
        </w:r>
      </w:ins>
      <w:r w:rsidRPr="002073C9">
        <w:rPr>
          <w:rFonts w:cs="B Nazanin" w:hint="cs"/>
          <w:sz w:val="28"/>
          <w:szCs w:val="28"/>
          <w:rtl/>
          <w:lang w:val="en-US"/>
        </w:rPr>
        <w:t xml:space="preserve">. </w:t>
      </w:r>
      <w:r w:rsidR="00D30A41" w:rsidRPr="002073C9">
        <w:rPr>
          <w:rFonts w:cs="B Nazanin"/>
          <w:sz w:val="28"/>
          <w:szCs w:val="28"/>
          <w:rtl/>
          <w:lang w:val="en-US"/>
        </w:rPr>
        <w:t>اکث</w:t>
      </w:r>
      <w:ins w:id="831" w:author="Shokri" w:date="2019-11-09T23:41:00Z">
        <w:r w:rsidR="00920924">
          <w:rPr>
            <w:rFonts w:cs="B Nazanin" w:hint="cs"/>
            <w:sz w:val="28"/>
            <w:szCs w:val="28"/>
            <w:rtl/>
            <w:lang w:val="en-US"/>
          </w:rPr>
          <w:t>ر</w:t>
        </w:r>
      </w:ins>
      <w:del w:id="832" w:author="Shokri" w:date="2019-11-09T23:41:00Z">
        <w:r w:rsidR="00D30A41" w:rsidRPr="002073C9" w:rsidDel="00920924">
          <w:rPr>
            <w:rFonts w:cs="B Nazanin"/>
            <w:sz w:val="28"/>
            <w:szCs w:val="28"/>
            <w:rtl/>
            <w:lang w:val="en-US"/>
          </w:rPr>
          <w:delText>ر</w:delText>
        </w:r>
        <w:r w:rsidR="00D30A41" w:rsidRPr="002073C9" w:rsidDel="00920924">
          <w:rPr>
            <w:rFonts w:cs="B Nazanin" w:hint="cs"/>
            <w:sz w:val="28"/>
            <w:szCs w:val="28"/>
            <w:rtl/>
            <w:lang w:val="en-US"/>
          </w:rPr>
          <w:delText>ی</w:delText>
        </w:r>
        <w:r w:rsidR="00D30A41" w:rsidRPr="002073C9" w:rsidDel="00920924">
          <w:rPr>
            <w:rFonts w:cs="B Nazanin" w:hint="eastAsia"/>
            <w:sz w:val="28"/>
            <w:szCs w:val="28"/>
            <w:rtl/>
            <w:lang w:val="en-US"/>
          </w:rPr>
          <w:delText>ت</w:delText>
        </w:r>
      </w:del>
      <w:r w:rsidR="00D30A41" w:rsidRPr="002073C9">
        <w:rPr>
          <w:rFonts w:cs="B Nazanin" w:hint="cs"/>
          <w:sz w:val="28"/>
          <w:szCs w:val="28"/>
          <w:rtl/>
          <w:lang w:val="en-US"/>
        </w:rPr>
        <w:t xml:space="preserve"> </w:t>
      </w:r>
      <w:r w:rsidR="00D30A41" w:rsidRPr="002073C9">
        <w:rPr>
          <w:rFonts w:cs="B Nazanin" w:hint="cs"/>
          <w:sz w:val="28"/>
          <w:szCs w:val="28"/>
          <w:rtl/>
          <w:lang w:bidi="fa-IR"/>
        </w:rPr>
        <w:t>ا</w:t>
      </w:r>
      <w:r w:rsidR="00D30A41" w:rsidRPr="002073C9">
        <w:rPr>
          <w:rFonts w:cs="B Nazanin" w:hint="cs"/>
          <w:sz w:val="28"/>
          <w:szCs w:val="28"/>
          <w:rtl/>
          <w:lang w:val="en-US"/>
        </w:rPr>
        <w:t>ی</w:t>
      </w:r>
      <w:r w:rsidR="00D30A41" w:rsidRPr="002073C9">
        <w:rPr>
          <w:rFonts w:cs="B Nazanin" w:hint="eastAsia"/>
          <w:sz w:val="28"/>
          <w:szCs w:val="28"/>
          <w:rtl/>
          <w:lang w:val="en-US"/>
        </w:rPr>
        <w:t>ن</w:t>
      </w:r>
      <w:r w:rsidR="00D30A41" w:rsidRPr="002073C9">
        <w:rPr>
          <w:rFonts w:cs="B Nazanin"/>
          <w:sz w:val="28"/>
          <w:szCs w:val="28"/>
          <w:rtl/>
          <w:lang w:val="en-US"/>
        </w:rPr>
        <w:t xml:space="preserve"> تصاو</w:t>
      </w:r>
      <w:r w:rsidR="00D30A41" w:rsidRPr="002073C9">
        <w:rPr>
          <w:rFonts w:cs="B Nazanin" w:hint="cs"/>
          <w:sz w:val="28"/>
          <w:szCs w:val="28"/>
          <w:rtl/>
          <w:lang w:val="en-US"/>
        </w:rPr>
        <w:t>ی</w:t>
      </w:r>
      <w:r w:rsidR="00D30A41" w:rsidRPr="002073C9">
        <w:rPr>
          <w:rFonts w:cs="B Nazanin" w:hint="eastAsia"/>
          <w:sz w:val="28"/>
          <w:szCs w:val="28"/>
          <w:rtl/>
          <w:lang w:val="en-US"/>
        </w:rPr>
        <w:t>ر</w:t>
      </w:r>
      <w:r w:rsidR="00AC2FBE" w:rsidRPr="002073C9">
        <w:rPr>
          <w:rFonts w:cs="B Nazanin" w:hint="cs"/>
          <w:sz w:val="28"/>
          <w:szCs w:val="28"/>
          <w:rtl/>
          <w:lang w:val="en-US"/>
        </w:rPr>
        <w:t xml:space="preserve"> و کلیشه</w:t>
      </w:r>
      <w:ins w:id="833" w:author="Shokri" w:date="2019-11-09T23:41:00Z">
        <w:r w:rsidR="00920924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834" w:author="Shokri" w:date="2019-11-09T23:41:00Z">
        <w:r w:rsidR="00AC2FBE" w:rsidRPr="002073C9" w:rsidDel="00920924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="00AC2FBE" w:rsidRPr="002073C9">
        <w:rPr>
          <w:rFonts w:cs="B Nazanin" w:hint="cs"/>
          <w:sz w:val="28"/>
          <w:szCs w:val="28"/>
          <w:rtl/>
          <w:lang w:val="en-US"/>
        </w:rPr>
        <w:t>ها با شکل و ظاهری شکیل و موجه</w:t>
      </w:r>
      <w:ins w:id="835" w:author="Shokri" w:date="2019-11-09T23:42:00Z">
        <w:r w:rsidR="00920924">
          <w:rPr>
            <w:rFonts w:cs="B Nazanin" w:hint="cs"/>
            <w:sz w:val="28"/>
            <w:szCs w:val="28"/>
            <w:rtl/>
            <w:lang w:val="en-US"/>
          </w:rPr>
          <w:t>، اما</w:t>
        </w:r>
      </w:ins>
      <w:del w:id="836" w:author="Shokri" w:date="2019-11-09T23:42:00Z">
        <w:r w:rsidR="00AC2FBE" w:rsidRPr="002073C9" w:rsidDel="00920924">
          <w:rPr>
            <w:rFonts w:cs="B Nazanin" w:hint="cs"/>
            <w:sz w:val="28"/>
            <w:szCs w:val="28"/>
            <w:rtl/>
            <w:lang w:val="en-US"/>
          </w:rPr>
          <w:delText xml:space="preserve"> ولی</w:delText>
        </w:r>
      </w:del>
      <w:r w:rsidR="00AC2FBE" w:rsidRPr="002073C9">
        <w:rPr>
          <w:rFonts w:cs="B Nazanin" w:hint="cs"/>
          <w:sz w:val="28"/>
          <w:szCs w:val="28"/>
          <w:rtl/>
          <w:lang w:val="en-US"/>
        </w:rPr>
        <w:t xml:space="preserve"> فریبنده عرضه می</w:t>
      </w:r>
      <w:ins w:id="837" w:author="Shokri" w:date="2019-11-09T23:42:00Z">
        <w:r w:rsidR="00920924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838" w:author="Shokri" w:date="2019-11-09T23:42:00Z">
        <w:r w:rsidR="00AC2FBE" w:rsidRPr="002073C9" w:rsidDel="00920924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="00AC2FBE" w:rsidRPr="002073C9">
        <w:rPr>
          <w:rFonts w:cs="B Nazanin" w:hint="cs"/>
          <w:sz w:val="28"/>
          <w:szCs w:val="28"/>
          <w:rtl/>
          <w:lang w:val="en-US"/>
        </w:rPr>
        <w:t xml:space="preserve">شوند. </w:t>
      </w:r>
      <w:r w:rsidRPr="002073C9">
        <w:rPr>
          <w:rFonts w:cs="B Nazanin" w:hint="cs"/>
          <w:sz w:val="28"/>
          <w:szCs w:val="28"/>
          <w:rtl/>
          <w:lang w:val="en-US"/>
        </w:rPr>
        <w:t>در نتیجه با چ</w:t>
      </w:r>
      <w:r w:rsidR="00735D7E" w:rsidRPr="002073C9">
        <w:rPr>
          <w:rFonts w:cs="B Nazanin" w:hint="cs"/>
          <w:sz w:val="28"/>
          <w:szCs w:val="28"/>
          <w:rtl/>
          <w:lang w:val="en-US"/>
        </w:rPr>
        <w:t>نین وضعیت</w:t>
      </w:r>
      <w:ins w:id="839" w:author="Shokri" w:date="2019-11-09T23:42:00Z">
        <w:r w:rsidR="00920924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840" w:author="Shokri" w:date="2019-11-09T23:42:00Z">
        <w:r w:rsidR="00735D7E" w:rsidRPr="002073C9" w:rsidDel="00920924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="00735D7E" w:rsidRPr="002073C9">
        <w:rPr>
          <w:rFonts w:cs="B Nazanin" w:hint="cs"/>
          <w:sz w:val="28"/>
          <w:szCs w:val="28"/>
          <w:rtl/>
          <w:lang w:val="en-US"/>
        </w:rPr>
        <w:t>هایی مواجه هستیم:</w:t>
      </w:r>
      <w:r w:rsidR="00735D7E">
        <w:rPr>
          <w:rFonts w:cs="B Nazanin" w:hint="cs"/>
          <w:b/>
          <w:bCs/>
          <w:sz w:val="28"/>
          <w:szCs w:val="28"/>
          <w:rtl/>
          <w:lang w:val="en-US"/>
        </w:rPr>
        <w:t xml:space="preserve"> </w:t>
      </w:r>
      <w:r w:rsidR="002073C9" w:rsidRPr="002073C9">
        <w:rPr>
          <w:rFonts w:cs="B Nazanin" w:hint="cs"/>
          <w:sz w:val="28"/>
          <w:szCs w:val="28"/>
          <w:rtl/>
          <w:lang w:val="en-US"/>
        </w:rPr>
        <w:t>برخی</w:t>
      </w:r>
      <w:r w:rsidR="00D30A41" w:rsidRPr="00EE4024">
        <w:rPr>
          <w:rFonts w:cs="B Nazanin"/>
          <w:sz w:val="28"/>
          <w:szCs w:val="28"/>
          <w:rtl/>
          <w:lang w:val="en-US"/>
        </w:rPr>
        <w:t xml:space="preserve"> کشورها (</w:t>
      </w:r>
      <w:r w:rsidR="002073C9">
        <w:rPr>
          <w:rFonts w:cs="B Nazanin" w:hint="cs"/>
          <w:sz w:val="28"/>
          <w:szCs w:val="28"/>
          <w:rtl/>
          <w:lang w:val="en-US"/>
        </w:rPr>
        <w:t xml:space="preserve"> </w:t>
      </w:r>
      <w:r w:rsidR="00D30A41" w:rsidRPr="00EE4024">
        <w:rPr>
          <w:rFonts w:cs="B Nazanin"/>
          <w:sz w:val="28"/>
          <w:szCs w:val="28"/>
          <w:rtl/>
          <w:lang w:val="en-US"/>
        </w:rPr>
        <w:t>از جمله قرق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val="en-US"/>
        </w:rPr>
        <w:t>زستان</w:t>
      </w:r>
      <w:r w:rsidR="00356A53">
        <w:rPr>
          <w:rFonts w:cs="B Nazanin"/>
          <w:sz w:val="28"/>
          <w:szCs w:val="28"/>
          <w:rtl/>
          <w:lang w:val="en-US"/>
        </w:rPr>
        <w:t>)</w:t>
      </w:r>
      <w:r w:rsidR="00D30A41" w:rsidRPr="00EE4024">
        <w:rPr>
          <w:rFonts w:cs="B Nazanin"/>
          <w:sz w:val="28"/>
          <w:szCs w:val="28"/>
          <w:rtl/>
          <w:lang w:val="en-US"/>
        </w:rPr>
        <w:t xml:space="preserve"> </w:t>
      </w:r>
      <w:r w:rsidR="00AC2FBE">
        <w:rPr>
          <w:rFonts w:cs="B Nazanin" w:hint="cs"/>
          <w:sz w:val="28"/>
          <w:szCs w:val="28"/>
          <w:rtl/>
          <w:lang w:val="en-US"/>
        </w:rPr>
        <w:t>از</w:t>
      </w:r>
      <w:r w:rsidR="00D30A41" w:rsidRPr="00EE4024">
        <w:rPr>
          <w:rFonts w:cs="B Nazanin"/>
          <w:sz w:val="28"/>
          <w:szCs w:val="28"/>
          <w:rtl/>
          <w:lang w:val="en-US"/>
        </w:rPr>
        <w:t xml:space="preserve"> پ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val="en-US"/>
        </w:rPr>
        <w:t>شرفت</w:t>
      </w:r>
      <w:ins w:id="841" w:author="Shokri" w:date="2019-11-09T23:42:00Z">
        <w:r w:rsidR="00920924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842" w:author="Shokri" w:date="2019-11-09T23:42:00Z">
        <w:r w:rsidR="00AC2FBE" w:rsidDel="00920924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="00AC2FBE">
        <w:rPr>
          <w:rFonts w:cs="B Nazanin" w:hint="cs"/>
          <w:sz w:val="28"/>
          <w:szCs w:val="28"/>
          <w:rtl/>
          <w:lang w:val="en-US"/>
        </w:rPr>
        <w:t>های</w:t>
      </w:r>
      <w:del w:id="843" w:author="Shokri" w:date="2019-11-10T01:45:00Z">
        <w:r w:rsidR="00AC2FBE" w:rsidDel="00D13FF4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val="en-US"/>
        </w:rPr>
        <w:t xml:space="preserve"> فن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ی</w:t>
      </w:r>
      <w:r w:rsidR="00D30A41" w:rsidRPr="00EE4024">
        <w:rPr>
          <w:rFonts w:cs="B Nazanin"/>
          <w:sz w:val="28"/>
          <w:szCs w:val="28"/>
          <w:rtl/>
          <w:lang w:val="en-US"/>
        </w:rPr>
        <w:t xml:space="preserve"> جهان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ی</w:t>
      </w:r>
      <w:r w:rsidR="00AC2FBE">
        <w:rPr>
          <w:rFonts w:cs="B Nazanin" w:hint="cs"/>
          <w:sz w:val="28"/>
          <w:szCs w:val="28"/>
          <w:rtl/>
          <w:lang w:val="en-US"/>
        </w:rPr>
        <w:t xml:space="preserve"> به دلایل گوناگون</w:t>
      </w:r>
      <w:r w:rsidR="00D30A41" w:rsidRPr="00EE4024">
        <w:rPr>
          <w:rFonts w:cs="B Nazanin"/>
          <w:sz w:val="28"/>
          <w:szCs w:val="28"/>
          <w:rtl/>
          <w:lang w:val="en-US"/>
        </w:rPr>
        <w:t xml:space="preserve"> 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باز</w:t>
      </w:r>
      <w:del w:id="844" w:author="Shokri" w:date="2019-11-09T23:42:00Z">
        <w:r w:rsidR="00D30A41" w:rsidRPr="00EE4024" w:rsidDel="00920924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="00D30A41" w:rsidRPr="00EE4024">
        <w:rPr>
          <w:rFonts w:cs="B Nazanin" w:hint="cs"/>
          <w:sz w:val="28"/>
          <w:szCs w:val="28"/>
          <w:rtl/>
          <w:lang w:val="en-US"/>
        </w:rPr>
        <w:t>مانده</w:t>
      </w:r>
      <w:r w:rsidR="00D30A41" w:rsidRPr="00EE4024">
        <w:rPr>
          <w:rFonts w:cs="B Nazanin"/>
          <w:sz w:val="28"/>
          <w:szCs w:val="28"/>
          <w:rtl/>
          <w:lang w:val="en-US"/>
        </w:rPr>
        <w:t xml:space="preserve"> و در پ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val="en-US"/>
        </w:rPr>
        <w:t>وند</w:t>
      </w:r>
      <w:r w:rsidR="00D30A41" w:rsidRPr="00EE4024">
        <w:rPr>
          <w:rFonts w:cs="B Nazanin"/>
          <w:sz w:val="28"/>
          <w:szCs w:val="28"/>
          <w:rtl/>
          <w:lang w:val="en-US"/>
        </w:rPr>
        <w:t xml:space="preserve"> زنج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val="en-US"/>
        </w:rPr>
        <w:t>ره</w:t>
      </w:r>
      <w:ins w:id="845" w:author="Shokri" w:date="2019-11-09T23:42:00Z">
        <w:r w:rsidR="00920924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846" w:author="Shokri" w:date="2019-11-09T23:42:00Z">
        <w:r w:rsidR="00D30A41" w:rsidRPr="00EE4024" w:rsidDel="00920924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val="en-US"/>
        </w:rPr>
        <w:t>ها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ی</w:t>
      </w:r>
      <w:r w:rsidR="00D30A41" w:rsidRPr="00EE4024">
        <w:rPr>
          <w:rFonts w:cs="B Nazanin"/>
          <w:sz w:val="28"/>
          <w:szCs w:val="28"/>
          <w:rtl/>
          <w:lang w:val="en-US"/>
        </w:rPr>
        <w:t xml:space="preserve"> تول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val="en-US"/>
        </w:rPr>
        <w:t>د</w:t>
      </w:r>
      <w:r w:rsidR="00D30A41" w:rsidRPr="00EE4024">
        <w:rPr>
          <w:rFonts w:cs="B Nazanin"/>
          <w:sz w:val="28"/>
          <w:szCs w:val="28"/>
          <w:rtl/>
          <w:lang w:val="en-US"/>
        </w:rPr>
        <w:t xml:space="preserve"> جهان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ی</w:t>
      </w:r>
      <w:r w:rsidR="00D30A41" w:rsidRPr="00EE4024">
        <w:rPr>
          <w:rFonts w:cs="B Nazanin"/>
          <w:sz w:val="28"/>
          <w:szCs w:val="28"/>
          <w:rtl/>
          <w:lang w:val="en-US"/>
        </w:rPr>
        <w:t xml:space="preserve"> </w:t>
      </w:r>
      <w:r w:rsidR="00AC2FBE">
        <w:rPr>
          <w:rFonts w:cs="B Nazanin" w:hint="cs"/>
          <w:sz w:val="28"/>
          <w:szCs w:val="28"/>
          <w:rtl/>
          <w:lang w:val="en-US"/>
        </w:rPr>
        <w:t>صرفا</w:t>
      </w:r>
      <w:ins w:id="847" w:author="Shokri" w:date="2019-11-09T23:42:00Z">
        <w:r w:rsidR="00920924">
          <w:rPr>
            <w:rFonts w:cs="B Nazanin" w:hint="cs"/>
            <w:sz w:val="28"/>
            <w:szCs w:val="28"/>
            <w:rtl/>
            <w:lang w:val="en-US"/>
          </w:rPr>
          <w:t>ً</w:t>
        </w:r>
      </w:ins>
      <w:r w:rsidR="00AC2FBE">
        <w:rPr>
          <w:rFonts w:cs="B Nazanin" w:hint="cs"/>
          <w:sz w:val="28"/>
          <w:szCs w:val="28"/>
          <w:rtl/>
          <w:lang w:val="en-US"/>
        </w:rPr>
        <w:t xml:space="preserve"> ب</w:t>
      </w:r>
      <w:ins w:id="848" w:author="Shokri" w:date="2019-11-09T23:42:00Z">
        <w:r w:rsidR="00920924">
          <w:rPr>
            <w:rFonts w:cs="B Nazanin" w:hint="cs"/>
            <w:sz w:val="28"/>
            <w:szCs w:val="28"/>
            <w:rtl/>
            <w:lang w:val="en-US"/>
          </w:rPr>
          <w:t>ه‌</w:t>
        </w:r>
      </w:ins>
      <w:r w:rsidR="00AC2FBE">
        <w:rPr>
          <w:rFonts w:cs="B Nazanin" w:hint="cs"/>
          <w:sz w:val="28"/>
          <w:szCs w:val="28"/>
          <w:rtl/>
          <w:lang w:val="en-US"/>
        </w:rPr>
        <w:t>عنوان منبع و منش</w:t>
      </w:r>
      <w:ins w:id="849" w:author="Shokri" w:date="2019-11-09T23:42:00Z">
        <w:r w:rsidR="00920924">
          <w:rPr>
            <w:rFonts w:cs="B Nazanin" w:hint="cs"/>
            <w:sz w:val="28"/>
            <w:szCs w:val="28"/>
            <w:rtl/>
            <w:lang w:val="en-US"/>
          </w:rPr>
          <w:t>أ</w:t>
        </w:r>
      </w:ins>
      <w:del w:id="850" w:author="Shokri" w:date="2019-11-09T23:42:00Z">
        <w:r w:rsidR="00AC2FBE" w:rsidDel="00920924">
          <w:rPr>
            <w:rFonts w:cs="B Nazanin" w:hint="cs"/>
            <w:sz w:val="28"/>
            <w:szCs w:val="28"/>
            <w:rtl/>
            <w:lang w:val="en-US"/>
          </w:rPr>
          <w:delText>ا</w:delText>
        </w:r>
      </w:del>
      <w:r w:rsidR="00D30A41" w:rsidRPr="00EE4024">
        <w:rPr>
          <w:rFonts w:cs="B Nazanin" w:hint="cs"/>
          <w:sz w:val="28"/>
          <w:szCs w:val="28"/>
          <w:rtl/>
          <w:lang w:val="en-US"/>
        </w:rPr>
        <w:t xml:space="preserve"> </w:t>
      </w:r>
      <w:r w:rsidR="00AC2FBE">
        <w:rPr>
          <w:rFonts w:cs="B Nazanin"/>
          <w:sz w:val="28"/>
          <w:szCs w:val="28"/>
          <w:rtl/>
          <w:lang w:val="en-US"/>
        </w:rPr>
        <w:t>استخراج منابع</w:t>
      </w:r>
      <w:r w:rsidR="00AC2FBE">
        <w:rPr>
          <w:rFonts w:cs="B Nazanin" w:hint="cs"/>
          <w:sz w:val="28"/>
          <w:szCs w:val="28"/>
          <w:rtl/>
          <w:lang w:val="en-US"/>
        </w:rPr>
        <w:t xml:space="preserve"> اولیه </w:t>
      </w:r>
      <w:r w:rsidR="00D30A41" w:rsidRPr="00EE4024">
        <w:rPr>
          <w:rFonts w:cs="B Nazanin"/>
          <w:sz w:val="28"/>
          <w:szCs w:val="28"/>
          <w:rtl/>
          <w:lang w:val="en-US"/>
        </w:rPr>
        <w:t xml:space="preserve">و بازار فروش محصولات </w:t>
      </w:r>
      <w:r w:rsidR="00AC2FBE">
        <w:rPr>
          <w:rFonts w:cs="B Nazanin" w:hint="cs"/>
          <w:sz w:val="28"/>
          <w:szCs w:val="28"/>
          <w:rtl/>
          <w:lang w:val="en-US"/>
        </w:rPr>
        <w:t>آماده در</w:t>
      </w:r>
      <w:del w:id="851" w:author="Shokri" w:date="2019-11-09T23:42:00Z">
        <w:r w:rsidR="00AC2FBE" w:rsidDel="00920924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="00AC2FBE">
        <w:rPr>
          <w:rFonts w:cs="B Nazanin" w:hint="cs"/>
          <w:sz w:val="28"/>
          <w:szCs w:val="28"/>
          <w:rtl/>
          <w:lang w:val="en-US"/>
        </w:rPr>
        <w:t>آ</w:t>
      </w:r>
      <w:r w:rsidR="00735D7E">
        <w:rPr>
          <w:rFonts w:cs="B Nazanin" w:hint="cs"/>
          <w:sz w:val="28"/>
          <w:szCs w:val="28"/>
          <w:rtl/>
          <w:lang w:val="en-US"/>
        </w:rPr>
        <w:t>مده</w:t>
      </w:r>
      <w:ins w:id="852" w:author="Shokri" w:date="2019-11-09T23:42:00Z">
        <w:r w:rsidR="00920924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853" w:author="Shokri" w:date="2019-11-09T23:42:00Z">
        <w:r w:rsidR="00735D7E" w:rsidDel="00920924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="00735D7E">
        <w:rPr>
          <w:rFonts w:cs="B Nazanin" w:hint="cs"/>
          <w:sz w:val="28"/>
          <w:szCs w:val="28"/>
          <w:rtl/>
          <w:lang w:val="en-US"/>
        </w:rPr>
        <w:t xml:space="preserve">اند. </w:t>
      </w:r>
      <w:r w:rsidR="00D30A41" w:rsidRPr="00EE4024">
        <w:rPr>
          <w:rFonts w:cs="B Nazanin"/>
          <w:sz w:val="28"/>
          <w:szCs w:val="28"/>
          <w:rtl/>
          <w:lang w:val="en-US"/>
        </w:rPr>
        <w:t>به</w:t>
      </w:r>
      <w:ins w:id="854" w:author="Shokri" w:date="2019-11-09T23:43:00Z">
        <w:r w:rsidR="00920924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855" w:author="Shokri" w:date="2019-11-09T23:43:00Z">
        <w:r w:rsidR="00D30A41" w:rsidRPr="00EE4024" w:rsidDel="00920924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val="en-US"/>
        </w:rPr>
        <w:t>دلا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val="en-US"/>
        </w:rPr>
        <w:t>ل</w:t>
      </w:r>
      <w:r w:rsidR="00735D7E">
        <w:rPr>
          <w:rFonts w:cs="B Nazanin"/>
          <w:sz w:val="28"/>
          <w:szCs w:val="28"/>
          <w:rtl/>
          <w:lang w:val="en-US"/>
        </w:rPr>
        <w:t xml:space="preserve"> مختلف</w:t>
      </w:r>
      <w:r w:rsidR="00735D7E">
        <w:rPr>
          <w:rFonts w:cs="B Nazanin" w:hint="cs"/>
          <w:sz w:val="28"/>
          <w:szCs w:val="28"/>
          <w:rtl/>
          <w:lang w:val="en-US"/>
        </w:rPr>
        <w:t xml:space="preserve"> در </w:t>
      </w:r>
      <w:r w:rsidR="00AC2FBE">
        <w:rPr>
          <w:rFonts w:cs="B Nazanin" w:hint="cs"/>
          <w:sz w:val="28"/>
          <w:szCs w:val="28"/>
          <w:rtl/>
          <w:lang w:val="en-US"/>
        </w:rPr>
        <w:t>سطح جامعه</w:t>
      </w:r>
      <w:r w:rsidR="00735D7E">
        <w:rPr>
          <w:rFonts w:cs="B Nazanin" w:hint="cs"/>
          <w:sz w:val="28"/>
          <w:szCs w:val="28"/>
          <w:rtl/>
          <w:lang w:val="en-US"/>
        </w:rPr>
        <w:t xml:space="preserve"> با شکاف طبقاتی در مسئل</w:t>
      </w:r>
      <w:ins w:id="856" w:author="Shokri" w:date="2019-11-09T23:43:00Z">
        <w:r w:rsidR="00920924">
          <w:rPr>
            <w:rFonts w:cs="B Nazanin" w:hint="cs"/>
            <w:sz w:val="28"/>
            <w:szCs w:val="28"/>
            <w:rtl/>
            <w:lang w:val="en-US"/>
          </w:rPr>
          <w:t>ۀ</w:t>
        </w:r>
      </w:ins>
      <w:del w:id="857" w:author="Shokri" w:date="2019-11-09T23:43:00Z">
        <w:r w:rsidR="00735D7E" w:rsidDel="00920924">
          <w:rPr>
            <w:rFonts w:cs="B Nazanin" w:hint="cs"/>
            <w:sz w:val="28"/>
            <w:szCs w:val="28"/>
            <w:rtl/>
            <w:lang w:val="en-US"/>
          </w:rPr>
          <w:delText>ه</w:delText>
        </w:r>
      </w:del>
      <w:r w:rsidR="00735D7E">
        <w:rPr>
          <w:rFonts w:cs="B Nazanin" w:hint="cs"/>
          <w:sz w:val="28"/>
          <w:szCs w:val="28"/>
          <w:rtl/>
          <w:lang w:val="en-US"/>
        </w:rPr>
        <w:t xml:space="preserve"> رفاه و عدالت اجتماعی مواجه هستیم.</w:t>
      </w:r>
      <w:del w:id="858" w:author="Shokri" w:date="2019-11-10T01:45:00Z">
        <w:r w:rsidR="00735D7E" w:rsidDel="00D13FF4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="00D30A41" w:rsidRPr="00EE4024">
        <w:rPr>
          <w:rFonts w:cs="B Nazanin" w:hint="cs"/>
          <w:sz w:val="28"/>
          <w:szCs w:val="28"/>
          <w:rtl/>
          <w:lang w:val="en-US"/>
        </w:rPr>
        <w:t xml:space="preserve"> </w:t>
      </w:r>
      <w:r w:rsidR="00735D7E">
        <w:rPr>
          <w:rFonts w:cs="B Nazanin" w:hint="cs"/>
          <w:sz w:val="28"/>
          <w:szCs w:val="28"/>
          <w:rtl/>
          <w:lang w:val="en-US"/>
        </w:rPr>
        <w:t>قشری از شهروندان فعال وجود دار</w:t>
      </w:r>
      <w:ins w:id="859" w:author="Shokri" w:date="2019-11-09T23:43:00Z">
        <w:r w:rsidR="00920924">
          <w:rPr>
            <w:rFonts w:cs="B Nazanin" w:hint="cs"/>
            <w:sz w:val="28"/>
            <w:szCs w:val="28"/>
            <w:rtl/>
            <w:lang w:val="en-US"/>
          </w:rPr>
          <w:t>ن</w:t>
        </w:r>
      </w:ins>
      <w:r w:rsidR="00735D7E">
        <w:rPr>
          <w:rFonts w:cs="B Nazanin" w:hint="cs"/>
          <w:sz w:val="28"/>
          <w:szCs w:val="28"/>
          <w:rtl/>
          <w:lang w:val="en-US"/>
        </w:rPr>
        <w:t>د که حاضر نیستند در فقر و بی</w:t>
      </w:r>
      <w:ins w:id="860" w:author="Shokri" w:date="2019-11-09T23:43:00Z">
        <w:r w:rsidR="00920924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861" w:author="Shokri" w:date="2019-11-09T23:43:00Z">
        <w:r w:rsidR="00735D7E" w:rsidDel="00920924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r w:rsidR="00735D7E">
        <w:rPr>
          <w:rFonts w:cs="B Nazanin" w:hint="cs"/>
          <w:sz w:val="28"/>
          <w:szCs w:val="28"/>
          <w:rtl/>
          <w:lang w:val="en-US"/>
        </w:rPr>
        <w:t xml:space="preserve">عدالتی زندگی کنند. </w:t>
      </w:r>
      <w:r w:rsidR="00D30A41" w:rsidRPr="00EE4024">
        <w:rPr>
          <w:rFonts w:cs="B Nazanin"/>
          <w:sz w:val="28"/>
          <w:szCs w:val="28"/>
          <w:rtl/>
          <w:lang w:val="en-US"/>
        </w:rPr>
        <w:t>آنها مصرف</w:t>
      </w:r>
      <w:ins w:id="862" w:author="Shokri" w:date="2019-11-09T23:43:00Z">
        <w:r w:rsidR="00A447A0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863" w:author="Shokri" w:date="2019-11-09T23:43:00Z">
        <w:r w:rsidR="00D30A41" w:rsidRPr="00EE4024" w:rsidDel="00A447A0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val="en-US"/>
        </w:rPr>
        <w:t>کنندگان ا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val="en-US"/>
        </w:rPr>
        <w:t>ده</w:t>
      </w:r>
      <w:ins w:id="864" w:author="Shokri" w:date="2019-11-09T23:43:00Z">
        <w:r w:rsidR="00A447A0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865" w:author="Shokri" w:date="2019-11-09T23:43:00Z">
        <w:r w:rsidR="00D30A41" w:rsidRPr="00EE4024" w:rsidDel="00A447A0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val="en-US"/>
        </w:rPr>
        <w:t>آل ر</w:t>
      </w:r>
      <w:ins w:id="866" w:author="Shokri" w:date="2019-11-09T23:43:00Z">
        <w:r w:rsidR="00A447A0">
          <w:rPr>
            <w:rFonts w:cs="B Nazanin" w:hint="cs"/>
            <w:sz w:val="28"/>
            <w:szCs w:val="28"/>
            <w:rtl/>
            <w:lang w:val="en-US"/>
          </w:rPr>
          <w:t>ؤ</w:t>
        </w:r>
      </w:ins>
      <w:del w:id="867" w:author="Shokri" w:date="2019-11-09T23:43:00Z">
        <w:r w:rsidR="00D30A41" w:rsidRPr="00EE4024" w:rsidDel="00A447A0">
          <w:rPr>
            <w:rFonts w:cs="B Nazanin"/>
            <w:sz w:val="28"/>
            <w:szCs w:val="28"/>
            <w:rtl/>
            <w:lang w:val="en-US"/>
          </w:rPr>
          <w:delText>و</w:delText>
        </w:r>
      </w:del>
      <w:r w:rsidR="00D30A41" w:rsidRPr="00EE4024">
        <w:rPr>
          <w:rFonts w:cs="B Nazanin" w:hint="cs"/>
          <w:sz w:val="28"/>
          <w:szCs w:val="28"/>
          <w:rtl/>
          <w:lang w:val="en-US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val="en-US"/>
        </w:rPr>
        <w:t>ا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ی</w:t>
      </w:r>
      <w:r w:rsidR="00D30A41" w:rsidRPr="00EE4024">
        <w:rPr>
          <w:rFonts w:cs="B Nazanin"/>
          <w:sz w:val="28"/>
          <w:szCs w:val="28"/>
          <w:rtl/>
          <w:lang w:val="en-US"/>
        </w:rPr>
        <w:t xml:space="preserve"> آمر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val="en-US"/>
        </w:rPr>
        <w:t>کا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یی</w:t>
      </w:r>
      <w:r w:rsidR="00D30A41">
        <w:rPr>
          <w:rFonts w:cs="B Nazanin"/>
          <w:sz w:val="28"/>
          <w:szCs w:val="28"/>
          <w:rtl/>
          <w:lang w:val="en-US"/>
        </w:rPr>
        <w:t xml:space="preserve"> هستند و </w:t>
      </w:r>
      <w:r w:rsidR="00D30A41" w:rsidRPr="00EE4024">
        <w:rPr>
          <w:rFonts w:cs="B Nazanin"/>
          <w:sz w:val="28"/>
          <w:szCs w:val="28"/>
          <w:rtl/>
          <w:lang w:val="en-US"/>
        </w:rPr>
        <w:t xml:space="preserve">به 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val="en-US"/>
        </w:rPr>
        <w:t>ک</w:t>
      </w:r>
      <w:r w:rsidR="00D30A41" w:rsidRPr="00EE4024">
        <w:rPr>
          <w:rFonts w:cs="B Nazanin"/>
          <w:sz w:val="28"/>
          <w:szCs w:val="28"/>
          <w:rtl/>
          <w:lang w:val="en-US"/>
        </w:rPr>
        <w:t xml:space="preserve"> عامل قدرت نرم تبد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val="en-US"/>
        </w:rPr>
        <w:t>ل</w:t>
      </w:r>
      <w:r w:rsidR="00D30A41" w:rsidRPr="00EE4024">
        <w:rPr>
          <w:rFonts w:cs="B Nazanin"/>
          <w:sz w:val="28"/>
          <w:szCs w:val="28"/>
          <w:rtl/>
          <w:lang w:val="en-US"/>
        </w:rPr>
        <w:t xml:space="preserve"> م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ی</w:t>
      </w:r>
      <w:ins w:id="868" w:author="Shokri" w:date="2019-11-09T23:44:00Z">
        <w:r w:rsidR="00A447A0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869" w:author="Shokri" w:date="2019-11-09T23:44:00Z">
        <w:r w:rsidR="00D30A41" w:rsidRPr="00EE4024" w:rsidDel="00A447A0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val="en-US"/>
        </w:rPr>
        <w:t>شوند که تقر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val="en-US"/>
        </w:rPr>
        <w:t>با</w:t>
      </w:r>
      <w:ins w:id="870" w:author="Shokri" w:date="2019-11-09T23:44:00Z">
        <w:r w:rsidR="00A447A0">
          <w:rPr>
            <w:rFonts w:cs="B Nazanin" w:hint="cs"/>
            <w:sz w:val="28"/>
            <w:szCs w:val="28"/>
            <w:rtl/>
            <w:lang w:val="en-US"/>
          </w:rPr>
          <w:t>ً</w:t>
        </w:r>
      </w:ins>
      <w:r w:rsidR="00D30A41" w:rsidRPr="00EE4024">
        <w:rPr>
          <w:rFonts w:cs="B Nazanin"/>
          <w:sz w:val="28"/>
          <w:szCs w:val="28"/>
          <w:rtl/>
          <w:lang w:val="en-US"/>
        </w:rPr>
        <w:t xml:space="preserve"> هم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val="en-US"/>
        </w:rPr>
        <w:t>شه،</w:t>
      </w:r>
      <w:r w:rsidR="00D30A41" w:rsidRPr="00EE4024">
        <w:rPr>
          <w:rFonts w:cs="B Nazanin"/>
          <w:sz w:val="28"/>
          <w:szCs w:val="28"/>
          <w:rtl/>
          <w:lang w:val="en-US"/>
        </w:rPr>
        <w:t xml:space="preserve"> به</w:t>
      </w:r>
      <w:ins w:id="871" w:author="Shokri" w:date="2019-11-09T23:44:00Z">
        <w:r w:rsidR="00A447A0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872" w:author="Shokri" w:date="2019-11-09T23:44:00Z">
        <w:r w:rsidR="00D30A41" w:rsidRPr="00EE4024" w:rsidDel="00A447A0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val="en-US"/>
        </w:rPr>
        <w:t>دلا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val="en-US"/>
        </w:rPr>
        <w:t>ل</w:t>
      </w:r>
      <w:r w:rsidR="00D30A41" w:rsidRPr="00EE4024">
        <w:rPr>
          <w:rFonts w:cs="B Nazanin"/>
          <w:sz w:val="28"/>
          <w:szCs w:val="28"/>
          <w:rtl/>
          <w:lang w:val="en-US"/>
        </w:rPr>
        <w:t xml:space="preserve"> آرمان</w:t>
      </w:r>
      <w:ins w:id="873" w:author="Shokri" w:date="2019-11-09T23:44:00Z">
        <w:r w:rsidR="00A447A0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874" w:author="Shokri" w:date="2019-11-09T23:44:00Z">
        <w:r w:rsidR="00D30A41" w:rsidRPr="00EE4024" w:rsidDel="00A447A0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val="en-US"/>
        </w:rPr>
        <w:t>گرا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val="en-US"/>
        </w:rPr>
        <w:t>انه،</w:t>
      </w:r>
      <w:r w:rsidR="00D30A41" w:rsidRPr="00EE4024">
        <w:rPr>
          <w:rFonts w:cs="B Nazanin"/>
          <w:sz w:val="28"/>
          <w:szCs w:val="28"/>
          <w:rtl/>
          <w:lang w:val="en-US"/>
        </w:rPr>
        <w:t xml:space="preserve"> عقا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val="en-US"/>
        </w:rPr>
        <w:t>د</w:t>
      </w:r>
      <w:ins w:id="875" w:author="Shokri" w:date="2019-11-09T23:44:00Z">
        <w:r w:rsidR="00A447A0">
          <w:rPr>
            <w:rFonts w:cs="B Nazanin" w:hint="cs"/>
            <w:sz w:val="28"/>
            <w:szCs w:val="28"/>
            <w:rtl/>
            <w:lang w:val="en-US"/>
          </w:rPr>
          <w:t xml:space="preserve"> و</w:t>
        </w:r>
      </w:ins>
      <w:r w:rsidR="00D30A41" w:rsidRPr="00EE4024">
        <w:rPr>
          <w:rFonts w:cs="B Nazanin"/>
          <w:sz w:val="28"/>
          <w:szCs w:val="28"/>
          <w:rtl/>
          <w:lang w:val="en-US"/>
        </w:rPr>
        <w:t xml:space="preserve"> اند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val="en-US"/>
        </w:rPr>
        <w:t>شه</w:t>
      </w:r>
      <w:ins w:id="876" w:author="Shokri" w:date="2019-11-09T23:44:00Z">
        <w:r w:rsidR="00A447A0">
          <w:rPr>
            <w:rFonts w:cs="B Nazanin" w:hint="cs"/>
            <w:sz w:val="28"/>
            <w:szCs w:val="28"/>
            <w:rtl/>
            <w:lang w:val="en-US"/>
          </w:rPr>
          <w:t>‌ه</w:t>
        </w:r>
      </w:ins>
      <w:del w:id="877" w:author="Shokri" w:date="2019-11-09T23:44:00Z">
        <w:r w:rsidR="00D30A41" w:rsidRPr="00EE4024" w:rsidDel="00A447A0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val="en-US"/>
        </w:rPr>
        <w:t>ا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ی</w:t>
      </w:r>
      <w:r w:rsidR="00D30A41" w:rsidRPr="00EE4024">
        <w:rPr>
          <w:rFonts w:cs="B Nazanin"/>
          <w:sz w:val="28"/>
          <w:szCs w:val="28"/>
          <w:rtl/>
          <w:lang w:val="en-US"/>
        </w:rPr>
        <w:t xml:space="preserve"> ل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val="en-US"/>
        </w:rPr>
        <w:t>برال</w:t>
      </w:r>
      <w:r w:rsidR="00D30A41" w:rsidRPr="00EE4024">
        <w:rPr>
          <w:rFonts w:cs="B Nazanin"/>
          <w:sz w:val="28"/>
          <w:szCs w:val="28"/>
          <w:rtl/>
          <w:lang w:val="en-US"/>
        </w:rPr>
        <w:t xml:space="preserve"> را 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 xml:space="preserve">با عقایدی 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 xml:space="preserve">دیگر </w:t>
      </w:r>
      <w:r w:rsidR="00D30A41" w:rsidRPr="00EE4024">
        <w:rPr>
          <w:rFonts w:cs="B Nazanin"/>
          <w:sz w:val="28"/>
          <w:szCs w:val="28"/>
          <w:rtl/>
          <w:lang w:val="en-US"/>
        </w:rPr>
        <w:t>جا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val="en-US"/>
        </w:rPr>
        <w:t>گز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val="en-US"/>
        </w:rPr>
        <w:t>ن</w:t>
      </w:r>
      <w:r w:rsidR="00D30A41" w:rsidRPr="00EE4024">
        <w:rPr>
          <w:rFonts w:cs="B Nazanin"/>
          <w:sz w:val="28"/>
          <w:szCs w:val="28"/>
          <w:rtl/>
          <w:lang w:val="en-US"/>
        </w:rPr>
        <w:t xml:space="preserve"> م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ی</w:t>
      </w:r>
      <w:ins w:id="878" w:author="Shokri" w:date="2019-11-09T23:44:00Z">
        <w:r w:rsidR="00A447A0">
          <w:rPr>
            <w:rFonts w:cs="B Nazanin" w:hint="cs"/>
            <w:sz w:val="28"/>
            <w:szCs w:val="28"/>
            <w:rtl/>
            <w:lang w:val="en-US"/>
          </w:rPr>
          <w:t>‌</w:t>
        </w:r>
      </w:ins>
      <w:del w:id="879" w:author="Shokri" w:date="2019-11-09T23:44:00Z">
        <w:r w:rsidR="00D30A41" w:rsidRPr="00EE4024" w:rsidDel="00A447A0">
          <w:rPr>
            <w:rFonts w:cs="B Nazanin"/>
            <w:sz w:val="28"/>
            <w:szCs w:val="28"/>
            <w:rtl/>
            <w:lang w:val="en-US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val="en-US"/>
        </w:rPr>
        <w:t xml:space="preserve">کنند که در 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نتیجه</w:t>
      </w:r>
      <w:r w:rsidR="00D30A41" w:rsidRPr="00EE4024">
        <w:rPr>
          <w:rFonts w:cs="B Nazanin"/>
          <w:sz w:val="28"/>
          <w:szCs w:val="28"/>
          <w:rtl/>
          <w:lang w:val="en-US"/>
        </w:rPr>
        <w:t xml:space="preserve"> به</w:t>
      </w:r>
      <w:r w:rsidR="00D30A41" w:rsidRPr="00EE4024">
        <w:rPr>
          <w:rFonts w:cs="B Nazanin"/>
          <w:sz w:val="28"/>
          <w:szCs w:val="28"/>
        </w:rPr>
        <w:t xml:space="preserve"> 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نفع</w:t>
      </w:r>
      <w:r w:rsidR="00D30A41" w:rsidRPr="00EE4024">
        <w:rPr>
          <w:rFonts w:cs="B Nazanin"/>
          <w:sz w:val="28"/>
          <w:szCs w:val="28"/>
          <w:rtl/>
          <w:lang w:val="en-US"/>
        </w:rPr>
        <w:t xml:space="preserve"> ا</w:t>
      </w:r>
      <w:r w:rsidR="00D30A41" w:rsidRPr="00EE4024">
        <w:rPr>
          <w:rFonts w:cs="B Nazanin" w:hint="cs"/>
          <w:sz w:val="28"/>
          <w:szCs w:val="28"/>
          <w:rtl/>
          <w:lang w:val="en-US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val="en-US"/>
        </w:rPr>
        <w:t>الات</w:t>
      </w:r>
      <w:r w:rsidR="00D30A41" w:rsidRPr="00EE4024">
        <w:rPr>
          <w:rFonts w:cs="B Nazanin"/>
          <w:sz w:val="28"/>
          <w:szCs w:val="28"/>
          <w:rtl/>
          <w:lang w:val="en-US"/>
        </w:rPr>
        <w:t xml:space="preserve"> متحد</w:t>
      </w:r>
      <w:ins w:id="880" w:author="Shokri" w:date="2019-11-10T01:46:00Z">
        <w:r w:rsidR="00D13FF4">
          <w:rPr>
            <w:rFonts w:cs="B Nazanin" w:hint="cs"/>
            <w:sz w:val="28"/>
            <w:szCs w:val="28"/>
            <w:rtl/>
            <w:lang w:val="en-US"/>
          </w:rPr>
          <w:t>ۀ</w:t>
        </w:r>
      </w:ins>
      <w:del w:id="881" w:author="Shokri" w:date="2019-11-10T01:46:00Z">
        <w:r w:rsidR="00D30A41" w:rsidRPr="00EE4024" w:rsidDel="00D13FF4">
          <w:rPr>
            <w:rFonts w:cs="B Nazanin"/>
            <w:sz w:val="28"/>
            <w:szCs w:val="28"/>
            <w:rtl/>
            <w:lang w:val="en-US"/>
          </w:rPr>
          <w:delText>ه</w:delText>
        </w:r>
      </w:del>
      <w:r w:rsidR="00D30A41" w:rsidRPr="00EE4024">
        <w:rPr>
          <w:rFonts w:cs="B Nazanin" w:hint="cs"/>
          <w:sz w:val="28"/>
          <w:szCs w:val="28"/>
          <w:rtl/>
          <w:lang w:val="en-US"/>
        </w:rPr>
        <w:t xml:space="preserve"> </w:t>
      </w:r>
      <w:del w:id="882" w:author="Shokri" w:date="2019-11-10T01:45:00Z">
        <w:r w:rsidR="00735D7E" w:rsidDel="00D13FF4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</w:del>
      <w:ins w:id="883" w:author="Shokri" w:date="2019-11-09T23:44:00Z">
        <w:r w:rsidR="00A447A0">
          <w:rPr>
            <w:rFonts w:cs="B Nazanin" w:hint="cs"/>
            <w:sz w:val="28"/>
            <w:szCs w:val="28"/>
            <w:rtl/>
            <w:lang w:val="en-US"/>
          </w:rPr>
          <w:t>آ</w:t>
        </w:r>
      </w:ins>
      <w:del w:id="884" w:author="Shokri" w:date="2019-11-09T23:44:00Z">
        <w:r w:rsidR="00735D7E" w:rsidDel="00A447A0">
          <w:rPr>
            <w:rFonts w:cs="B Nazanin" w:hint="cs"/>
            <w:sz w:val="28"/>
            <w:szCs w:val="28"/>
            <w:rtl/>
            <w:lang w:val="en-US"/>
          </w:rPr>
          <w:delText>ا</w:delText>
        </w:r>
      </w:del>
      <w:r w:rsidR="00735D7E">
        <w:rPr>
          <w:rFonts w:cs="B Nazanin" w:hint="cs"/>
          <w:sz w:val="28"/>
          <w:szCs w:val="28"/>
          <w:rtl/>
          <w:lang w:val="en-US"/>
        </w:rPr>
        <w:t>مریکا</w:t>
      </w:r>
      <w:ins w:id="885" w:author="Shokri" w:date="2019-11-09T23:45:00Z">
        <w:r w:rsidR="00A447A0">
          <w:rPr>
            <w:rFonts w:cs="B Nazanin" w:hint="cs"/>
            <w:sz w:val="28"/>
            <w:szCs w:val="28"/>
            <w:rtl/>
            <w:lang w:val="en-US"/>
          </w:rPr>
          <w:t>ست</w:t>
        </w:r>
      </w:ins>
      <w:del w:id="886" w:author="Shokri" w:date="2019-11-09T23:45:00Z">
        <w:r w:rsidR="00735D7E" w:rsidDel="00A447A0">
          <w:rPr>
            <w:rFonts w:cs="B Nazanin" w:hint="cs"/>
            <w:sz w:val="28"/>
            <w:szCs w:val="28"/>
            <w:rtl/>
            <w:lang w:val="en-US"/>
          </w:rPr>
          <w:delText xml:space="preserve"> </w:delText>
        </w:r>
        <w:r w:rsidR="00D30A41" w:rsidRPr="00EE4024" w:rsidDel="00A447A0">
          <w:rPr>
            <w:rFonts w:cs="B Nazanin" w:hint="cs"/>
            <w:sz w:val="28"/>
            <w:szCs w:val="28"/>
            <w:rtl/>
            <w:lang w:val="en-US"/>
          </w:rPr>
          <w:delText>می باشد</w:delText>
        </w:r>
      </w:del>
      <w:r w:rsidR="00D30A41" w:rsidRPr="00EE4024">
        <w:rPr>
          <w:rFonts w:cs="B Nazanin" w:hint="cs"/>
          <w:sz w:val="28"/>
          <w:szCs w:val="28"/>
          <w:rtl/>
          <w:lang w:val="en-US"/>
        </w:rPr>
        <w:t>.</w:t>
      </w:r>
    </w:p>
    <w:p w:rsidR="00D30A41" w:rsidRPr="00EE4024" w:rsidRDefault="00E02393" w:rsidP="00EC025E">
      <w:pPr>
        <w:bidi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آ</w:t>
      </w:r>
      <w:r w:rsidR="00312E27">
        <w:rPr>
          <w:rFonts w:cs="B Nazanin" w:hint="cs"/>
          <w:sz w:val="28"/>
          <w:szCs w:val="28"/>
          <w:rtl/>
        </w:rPr>
        <w:t>مریکا ترجیح می</w:t>
      </w:r>
      <w:ins w:id="887" w:author="Shokri" w:date="2019-11-09T23:45:00Z">
        <w:r w:rsidR="00A447A0">
          <w:rPr>
            <w:rFonts w:cs="B Nazanin" w:hint="cs"/>
            <w:sz w:val="28"/>
            <w:szCs w:val="28"/>
            <w:rtl/>
          </w:rPr>
          <w:t>‌</w:t>
        </w:r>
      </w:ins>
      <w:del w:id="888" w:author="Shokri" w:date="2019-11-09T23:45:00Z">
        <w:r w:rsidR="00312E27" w:rsidDel="00A447A0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312E27">
        <w:rPr>
          <w:rFonts w:cs="B Nazanin" w:hint="cs"/>
          <w:sz w:val="28"/>
          <w:szCs w:val="28"/>
          <w:rtl/>
        </w:rPr>
        <w:t xml:space="preserve">دهد که </w:t>
      </w:r>
      <w:r w:rsidR="00D30A41" w:rsidRPr="00EE4024">
        <w:rPr>
          <w:rFonts w:cs="B Nazanin"/>
          <w:sz w:val="28"/>
          <w:szCs w:val="28"/>
          <w:rtl/>
        </w:rPr>
        <w:t>ده</w:t>
      </w:r>
      <w:ins w:id="889" w:author="Shokri" w:date="2019-11-09T23:45:00Z">
        <w:r w:rsidR="00A447A0">
          <w:rPr>
            <w:rFonts w:cs="B Nazanin" w:hint="cs"/>
            <w:sz w:val="28"/>
            <w:szCs w:val="28"/>
            <w:rtl/>
          </w:rPr>
          <w:t>‌</w:t>
        </w:r>
      </w:ins>
      <w:del w:id="890" w:author="Shokri" w:date="2019-11-09T23:45:00Z">
        <w:r w:rsidR="00D30A41" w:rsidRPr="00EE4024" w:rsidDel="00A447A0">
          <w:rPr>
            <w:rFonts w:cs="B Nazanin"/>
            <w:sz w:val="28"/>
            <w:szCs w:val="28"/>
            <w:rtl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</w:rPr>
        <w:t>ها م</w:t>
      </w:r>
      <w:r w:rsidR="00D30A41" w:rsidRPr="00EE4024">
        <w:rPr>
          <w:rFonts w:cs="B Nazanin" w:hint="cs"/>
          <w:sz w:val="28"/>
          <w:szCs w:val="28"/>
          <w:rtl/>
        </w:rPr>
        <w:t>ی</w:t>
      </w:r>
      <w:r w:rsidR="00D30A41" w:rsidRPr="00EE4024">
        <w:rPr>
          <w:rFonts w:cs="B Nazanin" w:hint="eastAsia"/>
          <w:sz w:val="28"/>
          <w:szCs w:val="28"/>
          <w:rtl/>
        </w:rPr>
        <w:t>ل</w:t>
      </w:r>
      <w:r w:rsidR="00D30A41" w:rsidRPr="00EE4024">
        <w:rPr>
          <w:rFonts w:cs="B Nazanin" w:hint="cs"/>
          <w:sz w:val="28"/>
          <w:szCs w:val="28"/>
          <w:rtl/>
        </w:rPr>
        <w:t>ی</w:t>
      </w:r>
      <w:r w:rsidR="00D30A41" w:rsidRPr="00EE4024">
        <w:rPr>
          <w:rFonts w:cs="B Nazanin" w:hint="eastAsia"/>
          <w:sz w:val="28"/>
          <w:szCs w:val="28"/>
          <w:rtl/>
        </w:rPr>
        <w:t>ون</w:t>
      </w:r>
      <w:r w:rsidR="00D30A41" w:rsidRPr="00EE4024">
        <w:rPr>
          <w:rFonts w:cs="B Nazanin"/>
          <w:sz w:val="28"/>
          <w:szCs w:val="28"/>
          <w:rtl/>
        </w:rPr>
        <w:t xml:space="preserve"> دلار</w:t>
      </w:r>
      <w:r w:rsidR="00312E27">
        <w:rPr>
          <w:rFonts w:cs="B Nazanin" w:hint="cs"/>
          <w:sz w:val="28"/>
          <w:szCs w:val="28"/>
          <w:rtl/>
        </w:rPr>
        <w:t xml:space="preserve"> را </w:t>
      </w:r>
      <w:r w:rsidR="00D30A41" w:rsidRPr="00EE4024">
        <w:rPr>
          <w:rFonts w:cs="B Nazanin"/>
          <w:sz w:val="28"/>
          <w:szCs w:val="28"/>
          <w:rtl/>
        </w:rPr>
        <w:t>برا</w:t>
      </w:r>
      <w:r w:rsidR="00D30A41" w:rsidRPr="00EE4024">
        <w:rPr>
          <w:rFonts w:cs="B Nazanin" w:hint="cs"/>
          <w:sz w:val="28"/>
          <w:szCs w:val="28"/>
          <w:rtl/>
        </w:rPr>
        <w:t>ی</w:t>
      </w:r>
      <w:r w:rsidR="00D30A41" w:rsidRPr="00EE4024">
        <w:rPr>
          <w:rFonts w:cs="B Nazanin"/>
          <w:sz w:val="28"/>
          <w:szCs w:val="28"/>
          <w:rtl/>
        </w:rPr>
        <w:t xml:space="preserve"> </w:t>
      </w:r>
      <w:r w:rsidR="00312E27">
        <w:rPr>
          <w:rFonts w:cs="B Nazanin" w:hint="cs"/>
          <w:sz w:val="28"/>
          <w:szCs w:val="28"/>
          <w:rtl/>
        </w:rPr>
        <w:t xml:space="preserve"> اعمال </w:t>
      </w:r>
      <w:ins w:id="891" w:author="Shokri" w:date="2019-11-09T23:45:00Z">
        <w:r w:rsidR="00A447A0">
          <w:rPr>
            <w:rFonts w:cs="B Nazanin" w:hint="cs"/>
            <w:sz w:val="28"/>
            <w:szCs w:val="28"/>
            <w:rtl/>
          </w:rPr>
          <w:t>«</w:t>
        </w:r>
      </w:ins>
      <w:del w:id="892" w:author="Shokri" w:date="2019-11-09T23:45:00Z">
        <w:r w:rsidR="00D30A41" w:rsidRPr="00EE4024" w:rsidDel="00A447A0">
          <w:rPr>
            <w:rFonts w:cs="B Nazanin"/>
            <w:sz w:val="28"/>
            <w:szCs w:val="28"/>
            <w:rtl/>
          </w:rPr>
          <w:delText>"</w:delText>
        </w:r>
      </w:del>
      <w:r w:rsidR="00D30A41" w:rsidRPr="00EE4024">
        <w:rPr>
          <w:rFonts w:cs="B Nazanin"/>
          <w:sz w:val="28"/>
          <w:szCs w:val="28"/>
          <w:rtl/>
        </w:rPr>
        <w:t>قدرت نرم</w:t>
      </w:r>
      <w:ins w:id="893" w:author="Shokri" w:date="2019-11-09T23:45:00Z">
        <w:r w:rsidR="00A447A0">
          <w:rPr>
            <w:rFonts w:cs="B Nazanin" w:hint="cs"/>
            <w:sz w:val="28"/>
            <w:szCs w:val="28"/>
            <w:rtl/>
          </w:rPr>
          <w:t>»</w:t>
        </w:r>
      </w:ins>
      <w:del w:id="894" w:author="Shokri" w:date="2019-11-09T23:45:00Z">
        <w:r w:rsidR="00D30A41" w:rsidRPr="00EE4024" w:rsidDel="00A447A0">
          <w:rPr>
            <w:rFonts w:cs="B Nazanin"/>
            <w:sz w:val="28"/>
            <w:szCs w:val="28"/>
            <w:rtl/>
          </w:rPr>
          <w:delText>"</w:delText>
        </w:r>
      </w:del>
      <w:del w:id="895" w:author="Shokri" w:date="2019-11-10T01:46:00Z">
        <w:r w:rsidR="00D30A41" w:rsidRPr="00EE4024" w:rsidDel="00D13FF4">
          <w:rPr>
            <w:rFonts w:cs="B Nazanin"/>
            <w:sz w:val="28"/>
            <w:szCs w:val="28"/>
            <w:rtl/>
          </w:rPr>
          <w:delText xml:space="preserve"> </w:delText>
        </w:r>
      </w:del>
      <w:r w:rsidR="00D30A41" w:rsidRPr="00EE4024">
        <w:rPr>
          <w:rFonts w:cs="B Nazanin" w:hint="cs"/>
          <w:sz w:val="28"/>
          <w:szCs w:val="28"/>
          <w:rtl/>
        </w:rPr>
        <w:t xml:space="preserve"> </w:t>
      </w:r>
      <w:r w:rsidR="00D30A41" w:rsidRPr="00EE4024">
        <w:rPr>
          <w:rFonts w:cs="B Nazanin"/>
          <w:sz w:val="28"/>
          <w:szCs w:val="28"/>
          <w:rtl/>
        </w:rPr>
        <w:t xml:space="preserve">و </w:t>
      </w:r>
      <w:r w:rsidR="00312E27">
        <w:rPr>
          <w:rFonts w:cs="B Nazanin" w:hint="cs"/>
          <w:sz w:val="28"/>
          <w:szCs w:val="28"/>
          <w:rtl/>
        </w:rPr>
        <w:t>داشتن لابی</w:t>
      </w:r>
      <w:r w:rsidR="00567AEA">
        <w:rPr>
          <w:rFonts w:cs="B Nazanin" w:hint="cs"/>
          <w:sz w:val="28"/>
          <w:szCs w:val="28"/>
          <w:rtl/>
        </w:rPr>
        <w:t xml:space="preserve"> قوی متشکل از </w:t>
      </w:r>
      <w:r w:rsidR="00567AEA" w:rsidRPr="00A447A0">
        <w:rPr>
          <w:rFonts w:cs="B Nazanin" w:hint="eastAsia"/>
          <w:sz w:val="28"/>
          <w:szCs w:val="28"/>
          <w:highlight w:val="yellow"/>
          <w:rtl/>
          <w:rPrChange w:id="896" w:author="Shokri" w:date="2019-11-09T23:45:00Z">
            <w:rPr>
              <w:rFonts w:cs="B Nazanin" w:hint="eastAsia"/>
              <w:sz w:val="28"/>
              <w:szCs w:val="28"/>
              <w:rtl/>
            </w:rPr>
          </w:rPrChange>
        </w:rPr>
        <w:t>سمن</w:t>
      </w:r>
      <w:r w:rsidR="00567AEA" w:rsidRPr="00A447A0">
        <w:rPr>
          <w:rFonts w:cs="B Nazanin"/>
          <w:sz w:val="28"/>
          <w:szCs w:val="28"/>
          <w:highlight w:val="yellow"/>
          <w:rtl/>
          <w:rPrChange w:id="897" w:author="Shokri" w:date="2019-11-09T23:45:00Z">
            <w:rPr>
              <w:rFonts w:cs="B Nazanin"/>
              <w:sz w:val="28"/>
              <w:szCs w:val="28"/>
              <w:rtl/>
            </w:rPr>
          </w:rPrChange>
        </w:rPr>
        <w:t xml:space="preserve"> </w:t>
      </w:r>
      <w:r w:rsidR="00567AEA" w:rsidRPr="00A447A0">
        <w:rPr>
          <w:rFonts w:cs="B Nazanin" w:hint="eastAsia"/>
          <w:sz w:val="28"/>
          <w:szCs w:val="28"/>
          <w:highlight w:val="yellow"/>
          <w:rtl/>
          <w:rPrChange w:id="898" w:author="Shokri" w:date="2019-11-09T23:45:00Z">
            <w:rPr>
              <w:rFonts w:cs="B Nazanin" w:hint="eastAsia"/>
              <w:sz w:val="28"/>
              <w:szCs w:val="28"/>
              <w:rtl/>
            </w:rPr>
          </w:rPrChange>
        </w:rPr>
        <w:t>ها</w:t>
      </w:r>
      <w:r w:rsidR="00567AEA">
        <w:rPr>
          <w:rFonts w:cs="B Nazanin" w:hint="cs"/>
          <w:sz w:val="28"/>
          <w:szCs w:val="28"/>
          <w:rtl/>
        </w:rPr>
        <w:t xml:space="preserve"> و رسانه</w:t>
      </w:r>
      <w:ins w:id="899" w:author="Shokri" w:date="2019-11-09T23:45:00Z">
        <w:r w:rsidR="00A447A0">
          <w:rPr>
            <w:rFonts w:cs="B Nazanin" w:hint="cs"/>
            <w:sz w:val="28"/>
            <w:szCs w:val="28"/>
            <w:rtl/>
          </w:rPr>
          <w:t>‌</w:t>
        </w:r>
      </w:ins>
      <w:del w:id="900" w:author="Shokri" w:date="2019-11-09T23:45:00Z">
        <w:r w:rsidR="00567AEA" w:rsidDel="00A447A0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567AEA">
        <w:rPr>
          <w:rFonts w:cs="B Nazanin" w:hint="cs"/>
          <w:sz w:val="28"/>
          <w:szCs w:val="28"/>
          <w:rtl/>
        </w:rPr>
        <w:t xml:space="preserve">های </w:t>
      </w:r>
      <w:del w:id="901" w:author="Shokri" w:date="2019-11-10T01:46:00Z">
        <w:r w:rsidR="00312E27" w:rsidDel="00D13FF4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312E27">
        <w:rPr>
          <w:rFonts w:cs="B Nazanin" w:hint="cs"/>
          <w:sz w:val="28"/>
          <w:szCs w:val="28"/>
          <w:rtl/>
        </w:rPr>
        <w:t xml:space="preserve">گروهی </w:t>
      </w:r>
      <w:r w:rsidR="00567AEA">
        <w:rPr>
          <w:rFonts w:cs="B Nazanin" w:hint="cs"/>
          <w:sz w:val="28"/>
          <w:szCs w:val="28"/>
          <w:rtl/>
        </w:rPr>
        <w:t>در کشورها</w:t>
      </w:r>
      <w:ins w:id="902" w:author="Shokri" w:date="2019-11-09T23:45:00Z">
        <w:r w:rsidR="00A447A0">
          <w:rPr>
            <w:rFonts w:cs="B Nazanin" w:hint="cs"/>
            <w:sz w:val="28"/>
            <w:szCs w:val="28"/>
            <w:rtl/>
          </w:rPr>
          <w:t xml:space="preserve"> </w:t>
        </w:r>
      </w:ins>
      <w:del w:id="903" w:author="Shokri" w:date="2019-11-09T23:45:00Z">
        <w:r w:rsidR="00567AEA" w:rsidDel="00A447A0">
          <w:rPr>
            <w:rFonts w:cs="B Nazanin" w:hint="cs"/>
            <w:sz w:val="28"/>
            <w:szCs w:val="28"/>
            <w:rtl/>
          </w:rPr>
          <w:delText xml:space="preserve">یی </w:delText>
        </w:r>
      </w:del>
      <w:r w:rsidR="00567AEA">
        <w:rPr>
          <w:rFonts w:cs="B Nazanin" w:hint="cs"/>
          <w:sz w:val="28"/>
          <w:szCs w:val="28"/>
          <w:rtl/>
        </w:rPr>
        <w:t>هزینه کند و نی</w:t>
      </w:r>
      <w:r w:rsidR="00797706">
        <w:rPr>
          <w:rFonts w:cs="B Nazanin" w:hint="cs"/>
          <w:sz w:val="28"/>
          <w:szCs w:val="28"/>
          <w:rtl/>
        </w:rPr>
        <w:t>ز امکان نفوذ در قدرت داشته باشد. این برای آمریکا بهتر از آ</w:t>
      </w:r>
      <w:r w:rsidR="00567AEA">
        <w:rPr>
          <w:rFonts w:cs="B Nazanin" w:hint="cs"/>
          <w:sz w:val="28"/>
          <w:szCs w:val="28"/>
          <w:rtl/>
        </w:rPr>
        <w:t xml:space="preserve">ن است که </w:t>
      </w:r>
      <w:r w:rsidR="00D30A41" w:rsidRPr="00EE4024">
        <w:rPr>
          <w:rFonts w:cs="B Nazanin"/>
          <w:sz w:val="28"/>
          <w:szCs w:val="28"/>
          <w:rtl/>
        </w:rPr>
        <w:t>صدها م</w:t>
      </w:r>
      <w:r w:rsidR="00D30A41" w:rsidRPr="00EE4024">
        <w:rPr>
          <w:rFonts w:cs="B Nazanin" w:hint="cs"/>
          <w:sz w:val="28"/>
          <w:szCs w:val="28"/>
          <w:rtl/>
        </w:rPr>
        <w:t>ی</w:t>
      </w:r>
      <w:r w:rsidR="00D30A41" w:rsidRPr="00EE4024">
        <w:rPr>
          <w:rFonts w:cs="B Nazanin"/>
          <w:sz w:val="28"/>
          <w:szCs w:val="28"/>
          <w:rtl/>
        </w:rPr>
        <w:t>ل</w:t>
      </w:r>
      <w:r w:rsidR="00D30A41" w:rsidRPr="00EE4024">
        <w:rPr>
          <w:rFonts w:cs="B Nazanin" w:hint="cs"/>
          <w:sz w:val="28"/>
          <w:szCs w:val="28"/>
          <w:rtl/>
        </w:rPr>
        <w:t>ی</w:t>
      </w:r>
      <w:r w:rsidR="00D30A41" w:rsidRPr="00EE4024">
        <w:rPr>
          <w:rFonts w:cs="B Nazanin" w:hint="eastAsia"/>
          <w:sz w:val="28"/>
          <w:szCs w:val="28"/>
          <w:rtl/>
        </w:rPr>
        <w:t>ون</w:t>
      </w:r>
      <w:r w:rsidR="00D30A41" w:rsidRPr="00EE4024">
        <w:rPr>
          <w:rFonts w:cs="B Nazanin"/>
          <w:sz w:val="28"/>
          <w:szCs w:val="28"/>
          <w:rtl/>
        </w:rPr>
        <w:t xml:space="preserve"> دلار </w:t>
      </w:r>
      <w:r w:rsidR="00567AEA">
        <w:rPr>
          <w:rFonts w:cs="B Nazanin" w:hint="cs"/>
          <w:sz w:val="28"/>
          <w:szCs w:val="28"/>
          <w:rtl/>
        </w:rPr>
        <w:t xml:space="preserve">را </w:t>
      </w:r>
      <w:r w:rsidR="00D30A41" w:rsidRPr="00EE4024">
        <w:rPr>
          <w:rFonts w:cs="B Nazanin"/>
          <w:sz w:val="28"/>
          <w:szCs w:val="28"/>
          <w:rtl/>
        </w:rPr>
        <w:t>برا</w:t>
      </w:r>
      <w:r w:rsidR="00D30A41" w:rsidRPr="00EE4024">
        <w:rPr>
          <w:rFonts w:cs="B Nazanin" w:hint="cs"/>
          <w:sz w:val="28"/>
          <w:szCs w:val="28"/>
          <w:rtl/>
        </w:rPr>
        <w:t>ی</w:t>
      </w:r>
      <w:r w:rsidR="00D30A41" w:rsidRPr="00EE4024">
        <w:rPr>
          <w:rFonts w:cs="B Nazanin"/>
          <w:sz w:val="28"/>
          <w:szCs w:val="28"/>
          <w:rtl/>
        </w:rPr>
        <w:t xml:space="preserve"> حما</w:t>
      </w:r>
      <w:r w:rsidR="00D30A41" w:rsidRPr="00EE4024">
        <w:rPr>
          <w:rFonts w:cs="B Nazanin" w:hint="cs"/>
          <w:sz w:val="28"/>
          <w:szCs w:val="28"/>
          <w:rtl/>
        </w:rPr>
        <w:t>ی</w:t>
      </w:r>
      <w:r w:rsidR="00D30A41" w:rsidRPr="00EE4024">
        <w:rPr>
          <w:rFonts w:cs="B Nazanin" w:hint="eastAsia"/>
          <w:sz w:val="28"/>
          <w:szCs w:val="28"/>
          <w:rtl/>
        </w:rPr>
        <w:t>ت</w:t>
      </w:r>
      <w:r w:rsidR="00D30A41" w:rsidRPr="00EE4024">
        <w:rPr>
          <w:rFonts w:cs="B Nazanin"/>
          <w:sz w:val="28"/>
          <w:szCs w:val="28"/>
          <w:rtl/>
        </w:rPr>
        <w:t xml:space="preserve"> از درگ</w:t>
      </w:r>
      <w:r w:rsidR="00D30A41" w:rsidRPr="00EE4024">
        <w:rPr>
          <w:rFonts w:cs="B Nazanin" w:hint="cs"/>
          <w:sz w:val="28"/>
          <w:szCs w:val="28"/>
          <w:rtl/>
        </w:rPr>
        <w:t>ی</w:t>
      </w:r>
      <w:r w:rsidR="00D30A41" w:rsidRPr="00EE4024">
        <w:rPr>
          <w:rFonts w:cs="B Nazanin" w:hint="eastAsia"/>
          <w:sz w:val="28"/>
          <w:szCs w:val="28"/>
          <w:rtl/>
        </w:rPr>
        <w:t>ر</w:t>
      </w:r>
      <w:r w:rsidR="00D30A41" w:rsidRPr="00EE4024">
        <w:rPr>
          <w:rFonts w:cs="B Nazanin" w:hint="cs"/>
          <w:sz w:val="28"/>
          <w:szCs w:val="28"/>
          <w:rtl/>
        </w:rPr>
        <w:t>ی</w:t>
      </w:r>
      <w:r w:rsidR="00D30A41" w:rsidRPr="00EE4024">
        <w:rPr>
          <w:rFonts w:cs="B Nazanin"/>
          <w:sz w:val="28"/>
          <w:szCs w:val="28"/>
          <w:rtl/>
        </w:rPr>
        <w:t xml:space="preserve"> نظام</w:t>
      </w:r>
      <w:r w:rsidR="00D30A41" w:rsidRPr="00EE4024">
        <w:rPr>
          <w:rFonts w:cs="B Nazanin" w:hint="cs"/>
          <w:sz w:val="28"/>
          <w:szCs w:val="28"/>
          <w:rtl/>
        </w:rPr>
        <w:t>ی</w:t>
      </w:r>
      <w:r w:rsidR="00D30A41" w:rsidRPr="00EE4024">
        <w:rPr>
          <w:rFonts w:cs="B Nazanin"/>
          <w:sz w:val="28"/>
          <w:szCs w:val="28"/>
          <w:rtl/>
        </w:rPr>
        <w:t xml:space="preserve"> محل</w:t>
      </w:r>
      <w:r w:rsidR="00D30A41" w:rsidRPr="00EE4024">
        <w:rPr>
          <w:rFonts w:cs="B Nazanin" w:hint="cs"/>
          <w:sz w:val="28"/>
          <w:szCs w:val="28"/>
          <w:rtl/>
        </w:rPr>
        <w:t>ی</w:t>
      </w:r>
      <w:r w:rsidR="00D30A41" w:rsidRPr="00EE4024">
        <w:rPr>
          <w:rFonts w:cs="B Nazanin"/>
          <w:sz w:val="28"/>
          <w:szCs w:val="28"/>
        </w:rPr>
        <w:t xml:space="preserve"> </w:t>
      </w:r>
      <w:r w:rsidR="00797706">
        <w:rPr>
          <w:rFonts w:cs="B Nazanin" w:hint="cs"/>
          <w:sz w:val="28"/>
          <w:szCs w:val="28"/>
          <w:rtl/>
          <w:lang w:bidi="fa-IR"/>
        </w:rPr>
        <w:t>هزینه کرده</w:t>
      </w:r>
      <w:ins w:id="904" w:author="Shokri" w:date="2019-11-09T23:46:00Z">
        <w:r w:rsidR="00A447A0">
          <w:rPr>
            <w:rFonts w:cs="B Nazanin" w:hint="cs"/>
            <w:sz w:val="28"/>
            <w:szCs w:val="28"/>
            <w:rtl/>
            <w:lang w:bidi="fa-IR"/>
          </w:rPr>
          <w:t xml:space="preserve"> و</w:t>
        </w:r>
      </w:ins>
      <w:del w:id="905" w:author="Shokri" w:date="2019-11-09T23:46:00Z">
        <w:r w:rsidR="00797706" w:rsidDel="00A447A0">
          <w:rPr>
            <w:rFonts w:cs="B Nazanin" w:hint="cs"/>
            <w:sz w:val="28"/>
            <w:szCs w:val="28"/>
            <w:rtl/>
            <w:lang w:bidi="fa-IR"/>
          </w:rPr>
          <w:delText>؛</w:delText>
        </w:r>
      </w:del>
      <w:del w:id="906" w:author="Shokri" w:date="2019-11-10T01:46:00Z">
        <w:r w:rsidR="00797706" w:rsidDel="00D13FF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567AEA">
        <w:rPr>
          <w:rFonts w:cs="B Nazanin" w:hint="cs"/>
          <w:sz w:val="28"/>
          <w:szCs w:val="28"/>
          <w:rtl/>
          <w:lang w:bidi="fa-IR"/>
        </w:rPr>
        <w:t xml:space="preserve"> ده</w:t>
      </w:r>
      <w:ins w:id="907" w:author="Shokri" w:date="2019-11-09T23:46:00Z">
        <w:r w:rsidR="00A447A0">
          <w:rPr>
            <w:rFonts w:cs="B Nazanin" w:hint="cs"/>
            <w:sz w:val="28"/>
            <w:szCs w:val="28"/>
            <w:rtl/>
          </w:rPr>
          <w:t>‌</w:t>
        </w:r>
      </w:ins>
      <w:del w:id="908" w:author="Shokri" w:date="2019-11-09T23:46:00Z">
        <w:r w:rsidR="00D30A41" w:rsidRPr="00EE4024" w:rsidDel="00A447A0">
          <w:rPr>
            <w:rFonts w:cs="B Nazanin"/>
            <w:sz w:val="28"/>
            <w:szCs w:val="28"/>
            <w:rtl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</w:rPr>
        <w:t xml:space="preserve">ها تن </w:t>
      </w:r>
      <w:r w:rsidR="00D30A41" w:rsidRPr="00EE4024">
        <w:rPr>
          <w:rFonts w:cs="B Nazanin" w:hint="cs"/>
          <w:sz w:val="28"/>
          <w:szCs w:val="28"/>
          <w:rtl/>
        </w:rPr>
        <w:t xml:space="preserve">از </w:t>
      </w:r>
      <w:r w:rsidR="00567AEA">
        <w:rPr>
          <w:rFonts w:cs="B Nazanin"/>
          <w:sz w:val="28"/>
          <w:szCs w:val="28"/>
          <w:rtl/>
        </w:rPr>
        <w:t>سربازان</w:t>
      </w:r>
      <w:r w:rsidR="00D30A41" w:rsidRPr="00EE4024">
        <w:rPr>
          <w:rFonts w:cs="B Nazanin" w:hint="cs"/>
          <w:sz w:val="28"/>
          <w:szCs w:val="28"/>
          <w:rtl/>
        </w:rPr>
        <w:t xml:space="preserve"> خو</w:t>
      </w:r>
      <w:r w:rsidR="00567AEA">
        <w:rPr>
          <w:rFonts w:cs="B Nazanin" w:hint="cs"/>
          <w:sz w:val="28"/>
          <w:szCs w:val="28"/>
          <w:rtl/>
        </w:rPr>
        <w:t xml:space="preserve">د را </w:t>
      </w:r>
      <w:r w:rsidR="00797706">
        <w:rPr>
          <w:rFonts w:cs="B Nazanin" w:hint="cs"/>
          <w:sz w:val="28"/>
          <w:szCs w:val="28"/>
          <w:rtl/>
        </w:rPr>
        <w:t xml:space="preserve">در </w:t>
      </w:r>
      <w:r w:rsidR="00567AEA">
        <w:rPr>
          <w:rFonts w:cs="B Nazanin" w:hint="cs"/>
          <w:sz w:val="28"/>
          <w:szCs w:val="28"/>
          <w:rtl/>
        </w:rPr>
        <w:t>درگیری</w:t>
      </w:r>
      <w:ins w:id="909" w:author="Shokri" w:date="2019-11-09T23:46:00Z">
        <w:r w:rsidR="00A447A0">
          <w:rPr>
            <w:rFonts w:cs="B Nazanin" w:hint="cs"/>
            <w:sz w:val="28"/>
            <w:szCs w:val="28"/>
            <w:rtl/>
          </w:rPr>
          <w:t>‌</w:t>
        </w:r>
      </w:ins>
      <w:del w:id="910" w:author="Shokri" w:date="2019-11-09T23:46:00Z">
        <w:r w:rsidR="00797706" w:rsidDel="00A447A0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797706">
        <w:rPr>
          <w:rFonts w:cs="B Nazanin" w:hint="cs"/>
          <w:sz w:val="28"/>
          <w:szCs w:val="28"/>
          <w:rtl/>
        </w:rPr>
        <w:t>ها</w:t>
      </w:r>
      <w:r w:rsidR="00567AEA">
        <w:rPr>
          <w:rFonts w:cs="B Nazanin" w:hint="cs"/>
          <w:sz w:val="28"/>
          <w:szCs w:val="28"/>
          <w:rtl/>
        </w:rPr>
        <w:t xml:space="preserve"> از دست بده</w:t>
      </w:r>
      <w:r w:rsidR="00D30A41" w:rsidRPr="00EE4024">
        <w:rPr>
          <w:rFonts w:cs="B Nazanin" w:hint="cs"/>
          <w:sz w:val="28"/>
          <w:szCs w:val="28"/>
          <w:rtl/>
        </w:rPr>
        <w:t xml:space="preserve">د </w:t>
      </w:r>
      <w:r w:rsidR="00D30A41" w:rsidRPr="00EE4024">
        <w:rPr>
          <w:rFonts w:cs="B Nazanin"/>
          <w:sz w:val="28"/>
          <w:szCs w:val="28"/>
          <w:rtl/>
        </w:rPr>
        <w:t>و</w:t>
      </w:r>
      <w:r w:rsidR="00D30A41" w:rsidRPr="00EE4024">
        <w:rPr>
          <w:rFonts w:cs="B Nazanin" w:hint="cs"/>
          <w:sz w:val="28"/>
          <w:szCs w:val="28"/>
          <w:rtl/>
        </w:rPr>
        <w:t xml:space="preserve"> دائما</w:t>
      </w:r>
      <w:ins w:id="911" w:author="Shokri" w:date="2019-11-09T23:46:00Z">
        <w:r w:rsidR="00A447A0">
          <w:rPr>
            <w:rFonts w:cs="B Nazanin" w:hint="cs"/>
            <w:sz w:val="28"/>
            <w:szCs w:val="28"/>
            <w:rtl/>
          </w:rPr>
          <w:t>ً</w:t>
        </w:r>
      </w:ins>
      <w:r w:rsidR="00D30A41" w:rsidRPr="00EE4024">
        <w:rPr>
          <w:rFonts w:cs="B Nazanin" w:hint="cs"/>
          <w:sz w:val="28"/>
          <w:szCs w:val="28"/>
          <w:rtl/>
        </w:rPr>
        <w:t xml:space="preserve"> در حال</w:t>
      </w:r>
      <w:r w:rsidR="00D30A41" w:rsidRPr="00EE4024">
        <w:rPr>
          <w:rFonts w:cs="B Nazanin"/>
          <w:sz w:val="28"/>
          <w:szCs w:val="28"/>
          <w:rtl/>
        </w:rPr>
        <w:t xml:space="preserve"> تلاش برا</w:t>
      </w:r>
      <w:r w:rsidR="00D30A41" w:rsidRPr="00EE4024">
        <w:rPr>
          <w:rFonts w:cs="B Nazanin" w:hint="cs"/>
          <w:sz w:val="28"/>
          <w:szCs w:val="28"/>
          <w:rtl/>
        </w:rPr>
        <w:t>ی</w:t>
      </w:r>
      <w:r w:rsidR="00D30A41" w:rsidRPr="00EE4024">
        <w:rPr>
          <w:rFonts w:cs="B Nazanin"/>
          <w:sz w:val="28"/>
          <w:szCs w:val="28"/>
          <w:rtl/>
        </w:rPr>
        <w:t xml:space="preserve"> کنترل م</w:t>
      </w:r>
      <w:r w:rsidR="00D30A41" w:rsidRPr="00EE4024">
        <w:rPr>
          <w:rFonts w:cs="B Nazanin" w:hint="cs"/>
          <w:sz w:val="28"/>
          <w:szCs w:val="28"/>
          <w:rtl/>
        </w:rPr>
        <w:t>ی</w:t>
      </w:r>
      <w:r w:rsidR="00D30A41" w:rsidRPr="00EE4024">
        <w:rPr>
          <w:rFonts w:cs="B Nazanin" w:hint="eastAsia"/>
          <w:sz w:val="28"/>
          <w:szCs w:val="28"/>
          <w:rtl/>
        </w:rPr>
        <w:t>ل</w:t>
      </w:r>
      <w:r w:rsidR="00D30A41" w:rsidRPr="00EE4024">
        <w:rPr>
          <w:rFonts w:cs="B Nazanin" w:hint="cs"/>
          <w:sz w:val="28"/>
          <w:szCs w:val="28"/>
          <w:rtl/>
        </w:rPr>
        <w:t>ی</w:t>
      </w:r>
      <w:r w:rsidR="00D30A41" w:rsidRPr="00EE4024">
        <w:rPr>
          <w:rFonts w:cs="B Nazanin" w:hint="eastAsia"/>
          <w:sz w:val="28"/>
          <w:szCs w:val="28"/>
          <w:rtl/>
        </w:rPr>
        <w:t>ون</w:t>
      </w:r>
      <w:ins w:id="912" w:author="Shokri" w:date="2019-11-09T23:46:00Z">
        <w:r w:rsidR="00A447A0">
          <w:rPr>
            <w:rFonts w:cs="B Nazanin" w:hint="cs"/>
            <w:sz w:val="28"/>
            <w:szCs w:val="28"/>
            <w:rtl/>
          </w:rPr>
          <w:t>‌</w:t>
        </w:r>
      </w:ins>
      <w:del w:id="913" w:author="Shokri" w:date="2019-11-09T23:46:00Z">
        <w:r w:rsidR="00567AEA" w:rsidDel="00A447A0">
          <w:rPr>
            <w:rFonts w:cs="B Nazanin"/>
            <w:sz w:val="28"/>
            <w:szCs w:val="28"/>
            <w:rtl/>
          </w:rPr>
          <w:delText xml:space="preserve"> </w:delText>
        </w:r>
      </w:del>
      <w:r w:rsidR="00567AEA">
        <w:rPr>
          <w:rFonts w:cs="B Nazanin"/>
          <w:sz w:val="28"/>
          <w:szCs w:val="28"/>
          <w:rtl/>
        </w:rPr>
        <w:t>ها شهروند</w:t>
      </w:r>
      <w:ins w:id="914" w:author="Shokri" w:date="2019-11-09T23:46:00Z">
        <w:r w:rsidR="00A447A0">
          <w:rPr>
            <w:rFonts w:cs="B Nazanin" w:hint="cs"/>
            <w:sz w:val="28"/>
            <w:szCs w:val="28"/>
            <w:rtl/>
          </w:rPr>
          <w:t xml:space="preserve"> باشد</w:t>
        </w:r>
      </w:ins>
      <w:r w:rsidR="00567AEA">
        <w:rPr>
          <w:rFonts w:cs="B Nazanin"/>
          <w:sz w:val="28"/>
          <w:szCs w:val="28"/>
          <w:rtl/>
        </w:rPr>
        <w:t xml:space="preserve"> که از </w:t>
      </w:r>
      <w:r w:rsidR="00567AEA">
        <w:rPr>
          <w:rFonts w:cs="B Nazanin" w:hint="cs"/>
          <w:sz w:val="28"/>
          <w:szCs w:val="28"/>
          <w:rtl/>
        </w:rPr>
        <w:t xml:space="preserve">او </w:t>
      </w:r>
      <w:r w:rsidR="00D30A41" w:rsidRPr="00EE4024">
        <w:rPr>
          <w:rFonts w:cs="B Nazanin" w:hint="cs"/>
          <w:sz w:val="28"/>
          <w:szCs w:val="28"/>
          <w:rtl/>
        </w:rPr>
        <w:t>متن</w:t>
      </w:r>
      <w:r w:rsidR="00D30A41" w:rsidRPr="00EE4024">
        <w:rPr>
          <w:rFonts w:cs="B Nazanin"/>
          <w:sz w:val="28"/>
          <w:szCs w:val="28"/>
          <w:rtl/>
        </w:rPr>
        <w:t>فر</w:t>
      </w:r>
      <w:r w:rsidR="00D30A41" w:rsidRPr="00EE4024">
        <w:rPr>
          <w:rFonts w:cs="B Nazanin" w:hint="cs"/>
          <w:sz w:val="28"/>
          <w:szCs w:val="28"/>
          <w:rtl/>
        </w:rPr>
        <w:t>ند</w:t>
      </w:r>
      <w:del w:id="915" w:author="Shokri" w:date="2019-11-09T23:46:00Z">
        <w:r w:rsidR="00D30A41" w:rsidRPr="00EE4024" w:rsidDel="00A447A0">
          <w:rPr>
            <w:rFonts w:cs="B Nazanin" w:hint="cs"/>
            <w:sz w:val="28"/>
            <w:szCs w:val="28"/>
            <w:rtl/>
          </w:rPr>
          <w:delText xml:space="preserve"> </w:delText>
        </w:r>
        <w:r w:rsidR="00567AEA" w:rsidDel="00A447A0">
          <w:rPr>
            <w:rFonts w:cs="B Nazanin" w:hint="cs"/>
            <w:sz w:val="28"/>
            <w:szCs w:val="28"/>
            <w:rtl/>
          </w:rPr>
          <w:delText>؛ باش</w:delText>
        </w:r>
        <w:r w:rsidR="00D30A41" w:rsidRPr="00EE4024" w:rsidDel="00A447A0">
          <w:rPr>
            <w:rFonts w:cs="B Nazanin" w:hint="cs"/>
            <w:sz w:val="28"/>
            <w:szCs w:val="28"/>
            <w:rtl/>
          </w:rPr>
          <w:delText>د</w:delText>
        </w:r>
      </w:del>
      <w:r w:rsidR="00D30A41" w:rsidRPr="00EE4024">
        <w:rPr>
          <w:rFonts w:cs="B Nazanin"/>
          <w:sz w:val="28"/>
          <w:szCs w:val="28"/>
          <w:rtl/>
        </w:rPr>
        <w:t>.</w:t>
      </w:r>
      <w:del w:id="916" w:author="Shokri" w:date="2019-11-09T23:47:00Z">
        <w:r w:rsidR="00567AEA" w:rsidRPr="00567AEA" w:rsidDel="00A447A0">
          <w:rPr>
            <w:rFonts w:cs="B Nazanin"/>
            <w:sz w:val="28"/>
            <w:szCs w:val="28"/>
            <w:rtl/>
          </w:rPr>
          <w:delText xml:space="preserve"> </w:delText>
        </w:r>
        <w:r w:rsidR="00567AEA" w:rsidRPr="00EE4024" w:rsidDel="00A447A0">
          <w:rPr>
            <w:rFonts w:cs="B Nazanin"/>
            <w:sz w:val="28"/>
            <w:szCs w:val="28"/>
            <w:rtl/>
          </w:rPr>
          <w:delText>(در قرق</w:delText>
        </w:r>
        <w:r w:rsidR="00567AEA" w:rsidRPr="00EE4024" w:rsidDel="00A447A0">
          <w:rPr>
            <w:rFonts w:cs="B Nazanin" w:hint="cs"/>
            <w:sz w:val="28"/>
            <w:szCs w:val="28"/>
            <w:rtl/>
          </w:rPr>
          <w:delText>ی</w:delText>
        </w:r>
        <w:r w:rsidR="00567AEA" w:rsidRPr="00EE4024" w:rsidDel="00A447A0">
          <w:rPr>
            <w:rFonts w:cs="B Nazanin" w:hint="eastAsia"/>
            <w:sz w:val="28"/>
            <w:szCs w:val="28"/>
            <w:rtl/>
          </w:rPr>
          <w:delText>زستان،</w:delText>
        </w:r>
      </w:del>
      <w:r w:rsidR="00567AEA" w:rsidRPr="00EE4024">
        <w:rPr>
          <w:rFonts w:cs="B Nazanin"/>
          <w:sz w:val="28"/>
          <w:szCs w:val="28"/>
          <w:rtl/>
        </w:rPr>
        <w:t xml:space="preserve"> ا</w:t>
      </w:r>
      <w:r w:rsidR="00567AEA" w:rsidRPr="00EE4024">
        <w:rPr>
          <w:rFonts w:cs="B Nazanin" w:hint="cs"/>
          <w:sz w:val="28"/>
          <w:szCs w:val="28"/>
          <w:rtl/>
        </w:rPr>
        <w:t>ی</w:t>
      </w:r>
      <w:r w:rsidR="00567AEA" w:rsidRPr="00EE4024">
        <w:rPr>
          <w:rFonts w:cs="B Nazanin" w:hint="eastAsia"/>
          <w:sz w:val="28"/>
          <w:szCs w:val="28"/>
          <w:rtl/>
        </w:rPr>
        <w:t>الات</w:t>
      </w:r>
      <w:r w:rsidR="00567AEA" w:rsidRPr="00EE4024">
        <w:rPr>
          <w:rFonts w:cs="B Nazanin"/>
          <w:sz w:val="28"/>
          <w:szCs w:val="28"/>
          <w:rtl/>
        </w:rPr>
        <w:t xml:space="preserve"> متحده، بر</w:t>
      </w:r>
      <w:del w:id="917" w:author="Shokri" w:date="2019-11-09T23:46:00Z">
        <w:r w:rsidR="00567AEA" w:rsidRPr="00EE4024" w:rsidDel="00A447A0">
          <w:rPr>
            <w:rFonts w:cs="B Nazanin"/>
            <w:sz w:val="28"/>
            <w:szCs w:val="28"/>
            <w:rtl/>
          </w:rPr>
          <w:delText xml:space="preserve"> </w:delText>
        </w:r>
      </w:del>
      <w:r w:rsidR="00567AEA" w:rsidRPr="00EE4024">
        <w:rPr>
          <w:rFonts w:cs="B Nazanin"/>
          <w:sz w:val="28"/>
          <w:szCs w:val="28"/>
          <w:rtl/>
        </w:rPr>
        <w:t>اساس تخم</w:t>
      </w:r>
      <w:r w:rsidR="00567AEA" w:rsidRPr="00EE4024">
        <w:rPr>
          <w:rFonts w:cs="B Nazanin" w:hint="cs"/>
          <w:sz w:val="28"/>
          <w:szCs w:val="28"/>
          <w:rtl/>
        </w:rPr>
        <w:t>ی</w:t>
      </w:r>
      <w:r w:rsidR="00567AEA" w:rsidRPr="00EE4024">
        <w:rPr>
          <w:rFonts w:cs="B Nazanin" w:hint="eastAsia"/>
          <w:sz w:val="28"/>
          <w:szCs w:val="28"/>
          <w:rtl/>
        </w:rPr>
        <w:t>ن</w:t>
      </w:r>
      <w:ins w:id="918" w:author="Shokri" w:date="2019-11-09T23:46:00Z">
        <w:r w:rsidR="00A447A0">
          <w:rPr>
            <w:rFonts w:cs="B Nazanin" w:hint="cs"/>
            <w:sz w:val="28"/>
            <w:szCs w:val="28"/>
            <w:rtl/>
          </w:rPr>
          <w:t>‌</w:t>
        </w:r>
      </w:ins>
      <w:del w:id="919" w:author="Shokri" w:date="2019-11-09T23:46:00Z">
        <w:r w:rsidR="00567AEA" w:rsidRPr="00EE4024" w:rsidDel="00A447A0">
          <w:rPr>
            <w:rFonts w:cs="B Nazanin"/>
            <w:sz w:val="28"/>
            <w:szCs w:val="28"/>
            <w:rtl/>
          </w:rPr>
          <w:delText xml:space="preserve"> </w:delText>
        </w:r>
      </w:del>
      <w:r w:rsidR="00567AEA" w:rsidRPr="00EE4024">
        <w:rPr>
          <w:rFonts w:cs="B Nazanin"/>
          <w:sz w:val="28"/>
          <w:szCs w:val="28"/>
          <w:rtl/>
        </w:rPr>
        <w:t>ها</w:t>
      </w:r>
      <w:r w:rsidR="00567AEA" w:rsidRPr="00EE4024">
        <w:rPr>
          <w:rFonts w:cs="B Nazanin" w:hint="cs"/>
          <w:sz w:val="28"/>
          <w:szCs w:val="28"/>
          <w:rtl/>
        </w:rPr>
        <w:t>ی</w:t>
      </w:r>
      <w:r w:rsidR="00567AEA" w:rsidRPr="00EE4024">
        <w:rPr>
          <w:rFonts w:cs="B Nazanin"/>
          <w:sz w:val="28"/>
          <w:szCs w:val="28"/>
          <w:rtl/>
        </w:rPr>
        <w:t xml:space="preserve"> مختلف، سالانه 50 تا 80 م</w:t>
      </w:r>
      <w:r w:rsidR="00567AEA" w:rsidRPr="00EE4024">
        <w:rPr>
          <w:rFonts w:cs="B Nazanin" w:hint="cs"/>
          <w:sz w:val="28"/>
          <w:szCs w:val="28"/>
          <w:rtl/>
        </w:rPr>
        <w:t>ی</w:t>
      </w:r>
      <w:r w:rsidR="00567AEA" w:rsidRPr="00EE4024">
        <w:rPr>
          <w:rFonts w:cs="B Nazanin" w:hint="eastAsia"/>
          <w:sz w:val="28"/>
          <w:szCs w:val="28"/>
          <w:rtl/>
        </w:rPr>
        <w:t>ل</w:t>
      </w:r>
      <w:r w:rsidR="00567AEA" w:rsidRPr="00EE4024">
        <w:rPr>
          <w:rFonts w:cs="B Nazanin" w:hint="cs"/>
          <w:sz w:val="28"/>
          <w:szCs w:val="28"/>
          <w:rtl/>
        </w:rPr>
        <w:t>ی</w:t>
      </w:r>
      <w:r w:rsidR="00567AEA" w:rsidRPr="00EE4024">
        <w:rPr>
          <w:rFonts w:cs="B Nazanin" w:hint="eastAsia"/>
          <w:sz w:val="28"/>
          <w:szCs w:val="28"/>
          <w:rtl/>
        </w:rPr>
        <w:t>ون</w:t>
      </w:r>
      <w:r w:rsidR="00567AEA">
        <w:rPr>
          <w:rFonts w:cs="B Nazanin"/>
          <w:sz w:val="28"/>
          <w:szCs w:val="28"/>
          <w:rtl/>
        </w:rPr>
        <w:t xml:space="preserve"> دلار</w:t>
      </w:r>
      <w:r w:rsidR="00567AEA">
        <w:rPr>
          <w:rFonts w:cs="B Nazanin" w:hint="cs"/>
          <w:sz w:val="28"/>
          <w:szCs w:val="28"/>
          <w:rtl/>
        </w:rPr>
        <w:t xml:space="preserve"> </w:t>
      </w:r>
      <w:ins w:id="920" w:author="Shokri" w:date="2019-11-09T23:47:00Z">
        <w:r w:rsidR="00A447A0">
          <w:rPr>
            <w:rFonts w:cs="B Nazanin" w:hint="cs"/>
            <w:sz w:val="28"/>
            <w:szCs w:val="28"/>
            <w:rtl/>
          </w:rPr>
          <w:t xml:space="preserve">در قرقیزستان </w:t>
        </w:r>
      </w:ins>
      <w:r w:rsidR="00567AEA">
        <w:rPr>
          <w:rFonts w:cs="B Nazanin" w:hint="cs"/>
          <w:sz w:val="28"/>
          <w:szCs w:val="28"/>
          <w:rtl/>
        </w:rPr>
        <w:t xml:space="preserve">هزینه </w:t>
      </w:r>
      <w:del w:id="921" w:author="Shokri" w:date="2019-11-10T01:46:00Z">
        <w:r w:rsidR="00567AEA" w:rsidRPr="00EE4024" w:rsidDel="00D13FF4">
          <w:rPr>
            <w:rFonts w:cs="B Nazanin"/>
            <w:sz w:val="28"/>
            <w:szCs w:val="28"/>
            <w:rtl/>
          </w:rPr>
          <w:delText xml:space="preserve"> </w:delText>
        </w:r>
      </w:del>
      <w:r w:rsidR="00567AEA" w:rsidRPr="00EE4024">
        <w:rPr>
          <w:rFonts w:cs="B Nazanin"/>
          <w:sz w:val="28"/>
          <w:szCs w:val="28"/>
          <w:rtl/>
        </w:rPr>
        <w:t>م</w:t>
      </w:r>
      <w:r w:rsidR="00567AEA" w:rsidRPr="00EE4024">
        <w:rPr>
          <w:rFonts w:cs="B Nazanin" w:hint="cs"/>
          <w:sz w:val="28"/>
          <w:szCs w:val="28"/>
          <w:rtl/>
        </w:rPr>
        <w:t>ی</w:t>
      </w:r>
      <w:ins w:id="922" w:author="Shokri" w:date="2019-11-09T23:46:00Z">
        <w:r w:rsidR="00A447A0">
          <w:rPr>
            <w:rFonts w:cs="B Nazanin" w:hint="cs"/>
            <w:sz w:val="28"/>
            <w:szCs w:val="28"/>
            <w:rtl/>
          </w:rPr>
          <w:t>‌</w:t>
        </w:r>
      </w:ins>
      <w:del w:id="923" w:author="Shokri" w:date="2019-11-09T23:46:00Z">
        <w:r w:rsidR="00567AEA" w:rsidRPr="00EE4024" w:rsidDel="00A447A0">
          <w:rPr>
            <w:rFonts w:cs="B Nazanin"/>
            <w:sz w:val="28"/>
            <w:szCs w:val="28"/>
            <w:rtl/>
          </w:rPr>
          <w:delText xml:space="preserve"> </w:delText>
        </w:r>
      </w:del>
      <w:r w:rsidR="00567AEA" w:rsidRPr="00EE4024">
        <w:rPr>
          <w:rFonts w:cs="B Nazanin"/>
          <w:sz w:val="28"/>
          <w:szCs w:val="28"/>
          <w:rtl/>
        </w:rPr>
        <w:t>کند</w:t>
      </w:r>
      <w:del w:id="924" w:author="Shokri" w:date="2019-11-09T23:47:00Z">
        <w:r w:rsidR="00567AEA" w:rsidRPr="00EE4024" w:rsidDel="00A447A0">
          <w:rPr>
            <w:rFonts w:cs="B Nazanin"/>
            <w:sz w:val="28"/>
            <w:szCs w:val="28"/>
            <w:rtl/>
          </w:rPr>
          <w:delText>)</w:delText>
        </w:r>
      </w:del>
      <w:r w:rsidR="00567AEA">
        <w:rPr>
          <w:rFonts w:cs="B Nazanin" w:hint="cs"/>
          <w:sz w:val="28"/>
          <w:szCs w:val="28"/>
          <w:rtl/>
        </w:rPr>
        <w:t>.</w:t>
      </w:r>
    </w:p>
    <w:p w:rsidR="00D30A41" w:rsidRPr="00E02393" w:rsidRDefault="00D30A41" w:rsidP="00D30A41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E02393">
        <w:rPr>
          <w:rFonts w:cs="B Nazanin"/>
          <w:sz w:val="28"/>
          <w:szCs w:val="28"/>
          <w:rtl/>
        </w:rPr>
        <w:t>پا</w:t>
      </w:r>
      <w:r w:rsidRPr="00E02393">
        <w:rPr>
          <w:rFonts w:cs="B Nazanin" w:hint="cs"/>
          <w:sz w:val="28"/>
          <w:szCs w:val="28"/>
          <w:rtl/>
        </w:rPr>
        <w:t>ی</w:t>
      </w:r>
      <w:r w:rsidRPr="00E02393">
        <w:rPr>
          <w:rFonts w:cs="B Nazanin" w:hint="eastAsia"/>
          <w:sz w:val="28"/>
          <w:szCs w:val="28"/>
          <w:rtl/>
        </w:rPr>
        <w:t>ه</w:t>
      </w:r>
      <w:ins w:id="925" w:author="Shokri" w:date="2019-11-09T23:48:00Z">
        <w:r w:rsidR="00600D17">
          <w:rPr>
            <w:rFonts w:cs="B Nazanin" w:hint="cs"/>
            <w:sz w:val="28"/>
            <w:szCs w:val="28"/>
            <w:rtl/>
          </w:rPr>
          <w:t>‌</w:t>
        </w:r>
      </w:ins>
      <w:del w:id="926" w:author="Shokri" w:date="2019-11-09T23:48:00Z">
        <w:r w:rsidRPr="00E02393" w:rsidDel="00600D17">
          <w:rPr>
            <w:rFonts w:cs="B Nazanin"/>
            <w:sz w:val="28"/>
            <w:szCs w:val="28"/>
            <w:rtl/>
          </w:rPr>
          <w:delText xml:space="preserve"> </w:delText>
        </w:r>
      </w:del>
      <w:r w:rsidRPr="00E02393">
        <w:rPr>
          <w:rFonts w:cs="B Nazanin"/>
          <w:sz w:val="28"/>
          <w:szCs w:val="28"/>
          <w:rtl/>
        </w:rPr>
        <w:t>ها</w:t>
      </w:r>
      <w:r w:rsidRPr="00E02393">
        <w:rPr>
          <w:rFonts w:cs="B Nazanin" w:hint="cs"/>
          <w:sz w:val="28"/>
          <w:szCs w:val="28"/>
          <w:rtl/>
        </w:rPr>
        <w:t>ی</w:t>
      </w:r>
      <w:r w:rsidRPr="00E02393">
        <w:rPr>
          <w:rFonts w:cs="B Nazanin"/>
          <w:sz w:val="28"/>
          <w:szCs w:val="28"/>
          <w:rtl/>
        </w:rPr>
        <w:t xml:space="preserve"> </w:t>
      </w:r>
      <w:ins w:id="927" w:author="Shokri" w:date="2019-11-09T23:48:00Z">
        <w:r w:rsidR="00600D17">
          <w:rPr>
            <w:rFonts w:cs="B Nazanin" w:hint="cs"/>
            <w:sz w:val="28"/>
            <w:szCs w:val="28"/>
            <w:rtl/>
          </w:rPr>
          <w:t>«</w:t>
        </w:r>
      </w:ins>
      <w:del w:id="928" w:author="Shokri" w:date="2019-11-09T23:48:00Z">
        <w:r w:rsidRPr="00E02393" w:rsidDel="00600D17">
          <w:rPr>
            <w:rFonts w:cs="B Nazanin"/>
            <w:sz w:val="28"/>
            <w:szCs w:val="28"/>
            <w:rtl/>
          </w:rPr>
          <w:delText>"</w:delText>
        </w:r>
      </w:del>
      <w:r w:rsidRPr="00E02393">
        <w:rPr>
          <w:rFonts w:cs="B Nazanin"/>
          <w:sz w:val="28"/>
          <w:szCs w:val="28"/>
          <w:rtl/>
        </w:rPr>
        <w:t>قدرت نرم</w:t>
      </w:r>
      <w:ins w:id="929" w:author="Shokri" w:date="2019-11-09T23:48:00Z">
        <w:r w:rsidR="00600D17">
          <w:rPr>
            <w:rFonts w:cs="B Nazanin" w:hint="cs"/>
            <w:sz w:val="28"/>
            <w:szCs w:val="28"/>
            <w:rtl/>
          </w:rPr>
          <w:t>»</w:t>
        </w:r>
      </w:ins>
      <w:del w:id="930" w:author="Shokri" w:date="2019-11-09T23:48:00Z">
        <w:r w:rsidRPr="00E02393" w:rsidDel="00600D17">
          <w:rPr>
            <w:rFonts w:cs="B Nazanin"/>
            <w:sz w:val="28"/>
            <w:szCs w:val="28"/>
            <w:rtl/>
          </w:rPr>
          <w:delText>"</w:delText>
        </w:r>
      </w:del>
      <w:r w:rsidRPr="00E02393">
        <w:rPr>
          <w:rFonts w:cs="B Nazanin"/>
          <w:sz w:val="28"/>
          <w:szCs w:val="28"/>
          <w:rtl/>
        </w:rPr>
        <w:t xml:space="preserve"> ا</w:t>
      </w:r>
      <w:r w:rsidRPr="00E02393">
        <w:rPr>
          <w:rFonts w:cs="B Nazanin" w:hint="cs"/>
          <w:sz w:val="28"/>
          <w:szCs w:val="28"/>
          <w:rtl/>
        </w:rPr>
        <w:t>ی</w:t>
      </w:r>
      <w:r w:rsidRPr="00E02393">
        <w:rPr>
          <w:rFonts w:cs="B Nazanin" w:hint="eastAsia"/>
          <w:sz w:val="28"/>
          <w:szCs w:val="28"/>
          <w:rtl/>
        </w:rPr>
        <w:t>الات</w:t>
      </w:r>
      <w:r w:rsidRPr="00E02393">
        <w:rPr>
          <w:rFonts w:cs="B Nazanin"/>
          <w:sz w:val="28"/>
          <w:szCs w:val="28"/>
          <w:rtl/>
        </w:rPr>
        <w:t xml:space="preserve"> متحده در قرق</w:t>
      </w:r>
      <w:r w:rsidRPr="00E02393">
        <w:rPr>
          <w:rFonts w:cs="B Nazanin" w:hint="cs"/>
          <w:sz w:val="28"/>
          <w:szCs w:val="28"/>
          <w:rtl/>
        </w:rPr>
        <w:t>ی</w:t>
      </w:r>
      <w:r w:rsidRPr="00E02393">
        <w:rPr>
          <w:rFonts w:cs="B Nazanin" w:hint="eastAsia"/>
          <w:sz w:val="28"/>
          <w:szCs w:val="28"/>
          <w:rtl/>
        </w:rPr>
        <w:t>زستان</w:t>
      </w:r>
      <w:ins w:id="931" w:author="Shokri" w:date="2019-11-09T23:48:00Z">
        <w:r w:rsidR="00600D17">
          <w:rPr>
            <w:rFonts w:cs="B Nazanin" w:hint="cs"/>
            <w:sz w:val="28"/>
            <w:szCs w:val="28"/>
            <w:rtl/>
          </w:rPr>
          <w:t>،</w:t>
        </w:r>
      </w:ins>
      <w:del w:id="932" w:author="Shokri" w:date="2019-11-09T23:48:00Z">
        <w:r w:rsidRPr="00E02393" w:rsidDel="00600D17">
          <w:rPr>
            <w:rFonts w:cs="B Nazanin" w:hint="cs"/>
            <w:sz w:val="28"/>
            <w:szCs w:val="28"/>
            <w:rtl/>
          </w:rPr>
          <w:delText>,</w:delText>
        </w:r>
      </w:del>
      <w:r w:rsidRPr="00E02393">
        <w:rPr>
          <w:rFonts w:cs="B Nazanin"/>
          <w:sz w:val="28"/>
          <w:szCs w:val="28"/>
          <w:rtl/>
        </w:rPr>
        <w:t xml:space="preserve"> ارزش</w:t>
      </w:r>
      <w:ins w:id="933" w:author="Shokri" w:date="2019-11-09T23:48:00Z">
        <w:r w:rsidR="00600D17">
          <w:rPr>
            <w:rFonts w:cs="B Nazanin" w:hint="cs"/>
            <w:sz w:val="28"/>
            <w:szCs w:val="28"/>
            <w:rtl/>
          </w:rPr>
          <w:t>‌</w:t>
        </w:r>
      </w:ins>
      <w:del w:id="934" w:author="Shokri" w:date="2019-11-09T23:48:00Z">
        <w:r w:rsidRPr="00E02393" w:rsidDel="00600D17">
          <w:rPr>
            <w:rFonts w:cs="B Nazanin"/>
            <w:sz w:val="28"/>
            <w:szCs w:val="28"/>
            <w:rtl/>
          </w:rPr>
          <w:delText xml:space="preserve"> </w:delText>
        </w:r>
      </w:del>
      <w:r w:rsidRPr="00E02393">
        <w:rPr>
          <w:rFonts w:cs="B Nazanin"/>
          <w:sz w:val="28"/>
          <w:szCs w:val="28"/>
          <w:rtl/>
        </w:rPr>
        <w:t>ها</w:t>
      </w:r>
      <w:r w:rsidRPr="00E02393">
        <w:rPr>
          <w:rFonts w:cs="B Nazanin" w:hint="cs"/>
          <w:sz w:val="28"/>
          <w:szCs w:val="28"/>
          <w:rtl/>
        </w:rPr>
        <w:t>ی</w:t>
      </w:r>
      <w:r w:rsidRPr="00E02393">
        <w:rPr>
          <w:rFonts w:cs="B Nazanin"/>
          <w:sz w:val="28"/>
          <w:szCs w:val="28"/>
          <w:rtl/>
        </w:rPr>
        <w:t xml:space="preserve"> فرهنگ</w:t>
      </w:r>
      <w:r w:rsidRPr="00E02393">
        <w:rPr>
          <w:rFonts w:cs="B Nazanin" w:hint="cs"/>
          <w:sz w:val="28"/>
          <w:szCs w:val="28"/>
          <w:rtl/>
        </w:rPr>
        <w:t>ی</w:t>
      </w:r>
      <w:r w:rsidRPr="00E02393">
        <w:rPr>
          <w:rFonts w:cs="B Nazanin"/>
          <w:sz w:val="28"/>
          <w:szCs w:val="28"/>
          <w:rtl/>
        </w:rPr>
        <w:t xml:space="preserve"> و س</w:t>
      </w:r>
      <w:r w:rsidRPr="00E02393">
        <w:rPr>
          <w:rFonts w:cs="B Nazanin" w:hint="cs"/>
          <w:sz w:val="28"/>
          <w:szCs w:val="28"/>
          <w:rtl/>
        </w:rPr>
        <w:t>ی</w:t>
      </w:r>
      <w:r w:rsidRPr="00E02393">
        <w:rPr>
          <w:rFonts w:cs="B Nazanin" w:hint="eastAsia"/>
          <w:sz w:val="28"/>
          <w:szCs w:val="28"/>
          <w:rtl/>
        </w:rPr>
        <w:t>اس</w:t>
      </w:r>
      <w:r w:rsidRPr="00E02393">
        <w:rPr>
          <w:rFonts w:cs="B Nazanin" w:hint="cs"/>
          <w:sz w:val="28"/>
          <w:szCs w:val="28"/>
          <w:rtl/>
        </w:rPr>
        <w:t>ی</w:t>
      </w:r>
      <w:r w:rsidRPr="00E02393">
        <w:rPr>
          <w:rFonts w:cs="B Nazanin" w:hint="eastAsia"/>
          <w:sz w:val="28"/>
          <w:szCs w:val="28"/>
          <w:rtl/>
        </w:rPr>
        <w:t>،</w:t>
      </w:r>
      <w:r w:rsidRPr="00E02393">
        <w:rPr>
          <w:rFonts w:cs="B Nazanin"/>
          <w:sz w:val="28"/>
          <w:szCs w:val="28"/>
          <w:rtl/>
        </w:rPr>
        <w:t xml:space="preserve"> نهادها و ش</w:t>
      </w:r>
      <w:r w:rsidRPr="00E02393">
        <w:rPr>
          <w:rFonts w:cs="B Nazanin" w:hint="cs"/>
          <w:sz w:val="28"/>
          <w:szCs w:val="28"/>
          <w:rtl/>
        </w:rPr>
        <w:t>ی</w:t>
      </w:r>
      <w:r w:rsidRPr="00E02393">
        <w:rPr>
          <w:rFonts w:cs="B Nazanin" w:hint="eastAsia"/>
          <w:sz w:val="28"/>
          <w:szCs w:val="28"/>
          <w:rtl/>
        </w:rPr>
        <w:t>وه</w:t>
      </w:r>
      <w:ins w:id="935" w:author="Shokri" w:date="2019-11-09T23:48:00Z">
        <w:r w:rsidR="00600D17">
          <w:rPr>
            <w:rFonts w:cs="B Nazanin" w:hint="cs"/>
            <w:sz w:val="28"/>
            <w:szCs w:val="28"/>
            <w:rtl/>
          </w:rPr>
          <w:t>‌</w:t>
        </w:r>
      </w:ins>
      <w:del w:id="936" w:author="Shokri" w:date="2019-11-09T23:48:00Z">
        <w:r w:rsidRPr="00E02393" w:rsidDel="00600D17">
          <w:rPr>
            <w:rFonts w:cs="B Nazanin"/>
            <w:sz w:val="28"/>
            <w:szCs w:val="28"/>
            <w:rtl/>
          </w:rPr>
          <w:delText xml:space="preserve"> </w:delText>
        </w:r>
      </w:del>
      <w:r w:rsidRPr="00E02393">
        <w:rPr>
          <w:rFonts w:cs="B Nazanin"/>
          <w:sz w:val="28"/>
          <w:szCs w:val="28"/>
          <w:rtl/>
        </w:rPr>
        <w:t>ها</w:t>
      </w:r>
      <w:r w:rsidRPr="00E02393">
        <w:rPr>
          <w:rFonts w:cs="B Nazanin" w:hint="cs"/>
          <w:sz w:val="28"/>
          <w:szCs w:val="28"/>
          <w:rtl/>
        </w:rPr>
        <w:t>یی</w:t>
      </w:r>
      <w:r w:rsidRPr="00E02393">
        <w:rPr>
          <w:rFonts w:cs="B Nazanin"/>
          <w:sz w:val="28"/>
          <w:szCs w:val="28"/>
          <w:rtl/>
        </w:rPr>
        <w:t xml:space="preserve"> </w:t>
      </w:r>
      <w:ins w:id="937" w:author="Shokri" w:date="2019-11-09T23:48:00Z">
        <w:r w:rsidR="00600D17">
          <w:rPr>
            <w:rFonts w:cs="B Nazanin" w:hint="cs"/>
            <w:sz w:val="28"/>
            <w:szCs w:val="28"/>
            <w:rtl/>
          </w:rPr>
          <w:t>هستند</w:t>
        </w:r>
      </w:ins>
      <w:del w:id="938" w:author="Shokri" w:date="2019-11-09T23:48:00Z">
        <w:r w:rsidRPr="00E02393" w:rsidDel="00600D17">
          <w:rPr>
            <w:rFonts w:cs="B Nazanin" w:hint="cs"/>
            <w:sz w:val="28"/>
            <w:szCs w:val="28"/>
            <w:rtl/>
          </w:rPr>
          <w:delText>می باشند</w:delText>
        </w:r>
      </w:del>
      <w:r w:rsidRPr="00E02393">
        <w:rPr>
          <w:rFonts w:cs="B Nazanin"/>
          <w:sz w:val="28"/>
          <w:szCs w:val="28"/>
          <w:rtl/>
        </w:rPr>
        <w:t xml:space="preserve"> که </w:t>
      </w:r>
      <w:r w:rsidRPr="00E02393">
        <w:rPr>
          <w:rFonts w:cs="B Nazanin" w:hint="cs"/>
          <w:sz w:val="28"/>
          <w:szCs w:val="28"/>
          <w:rtl/>
        </w:rPr>
        <w:t>برای شهروندان جذاب به نظر می</w:t>
      </w:r>
      <w:ins w:id="939" w:author="Shokri" w:date="2019-11-09T23:48:00Z">
        <w:r w:rsidR="00600D17">
          <w:rPr>
            <w:rFonts w:cs="B Nazanin" w:hint="cs"/>
            <w:sz w:val="28"/>
            <w:szCs w:val="28"/>
            <w:rtl/>
          </w:rPr>
          <w:t>‌</w:t>
        </w:r>
      </w:ins>
      <w:del w:id="940" w:author="Shokri" w:date="2019-11-09T23:48:00Z">
        <w:r w:rsidRPr="00E02393" w:rsidDel="00600D17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E02393">
        <w:rPr>
          <w:rFonts w:cs="B Nazanin" w:hint="cs"/>
          <w:sz w:val="28"/>
          <w:szCs w:val="28"/>
          <w:rtl/>
        </w:rPr>
        <w:t xml:space="preserve">رسند. </w:t>
      </w:r>
      <w:r w:rsidRPr="00E02393">
        <w:rPr>
          <w:rFonts w:cs="B Nazanin"/>
          <w:sz w:val="28"/>
          <w:szCs w:val="28"/>
          <w:rtl/>
        </w:rPr>
        <w:t>مفاه</w:t>
      </w:r>
      <w:r w:rsidRPr="00E02393">
        <w:rPr>
          <w:rFonts w:cs="B Nazanin" w:hint="cs"/>
          <w:sz w:val="28"/>
          <w:szCs w:val="28"/>
          <w:rtl/>
        </w:rPr>
        <w:t>ی</w:t>
      </w:r>
      <w:r w:rsidRPr="00E02393">
        <w:rPr>
          <w:rFonts w:cs="B Nazanin" w:hint="eastAsia"/>
          <w:sz w:val="28"/>
          <w:szCs w:val="28"/>
          <w:rtl/>
        </w:rPr>
        <w:t>م</w:t>
      </w:r>
      <w:r w:rsidRPr="00E02393">
        <w:rPr>
          <w:rFonts w:cs="B Nazanin"/>
          <w:sz w:val="28"/>
          <w:szCs w:val="28"/>
          <w:rtl/>
        </w:rPr>
        <w:t xml:space="preserve"> </w:t>
      </w:r>
      <w:r w:rsidRPr="00E02393">
        <w:rPr>
          <w:rFonts w:cs="B Nazanin" w:hint="cs"/>
          <w:sz w:val="28"/>
          <w:szCs w:val="28"/>
          <w:rtl/>
        </w:rPr>
        <w:t>جذاب</w:t>
      </w:r>
      <w:r w:rsidRPr="00E02393">
        <w:rPr>
          <w:rFonts w:cs="B Nazanin"/>
          <w:sz w:val="28"/>
          <w:szCs w:val="28"/>
          <w:rtl/>
        </w:rPr>
        <w:t xml:space="preserve"> </w:t>
      </w:r>
      <w:r w:rsidRPr="00E02393">
        <w:rPr>
          <w:rFonts w:cs="B Nazanin" w:hint="cs"/>
          <w:sz w:val="28"/>
          <w:szCs w:val="28"/>
          <w:rtl/>
        </w:rPr>
        <w:t xml:space="preserve">مانند </w:t>
      </w:r>
      <w:r w:rsidRPr="00E02393">
        <w:rPr>
          <w:rFonts w:cs="B Nazanin"/>
          <w:sz w:val="28"/>
          <w:szCs w:val="28"/>
          <w:rtl/>
        </w:rPr>
        <w:t>آسانسورها</w:t>
      </w:r>
      <w:r w:rsidRPr="00E02393">
        <w:rPr>
          <w:rFonts w:cs="B Nazanin" w:hint="cs"/>
          <w:sz w:val="28"/>
          <w:szCs w:val="28"/>
          <w:rtl/>
        </w:rPr>
        <w:t>ی</w:t>
      </w:r>
      <w:ins w:id="941" w:author="Shokri" w:date="2019-11-09T23:48:00Z">
        <w:r w:rsidR="00600D17">
          <w:rPr>
            <w:rFonts w:cs="B Nazanin" w:hint="cs"/>
            <w:sz w:val="28"/>
            <w:szCs w:val="28"/>
            <w:rtl/>
          </w:rPr>
          <w:t xml:space="preserve"> </w:t>
        </w:r>
      </w:ins>
      <w:r w:rsidR="00797706" w:rsidRPr="00E02393">
        <w:rPr>
          <w:rFonts w:cs="B Nazanin" w:hint="cs"/>
          <w:sz w:val="28"/>
          <w:szCs w:val="28"/>
          <w:rtl/>
        </w:rPr>
        <w:t>(</w:t>
      </w:r>
      <w:del w:id="942" w:author="Shokri" w:date="2019-11-09T23:48:00Z">
        <w:r w:rsidR="00797706" w:rsidRPr="00E02393" w:rsidDel="00600D17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797706" w:rsidRPr="00E02393">
        <w:rPr>
          <w:rFonts w:cs="B Nazanin" w:hint="cs"/>
          <w:sz w:val="28"/>
          <w:szCs w:val="28"/>
          <w:rtl/>
        </w:rPr>
        <w:t>پیشران</w:t>
      </w:r>
      <w:ins w:id="943" w:author="Shokri" w:date="2019-11-09T23:48:00Z">
        <w:r w:rsidR="00600D17">
          <w:rPr>
            <w:rFonts w:cs="B Nazanin" w:hint="cs"/>
            <w:sz w:val="28"/>
            <w:szCs w:val="28"/>
            <w:rtl/>
          </w:rPr>
          <w:t>‌</w:t>
        </w:r>
      </w:ins>
      <w:del w:id="944" w:author="Shokri" w:date="2019-11-09T23:48:00Z">
        <w:r w:rsidR="00797706" w:rsidRPr="00E02393" w:rsidDel="00600D17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797706" w:rsidRPr="00E02393">
        <w:rPr>
          <w:rFonts w:cs="B Nazanin" w:hint="cs"/>
          <w:sz w:val="28"/>
          <w:szCs w:val="28"/>
          <w:rtl/>
        </w:rPr>
        <w:t>های)</w:t>
      </w:r>
      <w:r w:rsidRPr="00E02393">
        <w:rPr>
          <w:rFonts w:cs="B Nazanin"/>
          <w:sz w:val="28"/>
          <w:szCs w:val="28"/>
          <w:rtl/>
        </w:rPr>
        <w:t xml:space="preserve"> اجتماع</w:t>
      </w:r>
      <w:r w:rsidRPr="00E02393">
        <w:rPr>
          <w:rFonts w:cs="B Nazanin" w:hint="cs"/>
          <w:sz w:val="28"/>
          <w:szCs w:val="28"/>
          <w:rtl/>
        </w:rPr>
        <w:t>ی</w:t>
      </w:r>
      <w:r w:rsidRPr="00E02393">
        <w:rPr>
          <w:rFonts w:cs="B Nazanin" w:hint="eastAsia"/>
          <w:sz w:val="28"/>
          <w:szCs w:val="28"/>
          <w:rtl/>
        </w:rPr>
        <w:t>،</w:t>
      </w:r>
      <w:r w:rsidRPr="00E02393">
        <w:rPr>
          <w:rFonts w:cs="B Nazanin"/>
          <w:sz w:val="28"/>
          <w:szCs w:val="28"/>
          <w:rtl/>
        </w:rPr>
        <w:t xml:space="preserve"> دادگاه مستقل</w:t>
      </w:r>
      <w:r w:rsidRPr="00E02393">
        <w:rPr>
          <w:rFonts w:cs="B Nazanin" w:hint="cs"/>
          <w:sz w:val="28"/>
          <w:szCs w:val="28"/>
          <w:rtl/>
        </w:rPr>
        <w:t xml:space="preserve"> و</w:t>
      </w:r>
      <w:r w:rsidRPr="00E02393">
        <w:rPr>
          <w:rFonts w:cs="B Nazanin"/>
          <w:sz w:val="28"/>
          <w:szCs w:val="28"/>
          <w:rtl/>
        </w:rPr>
        <w:t xml:space="preserve"> </w:t>
      </w:r>
      <w:r w:rsidR="00155CB6" w:rsidRPr="00E02393">
        <w:rPr>
          <w:rFonts w:cs="B Nazanin" w:hint="cs"/>
          <w:sz w:val="28"/>
          <w:szCs w:val="28"/>
          <w:rtl/>
        </w:rPr>
        <w:t xml:space="preserve">آزادی </w:t>
      </w:r>
      <w:r w:rsidRPr="00E02393">
        <w:rPr>
          <w:rFonts w:cs="B Nazanin" w:hint="cs"/>
          <w:sz w:val="28"/>
          <w:szCs w:val="28"/>
          <w:rtl/>
          <w:lang w:bidi="fa-IR"/>
        </w:rPr>
        <w:t>تجارت</w:t>
      </w:r>
      <w:r w:rsidRPr="00E02393">
        <w:rPr>
          <w:rFonts w:cs="B Nazanin"/>
          <w:sz w:val="28"/>
          <w:szCs w:val="28"/>
          <w:rtl/>
        </w:rPr>
        <w:t xml:space="preserve"> </w:t>
      </w:r>
      <w:r w:rsidRPr="00E02393">
        <w:rPr>
          <w:rFonts w:cs="B Nazanin" w:hint="cs"/>
          <w:sz w:val="28"/>
          <w:szCs w:val="28"/>
          <w:rtl/>
        </w:rPr>
        <w:t>موارد اصلی ر</w:t>
      </w:r>
      <w:ins w:id="945" w:author="Shokri" w:date="2019-11-09T23:49:00Z">
        <w:r w:rsidR="00600D17">
          <w:rPr>
            <w:rFonts w:cs="B Nazanin" w:hint="cs"/>
            <w:sz w:val="28"/>
            <w:szCs w:val="28"/>
            <w:rtl/>
          </w:rPr>
          <w:t>ؤ</w:t>
        </w:r>
      </w:ins>
      <w:del w:id="946" w:author="Shokri" w:date="2019-11-09T23:48:00Z">
        <w:r w:rsidRPr="00E02393" w:rsidDel="00600D17">
          <w:rPr>
            <w:rFonts w:cs="B Nazanin" w:hint="cs"/>
            <w:sz w:val="28"/>
            <w:szCs w:val="28"/>
            <w:rtl/>
          </w:rPr>
          <w:delText>و</w:delText>
        </w:r>
      </w:del>
      <w:r w:rsidRPr="00E02393">
        <w:rPr>
          <w:rFonts w:cs="B Nazanin" w:hint="cs"/>
          <w:sz w:val="28"/>
          <w:szCs w:val="28"/>
          <w:rtl/>
        </w:rPr>
        <w:t xml:space="preserve">یای آمریکایی بوده </w:t>
      </w:r>
      <w:del w:id="947" w:author="Shokri" w:date="2019-11-09T23:49:00Z">
        <w:r w:rsidRPr="00E02393" w:rsidDel="00600D17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E02393">
        <w:rPr>
          <w:rFonts w:cs="B Nazanin" w:hint="cs"/>
          <w:sz w:val="28"/>
          <w:szCs w:val="28"/>
          <w:rtl/>
        </w:rPr>
        <w:t>که برای شهروندان پر</w:t>
      </w:r>
      <w:del w:id="948" w:author="Shokri" w:date="2019-11-09T23:49:00Z">
        <w:r w:rsidRPr="00E02393" w:rsidDel="00600D17">
          <w:rPr>
            <w:rFonts w:cs="B Nazanin"/>
            <w:sz w:val="28"/>
            <w:szCs w:val="28"/>
            <w:rtl/>
          </w:rPr>
          <w:delText xml:space="preserve"> </w:delText>
        </w:r>
      </w:del>
      <w:r w:rsidRPr="00E02393">
        <w:rPr>
          <w:rFonts w:cs="B Nazanin"/>
          <w:sz w:val="28"/>
          <w:szCs w:val="28"/>
          <w:rtl/>
        </w:rPr>
        <w:t>استعداد، پرشور، پر</w:t>
      </w:r>
      <w:del w:id="949" w:author="Shokri" w:date="2019-11-09T23:49:00Z">
        <w:r w:rsidRPr="00E02393" w:rsidDel="00600D17">
          <w:rPr>
            <w:rFonts w:cs="B Nazanin"/>
            <w:sz w:val="28"/>
            <w:szCs w:val="28"/>
            <w:rtl/>
          </w:rPr>
          <w:delText xml:space="preserve"> </w:delText>
        </w:r>
      </w:del>
      <w:r w:rsidRPr="00E02393">
        <w:rPr>
          <w:rFonts w:cs="B Nazanin"/>
          <w:sz w:val="28"/>
          <w:szCs w:val="28"/>
          <w:rtl/>
        </w:rPr>
        <w:t>انرژ</w:t>
      </w:r>
      <w:r w:rsidRPr="00E02393">
        <w:rPr>
          <w:rFonts w:cs="B Nazanin" w:hint="cs"/>
          <w:sz w:val="28"/>
          <w:szCs w:val="28"/>
          <w:rtl/>
        </w:rPr>
        <w:t>ی</w:t>
      </w:r>
      <w:r w:rsidRPr="00E02393">
        <w:rPr>
          <w:rFonts w:cs="B Nazanin"/>
          <w:sz w:val="28"/>
          <w:szCs w:val="28"/>
          <w:rtl/>
        </w:rPr>
        <w:t xml:space="preserve"> و سازنده نقط</w:t>
      </w:r>
      <w:ins w:id="950" w:author="Shokri" w:date="2019-11-09T23:49:00Z">
        <w:r w:rsidR="00600D17">
          <w:rPr>
            <w:rFonts w:cs="B Nazanin" w:hint="cs"/>
            <w:sz w:val="28"/>
            <w:szCs w:val="28"/>
            <w:rtl/>
          </w:rPr>
          <w:t>ۀ</w:t>
        </w:r>
      </w:ins>
      <w:del w:id="951" w:author="Shokri" w:date="2019-11-09T23:49:00Z">
        <w:r w:rsidRPr="00E02393" w:rsidDel="00600D17">
          <w:rPr>
            <w:rFonts w:cs="B Nazanin"/>
            <w:sz w:val="28"/>
            <w:szCs w:val="28"/>
            <w:rtl/>
          </w:rPr>
          <w:delText>ه</w:delText>
        </w:r>
      </w:del>
      <w:r w:rsidRPr="00E02393">
        <w:rPr>
          <w:rFonts w:cs="B Nazanin"/>
          <w:sz w:val="28"/>
          <w:szCs w:val="28"/>
          <w:rtl/>
        </w:rPr>
        <w:t xml:space="preserve"> عطف</w:t>
      </w:r>
      <w:r w:rsidRPr="00E02393">
        <w:rPr>
          <w:rFonts w:cs="B Nazanin"/>
          <w:sz w:val="28"/>
          <w:szCs w:val="28"/>
        </w:rPr>
        <w:t xml:space="preserve"> </w:t>
      </w:r>
      <w:r w:rsidRPr="00E02393">
        <w:rPr>
          <w:rFonts w:cs="B Nazanin" w:hint="cs"/>
          <w:sz w:val="28"/>
          <w:szCs w:val="28"/>
          <w:rtl/>
          <w:lang w:bidi="fa-IR"/>
        </w:rPr>
        <w:t xml:space="preserve">مهمی </w:t>
      </w:r>
      <w:ins w:id="952" w:author="Shokri" w:date="2019-11-09T23:49:00Z">
        <w:r w:rsidR="00600D17">
          <w:rPr>
            <w:rFonts w:cs="B Nazanin" w:hint="cs"/>
            <w:sz w:val="28"/>
            <w:szCs w:val="28"/>
            <w:rtl/>
            <w:lang w:bidi="fa-IR"/>
          </w:rPr>
          <w:t>است</w:t>
        </w:r>
      </w:ins>
      <w:del w:id="953" w:author="Shokri" w:date="2019-11-09T23:49:00Z">
        <w:r w:rsidRPr="00E02393" w:rsidDel="00600D17">
          <w:rPr>
            <w:rFonts w:cs="B Nazanin" w:hint="cs"/>
            <w:sz w:val="28"/>
            <w:szCs w:val="28"/>
            <w:rtl/>
            <w:lang w:bidi="fa-IR"/>
          </w:rPr>
          <w:delText>می باشد</w:delText>
        </w:r>
      </w:del>
      <w:r w:rsidRPr="00E02393">
        <w:rPr>
          <w:rFonts w:cs="B Nazanin" w:hint="cs"/>
          <w:sz w:val="28"/>
          <w:szCs w:val="28"/>
          <w:rtl/>
          <w:lang w:bidi="fa-IR"/>
        </w:rPr>
        <w:t xml:space="preserve">. </w:t>
      </w:r>
      <w:r w:rsidR="00155CB6" w:rsidRPr="00E02393">
        <w:rPr>
          <w:rFonts w:cs="B Nazanin" w:hint="cs"/>
          <w:sz w:val="28"/>
          <w:szCs w:val="28"/>
          <w:rtl/>
          <w:lang w:bidi="fa-IR"/>
        </w:rPr>
        <w:t>این ر</w:t>
      </w:r>
      <w:ins w:id="954" w:author="Shokri" w:date="2019-11-09T23:49:00Z">
        <w:r w:rsidR="00600D17">
          <w:rPr>
            <w:rFonts w:cs="B Nazanin" w:hint="cs"/>
            <w:sz w:val="28"/>
            <w:szCs w:val="28"/>
            <w:rtl/>
            <w:lang w:bidi="fa-IR"/>
          </w:rPr>
          <w:t>ؤ</w:t>
        </w:r>
      </w:ins>
      <w:del w:id="955" w:author="Shokri" w:date="2019-11-09T23:49:00Z">
        <w:r w:rsidR="00155CB6" w:rsidRPr="00E02393" w:rsidDel="00600D17">
          <w:rPr>
            <w:rFonts w:cs="B Nazanin" w:hint="cs"/>
            <w:sz w:val="28"/>
            <w:szCs w:val="28"/>
            <w:rtl/>
            <w:lang w:bidi="fa-IR"/>
          </w:rPr>
          <w:delText>و</w:delText>
        </w:r>
      </w:del>
      <w:r w:rsidR="00155CB6" w:rsidRPr="00E02393">
        <w:rPr>
          <w:rFonts w:cs="B Nazanin" w:hint="cs"/>
          <w:sz w:val="28"/>
          <w:szCs w:val="28"/>
          <w:rtl/>
          <w:lang w:bidi="fa-IR"/>
        </w:rPr>
        <w:t xml:space="preserve">یای آمریکایی </w:t>
      </w:r>
      <w:r w:rsidR="00797706" w:rsidRPr="00E02393">
        <w:rPr>
          <w:rFonts w:cs="B Nazanin" w:hint="cs"/>
          <w:sz w:val="28"/>
          <w:szCs w:val="28"/>
          <w:rtl/>
          <w:lang w:bidi="fa-IR"/>
        </w:rPr>
        <w:t>برای کسان</w:t>
      </w:r>
      <w:r w:rsidR="00155CB6" w:rsidRPr="00E02393">
        <w:rPr>
          <w:rFonts w:cs="B Nazanin" w:hint="cs"/>
          <w:sz w:val="28"/>
          <w:szCs w:val="28"/>
          <w:rtl/>
          <w:lang w:bidi="fa-IR"/>
        </w:rPr>
        <w:t>ی که هیچ جایگاهی در</w:t>
      </w:r>
      <w:r w:rsidR="00797706" w:rsidRPr="00E02393">
        <w:rPr>
          <w:rFonts w:cs="B Nazanin" w:hint="cs"/>
          <w:sz w:val="28"/>
          <w:szCs w:val="28"/>
          <w:rtl/>
          <w:lang w:bidi="fa-IR"/>
        </w:rPr>
        <w:t xml:space="preserve"> این جامعه نداشته</w:t>
      </w:r>
      <w:ins w:id="956" w:author="Shokri" w:date="2019-11-09T23:49:00Z">
        <w:r w:rsidR="00600D17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957" w:author="Shokri" w:date="2019-11-09T23:49:00Z">
        <w:r w:rsidR="00797706" w:rsidRPr="00E02393" w:rsidDel="00600D17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797706" w:rsidRPr="00E02393">
        <w:rPr>
          <w:rFonts w:cs="B Nazanin" w:hint="cs"/>
          <w:sz w:val="28"/>
          <w:szCs w:val="28"/>
          <w:rtl/>
          <w:lang w:bidi="fa-IR"/>
        </w:rPr>
        <w:t>اند و آنانی که می</w:t>
      </w:r>
      <w:ins w:id="958" w:author="Shokri" w:date="2019-11-09T23:49:00Z">
        <w:r w:rsidR="00600D17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959" w:author="Shokri" w:date="2019-11-09T23:49:00Z">
        <w:r w:rsidR="00797706" w:rsidRPr="00E02393" w:rsidDel="00600D17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797706" w:rsidRPr="00E02393">
        <w:rPr>
          <w:rFonts w:cs="B Nazanin" w:hint="cs"/>
          <w:sz w:val="28"/>
          <w:szCs w:val="28"/>
          <w:rtl/>
          <w:lang w:bidi="fa-IR"/>
        </w:rPr>
        <w:t>دانند</w:t>
      </w:r>
      <w:r w:rsidR="00155CB6" w:rsidRPr="00E02393">
        <w:rPr>
          <w:rFonts w:cs="B Nazanin" w:hint="cs"/>
          <w:sz w:val="28"/>
          <w:szCs w:val="28"/>
          <w:rtl/>
          <w:lang w:bidi="fa-IR"/>
        </w:rPr>
        <w:t xml:space="preserve"> هر</w:t>
      </w:r>
      <w:r w:rsidR="00797706" w:rsidRPr="00E02393">
        <w:rPr>
          <w:rFonts w:cs="B Nazanin" w:hint="cs"/>
          <w:sz w:val="28"/>
          <w:szCs w:val="28"/>
          <w:rtl/>
          <w:lang w:bidi="fa-IR"/>
        </w:rPr>
        <w:t>گز</w:t>
      </w:r>
      <w:del w:id="960" w:author="Shokri" w:date="2019-11-09T23:49:00Z">
        <w:r w:rsidR="00797706" w:rsidRPr="00E02393" w:rsidDel="00600D17">
          <w:rPr>
            <w:rFonts w:cs="B Nazanin" w:hint="cs"/>
            <w:sz w:val="28"/>
            <w:szCs w:val="28"/>
            <w:rtl/>
            <w:lang w:bidi="fa-IR"/>
          </w:rPr>
          <w:delText xml:space="preserve"> دسترسی</w:delText>
        </w:r>
      </w:del>
      <w:r w:rsidR="00797706" w:rsidRPr="00E02393">
        <w:rPr>
          <w:rFonts w:cs="B Nazanin" w:hint="cs"/>
          <w:sz w:val="28"/>
          <w:szCs w:val="28"/>
          <w:rtl/>
          <w:lang w:bidi="fa-IR"/>
        </w:rPr>
        <w:t xml:space="preserve"> به قدرت</w:t>
      </w:r>
      <w:ins w:id="961" w:author="Shokri" w:date="2019-11-09T23:50:00Z">
        <w:r w:rsidR="00600D17">
          <w:rPr>
            <w:rFonts w:cs="B Nazanin" w:hint="cs"/>
            <w:sz w:val="28"/>
            <w:szCs w:val="28"/>
            <w:rtl/>
            <w:lang w:bidi="fa-IR"/>
          </w:rPr>
          <w:t xml:space="preserve"> دسترسی</w:t>
        </w:r>
      </w:ins>
      <w:r w:rsidR="00797706" w:rsidRPr="00E02393">
        <w:rPr>
          <w:rFonts w:cs="B Nazanin" w:hint="cs"/>
          <w:sz w:val="28"/>
          <w:szCs w:val="28"/>
          <w:rtl/>
          <w:lang w:bidi="fa-IR"/>
        </w:rPr>
        <w:t xml:space="preserve"> نخواهند داشت </w:t>
      </w:r>
      <w:r w:rsidR="00155CB6" w:rsidRPr="00E02393">
        <w:rPr>
          <w:rFonts w:cs="B Nazanin" w:hint="cs"/>
          <w:sz w:val="28"/>
          <w:szCs w:val="28"/>
          <w:rtl/>
          <w:lang w:bidi="fa-IR"/>
        </w:rPr>
        <w:t xml:space="preserve">و نیز هرگز سهمی از منابع در کشورهایی با نظام سیاسی و اجتماعی متحجر نخواهند داشت </w:t>
      </w:r>
      <w:ins w:id="962" w:author="Shokri" w:date="2019-11-09T23:51:00Z">
        <w:r w:rsidR="00600D17">
          <w:rPr>
            <w:rFonts w:cs="B Nazanin" w:hint="cs"/>
            <w:sz w:val="28"/>
            <w:szCs w:val="28"/>
            <w:rtl/>
            <w:lang w:bidi="fa-IR"/>
          </w:rPr>
          <w:t>بسیار جذاب</w:t>
        </w:r>
      </w:ins>
      <w:del w:id="963" w:author="Shokri" w:date="2019-11-09T23:50:00Z">
        <w:r w:rsidR="00155CB6" w:rsidRPr="00E02393" w:rsidDel="00600D17">
          <w:rPr>
            <w:rFonts w:cs="B Nazanin" w:hint="cs"/>
            <w:sz w:val="28"/>
            <w:szCs w:val="28"/>
            <w:rtl/>
            <w:lang w:bidi="fa-IR"/>
          </w:rPr>
          <w:delText xml:space="preserve">بدنبال این رویا که برای انان جذاب بوده </w:delText>
        </w:r>
        <w:r w:rsidR="00797706" w:rsidRPr="00E02393" w:rsidDel="00600D17">
          <w:rPr>
            <w:rFonts w:cs="B Nazanin" w:hint="cs"/>
            <w:sz w:val="28"/>
            <w:szCs w:val="28"/>
            <w:rtl/>
            <w:lang w:bidi="fa-IR"/>
          </w:rPr>
          <w:delText>؛</w:delText>
        </w:r>
      </w:del>
      <w:r w:rsidR="00797706" w:rsidRPr="00E02393">
        <w:rPr>
          <w:rFonts w:cs="B Nazanin" w:hint="cs"/>
          <w:sz w:val="28"/>
          <w:szCs w:val="28"/>
          <w:rtl/>
          <w:lang w:bidi="fa-IR"/>
        </w:rPr>
        <w:t xml:space="preserve"> </w:t>
      </w:r>
      <w:del w:id="964" w:author="Shokri" w:date="2019-11-09T23:51:00Z">
        <w:r w:rsidR="00155CB6" w:rsidRPr="00E02393" w:rsidDel="00600D17">
          <w:rPr>
            <w:rFonts w:cs="B Nazanin" w:hint="cs"/>
            <w:sz w:val="28"/>
            <w:szCs w:val="28"/>
            <w:rtl/>
            <w:lang w:bidi="fa-IR"/>
          </w:rPr>
          <w:delText>بودن</w:delText>
        </w:r>
      </w:del>
      <w:ins w:id="965" w:author="Shokri" w:date="2019-11-09T23:51:00Z">
        <w:r w:rsidR="00600D17">
          <w:rPr>
            <w:rFonts w:cs="B Nazanin" w:hint="cs"/>
            <w:sz w:val="28"/>
            <w:szCs w:val="28"/>
            <w:rtl/>
            <w:lang w:bidi="fa-IR"/>
          </w:rPr>
          <w:t>است</w:t>
        </w:r>
      </w:ins>
      <w:del w:id="966" w:author="Shokri" w:date="2019-11-09T23:51:00Z">
        <w:r w:rsidR="00155CB6" w:rsidRPr="00E02393" w:rsidDel="00600D17">
          <w:rPr>
            <w:rFonts w:cs="B Nazanin" w:hint="cs"/>
            <w:sz w:val="28"/>
            <w:szCs w:val="28"/>
            <w:rtl/>
            <w:lang w:bidi="fa-IR"/>
          </w:rPr>
          <w:delText>د</w:delText>
        </w:r>
      </w:del>
      <w:r w:rsidR="00155CB6" w:rsidRPr="00E02393">
        <w:rPr>
          <w:rFonts w:cs="B Nazanin" w:hint="cs"/>
          <w:sz w:val="28"/>
          <w:szCs w:val="28"/>
          <w:rtl/>
          <w:lang w:bidi="fa-IR"/>
        </w:rPr>
        <w:t>.</w:t>
      </w:r>
      <w:del w:id="967" w:author="Shokri" w:date="2019-11-10T01:47:00Z">
        <w:r w:rsidR="00155CB6" w:rsidRPr="00E02393" w:rsidDel="00D13FF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</w:p>
    <w:p w:rsidR="00D30A41" w:rsidRPr="00EE4024" w:rsidRDefault="00797706" w:rsidP="00D30A41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>آ</w:t>
      </w:r>
      <w:r w:rsidR="00155CB6">
        <w:rPr>
          <w:rFonts w:cs="B Nazanin" w:hint="cs"/>
          <w:sz w:val="28"/>
          <w:szCs w:val="28"/>
          <w:rtl/>
          <w:lang w:bidi="fa-IR"/>
        </w:rPr>
        <w:t>مریکا منافع اقتصادی خاصی در قرقیزستان ندارد</w:t>
      </w:r>
      <w:r w:rsidR="00D30A41" w:rsidRPr="00EE4024">
        <w:rPr>
          <w:rFonts w:cs="B Nazanin"/>
          <w:sz w:val="28"/>
          <w:szCs w:val="28"/>
          <w:rtl/>
          <w:lang w:bidi="fa-IR"/>
        </w:rPr>
        <w:t>. در سال 2013، گردش مال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خارج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جمهور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قرق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زستان</w:t>
      </w:r>
      <w:r w:rsidR="00155CB6">
        <w:rPr>
          <w:rFonts w:cs="B Nazanin"/>
          <w:sz w:val="28"/>
          <w:szCs w:val="28"/>
          <w:rtl/>
          <w:lang w:bidi="fa-IR"/>
        </w:rPr>
        <w:t xml:space="preserve"> با </w:t>
      </w:r>
      <w:r w:rsidR="00155CB6">
        <w:rPr>
          <w:rFonts w:cs="B Nazanin" w:hint="cs"/>
          <w:sz w:val="28"/>
          <w:szCs w:val="28"/>
          <w:rtl/>
          <w:lang w:bidi="fa-IR"/>
        </w:rPr>
        <w:t>آمریکا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به 227.3 م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ل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ون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دلار رس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د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</w:t>
      </w:r>
      <w:ins w:id="968" w:author="Shokri" w:date="2019-11-09T23:52:00Z">
        <w:r w:rsidR="00626A8E">
          <w:rPr>
            <w:rFonts w:cs="B Nazanin" w:hint="cs"/>
            <w:sz w:val="28"/>
            <w:szCs w:val="28"/>
            <w:rtl/>
            <w:lang w:bidi="fa-IR"/>
          </w:rPr>
          <w:t>که</w:t>
        </w:r>
      </w:ins>
      <w:del w:id="969" w:author="Shokri" w:date="2019-11-09T23:52:00Z">
        <w:r w:rsidR="00D30A41" w:rsidRPr="00EE4024" w:rsidDel="00626A8E">
          <w:rPr>
            <w:rFonts w:cs="B Nazanin"/>
            <w:sz w:val="28"/>
            <w:szCs w:val="28"/>
            <w:rtl/>
            <w:lang w:bidi="fa-IR"/>
          </w:rPr>
          <w:delText>و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 xml:space="preserve"> در مقا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سه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با سال 2012، 10.7 درصد کاهش 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داشت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. در طول سه سال گذشته </w:t>
      </w:r>
      <w:ins w:id="970" w:author="Shokri" w:date="2019-11-09T23:52:00Z">
        <w:r w:rsidR="00626A8E">
          <w:rPr>
            <w:rFonts w:cs="B Nazanin" w:hint="cs"/>
            <w:sz w:val="28"/>
            <w:szCs w:val="28"/>
            <w:rtl/>
            <w:lang w:bidi="fa-IR"/>
          </w:rPr>
          <w:t>فقط</w:t>
        </w:r>
      </w:ins>
      <w:del w:id="971" w:author="Shokri" w:date="2019-11-09T23:52:00Z">
        <w:r w:rsidR="00D30A41" w:rsidRPr="00EE4024" w:rsidDel="00626A8E">
          <w:rPr>
            <w:rFonts w:cs="B Nazanin"/>
            <w:sz w:val="28"/>
            <w:szCs w:val="28"/>
            <w:rtl/>
            <w:lang w:bidi="fa-IR"/>
          </w:rPr>
          <w:delText>تنها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 xml:space="preserve"> 5 م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ل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ون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و 527 هزار 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 xml:space="preserve">دلار </w:t>
      </w:r>
      <w:r w:rsidR="00D30A41" w:rsidRPr="00EE4024">
        <w:rPr>
          <w:rFonts w:cs="B Nazanin"/>
          <w:sz w:val="28"/>
          <w:szCs w:val="28"/>
          <w:rtl/>
          <w:lang w:bidi="fa-IR"/>
        </w:rPr>
        <w:t>سرما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ه</w:t>
      </w:r>
      <w:ins w:id="972" w:author="Shokri" w:date="2019-11-09T23:52:00Z">
        <w:r w:rsidR="00626A8E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973" w:author="Shokri" w:date="2019-11-09T23:52:00Z">
        <w:r w:rsidR="00D30A41" w:rsidRPr="00EE4024" w:rsidDel="00626A8E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گذار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مستق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م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از 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الات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متحد</w:t>
      </w:r>
      <w:ins w:id="974" w:author="Shokri" w:date="2019-11-09T23:52:00Z">
        <w:r w:rsidR="00626A8E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975" w:author="Shokri" w:date="2019-11-09T23:52:00Z">
        <w:r w:rsidR="00D30A41" w:rsidRPr="00EE4024" w:rsidDel="00626A8E">
          <w:rPr>
            <w:rFonts w:cs="B Nazanin"/>
            <w:sz w:val="28"/>
            <w:szCs w:val="28"/>
            <w:rtl/>
            <w:lang w:bidi="fa-IR"/>
          </w:rPr>
          <w:delText>ه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 xml:space="preserve"> آمر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کا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در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اقتصاد جمهور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قرق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زستان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انجام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شده است.</w:t>
      </w:r>
    </w:p>
    <w:p w:rsidR="00D30A41" w:rsidRPr="00EE4024" w:rsidRDefault="00D30A41" w:rsidP="00D30A41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EE4024">
        <w:rPr>
          <w:rFonts w:cs="B Nazanin"/>
          <w:sz w:val="28"/>
          <w:szCs w:val="28"/>
          <w:rtl/>
          <w:lang w:bidi="fa-IR"/>
        </w:rPr>
        <w:t>قدرت نرم آمر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کا</w:t>
      </w:r>
      <w:r w:rsidRPr="00EE4024">
        <w:rPr>
          <w:rFonts w:cs="B Nazanin" w:hint="cs"/>
          <w:sz w:val="28"/>
          <w:szCs w:val="28"/>
          <w:rtl/>
          <w:lang w:bidi="fa-IR"/>
        </w:rPr>
        <w:t>یی</w:t>
      </w:r>
      <w:r w:rsidRPr="00EE4024">
        <w:rPr>
          <w:rFonts w:cs="B Nazanin"/>
          <w:sz w:val="28"/>
          <w:szCs w:val="28"/>
          <w:rtl/>
          <w:lang w:bidi="fa-IR"/>
        </w:rPr>
        <w:t xml:space="preserve"> در جمهور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قرق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زستان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بر</w:t>
      </w:r>
      <w:del w:id="976" w:author="Shokri" w:date="2019-11-09T23:52:00Z">
        <w:r w:rsidDel="00626A8E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اساس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 ایجاد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E02393" w:rsidRPr="00E02393">
        <w:rPr>
          <w:rFonts w:cs="B Nazanin" w:hint="cs"/>
          <w:b/>
          <w:bCs/>
          <w:sz w:val="28"/>
          <w:szCs w:val="28"/>
          <w:rtl/>
          <w:lang w:bidi="fa-IR"/>
        </w:rPr>
        <w:t>پیش</w:t>
      </w:r>
      <w:r w:rsidR="00E02393" w:rsidRPr="00D13FF4">
        <w:rPr>
          <w:rFonts w:cs="B Nazanin" w:hint="eastAsia"/>
          <w:b/>
          <w:bCs/>
          <w:sz w:val="28"/>
          <w:szCs w:val="28"/>
          <w:highlight w:val="yellow"/>
          <w:rtl/>
          <w:lang w:bidi="fa-IR"/>
          <w:rPrChange w:id="977" w:author="Shokri" w:date="2019-11-10T01:47:00Z">
            <w:rPr>
              <w:rFonts w:cs="B Nazanin" w:hint="eastAsia"/>
              <w:b/>
              <w:bCs/>
              <w:sz w:val="28"/>
              <w:szCs w:val="28"/>
              <w:rtl/>
              <w:lang w:bidi="fa-IR"/>
            </w:rPr>
          </w:rPrChange>
        </w:rPr>
        <w:t>ران</w:t>
      </w:r>
      <w:ins w:id="978" w:author="Shokri" w:date="2019-11-09T23:52:00Z">
        <w:r w:rsidR="00626A8E" w:rsidRPr="00D13FF4">
          <w:rPr>
            <w:rFonts w:cs="B Nazanin" w:hint="eastAsia"/>
            <w:b/>
            <w:bCs/>
            <w:sz w:val="28"/>
            <w:szCs w:val="28"/>
            <w:highlight w:val="yellow"/>
            <w:lang w:bidi="fa-IR"/>
            <w:rPrChange w:id="979" w:author="Shokri" w:date="2019-11-10T01:47:00Z">
              <w:rPr>
                <w:rFonts w:cs="B Nazanin" w:hint="eastAsia"/>
                <w:b/>
                <w:bCs/>
                <w:sz w:val="28"/>
                <w:szCs w:val="28"/>
                <w:lang w:bidi="fa-IR"/>
              </w:rPr>
            </w:rPrChange>
          </w:rPr>
          <w:t>‌</w:t>
        </w:r>
      </w:ins>
      <w:del w:id="980" w:author="Shokri" w:date="2019-11-09T23:52:00Z">
        <w:r w:rsidR="00E02393" w:rsidRPr="00D13FF4" w:rsidDel="00626A8E">
          <w:rPr>
            <w:rFonts w:cs="B Nazanin"/>
            <w:b/>
            <w:bCs/>
            <w:sz w:val="28"/>
            <w:szCs w:val="28"/>
            <w:highlight w:val="yellow"/>
            <w:rtl/>
            <w:lang w:bidi="fa-IR"/>
            <w:rPrChange w:id="981" w:author="Shokri" w:date="2019-11-10T01:47:00Z"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E02393" w:rsidRPr="00D13FF4">
        <w:rPr>
          <w:rFonts w:cs="B Nazanin" w:hint="eastAsia"/>
          <w:b/>
          <w:bCs/>
          <w:sz w:val="28"/>
          <w:szCs w:val="28"/>
          <w:highlight w:val="yellow"/>
          <w:rtl/>
          <w:lang w:bidi="fa-IR"/>
          <w:rPrChange w:id="982" w:author="Shokri" w:date="2019-11-10T01:47:00Z">
            <w:rPr>
              <w:rFonts w:cs="B Nazanin" w:hint="eastAsia"/>
              <w:b/>
              <w:bCs/>
              <w:sz w:val="28"/>
              <w:szCs w:val="28"/>
              <w:rtl/>
              <w:lang w:bidi="fa-IR"/>
            </w:rPr>
          </w:rPrChange>
        </w:rPr>
        <w:t>ها</w:t>
      </w:r>
      <w:r w:rsidR="00E02393" w:rsidRPr="00D13FF4">
        <w:rPr>
          <w:rFonts w:cs="B Nazanin" w:hint="cs"/>
          <w:b/>
          <w:bCs/>
          <w:sz w:val="28"/>
          <w:szCs w:val="28"/>
          <w:highlight w:val="yellow"/>
          <w:rtl/>
          <w:lang w:bidi="fa-IR"/>
          <w:rPrChange w:id="983" w:author="Shokri" w:date="2019-11-10T01:47:00Z">
            <w:rPr>
              <w:rFonts w:cs="B Nazanin" w:hint="cs"/>
              <w:b/>
              <w:bCs/>
              <w:sz w:val="28"/>
              <w:szCs w:val="28"/>
              <w:rtl/>
              <w:lang w:bidi="fa-IR"/>
            </w:rPr>
          </w:rPrChange>
        </w:rPr>
        <w:t>ی</w:t>
      </w:r>
      <w:r w:rsidRPr="00E02393">
        <w:rPr>
          <w:rFonts w:cs="B Nazanin"/>
          <w:sz w:val="28"/>
          <w:szCs w:val="28"/>
          <w:rtl/>
          <w:lang w:bidi="fa-IR"/>
        </w:rPr>
        <w:t xml:space="preserve"> </w:t>
      </w:r>
      <w:r w:rsidRPr="00EE4024">
        <w:rPr>
          <w:rFonts w:cs="B Nazanin"/>
          <w:sz w:val="28"/>
          <w:szCs w:val="28"/>
          <w:rtl/>
          <w:lang w:bidi="fa-IR"/>
        </w:rPr>
        <w:t>اجتماع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و </w:t>
      </w:r>
      <w:r w:rsidRPr="00EE4024">
        <w:rPr>
          <w:rFonts w:cs="B Nazanin"/>
          <w:sz w:val="28"/>
          <w:szCs w:val="28"/>
          <w:rtl/>
          <w:lang w:bidi="fa-IR"/>
        </w:rPr>
        <w:t>حما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ت</w:t>
      </w:r>
      <w:r w:rsidRPr="00EE4024">
        <w:rPr>
          <w:rFonts w:cs="B Nazanin"/>
          <w:sz w:val="28"/>
          <w:szCs w:val="28"/>
          <w:rtl/>
          <w:lang w:bidi="fa-IR"/>
        </w:rPr>
        <w:t xml:space="preserve"> از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E4024">
        <w:rPr>
          <w:rFonts w:cs="B Nazanin"/>
          <w:sz w:val="28"/>
          <w:szCs w:val="28"/>
          <w:rtl/>
          <w:lang w:bidi="fa-IR"/>
        </w:rPr>
        <w:t>دانش</w:t>
      </w:r>
      <w:ins w:id="984" w:author="Shokri" w:date="2019-11-09T23:53:00Z">
        <w:r w:rsidR="00626A8E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985" w:author="Shokri" w:date="2019-11-09T23:52:00Z">
        <w:r w:rsidRPr="00EE4024" w:rsidDel="00626A8E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آموزان، دانشجو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ان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 و</w:t>
      </w:r>
      <w:r w:rsidRPr="00EE4024">
        <w:rPr>
          <w:rFonts w:cs="B Nazanin"/>
          <w:sz w:val="28"/>
          <w:szCs w:val="28"/>
          <w:rtl/>
          <w:lang w:bidi="fa-IR"/>
        </w:rPr>
        <w:t xml:space="preserve"> رهبران اپوز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س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ون</w:t>
      </w:r>
      <w:r w:rsidRPr="00EE4024">
        <w:rPr>
          <w:rFonts w:cs="B Nazanin"/>
          <w:sz w:val="28"/>
          <w:szCs w:val="28"/>
          <w:rtl/>
          <w:lang w:bidi="fa-IR"/>
        </w:rPr>
        <w:t xml:space="preserve"> جوان فعال </w:t>
      </w:r>
      <w:ins w:id="986" w:author="Shokri" w:date="2019-11-09T23:53:00Z">
        <w:r w:rsidR="00626A8E">
          <w:rPr>
            <w:rFonts w:cs="B Nazanin" w:hint="cs"/>
            <w:sz w:val="28"/>
            <w:szCs w:val="28"/>
            <w:rtl/>
            <w:lang w:bidi="fa-IR"/>
          </w:rPr>
          <w:t>است</w:t>
        </w:r>
      </w:ins>
      <w:del w:id="987" w:author="Shokri" w:date="2019-11-09T23:53:00Z">
        <w:r w:rsidRPr="00EE4024" w:rsidDel="00626A8E">
          <w:rPr>
            <w:rFonts w:cs="B Nazanin" w:hint="cs"/>
            <w:sz w:val="28"/>
            <w:szCs w:val="28"/>
            <w:rtl/>
            <w:lang w:bidi="fa-IR"/>
          </w:rPr>
          <w:delText>می باشد</w:delText>
        </w:r>
      </w:del>
      <w:r w:rsidRPr="00EE4024">
        <w:rPr>
          <w:rFonts w:cs="B Nazanin"/>
          <w:sz w:val="28"/>
          <w:szCs w:val="28"/>
          <w:rtl/>
          <w:lang w:bidi="fa-IR"/>
        </w:rPr>
        <w:t>.</w:t>
      </w:r>
    </w:p>
    <w:p w:rsidR="00D30A41" w:rsidRPr="00EE4024" w:rsidRDefault="001E364D" w:rsidP="00B00863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پتانسیل هزاران </w:t>
      </w:r>
      <w:r w:rsidR="00241367">
        <w:rPr>
          <w:rFonts w:cs="B Nazanin" w:hint="cs"/>
          <w:sz w:val="28"/>
          <w:szCs w:val="28"/>
          <w:rtl/>
          <w:lang w:bidi="fa-IR"/>
        </w:rPr>
        <w:t xml:space="preserve">شهروند </w:t>
      </w:r>
      <w:r w:rsidR="007A67CB">
        <w:rPr>
          <w:rFonts w:cs="B Nazanin" w:hint="cs"/>
          <w:sz w:val="28"/>
          <w:szCs w:val="28"/>
          <w:rtl/>
          <w:lang w:bidi="fa-IR"/>
        </w:rPr>
        <w:t>خلاق و بلندپرواز قرق</w:t>
      </w:r>
      <w:r w:rsidR="00241367">
        <w:rPr>
          <w:rFonts w:cs="B Nazanin" w:hint="cs"/>
          <w:sz w:val="28"/>
          <w:szCs w:val="28"/>
          <w:rtl/>
          <w:lang w:bidi="fa-IR"/>
        </w:rPr>
        <w:t xml:space="preserve">یزی از </w:t>
      </w:r>
      <w:ins w:id="988" w:author="Shokri" w:date="2019-11-09T23:53:00Z">
        <w:r w:rsidR="00EF48C6">
          <w:rPr>
            <w:rFonts w:cs="B Nazanin" w:hint="cs"/>
            <w:sz w:val="28"/>
            <w:szCs w:val="28"/>
            <w:rtl/>
            <w:lang w:bidi="fa-IR"/>
          </w:rPr>
          <w:t>سوی</w:t>
        </w:r>
      </w:ins>
      <w:del w:id="989" w:author="Shokri" w:date="2019-11-09T23:53:00Z">
        <w:r w:rsidR="00241367" w:rsidDel="00EF48C6">
          <w:rPr>
            <w:rFonts w:cs="B Nazanin" w:hint="cs"/>
            <w:sz w:val="28"/>
            <w:szCs w:val="28"/>
            <w:rtl/>
            <w:lang w:bidi="fa-IR"/>
          </w:rPr>
          <w:delText>ناحیه</w:delText>
        </w:r>
      </w:del>
      <w:r w:rsidR="00241367">
        <w:rPr>
          <w:rFonts w:cs="B Nazanin" w:hint="cs"/>
          <w:sz w:val="28"/>
          <w:szCs w:val="28"/>
          <w:rtl/>
          <w:lang w:bidi="fa-IR"/>
        </w:rPr>
        <w:t xml:space="preserve"> بنیادهای آ</w:t>
      </w:r>
      <w:r>
        <w:rPr>
          <w:rFonts w:cs="B Nazanin" w:hint="cs"/>
          <w:sz w:val="28"/>
          <w:szCs w:val="28"/>
          <w:rtl/>
          <w:lang w:bidi="fa-IR"/>
        </w:rPr>
        <w:t xml:space="preserve">مریکایی </w:t>
      </w:r>
      <w:r w:rsidR="00241367">
        <w:rPr>
          <w:rFonts w:cs="B Nazanin" w:hint="cs"/>
          <w:sz w:val="28"/>
          <w:szCs w:val="28"/>
          <w:rtl/>
          <w:lang w:bidi="fa-IR"/>
        </w:rPr>
        <w:t>مورد حمایت مالی قرار می</w:t>
      </w:r>
      <w:ins w:id="990" w:author="Shokri" w:date="2019-11-09T23:53:00Z">
        <w:r w:rsidR="00EF48C6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991" w:author="Shokri" w:date="2019-11-09T23:53:00Z">
        <w:r w:rsidR="00241367" w:rsidDel="00EF48C6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241367">
        <w:rPr>
          <w:rFonts w:cs="B Nazanin" w:hint="cs"/>
          <w:sz w:val="28"/>
          <w:szCs w:val="28"/>
          <w:rtl/>
          <w:lang w:bidi="fa-IR"/>
        </w:rPr>
        <w:t>گیرد.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 xml:space="preserve"> </w:t>
      </w:r>
      <w:r w:rsidR="00D30A41" w:rsidRPr="00EE4024">
        <w:rPr>
          <w:rFonts w:cs="B Nazanin"/>
          <w:sz w:val="28"/>
          <w:szCs w:val="28"/>
          <w:rtl/>
          <w:lang w:bidi="fa-IR"/>
        </w:rPr>
        <w:t>با کمک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 xml:space="preserve"> به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تحقق پروژه</w:t>
      </w:r>
      <w:ins w:id="992" w:author="Shokri" w:date="2019-11-09T23:53:00Z">
        <w:r w:rsidR="00EF48C6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993" w:author="Shokri" w:date="2019-11-09T23:53:00Z">
        <w:r w:rsidR="00D30A41" w:rsidRPr="00EE4024" w:rsidDel="00EF48C6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 w:hint="cs"/>
          <w:sz w:val="28"/>
          <w:szCs w:val="28"/>
          <w:rtl/>
          <w:lang w:bidi="fa-IR"/>
        </w:rPr>
        <w:t xml:space="preserve">های </w:t>
      </w:r>
      <w:r w:rsidR="00D30A41" w:rsidRPr="00EE4024">
        <w:rPr>
          <w:rFonts w:cs="B Nazanin"/>
          <w:sz w:val="28"/>
          <w:szCs w:val="28"/>
          <w:rtl/>
          <w:lang w:bidi="fa-IR"/>
        </w:rPr>
        <w:t>خود با هدف بهبود ک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ف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ت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و فرهنگ زندگ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7A67CB">
        <w:rPr>
          <w:rFonts w:cs="B Nazanin"/>
          <w:sz w:val="28"/>
          <w:szCs w:val="28"/>
          <w:rtl/>
          <w:lang w:bidi="fa-IR"/>
        </w:rPr>
        <w:t xml:space="preserve"> در سرتاسر کشور، </w:t>
      </w:r>
      <w:r w:rsidR="007A67CB">
        <w:rPr>
          <w:rFonts w:cs="B Nazanin" w:hint="cs"/>
          <w:sz w:val="28"/>
          <w:szCs w:val="28"/>
          <w:rtl/>
          <w:lang w:bidi="fa-IR"/>
        </w:rPr>
        <w:t>بنیادها و م</w:t>
      </w:r>
      <w:ins w:id="994" w:author="Shokri" w:date="2019-11-09T23:53:00Z">
        <w:r w:rsidR="00EF48C6">
          <w:rPr>
            <w:rFonts w:cs="B Nazanin" w:hint="cs"/>
            <w:sz w:val="28"/>
            <w:szCs w:val="28"/>
            <w:rtl/>
            <w:lang w:bidi="fa-IR"/>
          </w:rPr>
          <w:t>ؤ</w:t>
        </w:r>
      </w:ins>
      <w:del w:id="995" w:author="Shokri" w:date="2019-11-09T23:53:00Z">
        <w:r w:rsidR="007A67CB" w:rsidDel="00EF48C6">
          <w:rPr>
            <w:rFonts w:cs="B Nazanin" w:hint="cs"/>
            <w:sz w:val="28"/>
            <w:szCs w:val="28"/>
            <w:rtl/>
            <w:lang w:bidi="fa-IR"/>
          </w:rPr>
          <w:delText>و</w:delText>
        </w:r>
      </w:del>
      <w:r w:rsidR="007A67CB">
        <w:rPr>
          <w:rFonts w:cs="B Nazanin" w:hint="cs"/>
          <w:sz w:val="28"/>
          <w:szCs w:val="28"/>
          <w:rtl/>
          <w:lang w:bidi="fa-IR"/>
        </w:rPr>
        <w:t>سسات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</w:t>
      </w:r>
      <w:ins w:id="996" w:author="Shokri" w:date="2019-11-09T23:53:00Z">
        <w:r w:rsidR="00EF48C6">
          <w:rPr>
            <w:rFonts w:cs="B Nazanin" w:hint="cs"/>
            <w:sz w:val="28"/>
            <w:szCs w:val="28"/>
            <w:rtl/>
            <w:lang w:bidi="fa-IR"/>
          </w:rPr>
          <w:t>آ</w:t>
        </w:r>
      </w:ins>
      <w:del w:id="997" w:author="Shokri" w:date="2019-11-09T23:53:00Z">
        <w:r w:rsidR="00D30A41" w:rsidRPr="00EE4024" w:rsidDel="00EF48C6">
          <w:rPr>
            <w:rFonts w:cs="B Nazanin"/>
            <w:sz w:val="28"/>
            <w:szCs w:val="28"/>
            <w:rtl/>
            <w:lang w:bidi="fa-IR"/>
          </w:rPr>
          <w:delText>ا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مر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کا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شرا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ط</w:t>
      </w:r>
      <w:r w:rsidR="007A67CB">
        <w:rPr>
          <w:rFonts w:cs="B Nazanin" w:hint="cs"/>
          <w:sz w:val="28"/>
          <w:szCs w:val="28"/>
          <w:rtl/>
          <w:lang w:bidi="fa-IR"/>
        </w:rPr>
        <w:t xml:space="preserve"> و زمینه را برای </w:t>
      </w:r>
      <w:del w:id="998" w:author="Shokri" w:date="2019-11-10T01:47:00Z">
        <w:r w:rsidR="007A67CB" w:rsidDel="00D13FF4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7A67CB">
        <w:rPr>
          <w:rFonts w:cs="B Nazanin" w:hint="cs"/>
          <w:sz w:val="28"/>
          <w:szCs w:val="28"/>
          <w:rtl/>
          <w:lang w:bidi="fa-IR"/>
        </w:rPr>
        <w:t>شکل</w:t>
      </w:r>
      <w:ins w:id="999" w:author="Shokri" w:date="2019-11-09T23:54:00Z">
        <w:r w:rsidR="00EF48C6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000" w:author="Shokri" w:date="2019-11-09T23:53:00Z">
        <w:r w:rsidR="007A67CB" w:rsidDel="00EF48C6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7A67CB">
        <w:rPr>
          <w:rFonts w:cs="B Nazanin" w:hint="cs"/>
          <w:sz w:val="28"/>
          <w:szCs w:val="28"/>
          <w:rtl/>
          <w:lang w:bidi="fa-IR"/>
        </w:rPr>
        <w:t>گیری</w:t>
      </w:r>
      <w:del w:id="1001" w:author="Shokri" w:date="2019-11-10T01:47:00Z">
        <w:r w:rsidR="007A67CB" w:rsidDel="00D13FF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7A67CB">
        <w:rPr>
          <w:rFonts w:cs="B Nazanin" w:hint="cs"/>
          <w:sz w:val="28"/>
          <w:szCs w:val="28"/>
          <w:rtl/>
          <w:lang w:bidi="fa-IR"/>
        </w:rPr>
        <w:t xml:space="preserve"> مخالف</w:t>
      </w:r>
      <w:ins w:id="1002" w:author="Shokri" w:date="2019-11-09T23:54:00Z">
        <w:r w:rsidR="00EF48C6">
          <w:rPr>
            <w:rFonts w:cs="B Nazanin" w:hint="cs"/>
            <w:sz w:val="28"/>
            <w:szCs w:val="28"/>
            <w:rtl/>
            <w:lang w:bidi="fa-IR"/>
          </w:rPr>
          <w:t>ا</w:t>
        </w:r>
      </w:ins>
      <w:del w:id="1003" w:author="Shokri" w:date="2019-11-09T23:54:00Z">
        <w:r w:rsidR="007A67CB" w:rsidDel="00EF48C6">
          <w:rPr>
            <w:rFonts w:cs="B Nazanin" w:hint="cs"/>
            <w:sz w:val="28"/>
            <w:szCs w:val="28"/>
            <w:rtl/>
            <w:lang w:bidi="fa-IR"/>
          </w:rPr>
          <w:delText>ی</w:delText>
        </w:r>
      </w:del>
      <w:r w:rsidR="007A67CB">
        <w:rPr>
          <w:rFonts w:cs="B Nazanin" w:hint="cs"/>
          <w:sz w:val="28"/>
          <w:szCs w:val="28"/>
          <w:rtl/>
          <w:lang w:bidi="fa-IR"/>
        </w:rPr>
        <w:t>ن نخبه فراهم می</w:t>
      </w:r>
      <w:ins w:id="1004" w:author="Shokri" w:date="2019-11-09T23:54:00Z">
        <w:r w:rsidR="00EF48C6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005" w:author="Shokri" w:date="2019-11-09T23:54:00Z">
        <w:r w:rsidR="007A67CB" w:rsidDel="00EF48C6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7A67CB">
        <w:rPr>
          <w:rFonts w:cs="B Nazanin" w:hint="cs"/>
          <w:sz w:val="28"/>
          <w:szCs w:val="28"/>
          <w:rtl/>
          <w:lang w:bidi="fa-IR"/>
        </w:rPr>
        <w:t>کند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که به</w:t>
      </w:r>
      <w:ins w:id="1006" w:author="Shokri" w:date="2019-11-09T23:54:00Z">
        <w:r w:rsidR="00EF48C6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007" w:author="Shokri" w:date="2019-11-09T23:54:00Z">
        <w:r w:rsidR="00D30A41" w:rsidRPr="00EE4024" w:rsidDel="00EF48C6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علت تناقضات ع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ن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(د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دگاه</w:t>
      </w:r>
      <w:ins w:id="1008" w:author="Shokri" w:date="2019-11-09T23:54:00Z">
        <w:r w:rsidR="00EF48C6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009" w:author="Shokri" w:date="2019-11-09T23:54:00Z">
        <w:r w:rsidR="00D30A41" w:rsidRPr="00EE4024" w:rsidDel="00EF48C6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ها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متفاوت، آ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نده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کشور) آماده است تا 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 xml:space="preserve">در هنگام </w:t>
      </w:r>
      <w:ins w:id="1010" w:author="Shokri" w:date="2019-11-09T23:54:00Z">
        <w:r w:rsidR="00EF48C6">
          <w:rPr>
            <w:rFonts w:cs="B Nazanin" w:hint="cs"/>
            <w:sz w:val="28"/>
            <w:szCs w:val="28"/>
            <w:rtl/>
            <w:lang w:bidi="fa-IR"/>
          </w:rPr>
          <w:t>ایجاد</w:t>
        </w:r>
      </w:ins>
      <w:del w:id="1011" w:author="Shokri" w:date="2019-11-09T23:54:00Z">
        <w:r w:rsidR="00D30A41" w:rsidRPr="00EE4024" w:rsidDel="00EF48C6">
          <w:rPr>
            <w:rFonts w:cs="B Nazanin" w:hint="cs"/>
            <w:sz w:val="28"/>
            <w:szCs w:val="28"/>
            <w:rtl/>
            <w:lang w:bidi="fa-IR"/>
          </w:rPr>
          <w:delText>به وجود آمدن</w:delText>
        </w:r>
      </w:del>
      <w:r w:rsidR="00D30A41" w:rsidRPr="00EE4024">
        <w:rPr>
          <w:rFonts w:cs="B Nazanin" w:hint="cs"/>
          <w:sz w:val="28"/>
          <w:szCs w:val="28"/>
          <w:rtl/>
          <w:lang w:bidi="fa-IR"/>
        </w:rPr>
        <w:t xml:space="preserve"> کوچک</w:t>
      </w:r>
      <w:ins w:id="1012" w:author="Shokri" w:date="2019-11-09T23:54:00Z">
        <w:r w:rsidR="00EF48C6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013" w:author="Shokri" w:date="2019-11-09T23:54:00Z">
        <w:r w:rsidR="00D30A41" w:rsidRPr="00EE4024" w:rsidDel="00EF48C6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 w:hint="cs"/>
          <w:sz w:val="28"/>
          <w:szCs w:val="28"/>
          <w:rtl/>
          <w:lang w:bidi="fa-IR"/>
        </w:rPr>
        <w:t>ترین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ضعف 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از طرف دولت</w:t>
      </w:r>
      <w:r w:rsidR="00B00863">
        <w:rPr>
          <w:rFonts w:cs="B Nazanin" w:hint="cs"/>
          <w:sz w:val="28"/>
          <w:szCs w:val="28"/>
          <w:rtl/>
          <w:lang w:val="en-US" w:bidi="fa-IR"/>
        </w:rPr>
        <w:t>،</w:t>
      </w:r>
      <w:ins w:id="1014" w:author="Shokri" w:date="2019-11-09T23:54:00Z">
        <w:r w:rsidR="00EF48C6">
          <w:rPr>
            <w:rFonts w:cs="B Nazanin" w:hint="cs"/>
            <w:sz w:val="28"/>
            <w:szCs w:val="28"/>
            <w:rtl/>
            <w:lang w:val="en-US" w:bidi="fa-IR"/>
          </w:rPr>
          <w:t xml:space="preserve"> سریعاً</w:t>
        </w:r>
      </w:ins>
      <w:r w:rsidR="00D30A41" w:rsidRPr="00EE4024">
        <w:rPr>
          <w:rFonts w:cs="B Nazanin"/>
          <w:sz w:val="28"/>
          <w:szCs w:val="28"/>
          <w:rtl/>
          <w:lang w:bidi="fa-IR"/>
        </w:rPr>
        <w:t xml:space="preserve"> مخالف</w:t>
      </w:r>
      <w:r w:rsidR="00D30A41">
        <w:rPr>
          <w:rFonts w:cs="B Nazanin" w:hint="cs"/>
          <w:sz w:val="28"/>
          <w:szCs w:val="28"/>
          <w:rtl/>
          <w:lang w:bidi="fa-IR"/>
        </w:rPr>
        <w:t>ت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خود را</w:t>
      </w:r>
      <w:del w:id="1015" w:author="Shokri" w:date="2019-11-09T23:54:00Z">
        <w:r w:rsidR="00D30A41" w:rsidRPr="00EE4024" w:rsidDel="00EF48C6">
          <w:rPr>
            <w:rFonts w:cs="B Nazanin" w:hint="cs"/>
            <w:sz w:val="28"/>
            <w:szCs w:val="28"/>
            <w:rtl/>
            <w:lang w:bidi="fa-IR"/>
          </w:rPr>
          <w:delText xml:space="preserve"> سریعا</w:delText>
        </w:r>
      </w:del>
      <w:r w:rsidR="00D30A41" w:rsidRPr="00EE4024">
        <w:rPr>
          <w:rFonts w:cs="B Nazanin" w:hint="cs"/>
          <w:sz w:val="28"/>
          <w:szCs w:val="28"/>
          <w:rtl/>
          <w:lang w:bidi="fa-IR"/>
        </w:rPr>
        <w:t xml:space="preserve"> نشان دهند</w:t>
      </w:r>
      <w:r w:rsidR="00D30A41" w:rsidRPr="00EE4024">
        <w:rPr>
          <w:rFonts w:cs="B Nazanin"/>
          <w:sz w:val="28"/>
          <w:szCs w:val="28"/>
          <w:rtl/>
          <w:lang w:bidi="fa-IR"/>
        </w:rPr>
        <w:t>.</w:t>
      </w:r>
    </w:p>
    <w:p w:rsidR="00D30A41" w:rsidRPr="00EE4024" w:rsidRDefault="00D30A41" w:rsidP="00D30A41">
      <w:pPr>
        <w:bidi/>
        <w:jc w:val="both"/>
        <w:rPr>
          <w:rFonts w:cs="B Nazanin"/>
          <w:sz w:val="28"/>
          <w:szCs w:val="28"/>
          <w:lang w:bidi="fa-IR"/>
        </w:rPr>
      </w:pPr>
      <w:r w:rsidRPr="00EE4024">
        <w:rPr>
          <w:rFonts w:cs="B Nazanin"/>
          <w:sz w:val="28"/>
          <w:szCs w:val="28"/>
          <w:rtl/>
          <w:lang w:bidi="fa-IR"/>
        </w:rPr>
        <w:t>پس از 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جاد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ک</w:t>
      </w:r>
      <w:r w:rsidRPr="00EE4024">
        <w:rPr>
          <w:rFonts w:cs="B Nazanin"/>
          <w:sz w:val="28"/>
          <w:szCs w:val="28"/>
          <w:rtl/>
          <w:lang w:bidi="fa-IR"/>
        </w:rPr>
        <w:t xml:space="preserve"> تصو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ر</w:t>
      </w:r>
      <w:r w:rsidRPr="00EE4024">
        <w:rPr>
          <w:rFonts w:cs="B Nazanin"/>
          <w:sz w:val="28"/>
          <w:szCs w:val="28"/>
          <w:rtl/>
          <w:lang w:bidi="fa-IR"/>
        </w:rPr>
        <w:t xml:space="preserve"> جذاب برا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جوانان از طر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ق</w:t>
      </w:r>
      <w:r w:rsidRPr="00EE4024">
        <w:rPr>
          <w:rFonts w:cs="B Nazanin"/>
          <w:sz w:val="28"/>
          <w:szCs w:val="28"/>
          <w:rtl/>
          <w:lang w:bidi="fa-IR"/>
        </w:rPr>
        <w:t xml:space="preserve"> الگوها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خاص تصور واقع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ت</w:t>
      </w:r>
      <w:r w:rsidRPr="00EE4024">
        <w:rPr>
          <w:rFonts w:cs="B Nazanin"/>
          <w:sz w:val="28"/>
          <w:szCs w:val="28"/>
          <w:rtl/>
          <w:lang w:bidi="fa-IR"/>
        </w:rPr>
        <w:t xml:space="preserve"> (من م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ins w:id="1016" w:author="Shokri" w:date="2019-11-09T23:55:00Z">
        <w:r w:rsidR="00EF48C6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017" w:author="Shokri" w:date="2019-11-09T23:55:00Z">
        <w:r w:rsidRPr="00EE4024" w:rsidDel="00EF48C6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توانم چ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ز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را تغ</w:t>
      </w:r>
      <w:r w:rsidRPr="00EE4024">
        <w:rPr>
          <w:rFonts w:cs="B Nazanin" w:hint="cs"/>
          <w:sz w:val="28"/>
          <w:szCs w:val="28"/>
          <w:rtl/>
          <w:lang w:bidi="fa-IR"/>
        </w:rPr>
        <w:t>یی</w:t>
      </w:r>
      <w:r w:rsidRPr="00EE4024">
        <w:rPr>
          <w:rFonts w:cs="B Nazanin" w:hint="eastAsia"/>
          <w:sz w:val="28"/>
          <w:szCs w:val="28"/>
          <w:rtl/>
          <w:lang w:bidi="fa-IR"/>
        </w:rPr>
        <w:t>ر</w:t>
      </w:r>
      <w:r w:rsidRPr="00EE4024">
        <w:rPr>
          <w:rFonts w:cs="B Nazanin"/>
          <w:sz w:val="28"/>
          <w:szCs w:val="28"/>
          <w:rtl/>
          <w:lang w:bidi="fa-IR"/>
        </w:rPr>
        <w:t xml:space="preserve"> دهم، </w:t>
      </w:r>
      <w:r w:rsidRPr="00EE4024">
        <w:rPr>
          <w:rFonts w:cs="B Nazanin" w:hint="cs"/>
          <w:sz w:val="28"/>
          <w:szCs w:val="28"/>
          <w:rtl/>
          <w:lang w:bidi="fa-IR"/>
        </w:rPr>
        <w:t>دولت</w:t>
      </w:r>
      <w:r w:rsidRPr="00EE4024">
        <w:rPr>
          <w:rFonts w:cs="B Nazanin"/>
          <w:sz w:val="28"/>
          <w:szCs w:val="28"/>
          <w:rtl/>
          <w:lang w:bidi="fa-IR"/>
        </w:rPr>
        <w:t xml:space="preserve"> فاسد است)، سطح زندگ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(دستمزد در سازمان</w:t>
      </w:r>
      <w:ins w:id="1018" w:author="Shokri" w:date="2019-11-09T23:55:00Z">
        <w:r w:rsidR="00EF48C6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019" w:author="Shokri" w:date="2019-11-09T23:55:00Z">
        <w:r w:rsidRPr="00EE4024" w:rsidDel="00EF48C6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ها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غ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ر</w:t>
      </w:r>
      <w:r w:rsidRPr="00EE4024">
        <w:rPr>
          <w:rFonts w:cs="B Nazanin"/>
          <w:sz w:val="28"/>
          <w:szCs w:val="28"/>
          <w:rtl/>
          <w:lang w:bidi="fa-IR"/>
        </w:rPr>
        <w:t xml:space="preserve"> دولت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2-3 برابر ب</w:t>
      </w:r>
      <w:ins w:id="1020" w:author="Shokri" w:date="2019-11-09T23:55:00Z">
        <w:r w:rsidR="00EF48C6">
          <w:rPr>
            <w:rFonts w:cs="B Nazanin" w:hint="cs"/>
            <w:sz w:val="28"/>
            <w:szCs w:val="28"/>
            <w:rtl/>
            <w:lang w:bidi="fa-IR"/>
          </w:rPr>
          <w:t>یشتر</w:t>
        </w:r>
      </w:ins>
      <w:del w:id="1021" w:author="Shokri" w:date="2019-11-09T23:55:00Z">
        <w:r w:rsidRPr="00EE4024" w:rsidDel="00EF48C6">
          <w:rPr>
            <w:rFonts w:cs="B Nazanin"/>
            <w:sz w:val="28"/>
            <w:szCs w:val="28"/>
            <w:rtl/>
            <w:lang w:bidi="fa-IR"/>
          </w:rPr>
          <w:delText>الاتر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از م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انگ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</w:t>
      </w:r>
      <w:r w:rsidRPr="00EE4024">
        <w:rPr>
          <w:rFonts w:cs="B Nazanin"/>
          <w:sz w:val="28"/>
          <w:szCs w:val="28"/>
          <w:rtl/>
          <w:lang w:bidi="fa-IR"/>
        </w:rPr>
        <w:t xml:space="preserve"> مل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است)، جذاب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ت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کار در </w:t>
      </w:r>
      <w:r w:rsidRPr="00EE4024">
        <w:rPr>
          <w:rFonts w:cs="B Nazanin"/>
          <w:sz w:val="28"/>
          <w:szCs w:val="28"/>
          <w:rtl/>
          <w:lang w:bidi="fa-IR"/>
        </w:rPr>
        <w:t>سازمان</w:t>
      </w:r>
      <w:ins w:id="1022" w:author="Shokri" w:date="2019-11-09T23:56:00Z">
        <w:r w:rsidR="003630D0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023" w:author="Shokri" w:date="2019-11-09T23:56:00Z">
        <w:r w:rsidRPr="00EE4024" w:rsidDel="003630D0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ها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غ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ر</w:t>
      </w:r>
      <w:del w:id="1024" w:author="Shokri" w:date="2019-11-09T23:56:00Z">
        <w:r w:rsidRPr="00EE4024" w:rsidDel="003630D0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دولت</w:t>
      </w:r>
      <w:r w:rsidRPr="00EE4024">
        <w:rPr>
          <w:rFonts w:cs="B Nazanin" w:hint="cs"/>
          <w:sz w:val="28"/>
          <w:szCs w:val="28"/>
          <w:rtl/>
          <w:lang w:bidi="fa-IR"/>
        </w:rPr>
        <w:t>ی بیشتر می</w:t>
      </w:r>
      <w:ins w:id="1025" w:author="Shokri" w:date="2019-11-09T23:56:00Z">
        <w:r w:rsidR="003630D0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026" w:author="Shokri" w:date="2019-11-09T23:56:00Z">
        <w:r w:rsidRPr="00EE4024" w:rsidDel="003630D0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  <w:lang w:bidi="fa-IR"/>
        </w:rPr>
        <w:t>شود.</w:t>
      </w:r>
      <w:r w:rsidRPr="00EE4024">
        <w:rPr>
          <w:rFonts w:cs="B Nazanin"/>
          <w:sz w:val="28"/>
          <w:szCs w:val="28"/>
          <w:rtl/>
          <w:lang w:bidi="fa-IR"/>
        </w:rPr>
        <w:t xml:space="preserve"> در مقابل، برا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مثال، 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در </w:t>
      </w:r>
      <w:r w:rsidRPr="00EE4024">
        <w:rPr>
          <w:rFonts w:cs="B Nazanin"/>
          <w:sz w:val="28"/>
          <w:szCs w:val="28"/>
          <w:rtl/>
          <w:lang w:bidi="fa-IR"/>
        </w:rPr>
        <w:t>قزاقستان، درآمد در بخش دولت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>بیشتر بوده که به</w:t>
      </w:r>
      <w:ins w:id="1027" w:author="Shokri" w:date="2019-11-09T23:56:00Z">
        <w:r w:rsidR="003630D0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028" w:author="Shokri" w:date="2019-11-09T23:56:00Z">
        <w:r w:rsidRPr="00EE4024" w:rsidDel="003630D0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  <w:lang w:bidi="fa-IR"/>
        </w:rPr>
        <w:t>نوب</w:t>
      </w:r>
      <w:ins w:id="1029" w:author="Shokri" w:date="2019-11-09T23:56:00Z">
        <w:r w:rsidR="003630D0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030" w:author="Shokri" w:date="2019-11-09T23:56:00Z">
        <w:r w:rsidRPr="00EE4024" w:rsidDel="003630D0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Pr="00EE4024">
        <w:rPr>
          <w:rFonts w:cs="B Nazanin" w:hint="cs"/>
          <w:sz w:val="28"/>
          <w:szCs w:val="28"/>
          <w:rtl/>
          <w:lang w:bidi="fa-IR"/>
        </w:rPr>
        <w:t xml:space="preserve"> خود فعالیت در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>سازمان</w:t>
      </w:r>
      <w:ins w:id="1031" w:author="Shokri" w:date="2019-11-09T23:56:00Z">
        <w:r w:rsidR="003630D0">
          <w:rPr>
            <w:rFonts w:cs="B Nazanin" w:hint="cs"/>
            <w:sz w:val="28"/>
            <w:szCs w:val="28"/>
            <w:rtl/>
            <w:lang w:bidi="fa-IR"/>
          </w:rPr>
          <w:t>‌</w:t>
        </w:r>
      </w:ins>
      <w:r w:rsidRPr="00EE4024">
        <w:rPr>
          <w:rFonts w:cs="B Nazanin" w:hint="cs"/>
          <w:sz w:val="28"/>
          <w:szCs w:val="28"/>
          <w:rtl/>
          <w:lang w:bidi="fa-IR"/>
        </w:rPr>
        <w:t xml:space="preserve">های </w:t>
      </w:r>
      <w:r w:rsidRPr="00EE4024">
        <w:rPr>
          <w:rFonts w:cs="B Nazanin"/>
          <w:sz w:val="28"/>
          <w:szCs w:val="28"/>
          <w:rtl/>
          <w:lang w:bidi="fa-IR"/>
        </w:rPr>
        <w:t>بخش غ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ر</w:t>
      </w:r>
      <w:del w:id="1032" w:author="Shokri" w:date="2019-11-09T23:56:00Z">
        <w:r w:rsidRPr="00EE4024" w:rsidDel="003630D0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دولت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را </w:t>
      </w:r>
      <w:del w:id="1033" w:author="Shokri" w:date="2019-11-10T01:47:00Z">
        <w:r w:rsidRPr="00EE4024" w:rsidDel="00D13FF4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ناخوشا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ند</w:t>
      </w:r>
      <w:r w:rsidRPr="00EE4024">
        <w:rPr>
          <w:rFonts w:cs="B Nazanin"/>
          <w:sz w:val="28"/>
          <w:szCs w:val="28"/>
          <w:rtl/>
          <w:lang w:bidi="fa-IR"/>
        </w:rPr>
        <w:t xml:space="preserve"> م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ins w:id="1034" w:author="Shokri" w:date="2019-11-09T23:56:00Z">
        <w:r w:rsidR="003630D0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035" w:author="Shokri" w:date="2019-11-09T23:56:00Z">
        <w:r w:rsidRPr="00EE4024" w:rsidDel="003630D0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کند.</w:t>
      </w:r>
    </w:p>
    <w:p w:rsidR="00D30A41" w:rsidRPr="00EB1DCC" w:rsidRDefault="00D30A41" w:rsidP="00EC025E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EE4024">
        <w:rPr>
          <w:rFonts w:cs="B Nazanin"/>
          <w:sz w:val="28"/>
          <w:szCs w:val="28"/>
          <w:rtl/>
          <w:lang w:bidi="fa-IR"/>
        </w:rPr>
        <w:t>و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ژگ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«قدرت نرم» آمر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کا</w:t>
      </w:r>
      <w:r w:rsidRPr="00EE4024">
        <w:rPr>
          <w:rFonts w:cs="B Nazanin"/>
          <w:sz w:val="28"/>
          <w:szCs w:val="28"/>
          <w:rtl/>
          <w:lang w:bidi="fa-IR"/>
        </w:rPr>
        <w:t xml:space="preserve"> در قرق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زستان</w:t>
      </w:r>
      <w:r w:rsidRPr="00EE4024">
        <w:rPr>
          <w:rFonts w:cs="B Nazanin"/>
          <w:sz w:val="28"/>
          <w:szCs w:val="28"/>
          <w:rtl/>
          <w:lang w:bidi="fa-IR"/>
        </w:rPr>
        <w:t xml:space="preserve"> 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</w:t>
      </w:r>
      <w:r w:rsidRPr="00EE4024">
        <w:rPr>
          <w:rFonts w:cs="B Nazanin"/>
          <w:sz w:val="28"/>
          <w:szCs w:val="28"/>
          <w:rtl/>
          <w:lang w:bidi="fa-IR"/>
        </w:rPr>
        <w:t xml:space="preserve"> است که 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این کشور در قرقیزستان </w:t>
      </w:r>
      <w:r w:rsidRPr="00EE4024">
        <w:rPr>
          <w:rFonts w:cs="B Nazanin"/>
          <w:sz w:val="28"/>
          <w:szCs w:val="28"/>
          <w:rtl/>
          <w:lang w:bidi="fa-IR"/>
        </w:rPr>
        <w:t>رسانه</w:t>
      </w:r>
      <w:ins w:id="1036" w:author="Shokri" w:date="2019-11-09T23:56:00Z">
        <w:r w:rsidR="003630D0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037" w:author="Shokri" w:date="2019-11-09T23:56:00Z">
        <w:r w:rsidRPr="00EE4024" w:rsidDel="003630D0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ها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بزرگ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ندارد که 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بتوانند </w:t>
      </w:r>
      <w:r w:rsidRPr="00EE4024">
        <w:rPr>
          <w:rFonts w:cs="B Nazanin"/>
          <w:sz w:val="28"/>
          <w:szCs w:val="28"/>
          <w:rtl/>
          <w:lang w:bidi="fa-IR"/>
        </w:rPr>
        <w:t>دستور کار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تشک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ل</w:t>
      </w:r>
      <w:r w:rsidRPr="00EE4024">
        <w:rPr>
          <w:rFonts w:cs="B Nazanin"/>
          <w:sz w:val="28"/>
          <w:szCs w:val="28"/>
          <w:rtl/>
          <w:lang w:bidi="fa-IR"/>
        </w:rPr>
        <w:t xml:space="preserve"> دهند و بر ز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رساخت</w:t>
      </w:r>
      <w:ins w:id="1038" w:author="Shokri" w:date="2019-11-09T23:56:00Z">
        <w:r w:rsidR="003630D0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039" w:author="Shokri" w:date="2019-11-09T23:56:00Z">
        <w:r w:rsidRPr="00EE4024" w:rsidDel="003630D0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ها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آن تأک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د</w:t>
      </w:r>
      <w:r w:rsidRPr="00EE4024">
        <w:rPr>
          <w:rFonts w:cs="B Nazanin"/>
          <w:sz w:val="28"/>
          <w:szCs w:val="28"/>
          <w:rtl/>
          <w:lang w:bidi="fa-IR"/>
        </w:rPr>
        <w:t xml:space="preserve"> کنند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. </w:t>
      </w:r>
      <w:r w:rsidR="007A67CB">
        <w:rPr>
          <w:rFonts w:cs="B Nazanin" w:hint="cs"/>
          <w:sz w:val="28"/>
          <w:szCs w:val="28"/>
          <w:rtl/>
          <w:lang w:bidi="fa-IR"/>
        </w:rPr>
        <w:t xml:space="preserve">دلیل </w:t>
      </w:r>
      <w:ins w:id="1040" w:author="Shokri" w:date="2019-11-09T23:56:00Z">
        <w:r w:rsidR="003630D0">
          <w:rPr>
            <w:rFonts w:cs="B Nazanin" w:hint="cs"/>
            <w:sz w:val="28"/>
            <w:szCs w:val="28"/>
            <w:rtl/>
            <w:lang w:bidi="fa-IR"/>
          </w:rPr>
          <w:t>این امر</w:t>
        </w:r>
      </w:ins>
      <w:del w:id="1041" w:author="Shokri" w:date="2019-11-09T23:56:00Z">
        <w:r w:rsidR="007A67CB" w:rsidDel="003630D0">
          <w:rPr>
            <w:rFonts w:cs="B Nazanin" w:hint="cs"/>
            <w:sz w:val="28"/>
            <w:szCs w:val="28"/>
            <w:rtl/>
            <w:lang w:bidi="fa-IR"/>
          </w:rPr>
          <w:delText>آن</w:delText>
        </w:r>
      </w:del>
      <w:r w:rsidR="007A67CB">
        <w:rPr>
          <w:rFonts w:cs="B Nazanin" w:hint="cs"/>
          <w:sz w:val="28"/>
          <w:szCs w:val="28"/>
          <w:rtl/>
          <w:lang w:bidi="fa-IR"/>
        </w:rPr>
        <w:t xml:space="preserve"> </w:t>
      </w:r>
      <w:ins w:id="1042" w:author="Shokri" w:date="2019-11-09T23:57:00Z">
        <w:r w:rsidR="003630D0">
          <w:rPr>
            <w:rFonts w:cs="B Nazanin" w:hint="cs"/>
            <w:sz w:val="28"/>
            <w:szCs w:val="28"/>
            <w:rtl/>
            <w:lang w:bidi="fa-IR"/>
          </w:rPr>
          <w:t>آ</w:t>
        </w:r>
      </w:ins>
      <w:del w:id="1043" w:author="Shokri" w:date="2019-11-09T23:57:00Z">
        <w:r w:rsidR="007A67CB" w:rsidDel="003630D0">
          <w:rPr>
            <w:rFonts w:cs="B Nazanin" w:hint="cs"/>
            <w:sz w:val="28"/>
            <w:szCs w:val="28"/>
            <w:rtl/>
            <w:lang w:bidi="fa-IR"/>
          </w:rPr>
          <w:delText>ای</w:delText>
        </w:r>
      </w:del>
      <w:r w:rsidR="007A67CB">
        <w:rPr>
          <w:rFonts w:cs="B Nazanin" w:hint="cs"/>
          <w:sz w:val="28"/>
          <w:szCs w:val="28"/>
          <w:rtl/>
          <w:lang w:bidi="fa-IR"/>
        </w:rPr>
        <w:t>ن است که در بین مخالف</w:t>
      </w:r>
      <w:ins w:id="1044" w:author="Shokri" w:date="2019-11-09T23:57:00Z">
        <w:r w:rsidR="003630D0">
          <w:rPr>
            <w:rFonts w:cs="B Nazanin" w:hint="cs"/>
            <w:sz w:val="28"/>
            <w:szCs w:val="28"/>
            <w:rtl/>
            <w:lang w:bidi="fa-IR"/>
          </w:rPr>
          <w:t>ا</w:t>
        </w:r>
      </w:ins>
      <w:del w:id="1045" w:author="Shokri" w:date="2019-11-09T23:57:00Z">
        <w:r w:rsidR="007A67CB" w:rsidDel="003630D0">
          <w:rPr>
            <w:rFonts w:cs="B Nazanin" w:hint="cs"/>
            <w:sz w:val="28"/>
            <w:szCs w:val="28"/>
            <w:rtl/>
            <w:lang w:bidi="fa-IR"/>
          </w:rPr>
          <w:delText>ی</w:delText>
        </w:r>
      </w:del>
      <w:r w:rsidR="007A67CB">
        <w:rPr>
          <w:rFonts w:cs="B Nazanin" w:hint="cs"/>
          <w:sz w:val="28"/>
          <w:szCs w:val="28"/>
          <w:rtl/>
          <w:lang w:bidi="fa-IR"/>
        </w:rPr>
        <w:t xml:space="preserve">ن نخبه که محصول اعمال قدرت نرم </w:t>
      </w:r>
      <w:ins w:id="1046" w:author="Shokri" w:date="2019-11-09T23:57:00Z">
        <w:r w:rsidR="003630D0">
          <w:rPr>
            <w:rFonts w:cs="B Nazanin" w:hint="cs"/>
            <w:sz w:val="28"/>
            <w:szCs w:val="28"/>
            <w:rtl/>
            <w:lang w:bidi="fa-IR"/>
          </w:rPr>
          <w:t>آ</w:t>
        </w:r>
      </w:ins>
      <w:del w:id="1047" w:author="Shokri" w:date="2019-11-09T23:57:00Z">
        <w:r w:rsidR="007A67CB" w:rsidDel="003630D0">
          <w:rPr>
            <w:rFonts w:cs="B Nazanin" w:hint="cs"/>
            <w:sz w:val="28"/>
            <w:szCs w:val="28"/>
            <w:rtl/>
            <w:lang w:bidi="fa-IR"/>
          </w:rPr>
          <w:delText>ا</w:delText>
        </w:r>
      </w:del>
      <w:r w:rsidR="007A67CB">
        <w:rPr>
          <w:rFonts w:cs="B Nazanin" w:hint="cs"/>
          <w:sz w:val="28"/>
          <w:szCs w:val="28"/>
          <w:rtl/>
          <w:lang w:bidi="fa-IR"/>
        </w:rPr>
        <w:t>مریکا هستند</w:t>
      </w:r>
      <w:ins w:id="1048" w:author="Shokri" w:date="2019-11-09T23:57:00Z">
        <w:r w:rsidR="003630D0">
          <w:rPr>
            <w:rFonts w:cs="B Nazanin" w:hint="cs"/>
            <w:sz w:val="28"/>
            <w:szCs w:val="28"/>
            <w:rtl/>
            <w:lang w:bidi="fa-IR"/>
          </w:rPr>
          <w:t>،</w:t>
        </w:r>
      </w:ins>
      <w:r w:rsidR="007A67CB">
        <w:rPr>
          <w:rFonts w:cs="B Nazanin" w:hint="cs"/>
          <w:sz w:val="28"/>
          <w:szCs w:val="28"/>
          <w:rtl/>
          <w:lang w:bidi="fa-IR"/>
        </w:rPr>
        <w:t xml:space="preserve"> کسانی وجود ندارند که صاحب سرمایه و رسان</w:t>
      </w:r>
      <w:ins w:id="1049" w:author="Shokri" w:date="2019-11-09T23:57:00Z">
        <w:r w:rsidR="003630D0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050" w:author="Shokri" w:date="2019-11-09T23:57:00Z">
        <w:r w:rsidR="007A67CB" w:rsidDel="003630D0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="007A67CB">
        <w:rPr>
          <w:rFonts w:cs="B Nazanin" w:hint="cs"/>
          <w:sz w:val="28"/>
          <w:szCs w:val="28"/>
          <w:rtl/>
          <w:lang w:bidi="fa-IR"/>
        </w:rPr>
        <w:t xml:space="preserve"> قدرتمندی باشند.</w:t>
      </w:r>
      <w:del w:id="1051" w:author="Shokri" w:date="2019-11-09T23:57:00Z">
        <w:r w:rsidR="007A67CB" w:rsidDel="003630D0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  <w:r w:rsidRPr="00EE4024" w:rsidDel="003630D0">
          <w:rPr>
            <w:rFonts w:cs="B Nazanin" w:hint="cs"/>
            <w:sz w:val="28"/>
            <w:szCs w:val="28"/>
            <w:rtl/>
            <w:lang w:bidi="fa-IR"/>
          </w:rPr>
          <w:delText>.</w:delText>
        </w:r>
      </w:del>
      <w:r w:rsidRPr="00EE4024">
        <w:rPr>
          <w:rFonts w:cs="B Nazanin"/>
          <w:sz w:val="28"/>
          <w:szCs w:val="28"/>
          <w:rtl/>
        </w:rPr>
        <w:t xml:space="preserve"> </w:t>
      </w:r>
      <w:r w:rsidRPr="00EE4024">
        <w:rPr>
          <w:rFonts w:cs="B Nazanin"/>
          <w:sz w:val="28"/>
          <w:szCs w:val="28"/>
          <w:rtl/>
          <w:lang w:bidi="fa-IR"/>
        </w:rPr>
        <w:t>اکثر رسانه</w:t>
      </w:r>
      <w:ins w:id="1052" w:author="Shokri" w:date="2019-11-09T23:57:00Z">
        <w:r w:rsidR="003630D0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053" w:author="Shokri" w:date="2019-11-09T23:57:00Z">
        <w:r w:rsidRPr="00EE4024" w:rsidDel="003630D0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ها در جمهور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قرق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زستان</w:t>
      </w:r>
      <w:r w:rsidR="007A67CB">
        <w:rPr>
          <w:rFonts w:cs="B Nazanin"/>
          <w:sz w:val="28"/>
          <w:szCs w:val="28"/>
          <w:rtl/>
          <w:lang w:bidi="fa-IR"/>
        </w:rPr>
        <w:t xml:space="preserve"> خود</w:t>
      </w:r>
      <w:r w:rsidR="007A67CB">
        <w:rPr>
          <w:rFonts w:cs="B Nazanin" w:hint="cs"/>
          <w:sz w:val="28"/>
          <w:szCs w:val="28"/>
          <w:rtl/>
          <w:lang w:bidi="fa-IR"/>
        </w:rPr>
        <w:t xml:space="preserve">کفا و مستقل </w:t>
      </w:r>
      <w:r w:rsidRPr="00EE4024">
        <w:rPr>
          <w:rFonts w:cs="B Nazanin"/>
          <w:sz w:val="28"/>
          <w:szCs w:val="28"/>
          <w:rtl/>
          <w:lang w:bidi="fa-IR"/>
        </w:rPr>
        <w:t>ن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ستند،</w:t>
      </w:r>
      <w:r w:rsidRPr="00EE4024">
        <w:rPr>
          <w:rFonts w:cs="B Nazanin"/>
          <w:sz w:val="28"/>
          <w:szCs w:val="28"/>
          <w:rtl/>
          <w:lang w:bidi="fa-IR"/>
        </w:rPr>
        <w:t xml:space="preserve"> بنابرا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ins w:id="1054" w:author="Shokri" w:date="2019-11-09T23:57:00Z">
        <w:r w:rsidR="003630D0">
          <w:rPr>
            <w:rFonts w:cs="B Nazanin" w:hint="cs"/>
            <w:sz w:val="28"/>
            <w:szCs w:val="28"/>
            <w:rtl/>
            <w:lang w:bidi="fa-IR"/>
          </w:rPr>
          <w:t>ن</w:t>
        </w:r>
      </w:ins>
      <w:del w:id="1055" w:author="Shokri" w:date="2019-11-09T23:57:00Z">
        <w:r w:rsidRPr="00EE4024" w:rsidDel="003630D0">
          <w:rPr>
            <w:rFonts w:cs="B Nazanin" w:hint="eastAsia"/>
            <w:sz w:val="28"/>
            <w:szCs w:val="28"/>
            <w:rtl/>
            <w:lang w:bidi="fa-IR"/>
          </w:rPr>
          <w:delText>ن</w:delText>
        </w:r>
        <w:r w:rsidRPr="00EE4024" w:rsidDel="003630D0">
          <w:rPr>
            <w:rFonts w:cs="B Nazanin"/>
            <w:sz w:val="28"/>
            <w:szCs w:val="28"/>
            <w:rtl/>
            <w:lang w:bidi="fa-IR"/>
          </w:rPr>
          <w:delText xml:space="preserve"> آنها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EB1DCC">
        <w:rPr>
          <w:rFonts w:cs="B Nazanin" w:hint="cs"/>
          <w:sz w:val="28"/>
          <w:szCs w:val="28"/>
          <w:rtl/>
          <w:lang w:bidi="fa-IR"/>
        </w:rPr>
        <w:t>در ر</w:t>
      </w:r>
      <w:ins w:id="1056" w:author="Shokri" w:date="2019-11-09T23:57:00Z">
        <w:r w:rsidR="003630D0">
          <w:rPr>
            <w:rFonts w:cs="B Nazanin" w:hint="cs"/>
            <w:sz w:val="28"/>
            <w:szCs w:val="28"/>
            <w:rtl/>
            <w:lang w:bidi="fa-IR"/>
          </w:rPr>
          <w:t>أ</w:t>
        </w:r>
      </w:ins>
      <w:del w:id="1057" w:author="Shokri" w:date="2019-11-09T23:57:00Z">
        <w:r w:rsidR="00EB1DCC" w:rsidDel="003630D0">
          <w:rPr>
            <w:rFonts w:cs="B Nazanin" w:hint="cs"/>
            <w:sz w:val="28"/>
            <w:szCs w:val="28"/>
            <w:rtl/>
            <w:lang w:bidi="fa-IR"/>
          </w:rPr>
          <w:delText>ا</w:delText>
        </w:r>
      </w:del>
      <w:r w:rsidR="00EB1DCC">
        <w:rPr>
          <w:rFonts w:cs="B Nazanin" w:hint="cs"/>
          <w:sz w:val="28"/>
          <w:szCs w:val="28"/>
          <w:rtl/>
          <w:lang w:bidi="fa-IR"/>
        </w:rPr>
        <w:t>س این رسانه</w:t>
      </w:r>
      <w:ins w:id="1058" w:author="Shokri" w:date="2019-11-09T23:57:00Z">
        <w:r w:rsidR="003630D0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059" w:author="Shokri" w:date="2019-11-09T23:57:00Z">
        <w:r w:rsidR="00EB1DCC" w:rsidDel="003630D0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EB1DCC">
        <w:rPr>
          <w:rFonts w:cs="B Nazanin" w:hint="cs"/>
          <w:sz w:val="28"/>
          <w:szCs w:val="28"/>
          <w:rtl/>
          <w:lang w:bidi="fa-IR"/>
        </w:rPr>
        <w:t>ها افرادی هستند که ب</w:t>
      </w:r>
      <w:ins w:id="1060" w:author="Shokri" w:date="2019-11-09T23:57:00Z">
        <w:r w:rsidR="003630D0">
          <w:rPr>
            <w:rFonts w:cs="B Nazanin" w:hint="cs"/>
            <w:sz w:val="28"/>
            <w:szCs w:val="28"/>
            <w:rtl/>
            <w:lang w:bidi="fa-IR"/>
          </w:rPr>
          <w:t xml:space="preserve">ه </w:t>
        </w:r>
      </w:ins>
      <w:r w:rsidR="00EB1DCC">
        <w:rPr>
          <w:rFonts w:cs="B Nazanin" w:hint="cs"/>
          <w:sz w:val="28"/>
          <w:szCs w:val="28"/>
          <w:rtl/>
          <w:lang w:bidi="fa-IR"/>
        </w:rPr>
        <w:t>نوعی کسب و کار و</w:t>
      </w:r>
      <w:ins w:id="1061" w:author="Shokri" w:date="2019-11-09T23:58:00Z">
        <w:r w:rsidR="003630D0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 w:rsidR="00EB1DCC">
        <w:rPr>
          <w:rFonts w:cs="B Nazanin" w:hint="cs"/>
          <w:sz w:val="28"/>
          <w:szCs w:val="28"/>
          <w:rtl/>
          <w:lang w:bidi="fa-IR"/>
        </w:rPr>
        <w:t>فعالیت</w:t>
      </w:r>
      <w:ins w:id="1062" w:author="Shokri" w:date="2019-11-09T23:58:00Z">
        <w:r w:rsidR="003630D0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063" w:author="Shokri" w:date="2019-11-09T23:58:00Z">
        <w:r w:rsidR="00EB1DCC" w:rsidDel="003630D0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EB1DCC">
        <w:rPr>
          <w:rFonts w:cs="B Nazanin" w:hint="cs"/>
          <w:sz w:val="28"/>
          <w:szCs w:val="28"/>
          <w:rtl/>
          <w:lang w:bidi="fa-IR"/>
        </w:rPr>
        <w:t xml:space="preserve">های اقتصادی مشترکی با </w:t>
      </w:r>
      <w:r w:rsidRPr="00EE4024">
        <w:rPr>
          <w:rFonts w:cs="B Nazanin"/>
          <w:sz w:val="28"/>
          <w:szCs w:val="28"/>
          <w:rtl/>
          <w:lang w:bidi="fa-IR"/>
        </w:rPr>
        <w:t>چ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</w:t>
      </w:r>
      <w:del w:id="1064" w:author="Shokri" w:date="2019-11-09T23:58:00Z">
        <w:r w:rsidRPr="00EE4024" w:rsidDel="003630D0">
          <w:rPr>
            <w:rFonts w:cs="B Nazanin"/>
            <w:sz w:val="28"/>
            <w:szCs w:val="28"/>
            <w:rtl/>
            <w:lang w:bidi="fa-IR"/>
          </w:rPr>
          <w:delText xml:space="preserve"> و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ا</w:t>
      </w:r>
      <w:r w:rsidR="00EB1DCC">
        <w:rPr>
          <w:rFonts w:cs="B Nazanin" w:hint="cs"/>
          <w:sz w:val="28"/>
          <w:szCs w:val="28"/>
          <w:rtl/>
          <w:lang w:bidi="fa-IR"/>
        </w:rPr>
        <w:t xml:space="preserve"> روسیه دارند</w:t>
      </w:r>
      <w:del w:id="1065" w:author="Shokri" w:date="2019-11-09T23:58:00Z">
        <w:r w:rsidR="00EB1DCC" w:rsidDel="003630D0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و 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EB1DCC">
        <w:rPr>
          <w:rFonts w:cs="B Nazanin" w:hint="cs"/>
          <w:sz w:val="28"/>
          <w:szCs w:val="28"/>
          <w:rtl/>
          <w:lang w:bidi="fa-IR"/>
        </w:rPr>
        <w:t>مسئله</w:t>
      </w:r>
      <w:del w:id="1066" w:author="Shokri" w:date="2019-11-10T01:48:00Z">
        <w:r w:rsidR="00EB1DCC" w:rsidDel="00D13FF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  <w:lang w:bidi="fa-IR"/>
        </w:rPr>
        <w:t xml:space="preserve"> در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EB1DCC">
        <w:rPr>
          <w:rFonts w:cs="B Nazanin" w:hint="cs"/>
          <w:sz w:val="28"/>
          <w:szCs w:val="28"/>
          <w:rtl/>
          <w:lang w:bidi="fa-IR"/>
        </w:rPr>
        <w:t>جهت</w:t>
      </w:r>
      <w:ins w:id="1067" w:author="Shokri" w:date="2019-11-09T23:58:00Z">
        <w:r w:rsidR="003630D0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068" w:author="Shokri" w:date="2019-11-09T23:58:00Z">
        <w:r w:rsidR="00EB1DCC" w:rsidDel="003630D0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EB1DCC">
        <w:rPr>
          <w:rFonts w:cs="B Nazanin" w:hint="cs"/>
          <w:sz w:val="28"/>
          <w:szCs w:val="28"/>
          <w:rtl/>
          <w:lang w:bidi="fa-IR"/>
        </w:rPr>
        <w:t>گیری سیاست</w:t>
      </w:r>
      <w:ins w:id="1069" w:author="Shokri" w:date="2019-11-09T23:58:00Z">
        <w:r w:rsidR="003630D0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070" w:author="Shokri" w:date="2019-11-09T23:58:00Z">
        <w:r w:rsidR="00EB1DCC" w:rsidDel="003630D0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EB1DCC">
        <w:rPr>
          <w:rFonts w:cs="B Nazanin" w:hint="cs"/>
          <w:sz w:val="28"/>
          <w:szCs w:val="28"/>
          <w:rtl/>
          <w:lang w:bidi="fa-IR"/>
        </w:rPr>
        <w:t>ها و خط مشی</w:t>
      </w:r>
      <w:ins w:id="1071" w:author="Shokri" w:date="2019-11-09T23:58:00Z">
        <w:r w:rsidR="003630D0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072" w:author="Shokri" w:date="2019-11-09T23:58:00Z">
        <w:r w:rsidR="00EB1DCC" w:rsidDel="003630D0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EB1DCC">
        <w:rPr>
          <w:rFonts w:cs="B Nazanin" w:hint="cs"/>
          <w:sz w:val="28"/>
          <w:szCs w:val="28"/>
          <w:rtl/>
          <w:lang w:bidi="fa-IR"/>
        </w:rPr>
        <w:t>های رسانه</w:t>
      </w:r>
      <w:ins w:id="1073" w:author="Shokri" w:date="2019-11-09T23:58:00Z">
        <w:r w:rsidR="003630D0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074" w:author="Shokri" w:date="2019-11-09T23:58:00Z">
        <w:r w:rsidR="00EB1DCC" w:rsidDel="003630D0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EB1DCC">
        <w:rPr>
          <w:rFonts w:cs="B Nazanin" w:hint="cs"/>
          <w:sz w:val="28"/>
          <w:szCs w:val="28"/>
          <w:rtl/>
          <w:lang w:bidi="fa-IR"/>
        </w:rPr>
        <w:t>ها ت</w:t>
      </w:r>
      <w:ins w:id="1075" w:author="Shokri" w:date="2019-11-09T23:58:00Z">
        <w:r w:rsidR="003630D0">
          <w:rPr>
            <w:rFonts w:cs="B Nazanin" w:hint="cs"/>
            <w:sz w:val="28"/>
            <w:szCs w:val="28"/>
            <w:rtl/>
            <w:lang w:bidi="fa-IR"/>
          </w:rPr>
          <w:t>أ</w:t>
        </w:r>
      </w:ins>
      <w:del w:id="1076" w:author="Shokri" w:date="2019-11-09T23:58:00Z">
        <w:r w:rsidR="00EB1DCC" w:rsidDel="003630D0">
          <w:rPr>
            <w:rFonts w:cs="B Nazanin" w:hint="cs"/>
            <w:sz w:val="28"/>
            <w:szCs w:val="28"/>
            <w:rtl/>
            <w:lang w:bidi="fa-IR"/>
          </w:rPr>
          <w:delText>ا</w:delText>
        </w:r>
        <w:r w:rsidR="00EB1DCC" w:rsidDel="003630D0">
          <w:rPr>
            <w:rFonts w:cs="B Nazanin"/>
            <w:sz w:val="28"/>
            <w:szCs w:val="28"/>
            <w:rtl/>
            <w:lang w:bidi="fa-IR"/>
          </w:rPr>
          <w:delText>ا</w:delText>
        </w:r>
      </w:del>
      <w:r w:rsidR="00EB1DCC">
        <w:rPr>
          <w:rFonts w:cs="B Nazanin" w:hint="cs"/>
          <w:sz w:val="28"/>
          <w:szCs w:val="28"/>
          <w:rtl/>
          <w:lang w:bidi="fa-IR"/>
        </w:rPr>
        <w:t xml:space="preserve">ثیر </w:t>
      </w:r>
      <w:r w:rsidRPr="00EE4024">
        <w:rPr>
          <w:rFonts w:cs="B Nazanin"/>
          <w:sz w:val="28"/>
          <w:szCs w:val="28"/>
          <w:rtl/>
          <w:lang w:bidi="fa-IR"/>
        </w:rPr>
        <w:t>م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ins w:id="1077" w:author="Shokri" w:date="2019-11-09T23:58:00Z">
        <w:r w:rsidR="003630D0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078" w:author="Shokri" w:date="2019-11-09T23:58:00Z">
        <w:r w:rsidR="00EB1DCC" w:rsidDel="003630D0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EB1DCC">
        <w:rPr>
          <w:rFonts w:cs="B Nazanin"/>
          <w:sz w:val="28"/>
          <w:szCs w:val="28"/>
          <w:rtl/>
          <w:lang w:bidi="fa-IR"/>
        </w:rPr>
        <w:t xml:space="preserve">گذارد. </w:t>
      </w:r>
      <w:r w:rsidRPr="00EE4024">
        <w:rPr>
          <w:rFonts w:cs="B Nazanin"/>
          <w:sz w:val="28"/>
          <w:szCs w:val="28"/>
          <w:rtl/>
          <w:lang w:bidi="fa-IR"/>
        </w:rPr>
        <w:t>راد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و</w:t>
      </w:r>
      <w:r w:rsidRPr="00EE4024">
        <w:rPr>
          <w:rFonts w:cs="B Nazanin"/>
          <w:sz w:val="28"/>
          <w:szCs w:val="28"/>
          <w:rtl/>
          <w:lang w:bidi="fa-IR"/>
        </w:rPr>
        <w:t xml:space="preserve"> آزاد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(آزاتت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ک</w:t>
      </w:r>
      <w:r w:rsidRPr="00EE4024">
        <w:rPr>
          <w:rFonts w:cs="B Nazanin"/>
          <w:sz w:val="28"/>
          <w:szCs w:val="28"/>
          <w:rtl/>
          <w:lang w:bidi="fa-IR"/>
        </w:rPr>
        <w:t>) و پروژ</w:t>
      </w:r>
      <w:ins w:id="1079" w:author="Shokri" w:date="2019-11-09T23:59:00Z">
        <w:r w:rsidR="009228E3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080" w:author="Shokri" w:date="2019-11-09T23:59:00Z">
        <w:r w:rsidRPr="00EE4024" w:rsidDel="009228E3">
          <w:rPr>
            <w:rFonts w:cs="B Nazanin"/>
            <w:sz w:val="28"/>
            <w:szCs w:val="28"/>
            <w:rtl/>
            <w:lang w:bidi="fa-IR"/>
          </w:rPr>
          <w:delText>ه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Pr="00EE4024">
        <w:rPr>
          <w:rFonts w:cs="B Nazanin"/>
          <w:sz w:val="28"/>
          <w:szCs w:val="28"/>
          <w:lang w:bidi="fa-IR"/>
        </w:rPr>
        <w:t>KLOOP MEDIA</w:t>
      </w:r>
      <w:del w:id="1081" w:author="Shokri" w:date="2019-11-09T23:59:00Z">
        <w:r w:rsidR="00EB1DCC" w:rsidDel="009228E3">
          <w:rPr>
            <w:rFonts w:cs="B Nazanin" w:hint="cs"/>
            <w:sz w:val="28"/>
            <w:szCs w:val="28"/>
            <w:rtl/>
            <w:lang w:bidi="fa-IR"/>
          </w:rPr>
          <w:delText xml:space="preserve"> مستثنی</w:delText>
        </w:r>
      </w:del>
      <w:r w:rsidR="00EB1DCC">
        <w:rPr>
          <w:rFonts w:cs="B Nazanin" w:hint="cs"/>
          <w:sz w:val="28"/>
          <w:szCs w:val="28"/>
          <w:rtl/>
          <w:lang w:bidi="fa-IR"/>
        </w:rPr>
        <w:t xml:space="preserve"> از</w:t>
      </w:r>
      <w:ins w:id="1082" w:author="Shokri" w:date="2019-11-09T23:59:00Z">
        <w:r w:rsidR="009228E3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 w:rsidR="00EB1DCC">
        <w:rPr>
          <w:rFonts w:cs="B Nazanin" w:hint="cs"/>
          <w:sz w:val="28"/>
          <w:szCs w:val="28"/>
          <w:rtl/>
          <w:lang w:bidi="fa-IR"/>
        </w:rPr>
        <w:t xml:space="preserve">این گفته </w:t>
      </w:r>
      <w:ins w:id="1083" w:author="Shokri" w:date="2019-11-09T23:59:00Z">
        <w:r w:rsidR="009228E3">
          <w:rPr>
            <w:rFonts w:cs="B Nazanin" w:hint="cs"/>
            <w:sz w:val="28"/>
            <w:szCs w:val="28"/>
            <w:rtl/>
            <w:lang w:bidi="fa-IR"/>
          </w:rPr>
          <w:t>مستثنی هستند</w:t>
        </w:r>
      </w:ins>
      <w:del w:id="1084" w:author="Shokri" w:date="2019-11-09T23:59:00Z">
        <w:r w:rsidR="00EB1DCC" w:rsidDel="009228E3">
          <w:rPr>
            <w:rFonts w:cs="B Nazanin" w:hint="cs"/>
            <w:sz w:val="28"/>
            <w:szCs w:val="28"/>
            <w:rtl/>
            <w:lang w:bidi="fa-IR"/>
          </w:rPr>
          <w:delText>می باشد</w:delText>
        </w:r>
      </w:del>
      <w:r w:rsidR="00EB1DCC">
        <w:rPr>
          <w:rFonts w:cs="B Nazanin" w:hint="cs"/>
          <w:sz w:val="28"/>
          <w:szCs w:val="28"/>
          <w:rtl/>
          <w:lang w:bidi="fa-IR"/>
        </w:rPr>
        <w:t>.</w:t>
      </w:r>
      <w:del w:id="1085" w:author="Shokri" w:date="2019-11-10T01:48:00Z">
        <w:r w:rsidR="00EB1DCC" w:rsidDel="00D13FF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</w:p>
    <w:p w:rsidR="00D30A41" w:rsidRPr="00EE4024" w:rsidRDefault="00241367" w:rsidP="009228E3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>آن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قدرت نرم آمر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کا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یی</w:t>
      </w:r>
      <w:r w:rsidR="00EB1DCC">
        <w:rPr>
          <w:rFonts w:cs="B Nazanin" w:hint="cs"/>
          <w:sz w:val="28"/>
          <w:szCs w:val="28"/>
          <w:rtl/>
          <w:lang w:bidi="fa-IR"/>
        </w:rPr>
        <w:t xml:space="preserve"> از نظر اقتصادی</w:t>
      </w:r>
      <w:ins w:id="1086" w:author="Shokri" w:date="2019-11-09T23:59:00Z">
        <w:r w:rsidR="009228E3">
          <w:rPr>
            <w:rFonts w:cs="B Nazanin" w:hint="cs"/>
            <w:sz w:val="28"/>
            <w:szCs w:val="28"/>
            <w:rtl/>
            <w:lang w:bidi="fa-IR"/>
          </w:rPr>
          <w:t>،</w:t>
        </w:r>
      </w:ins>
      <w:del w:id="1087" w:author="Shokri" w:date="2019-11-09T23:59:00Z">
        <w:r w:rsidR="00EB1DCC" w:rsidDel="009228E3">
          <w:rPr>
            <w:rFonts w:cs="B Nazanin" w:hint="cs"/>
            <w:sz w:val="28"/>
            <w:szCs w:val="28"/>
            <w:rtl/>
            <w:lang w:bidi="fa-IR"/>
          </w:rPr>
          <w:delText>؛</w:delText>
        </w:r>
      </w:del>
      <w:r w:rsidR="00EB1DCC">
        <w:rPr>
          <w:rFonts w:cs="B Nazanin" w:hint="cs"/>
          <w:sz w:val="28"/>
          <w:szCs w:val="28"/>
          <w:rtl/>
          <w:lang w:bidi="fa-IR"/>
        </w:rPr>
        <w:t xml:space="preserve"> تکنولوژی</w:t>
      </w:r>
      <w:ins w:id="1088" w:author="Shokri" w:date="2019-11-09T23:59:00Z">
        <w:r w:rsidR="009228E3">
          <w:rPr>
            <w:rFonts w:cs="B Nazanin" w:hint="cs"/>
            <w:sz w:val="28"/>
            <w:szCs w:val="28"/>
            <w:rtl/>
            <w:lang w:bidi="fa-IR"/>
          </w:rPr>
          <w:t xml:space="preserve"> و</w:t>
        </w:r>
      </w:ins>
      <w:del w:id="1089" w:author="Shokri" w:date="2019-11-09T23:59:00Z">
        <w:r w:rsidR="00EB1DCC" w:rsidDel="009228E3">
          <w:rPr>
            <w:rFonts w:cs="B Nazanin" w:hint="cs"/>
            <w:sz w:val="28"/>
            <w:szCs w:val="28"/>
            <w:rtl/>
            <w:lang w:bidi="fa-IR"/>
          </w:rPr>
          <w:delText>؛</w:delText>
        </w:r>
      </w:del>
      <w:r w:rsidR="00EB1DCC">
        <w:rPr>
          <w:rFonts w:cs="B Nazanin" w:hint="cs"/>
          <w:sz w:val="28"/>
          <w:szCs w:val="28"/>
          <w:rtl/>
          <w:lang w:bidi="fa-IR"/>
        </w:rPr>
        <w:t xml:space="preserve"> مسائل اجتماعی بیشتر جذاب ب</w:t>
      </w:r>
      <w:ins w:id="1090" w:author="Shokri" w:date="2019-11-09T23:59:00Z">
        <w:r w:rsidR="009228E3">
          <w:rPr>
            <w:rFonts w:cs="B Nazanin" w:hint="cs"/>
            <w:sz w:val="28"/>
            <w:szCs w:val="28"/>
            <w:rtl/>
            <w:lang w:bidi="fa-IR"/>
          </w:rPr>
          <w:t xml:space="preserve">ه </w:t>
        </w:r>
      </w:ins>
      <w:r w:rsidR="00EB1DCC">
        <w:rPr>
          <w:rFonts w:cs="B Nazanin" w:hint="cs"/>
          <w:sz w:val="28"/>
          <w:szCs w:val="28"/>
          <w:rtl/>
          <w:lang w:bidi="fa-IR"/>
        </w:rPr>
        <w:t>نظر می</w:t>
      </w:r>
      <w:ins w:id="1091" w:author="Shokri" w:date="2019-11-10T00:00:00Z">
        <w:r w:rsidR="009228E3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092" w:author="Shokri" w:date="2019-11-10T00:00:00Z">
        <w:r w:rsidR="00EB1DCC" w:rsidDel="009228E3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EB1DCC">
        <w:rPr>
          <w:rFonts w:cs="B Nazanin" w:hint="cs"/>
          <w:sz w:val="28"/>
          <w:szCs w:val="28"/>
          <w:rtl/>
          <w:lang w:bidi="fa-IR"/>
        </w:rPr>
        <w:t xml:space="preserve">آید که </w:t>
      </w:r>
      <w:del w:id="1093" w:author="Shokri" w:date="2019-11-10T01:48:00Z">
        <w:r w:rsidR="00EB1DCC" w:rsidDel="00D13FF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EB1DCC">
        <w:rPr>
          <w:rFonts w:cs="B Nazanin" w:hint="cs"/>
          <w:sz w:val="28"/>
          <w:szCs w:val="28"/>
          <w:rtl/>
          <w:lang w:bidi="fa-IR"/>
        </w:rPr>
        <w:t xml:space="preserve">در آن وکلایی از نوع مدافعان حقوق بشر و فعالین مدنی پرورش یابند. </w:t>
      </w:r>
      <w:r w:rsidR="00D30A41" w:rsidRPr="00EE4024">
        <w:rPr>
          <w:rFonts w:cs="B Nazanin"/>
          <w:sz w:val="28"/>
          <w:szCs w:val="28"/>
          <w:rtl/>
          <w:lang w:bidi="fa-IR"/>
        </w:rPr>
        <w:t>سازگار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</w:t>
      </w:r>
      <w:ins w:id="1094" w:author="Shokri" w:date="2019-11-10T00:00:00Z">
        <w:r w:rsidR="009228E3">
          <w:rPr>
            <w:rFonts w:cs="B Nazanin" w:hint="cs"/>
            <w:sz w:val="28"/>
            <w:szCs w:val="28"/>
            <w:rtl/>
            <w:lang w:bidi="fa-IR"/>
          </w:rPr>
          <w:t>«</w:t>
        </w:r>
      </w:ins>
      <w:del w:id="1095" w:author="Shokri" w:date="2019-11-10T00:00:00Z">
        <w:r w:rsidR="00D30A41" w:rsidRPr="00EE4024" w:rsidDel="009228E3">
          <w:rPr>
            <w:rFonts w:cs="B Nazanin"/>
            <w:sz w:val="28"/>
            <w:szCs w:val="28"/>
            <w:rtl/>
            <w:lang w:bidi="fa-IR"/>
          </w:rPr>
          <w:delText>"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قدرت نر</w:t>
      </w:r>
      <w:ins w:id="1096" w:author="Shokri" w:date="2019-11-10T00:00:00Z">
        <w:r w:rsidR="009228E3">
          <w:rPr>
            <w:rFonts w:cs="B Nazanin" w:hint="cs"/>
            <w:sz w:val="28"/>
            <w:szCs w:val="28"/>
            <w:rtl/>
            <w:lang w:bidi="fa-IR"/>
          </w:rPr>
          <w:t>م»</w:t>
        </w:r>
      </w:ins>
      <w:del w:id="1097" w:author="Shokri" w:date="2019-11-10T00:00:00Z">
        <w:r w:rsidR="00D30A41" w:rsidRPr="00EE4024" w:rsidDel="009228E3">
          <w:rPr>
            <w:rFonts w:cs="B Nazanin"/>
            <w:sz w:val="28"/>
            <w:szCs w:val="28"/>
            <w:rtl/>
            <w:lang w:bidi="fa-IR"/>
          </w:rPr>
          <w:delText>م"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 xml:space="preserve"> آمر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کا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در 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آن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است که ساختار آن از تمدن مهاجر است که در چارچوب قدرت نرم به</w:t>
      </w:r>
      <w:ins w:id="1098" w:author="Shokri" w:date="2019-11-10T00:00:00Z">
        <w:r w:rsidR="009228E3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099" w:author="Shokri" w:date="2019-11-10T00:00:00Z">
        <w:r w:rsidR="00D30A41" w:rsidRPr="00EE4024" w:rsidDel="009228E3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طور م</w:t>
      </w:r>
      <w:ins w:id="1100" w:author="Shokri" w:date="2019-11-10T00:00:00Z">
        <w:r w:rsidR="009228E3">
          <w:rPr>
            <w:rFonts w:cs="B Nazanin" w:hint="cs"/>
            <w:sz w:val="28"/>
            <w:szCs w:val="28"/>
            <w:rtl/>
            <w:lang w:bidi="fa-IR"/>
          </w:rPr>
          <w:t>ؤ</w:t>
        </w:r>
      </w:ins>
      <w:del w:id="1101" w:author="Shokri" w:date="2019-11-10T00:00:00Z">
        <w:r w:rsidR="00D30A41" w:rsidRPr="00EE4024" w:rsidDel="009228E3">
          <w:rPr>
            <w:rFonts w:cs="B Nazanin"/>
            <w:sz w:val="28"/>
            <w:szCs w:val="28"/>
            <w:rtl/>
            <w:lang w:bidi="fa-IR"/>
          </w:rPr>
          <w:delText>و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ثر از مزا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ماه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ت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مهاجر خود</w:t>
      </w:r>
      <w:ins w:id="1102" w:author="Shokri" w:date="2019-11-10T00:01:00Z">
        <w:r w:rsidR="009228E3">
          <w:rPr>
            <w:rFonts w:cs="B Nazanin" w:hint="cs"/>
            <w:sz w:val="28"/>
            <w:szCs w:val="28"/>
            <w:rtl/>
            <w:lang w:bidi="fa-IR"/>
          </w:rPr>
          <w:t>، یعنی</w:t>
        </w:r>
      </w:ins>
      <w:r w:rsidR="00D30A41" w:rsidRPr="00EE4024">
        <w:rPr>
          <w:rFonts w:cs="B Nazanin"/>
          <w:sz w:val="28"/>
          <w:szCs w:val="28"/>
          <w:rtl/>
          <w:lang w:bidi="fa-IR"/>
        </w:rPr>
        <w:t xml:space="preserve"> </w:t>
      </w:r>
      <w:del w:id="1103" w:author="Shokri" w:date="2019-11-10T00:01:00Z">
        <w:r w:rsidR="00D30A41" w:rsidRPr="00EE4024" w:rsidDel="009228E3">
          <w:rPr>
            <w:rFonts w:cs="B Nazanin"/>
            <w:sz w:val="28"/>
            <w:szCs w:val="28"/>
            <w:rtl/>
            <w:lang w:bidi="fa-IR"/>
          </w:rPr>
          <w:delText>استفاده م</w:delText>
        </w:r>
        <w:r w:rsidR="00D30A41" w:rsidRPr="00EE4024" w:rsidDel="009228E3">
          <w:rPr>
            <w:rFonts w:cs="B Nazanin" w:hint="cs"/>
            <w:sz w:val="28"/>
            <w:szCs w:val="28"/>
            <w:rtl/>
            <w:lang w:bidi="fa-IR"/>
          </w:rPr>
          <w:delText>ی</w:delText>
        </w:r>
      </w:del>
      <w:del w:id="1104" w:author="Shokri" w:date="2019-11-10T00:00:00Z">
        <w:r w:rsidR="00D30A41" w:rsidRPr="00EE4024" w:rsidDel="009228E3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del w:id="1105" w:author="Shokri" w:date="2019-11-10T00:01:00Z">
        <w:r w:rsidR="00D30A41" w:rsidRPr="00EE4024" w:rsidDel="009228E3">
          <w:rPr>
            <w:rFonts w:cs="B Nazanin"/>
            <w:sz w:val="28"/>
            <w:szCs w:val="28"/>
            <w:rtl/>
            <w:lang w:bidi="fa-IR"/>
          </w:rPr>
          <w:delText>کند</w:delText>
        </w:r>
      </w:del>
      <w:del w:id="1106" w:author="Shokri" w:date="2019-11-10T00:00:00Z">
        <w:r w:rsidR="00EB1DCC" w:rsidDel="009228E3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del w:id="1107" w:author="Shokri" w:date="2019-11-10T00:01:00Z">
        <w:r w:rsidR="00D30A41" w:rsidRPr="00EE4024" w:rsidDel="009228E3">
          <w:rPr>
            <w:rFonts w:cs="B Nazanin"/>
            <w:sz w:val="28"/>
            <w:szCs w:val="28"/>
            <w:rtl/>
            <w:lang w:bidi="fa-IR"/>
          </w:rPr>
          <w:delText xml:space="preserve">: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اص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و</w:t>
      </w:r>
      <w:r w:rsidR="00D30A41" w:rsidRPr="00EE4024">
        <w:rPr>
          <w:rFonts w:cs="B Nazanin"/>
          <w:sz w:val="28"/>
          <w:szCs w:val="28"/>
          <w:rtl/>
          <w:lang w:bidi="fa-IR"/>
        </w:rPr>
        <w:t>ل شبکه</w:t>
      </w:r>
      <w:ins w:id="1108" w:author="Shokri" w:date="2019-11-10T00:00:00Z">
        <w:r w:rsidR="009228E3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09" w:author="Shokri" w:date="2019-11-10T00:00:00Z">
        <w:r w:rsidR="00D30A41" w:rsidRPr="00EE4024" w:rsidDel="009228E3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 w:hint="cs"/>
          <w:sz w:val="28"/>
          <w:szCs w:val="28"/>
          <w:rtl/>
          <w:lang w:bidi="fa-IR"/>
        </w:rPr>
        <w:t>ای</w:t>
      </w:r>
      <w:r w:rsidR="00D30A41" w:rsidRPr="00EE4024">
        <w:rPr>
          <w:rFonts w:cs="B Nazanin"/>
          <w:sz w:val="28"/>
          <w:szCs w:val="28"/>
          <w:rtl/>
          <w:lang w:bidi="fa-IR"/>
        </w:rPr>
        <w:t>، استقلال، مبارزه برا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ارزش</w:t>
      </w:r>
      <w:ins w:id="1110" w:author="Shokri" w:date="2019-11-10T00:01:00Z">
        <w:r w:rsidR="009228E3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11" w:author="Shokri" w:date="2019-11-10T00:01:00Z">
        <w:r w:rsidR="00D30A41" w:rsidRPr="00EE4024" w:rsidDel="009228E3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ها و 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ده</w:t>
      </w:r>
      <w:ins w:id="1112" w:author="Shokri" w:date="2019-11-10T00:01:00Z">
        <w:r w:rsidR="009228E3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13" w:author="Shokri" w:date="2019-11-10T00:01:00Z">
        <w:r w:rsidR="00D30A41" w:rsidRPr="00EE4024" w:rsidDel="009228E3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ها، پراگمات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سم،</w:t>
      </w:r>
      <w:r w:rsidR="00EB1DCC">
        <w:rPr>
          <w:rFonts w:cs="B Nazanin"/>
          <w:sz w:val="28"/>
          <w:szCs w:val="28"/>
          <w:rtl/>
          <w:lang w:bidi="fa-IR"/>
        </w:rPr>
        <w:t xml:space="preserve"> </w:t>
      </w:r>
      <w:r w:rsidR="00EB1DCC">
        <w:rPr>
          <w:rFonts w:cs="B Nazanin" w:hint="cs"/>
          <w:sz w:val="28"/>
          <w:szCs w:val="28"/>
          <w:rtl/>
          <w:lang w:bidi="fa-IR"/>
        </w:rPr>
        <w:t>تبلیغ و تبشیر</w:t>
      </w:r>
      <w:ins w:id="1114" w:author="Shokri" w:date="2019-11-10T00:01:00Z">
        <w:r w:rsidR="009228E3" w:rsidRPr="009228E3">
          <w:rPr>
            <w:rFonts w:cs="B Nazanin"/>
            <w:sz w:val="28"/>
            <w:szCs w:val="28"/>
            <w:rtl/>
            <w:lang w:bidi="fa-IR"/>
          </w:rPr>
          <w:t xml:space="preserve"> </w:t>
        </w:r>
        <w:r w:rsidR="009228E3" w:rsidRPr="00EE4024">
          <w:rPr>
            <w:rFonts w:cs="B Nazanin"/>
            <w:sz w:val="28"/>
            <w:szCs w:val="28"/>
            <w:rtl/>
            <w:lang w:bidi="fa-IR"/>
          </w:rPr>
          <w:t>استفاده م</w:t>
        </w:r>
        <w:r w:rsidR="009228E3" w:rsidRPr="00EE4024">
          <w:rPr>
            <w:rFonts w:cs="B Nazanin" w:hint="cs"/>
            <w:sz w:val="28"/>
            <w:szCs w:val="28"/>
            <w:rtl/>
            <w:lang w:bidi="fa-IR"/>
          </w:rPr>
          <w:t>ی</w:t>
        </w:r>
        <w:r w:rsidR="009228E3">
          <w:rPr>
            <w:rFonts w:cs="B Nazanin" w:hint="cs"/>
            <w:sz w:val="28"/>
            <w:szCs w:val="28"/>
            <w:rtl/>
            <w:lang w:bidi="fa-IR"/>
          </w:rPr>
          <w:t>‌</w:t>
        </w:r>
        <w:r w:rsidR="009228E3" w:rsidRPr="00EE4024">
          <w:rPr>
            <w:rFonts w:cs="B Nazanin"/>
            <w:sz w:val="28"/>
            <w:szCs w:val="28"/>
            <w:rtl/>
            <w:lang w:bidi="fa-IR"/>
          </w:rPr>
          <w:t>کند</w:t>
        </w:r>
      </w:ins>
      <w:r w:rsidR="00EB1DCC">
        <w:rPr>
          <w:rFonts w:cs="B Nazanin" w:hint="cs"/>
          <w:sz w:val="28"/>
          <w:szCs w:val="28"/>
          <w:rtl/>
          <w:lang w:bidi="fa-IR"/>
        </w:rPr>
        <w:t>.</w:t>
      </w:r>
      <w:del w:id="1115" w:author="Shokri" w:date="2019-11-10T01:48:00Z">
        <w:r w:rsidR="00EB1DCC" w:rsidDel="00D13FF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</w:p>
    <w:p w:rsidR="00D30A41" w:rsidRPr="00EE4024" w:rsidRDefault="00D30A41" w:rsidP="00D30A41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EE4024">
        <w:rPr>
          <w:rFonts w:cs="B Nazanin" w:hint="cs"/>
          <w:sz w:val="28"/>
          <w:szCs w:val="28"/>
          <w:rtl/>
          <w:lang w:bidi="fa-IR"/>
        </w:rPr>
        <w:t xml:space="preserve">در </w:t>
      </w:r>
      <w:r w:rsidRPr="00EE4024">
        <w:rPr>
          <w:rFonts w:cs="B Nazanin"/>
          <w:sz w:val="28"/>
          <w:szCs w:val="28"/>
          <w:rtl/>
          <w:lang w:bidi="fa-IR"/>
        </w:rPr>
        <w:t>جمهور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قرق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ز</w:t>
      </w:r>
      <w:r w:rsidRPr="00EE4024">
        <w:rPr>
          <w:rFonts w:cs="B Nazanin" w:hint="cs"/>
          <w:sz w:val="28"/>
          <w:szCs w:val="28"/>
          <w:rtl/>
          <w:lang w:bidi="fa-IR"/>
        </w:rPr>
        <w:t>ستان</w:t>
      </w:r>
      <w:r w:rsidRPr="00EE4024">
        <w:rPr>
          <w:rFonts w:cs="B Nazanin"/>
          <w:sz w:val="28"/>
          <w:szCs w:val="28"/>
          <w:rtl/>
          <w:lang w:bidi="fa-IR"/>
        </w:rPr>
        <w:t xml:space="preserve"> شبک</w:t>
      </w:r>
      <w:ins w:id="1116" w:author="Shokri" w:date="2019-11-10T00:01:00Z">
        <w:r w:rsidR="009228E3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117" w:author="Shokri" w:date="2019-11-10T00:01:00Z">
        <w:r w:rsidRPr="00EE4024" w:rsidDel="009228E3">
          <w:rPr>
            <w:rFonts w:cs="B Nazanin"/>
            <w:sz w:val="28"/>
            <w:szCs w:val="28"/>
            <w:rtl/>
            <w:lang w:bidi="fa-IR"/>
          </w:rPr>
          <w:delText>ه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سازمان</w:t>
      </w:r>
      <w:ins w:id="1118" w:author="Shokri" w:date="2019-11-10T00:01:00Z">
        <w:r w:rsidR="009228E3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19" w:author="Shokri" w:date="2019-11-10T00:01:00Z">
        <w:r w:rsidRPr="00EE4024" w:rsidDel="009228E3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ها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غ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ردولت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آمر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کا</w:t>
      </w:r>
      <w:r w:rsidRPr="00EE4024">
        <w:rPr>
          <w:rFonts w:cs="B Nazanin" w:hint="cs"/>
          <w:sz w:val="28"/>
          <w:szCs w:val="28"/>
          <w:rtl/>
          <w:lang w:bidi="fa-IR"/>
        </w:rPr>
        <w:t>یی</w:t>
      </w:r>
      <w:r w:rsidRPr="00EE4024">
        <w:rPr>
          <w:rFonts w:cs="B Nazanin"/>
          <w:sz w:val="28"/>
          <w:szCs w:val="28"/>
          <w:rtl/>
          <w:lang w:bidi="fa-IR"/>
        </w:rPr>
        <w:t xml:space="preserve"> و ب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ins w:id="1120" w:author="Shokri" w:date="2019-11-10T00:01:00Z">
        <w:r w:rsidR="009228E3">
          <w:rPr>
            <w:rFonts w:cs="B Nazanin" w:hint="cs"/>
            <w:sz w:val="28"/>
            <w:szCs w:val="28"/>
            <w:rtl/>
            <w:lang w:bidi="fa-IR"/>
          </w:rPr>
          <w:t>ن</w:t>
        </w:r>
      </w:ins>
      <w:del w:id="1121" w:author="Shokri" w:date="2019-11-10T00:01:00Z">
        <w:r w:rsidRPr="00EE4024" w:rsidDel="009228E3">
          <w:rPr>
            <w:rFonts w:cs="B Nazanin" w:hint="eastAsia"/>
            <w:sz w:val="28"/>
            <w:szCs w:val="28"/>
            <w:rtl/>
            <w:lang w:bidi="fa-IR"/>
          </w:rPr>
          <w:delText>ن</w:delText>
        </w:r>
      </w:del>
      <w:ins w:id="1122" w:author="Shokri" w:date="2019-11-10T00:01:00Z">
        <w:r w:rsidR="009228E3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23" w:author="Shokri" w:date="2019-11-10T00:01:00Z">
        <w:r w:rsidRPr="00EE4024" w:rsidDel="009228E3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الملل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del w:id="1124" w:author="Shokri" w:date="2019-11-10T00:01:00Z">
        <w:r w:rsidRPr="00EE4024" w:rsidDel="009228E3">
          <w:rPr>
            <w:rFonts w:cs="B Nazanin"/>
            <w:sz w:val="28"/>
            <w:szCs w:val="28"/>
            <w:rtl/>
            <w:lang w:bidi="fa-IR"/>
          </w:rPr>
          <w:delText>(</w:delText>
        </w:r>
      </w:del>
      <w:r w:rsidRPr="00EE4024">
        <w:rPr>
          <w:rFonts w:cs="B Nazanin"/>
          <w:sz w:val="28"/>
          <w:szCs w:val="28"/>
          <w:rtl/>
          <w:lang w:bidi="fa-IR"/>
        </w:rPr>
        <w:t>که در 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الات</w:t>
      </w:r>
      <w:r w:rsidRPr="00EE4024">
        <w:rPr>
          <w:rFonts w:cs="B Nazanin"/>
          <w:sz w:val="28"/>
          <w:szCs w:val="28"/>
          <w:rtl/>
          <w:lang w:bidi="fa-IR"/>
        </w:rPr>
        <w:t xml:space="preserve"> متحده کنترل</w:t>
      </w:r>
      <w:del w:id="1125" w:author="Shokri" w:date="2019-11-10T01:48:00Z">
        <w:r w:rsidRPr="00EE4024" w:rsidDel="00D13FF4">
          <w:rPr>
            <w:rFonts w:cs="B Nazanin"/>
            <w:sz w:val="28"/>
            <w:szCs w:val="28"/>
            <w:rtl/>
            <w:lang w:bidi="fa-IR"/>
          </w:rPr>
          <w:delText xml:space="preserve"> و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ا</w:t>
      </w:r>
      <w:r w:rsidRPr="00EE4024">
        <w:rPr>
          <w:rFonts w:cs="B Nazanin"/>
          <w:sz w:val="28"/>
          <w:szCs w:val="28"/>
          <w:rtl/>
          <w:lang w:bidi="fa-IR"/>
        </w:rPr>
        <w:t xml:space="preserve"> تأم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</w:t>
      </w:r>
      <w:r w:rsidRPr="00EE4024">
        <w:rPr>
          <w:rFonts w:cs="B Nazanin"/>
          <w:sz w:val="28"/>
          <w:szCs w:val="28"/>
          <w:rtl/>
          <w:lang w:bidi="fa-IR"/>
        </w:rPr>
        <w:t xml:space="preserve"> مال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>می</w:t>
      </w:r>
      <w:ins w:id="1126" w:author="Shokri" w:date="2019-11-10T00:02:00Z">
        <w:r w:rsidR="009228E3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27" w:author="Shokri" w:date="2019-11-10T00:02:00Z">
        <w:r w:rsidRPr="00EE4024" w:rsidDel="009228E3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  <w:lang w:bidi="fa-IR"/>
        </w:rPr>
        <w:t>شوند</w:t>
      </w:r>
      <w:del w:id="1128" w:author="Shokri" w:date="2019-11-10T00:01:00Z">
        <w:r w:rsidRPr="00EE4024" w:rsidDel="009228E3">
          <w:rPr>
            <w:rFonts w:cs="B Nazanin"/>
            <w:sz w:val="28"/>
            <w:szCs w:val="28"/>
            <w:rtl/>
            <w:lang w:bidi="fa-IR"/>
          </w:rPr>
          <w:delText>)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در مقا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سه</w:t>
      </w:r>
      <w:r w:rsidRPr="00EE4024">
        <w:rPr>
          <w:rFonts w:cs="B Nazanin"/>
          <w:sz w:val="28"/>
          <w:szCs w:val="28"/>
          <w:rtl/>
          <w:lang w:bidi="fa-IR"/>
        </w:rPr>
        <w:t xml:space="preserve"> با سا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ر</w:t>
      </w:r>
      <w:r w:rsidRPr="00EE4024">
        <w:rPr>
          <w:rFonts w:cs="B Nazanin"/>
          <w:sz w:val="28"/>
          <w:szCs w:val="28"/>
          <w:rtl/>
          <w:lang w:bidi="fa-IR"/>
        </w:rPr>
        <w:t xml:space="preserve"> کشورها گسترده</w:t>
      </w:r>
      <w:ins w:id="1129" w:author="Shokri" w:date="2019-11-10T00:02:00Z">
        <w:r w:rsidR="009228E3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30" w:author="Shokri" w:date="2019-11-10T00:02:00Z">
        <w:r w:rsidRPr="00EE4024" w:rsidDel="009228E3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تر است</w:t>
      </w:r>
      <w:r w:rsidRPr="00EE4024">
        <w:rPr>
          <w:rFonts w:cs="B Nazanin" w:hint="cs"/>
          <w:sz w:val="28"/>
          <w:szCs w:val="28"/>
          <w:rtl/>
          <w:lang w:bidi="fa-IR"/>
        </w:rPr>
        <w:t>.</w:t>
      </w:r>
      <w:r w:rsidRPr="00EE4024">
        <w:rPr>
          <w:rFonts w:cs="B Nazanin"/>
          <w:sz w:val="28"/>
          <w:szCs w:val="28"/>
          <w:rtl/>
        </w:rPr>
        <w:t xml:space="preserve"> </w:t>
      </w:r>
      <w:r w:rsidRPr="00EE4024">
        <w:rPr>
          <w:rFonts w:cs="B Nazanin"/>
          <w:sz w:val="28"/>
          <w:szCs w:val="28"/>
          <w:rtl/>
          <w:lang w:bidi="fa-IR"/>
        </w:rPr>
        <w:t>سازمان</w:t>
      </w:r>
      <w:ins w:id="1131" w:author="Shokri" w:date="2019-11-10T00:02:00Z">
        <w:r w:rsidR="009228E3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32" w:author="Shokri" w:date="2019-11-10T00:02:00Z">
        <w:r w:rsidRPr="00EE4024" w:rsidDel="009228E3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ها</w:t>
      </w:r>
      <w:r w:rsidRPr="00EE4024">
        <w:rPr>
          <w:rFonts w:cs="B Nazanin" w:hint="cs"/>
          <w:sz w:val="28"/>
          <w:szCs w:val="28"/>
          <w:rtl/>
          <w:lang w:bidi="fa-IR"/>
        </w:rPr>
        <w:t>یی</w:t>
      </w:r>
      <w:r w:rsidR="00EB1DCC">
        <w:rPr>
          <w:rFonts w:cs="B Nazanin"/>
          <w:sz w:val="28"/>
          <w:szCs w:val="28"/>
          <w:rtl/>
          <w:lang w:bidi="fa-IR"/>
        </w:rPr>
        <w:t xml:space="preserve"> مانند مؤسسه</w:t>
      </w:r>
      <w:r w:rsidRPr="00EE4024">
        <w:rPr>
          <w:rFonts w:cs="B Nazanin"/>
          <w:sz w:val="28"/>
          <w:szCs w:val="28"/>
          <w:rtl/>
          <w:lang w:bidi="fa-IR"/>
        </w:rPr>
        <w:t xml:space="preserve"> ب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</w:t>
      </w:r>
      <w:ins w:id="1133" w:author="Shokri" w:date="2019-11-10T00:02:00Z">
        <w:r w:rsidR="009228E3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34" w:author="Shokri" w:date="2019-11-10T00:02:00Z">
        <w:r w:rsidRPr="00EE4024" w:rsidDel="009228E3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الملل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="00EB1DCC">
        <w:rPr>
          <w:rFonts w:cs="B Nazanin" w:hint="cs"/>
          <w:sz w:val="28"/>
          <w:szCs w:val="28"/>
          <w:rtl/>
          <w:lang w:bidi="fa-IR"/>
        </w:rPr>
        <w:t xml:space="preserve"> جمهوری</w:t>
      </w:r>
      <w:ins w:id="1135" w:author="Shokri" w:date="2019-11-10T00:02:00Z">
        <w:r w:rsidR="009228E3">
          <w:rPr>
            <w:rFonts w:cs="B Nazanin" w:hint="cs"/>
            <w:sz w:val="28"/>
            <w:szCs w:val="28"/>
            <w:rtl/>
            <w:lang w:bidi="fa-IR"/>
          </w:rPr>
          <w:t>‌</w:t>
        </w:r>
      </w:ins>
      <w:r w:rsidR="00EB1DCC">
        <w:rPr>
          <w:rFonts w:cs="B Nazanin" w:hint="cs"/>
          <w:sz w:val="28"/>
          <w:szCs w:val="28"/>
          <w:rtl/>
          <w:lang w:bidi="fa-IR"/>
        </w:rPr>
        <w:t>خواه</w:t>
      </w:r>
      <w:del w:id="1136" w:author="Shokri" w:date="2019-11-10T01:48:00Z">
        <w:r w:rsidR="00EB1DCC" w:rsidDel="00D13FF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الات</w:t>
      </w:r>
      <w:r w:rsidRPr="00EE4024">
        <w:rPr>
          <w:rFonts w:cs="B Nazanin"/>
          <w:sz w:val="28"/>
          <w:szCs w:val="28"/>
          <w:rtl/>
          <w:lang w:bidi="fa-IR"/>
        </w:rPr>
        <w:t xml:space="preserve"> متحده، مرکز دموکرات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ک</w:t>
      </w:r>
      <w:r w:rsidRPr="00EE4024">
        <w:rPr>
          <w:rFonts w:cs="B Nazanin"/>
          <w:sz w:val="28"/>
          <w:szCs w:val="28"/>
          <w:rtl/>
          <w:lang w:bidi="fa-IR"/>
        </w:rPr>
        <w:t xml:space="preserve"> اروپا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شرق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(</w:t>
      </w:r>
      <w:r w:rsidRPr="00EE4024">
        <w:rPr>
          <w:rFonts w:cs="B Nazanin"/>
          <w:sz w:val="28"/>
          <w:szCs w:val="28"/>
          <w:lang w:bidi="fa-IR"/>
        </w:rPr>
        <w:t>EEDC</w:t>
      </w:r>
      <w:r w:rsidRPr="00EE4024">
        <w:rPr>
          <w:rFonts w:cs="B Nazanin"/>
          <w:sz w:val="28"/>
          <w:szCs w:val="28"/>
          <w:rtl/>
          <w:lang w:bidi="fa-IR"/>
        </w:rPr>
        <w:t>)، کنسرس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وم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Pr="00EE4024">
        <w:rPr>
          <w:rFonts w:cs="B Nazanin"/>
          <w:sz w:val="28"/>
          <w:szCs w:val="28"/>
          <w:lang w:bidi="fa-IR"/>
        </w:rPr>
        <w:t>Counterpart</w:t>
      </w:r>
      <w:r w:rsidRPr="00EE4024">
        <w:rPr>
          <w:rFonts w:cs="B Nazanin"/>
          <w:sz w:val="28"/>
          <w:szCs w:val="28"/>
          <w:rtl/>
          <w:lang w:bidi="fa-IR"/>
        </w:rPr>
        <w:t>، سپاه صلح، بن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اد</w:t>
      </w:r>
      <w:r w:rsidRPr="00EE4024">
        <w:rPr>
          <w:rFonts w:cs="B Nazanin"/>
          <w:sz w:val="28"/>
          <w:szCs w:val="28"/>
          <w:rtl/>
          <w:lang w:bidi="fa-IR"/>
        </w:rPr>
        <w:t xml:space="preserve"> اوراس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ا</w:t>
      </w:r>
      <w:r w:rsidR="00EB1DCC">
        <w:rPr>
          <w:rFonts w:cs="B Nazanin"/>
          <w:sz w:val="28"/>
          <w:szCs w:val="28"/>
          <w:rtl/>
          <w:lang w:bidi="fa-IR"/>
        </w:rPr>
        <w:t xml:space="preserve"> و م</w:t>
      </w:r>
      <w:ins w:id="1137" w:author="Shokri" w:date="2019-11-10T00:02:00Z">
        <w:r w:rsidR="009228E3">
          <w:rPr>
            <w:rFonts w:cs="B Nazanin" w:hint="cs"/>
            <w:sz w:val="28"/>
            <w:szCs w:val="28"/>
            <w:rtl/>
            <w:lang w:bidi="fa-IR"/>
          </w:rPr>
          <w:t>ؤ</w:t>
        </w:r>
      </w:ins>
      <w:del w:id="1138" w:author="Shokri" w:date="2019-11-10T00:02:00Z">
        <w:r w:rsidR="00EB1DCC" w:rsidDel="009228E3">
          <w:rPr>
            <w:rFonts w:cs="B Nazanin"/>
            <w:sz w:val="28"/>
            <w:szCs w:val="28"/>
            <w:rtl/>
            <w:lang w:bidi="fa-IR"/>
          </w:rPr>
          <w:delText>و</w:delText>
        </w:r>
      </w:del>
      <w:r w:rsidR="00EB1DCC">
        <w:rPr>
          <w:rFonts w:cs="B Nazanin"/>
          <w:sz w:val="28"/>
          <w:szCs w:val="28"/>
          <w:rtl/>
          <w:lang w:bidi="fa-IR"/>
        </w:rPr>
        <w:t>سس</w:t>
      </w:r>
      <w:ins w:id="1139" w:author="Shokri" w:date="2019-11-10T01:48:00Z">
        <w:r w:rsidR="00D13FF4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140" w:author="Shokri" w:date="2019-11-10T01:48:00Z">
        <w:r w:rsidR="00EB1DCC" w:rsidDel="00D13FF4">
          <w:rPr>
            <w:rFonts w:cs="B Nazanin"/>
            <w:sz w:val="28"/>
            <w:szCs w:val="28"/>
            <w:rtl/>
            <w:lang w:bidi="fa-IR"/>
          </w:rPr>
          <w:delText>ه</w:delText>
        </w:r>
      </w:del>
      <w:r w:rsidR="00EB1DCC">
        <w:rPr>
          <w:rFonts w:cs="B Nazanin"/>
          <w:sz w:val="28"/>
          <w:szCs w:val="28"/>
          <w:rtl/>
          <w:lang w:bidi="fa-IR"/>
        </w:rPr>
        <w:t xml:space="preserve"> </w:t>
      </w:r>
      <w:r w:rsidR="00EB1DCC">
        <w:rPr>
          <w:rFonts w:cs="B Nazanin" w:hint="cs"/>
          <w:sz w:val="28"/>
          <w:szCs w:val="28"/>
          <w:rtl/>
          <w:lang w:bidi="fa-IR"/>
        </w:rPr>
        <w:t>انعکاس مسائل</w:t>
      </w:r>
      <w:r w:rsidRPr="00EE4024">
        <w:rPr>
          <w:rFonts w:cs="B Nazanin"/>
          <w:sz w:val="28"/>
          <w:szCs w:val="28"/>
          <w:rtl/>
          <w:lang w:bidi="fa-IR"/>
        </w:rPr>
        <w:t xml:space="preserve"> جنگ و صلح</w:t>
      </w:r>
      <w:ins w:id="1141" w:author="Shokri" w:date="2019-11-10T00:02:00Z">
        <w:r w:rsidR="009228E3">
          <w:rPr>
            <w:rFonts w:cs="B Nazanin" w:hint="cs"/>
            <w:sz w:val="28"/>
            <w:szCs w:val="28"/>
            <w:rtl/>
            <w:lang w:bidi="fa-IR"/>
          </w:rPr>
          <w:t xml:space="preserve"> از این جمله هستند</w:t>
        </w:r>
      </w:ins>
      <w:r w:rsidRPr="00EE4024">
        <w:rPr>
          <w:rFonts w:cs="B Nazanin" w:hint="cs"/>
          <w:sz w:val="28"/>
          <w:szCs w:val="28"/>
          <w:rtl/>
          <w:lang w:bidi="fa-IR"/>
        </w:rPr>
        <w:t>.</w:t>
      </w:r>
      <w:del w:id="1142" w:author="Shokri" w:date="2019-11-10T01:48:00Z">
        <w:r w:rsidRPr="00EE4024" w:rsidDel="00D13FF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</w:p>
    <w:p w:rsidR="00D30A41" w:rsidRPr="00EE4024" w:rsidRDefault="00D30A41" w:rsidP="00D30A41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EE4024">
        <w:rPr>
          <w:rFonts w:cs="B Nazanin"/>
          <w:sz w:val="28"/>
          <w:szCs w:val="28"/>
          <w:rtl/>
          <w:lang w:bidi="fa-IR"/>
        </w:rPr>
        <w:t>با 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</w:t>
      </w:r>
      <w:r w:rsidRPr="00EE4024">
        <w:rPr>
          <w:rFonts w:cs="B Nazanin"/>
          <w:sz w:val="28"/>
          <w:szCs w:val="28"/>
          <w:rtl/>
          <w:lang w:bidi="fa-IR"/>
        </w:rPr>
        <w:t xml:space="preserve"> حال، با توجه به 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</w:t>
      </w:r>
      <w:del w:id="1143" w:author="Shokri" w:date="2019-11-10T00:04:00Z">
        <w:r w:rsidRPr="00EE4024" w:rsidDel="00763A31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که از د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دگاه</w:t>
      </w:r>
      <w:r w:rsidRPr="00EE4024">
        <w:rPr>
          <w:rFonts w:cs="B Nazanin"/>
          <w:sz w:val="28"/>
          <w:szCs w:val="28"/>
          <w:rtl/>
          <w:lang w:bidi="fa-IR"/>
        </w:rPr>
        <w:t xml:space="preserve"> ارزش</w:t>
      </w:r>
      <w:ins w:id="1144" w:author="Shokri" w:date="2019-11-10T00:02:00Z">
        <w:r w:rsidR="009228E3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45" w:author="Shokri" w:date="2019-11-10T00:02:00Z">
        <w:r w:rsidRPr="00EE4024" w:rsidDel="009228E3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ها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جامع</w:t>
      </w:r>
      <w:ins w:id="1146" w:author="Shokri" w:date="2019-11-10T01:49:00Z">
        <w:r w:rsidR="00D13FF4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147" w:author="Shokri" w:date="2019-11-10T01:49:00Z">
        <w:r w:rsidRPr="00EE4024" w:rsidDel="00D13FF4">
          <w:rPr>
            <w:rFonts w:cs="B Nazanin"/>
            <w:sz w:val="28"/>
            <w:szCs w:val="28"/>
            <w:rtl/>
            <w:lang w:bidi="fa-IR"/>
          </w:rPr>
          <w:delText>ه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آمر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كا،</w:t>
      </w:r>
      <w:r w:rsidRPr="00EE4024">
        <w:rPr>
          <w:rFonts w:cs="B Nazanin"/>
          <w:sz w:val="28"/>
          <w:szCs w:val="28"/>
          <w:rtl/>
          <w:lang w:bidi="fa-IR"/>
        </w:rPr>
        <w:t xml:space="preserve"> نخبگان محل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دزد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م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ins w:id="1148" w:author="Shokri" w:date="2019-11-10T00:04:00Z">
        <w:r w:rsidR="00763A31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49" w:author="Shokri" w:date="2019-11-10T00:04:00Z">
        <w:r w:rsidRPr="00EE4024" w:rsidDel="00763A31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كنند و</w:t>
      </w:r>
      <w:r w:rsidR="00EB1DCC">
        <w:rPr>
          <w:rFonts w:cs="B Nazanin" w:hint="cs"/>
          <w:sz w:val="28"/>
          <w:szCs w:val="28"/>
          <w:rtl/>
          <w:lang w:bidi="fa-IR"/>
        </w:rPr>
        <w:t xml:space="preserve"> به</w:t>
      </w:r>
      <w:ins w:id="1150" w:author="Shokri" w:date="2019-11-10T00:04:00Z">
        <w:r w:rsidR="00763A31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51" w:author="Shokri" w:date="2019-11-10T00:04:00Z">
        <w:r w:rsidR="00EB1DCC" w:rsidDel="00763A31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  <w:lang w:bidi="fa-IR"/>
        </w:rPr>
        <w:t>صورت</w:t>
      </w:r>
      <w:r w:rsidRPr="00EE4024">
        <w:rPr>
          <w:rFonts w:cs="B Nazanin"/>
          <w:sz w:val="28"/>
          <w:szCs w:val="28"/>
          <w:rtl/>
          <w:lang w:bidi="fa-IR"/>
        </w:rPr>
        <w:t xml:space="preserve"> آشکار</w:t>
      </w:r>
      <w:r w:rsidR="00EB1DC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>قانون</w:t>
      </w:r>
      <w:ins w:id="1152" w:author="Shokri" w:date="2019-11-10T00:04:00Z">
        <w:r w:rsidR="00763A31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53" w:author="Shokri" w:date="2019-11-10T00:04:00Z">
        <w:r w:rsidRPr="00EE4024" w:rsidDel="00763A31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  <w:lang w:bidi="fa-IR"/>
        </w:rPr>
        <w:t>شکنی می</w:t>
      </w:r>
      <w:ins w:id="1154" w:author="Shokri" w:date="2019-11-10T00:04:00Z">
        <w:r w:rsidR="00763A31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55" w:author="Shokri" w:date="2019-11-10T00:04:00Z">
        <w:r w:rsidRPr="00EE4024" w:rsidDel="00763A31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  <w:lang w:bidi="fa-IR"/>
        </w:rPr>
        <w:t>کنند</w:t>
      </w:r>
      <w:r w:rsidRPr="00EE4024">
        <w:rPr>
          <w:rFonts w:cs="B Nazanin"/>
          <w:sz w:val="28"/>
          <w:szCs w:val="28"/>
          <w:rtl/>
          <w:lang w:bidi="fa-IR"/>
        </w:rPr>
        <w:t>، روند دموكراس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تبد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ل</w:t>
      </w:r>
      <w:r w:rsidRPr="00EE4024">
        <w:rPr>
          <w:rFonts w:cs="B Nazanin"/>
          <w:sz w:val="28"/>
          <w:szCs w:val="28"/>
          <w:rtl/>
          <w:lang w:bidi="fa-IR"/>
        </w:rPr>
        <w:t xml:space="preserve"> به 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ک</w:t>
      </w:r>
      <w:r w:rsidRPr="00EE4024">
        <w:rPr>
          <w:rFonts w:cs="B Nazanin"/>
          <w:sz w:val="28"/>
          <w:szCs w:val="28"/>
          <w:rtl/>
          <w:lang w:bidi="fa-IR"/>
        </w:rPr>
        <w:t xml:space="preserve"> انقلاب دائم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م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ins w:id="1156" w:author="Shokri" w:date="2019-11-10T00:04:00Z">
        <w:r w:rsidR="00763A31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57" w:author="Shokri" w:date="2019-11-10T00:04:00Z">
        <w:r w:rsidRPr="00EE4024" w:rsidDel="00763A31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شود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. </w:t>
      </w:r>
      <w:r w:rsidRPr="00EE4024">
        <w:rPr>
          <w:rFonts w:cs="B Nazanin"/>
          <w:sz w:val="28"/>
          <w:szCs w:val="28"/>
          <w:rtl/>
          <w:lang w:bidi="fa-IR"/>
        </w:rPr>
        <w:t>م</w:t>
      </w:r>
      <w:ins w:id="1158" w:author="Shokri" w:date="2019-11-10T00:04:00Z">
        <w:r w:rsidR="00763A31">
          <w:rPr>
            <w:rFonts w:cs="B Nazanin" w:hint="cs"/>
            <w:sz w:val="28"/>
            <w:szCs w:val="28"/>
            <w:rtl/>
            <w:lang w:bidi="fa-IR"/>
          </w:rPr>
          <w:t>ؤ</w:t>
        </w:r>
      </w:ins>
      <w:del w:id="1159" w:author="Shokri" w:date="2019-11-10T00:04:00Z">
        <w:r w:rsidRPr="00EE4024" w:rsidDel="00763A31">
          <w:rPr>
            <w:rFonts w:cs="B Nazanin"/>
            <w:sz w:val="28"/>
            <w:szCs w:val="28"/>
            <w:rtl/>
            <w:lang w:bidi="fa-IR"/>
          </w:rPr>
          <w:delText>و</w:delText>
        </w:r>
      </w:del>
      <w:r w:rsidRPr="00EE4024">
        <w:rPr>
          <w:rFonts w:cs="B Nazanin"/>
          <w:sz w:val="28"/>
          <w:szCs w:val="28"/>
          <w:rtl/>
          <w:lang w:bidi="fa-IR"/>
        </w:rPr>
        <w:t>سس</w:t>
      </w:r>
      <w:ins w:id="1160" w:author="Shokri" w:date="2019-11-10T00:04:00Z">
        <w:r w:rsidR="00763A31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161" w:author="Shokri" w:date="2019-11-10T00:04:00Z">
        <w:r w:rsidRPr="00EE4024" w:rsidDel="00763A31">
          <w:rPr>
            <w:rFonts w:cs="B Nazanin"/>
            <w:sz w:val="28"/>
            <w:szCs w:val="28"/>
            <w:rtl/>
            <w:lang w:bidi="fa-IR"/>
          </w:rPr>
          <w:delText>ه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دموکرات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ک</w:t>
      </w:r>
      <w:r w:rsidRPr="00EE4024">
        <w:rPr>
          <w:rFonts w:cs="B Nazanin"/>
          <w:sz w:val="28"/>
          <w:szCs w:val="28"/>
          <w:rtl/>
          <w:lang w:bidi="fa-IR"/>
        </w:rPr>
        <w:t xml:space="preserve"> مل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الات</w:t>
      </w:r>
      <w:r w:rsidRPr="00EE4024">
        <w:rPr>
          <w:rFonts w:cs="B Nazanin"/>
          <w:sz w:val="28"/>
          <w:szCs w:val="28"/>
          <w:rtl/>
          <w:lang w:bidi="fa-IR"/>
        </w:rPr>
        <w:t xml:space="preserve"> متحده کمک</w:t>
      </w:r>
      <w:ins w:id="1162" w:author="Shokri" w:date="2019-11-10T00:05:00Z">
        <w:r w:rsidR="00763A31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63" w:author="Shokri" w:date="2019-11-10T00:04:00Z">
        <w:r w:rsidRPr="00EE4024" w:rsidDel="00763A31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ها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مال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،</w:t>
      </w:r>
      <w:r w:rsidRPr="00EE4024">
        <w:rPr>
          <w:rFonts w:cs="B Nazanin"/>
          <w:sz w:val="28"/>
          <w:szCs w:val="28"/>
          <w:rtl/>
          <w:lang w:bidi="fa-IR"/>
        </w:rPr>
        <w:t xml:space="preserve"> فن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="00EB1DCC">
        <w:rPr>
          <w:rFonts w:cs="B Nazanin"/>
          <w:sz w:val="28"/>
          <w:szCs w:val="28"/>
          <w:rtl/>
          <w:lang w:bidi="fa-IR"/>
        </w:rPr>
        <w:t xml:space="preserve"> و متد</w:t>
      </w:r>
      <w:r w:rsidRPr="00EE4024">
        <w:rPr>
          <w:rFonts w:cs="B Nazanin"/>
          <w:sz w:val="28"/>
          <w:szCs w:val="28"/>
          <w:rtl/>
          <w:lang w:bidi="fa-IR"/>
        </w:rPr>
        <w:t>لوژ</w:t>
      </w:r>
      <w:r w:rsidRPr="00763A31">
        <w:rPr>
          <w:rFonts w:cs="B Nazanin" w:hint="cs"/>
          <w:sz w:val="28"/>
          <w:szCs w:val="28"/>
          <w:highlight w:val="yellow"/>
          <w:rtl/>
          <w:lang w:bidi="fa-IR"/>
          <w:rPrChange w:id="1164" w:author="Shokri" w:date="2019-11-10T00:05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ی</w:t>
      </w:r>
      <w:r w:rsidRPr="00763A31">
        <w:rPr>
          <w:rFonts w:cs="B Nazanin" w:hint="eastAsia"/>
          <w:sz w:val="28"/>
          <w:szCs w:val="28"/>
          <w:highlight w:val="yellow"/>
          <w:rtl/>
          <w:lang w:bidi="fa-IR"/>
          <w:rPrChange w:id="1165" w:author="Shokri" w:date="2019-11-10T00:05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ک</w:t>
      </w:r>
      <w:r w:rsidRPr="00763A31">
        <w:rPr>
          <w:rFonts w:cs="B Nazanin" w:hint="cs"/>
          <w:sz w:val="28"/>
          <w:szCs w:val="28"/>
          <w:highlight w:val="yellow"/>
          <w:rtl/>
          <w:lang w:bidi="fa-IR"/>
          <w:rPrChange w:id="1166" w:author="Shokri" w:date="2019-11-10T00:05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را تقر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با</w:t>
      </w:r>
      <w:ins w:id="1167" w:author="Shokri" w:date="2019-11-10T00:05:00Z">
        <w:r w:rsidR="00763A31">
          <w:rPr>
            <w:rFonts w:cs="B Nazanin" w:hint="cs"/>
            <w:sz w:val="28"/>
            <w:szCs w:val="28"/>
            <w:rtl/>
            <w:lang w:bidi="fa-IR"/>
          </w:rPr>
          <w:t>ً</w:t>
        </w:r>
      </w:ins>
      <w:r w:rsidRPr="00EE4024">
        <w:rPr>
          <w:rFonts w:cs="B Nazanin"/>
          <w:sz w:val="28"/>
          <w:szCs w:val="28"/>
          <w:rtl/>
          <w:lang w:bidi="fa-IR"/>
        </w:rPr>
        <w:t xml:space="preserve"> به</w:t>
      </w:r>
      <w:ins w:id="1168" w:author="Shokri" w:date="2019-11-10T00:05:00Z">
        <w:r w:rsidR="00763A31">
          <w:rPr>
            <w:rFonts w:cs="B Nazanin" w:hint="cs"/>
            <w:sz w:val="28"/>
            <w:szCs w:val="28"/>
            <w:rtl/>
            <w:lang w:bidi="fa-IR"/>
          </w:rPr>
          <w:t xml:space="preserve"> همۀ</w:t>
        </w:r>
      </w:ins>
      <w:del w:id="1169" w:author="Shokri" w:date="2019-11-10T00:05:00Z">
        <w:r w:rsidRPr="00EE4024" w:rsidDel="00763A31">
          <w:rPr>
            <w:rFonts w:cs="B Nazanin"/>
            <w:sz w:val="28"/>
            <w:szCs w:val="28"/>
            <w:rtl/>
            <w:lang w:bidi="fa-IR"/>
          </w:rPr>
          <w:delText xml:space="preserve"> تمام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احزاب و سازمان</w:t>
      </w:r>
      <w:ins w:id="1170" w:author="Shokri" w:date="2019-11-10T00:05:00Z">
        <w:r w:rsidR="00763A31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71" w:author="Shokri" w:date="2019-11-10T00:05:00Z">
        <w:r w:rsidRPr="00EE4024" w:rsidDel="00763A31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ها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مخالف جمهور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قرق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ز</w:t>
      </w:r>
      <w:r w:rsidR="00EB1DCC">
        <w:rPr>
          <w:rFonts w:cs="B Nazanin" w:hint="cs"/>
          <w:sz w:val="28"/>
          <w:szCs w:val="28"/>
          <w:rtl/>
          <w:lang w:bidi="fa-IR"/>
        </w:rPr>
        <w:t>ستان</w:t>
      </w:r>
      <w:r w:rsidRPr="00EE4024">
        <w:rPr>
          <w:rFonts w:cs="B Nazanin"/>
          <w:sz w:val="28"/>
          <w:szCs w:val="28"/>
          <w:rtl/>
          <w:lang w:bidi="fa-IR"/>
        </w:rPr>
        <w:t xml:space="preserve"> ارائه </w:t>
      </w:r>
      <w:r w:rsidRPr="00EE4024">
        <w:rPr>
          <w:rFonts w:cs="B Nazanin" w:hint="cs"/>
          <w:sz w:val="28"/>
          <w:szCs w:val="28"/>
          <w:rtl/>
          <w:lang w:bidi="fa-IR"/>
        </w:rPr>
        <w:t>می</w:t>
      </w:r>
      <w:ins w:id="1172" w:author="Shokri" w:date="2019-11-10T00:05:00Z">
        <w:r w:rsidR="00763A31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73" w:author="Shokri" w:date="2019-11-10T00:05:00Z">
        <w:r w:rsidRPr="00EE4024" w:rsidDel="00763A31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  <w:lang w:bidi="fa-IR"/>
        </w:rPr>
        <w:t>کند.</w:t>
      </w:r>
      <w:del w:id="1174" w:author="Shokri" w:date="2019-11-10T01:49:00Z">
        <w:r w:rsidRPr="00EE4024" w:rsidDel="00D13FF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</w:p>
    <w:p w:rsidR="00D30A41" w:rsidRPr="00EE4024" w:rsidRDefault="00D30A41" w:rsidP="00EB1DCC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EE4024">
        <w:rPr>
          <w:rFonts w:cs="B Nazanin"/>
          <w:sz w:val="28"/>
          <w:szCs w:val="28"/>
          <w:rtl/>
          <w:lang w:bidi="fa-IR"/>
        </w:rPr>
        <w:t>روابط ب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</w:t>
      </w:r>
      <w:r w:rsidRPr="00EE4024">
        <w:rPr>
          <w:rFonts w:cs="B Nazanin"/>
          <w:sz w:val="28"/>
          <w:szCs w:val="28"/>
          <w:rtl/>
          <w:lang w:bidi="fa-IR"/>
        </w:rPr>
        <w:t xml:space="preserve"> قرق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زستان</w:t>
      </w:r>
      <w:r w:rsidRPr="00EE4024">
        <w:rPr>
          <w:rFonts w:cs="B Nazanin"/>
          <w:sz w:val="28"/>
          <w:szCs w:val="28"/>
          <w:rtl/>
          <w:lang w:bidi="fa-IR"/>
        </w:rPr>
        <w:t xml:space="preserve"> و 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الات</w:t>
      </w:r>
      <w:r w:rsidRPr="00EE4024">
        <w:rPr>
          <w:rFonts w:cs="B Nazanin"/>
          <w:sz w:val="28"/>
          <w:szCs w:val="28"/>
          <w:rtl/>
          <w:lang w:bidi="fa-IR"/>
        </w:rPr>
        <w:t xml:space="preserve"> متحده </w:t>
      </w:r>
      <w:ins w:id="1175" w:author="Shokri" w:date="2019-11-10T00:05:00Z">
        <w:r w:rsidR="00763A31">
          <w:rPr>
            <w:rFonts w:cs="B Nazanin" w:hint="cs"/>
            <w:sz w:val="28"/>
            <w:szCs w:val="28"/>
            <w:rtl/>
            <w:lang w:bidi="fa-IR"/>
          </w:rPr>
          <w:t>آ</w:t>
        </w:r>
      </w:ins>
      <w:del w:id="1176" w:author="Shokri" w:date="2019-11-10T00:05:00Z">
        <w:r w:rsidR="00EB1DCC" w:rsidDel="00763A31">
          <w:rPr>
            <w:rFonts w:cs="B Nazanin" w:hint="cs"/>
            <w:sz w:val="28"/>
            <w:szCs w:val="28"/>
            <w:rtl/>
            <w:lang w:bidi="fa-IR"/>
          </w:rPr>
          <w:delText>ا</w:delText>
        </w:r>
      </w:del>
      <w:r w:rsidR="00EB1DCC">
        <w:rPr>
          <w:rFonts w:cs="B Nazanin" w:hint="cs"/>
          <w:sz w:val="28"/>
          <w:szCs w:val="28"/>
          <w:rtl/>
          <w:lang w:bidi="fa-IR"/>
        </w:rPr>
        <w:t xml:space="preserve">مریکا </w:t>
      </w:r>
      <w:r w:rsidR="00EB1DCC">
        <w:rPr>
          <w:rFonts w:cs="B Nazanin"/>
          <w:sz w:val="28"/>
          <w:szCs w:val="28"/>
          <w:rtl/>
          <w:lang w:bidi="fa-IR"/>
        </w:rPr>
        <w:t>به</w:t>
      </w:r>
      <w:ins w:id="1177" w:author="Shokri" w:date="2019-11-10T00:05:00Z">
        <w:r w:rsidR="00763A31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78" w:author="Shokri" w:date="2019-11-10T00:05:00Z">
        <w:r w:rsidR="00EB1DCC" w:rsidDel="00763A31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EB1DCC">
        <w:rPr>
          <w:rFonts w:cs="B Nazanin"/>
          <w:sz w:val="28"/>
          <w:szCs w:val="28"/>
          <w:rtl/>
          <w:lang w:bidi="fa-IR"/>
        </w:rPr>
        <w:t xml:space="preserve">طور عمده به </w:t>
      </w:r>
      <w:r w:rsidR="00EB1DCC">
        <w:rPr>
          <w:rFonts w:cs="B Nazanin" w:hint="cs"/>
          <w:sz w:val="28"/>
          <w:szCs w:val="28"/>
          <w:rtl/>
          <w:lang w:bidi="fa-IR"/>
        </w:rPr>
        <w:t xml:space="preserve">ارتباطات </w:t>
      </w:r>
      <w:r w:rsidRPr="00EE4024">
        <w:rPr>
          <w:rFonts w:cs="B Nazanin"/>
          <w:sz w:val="28"/>
          <w:szCs w:val="28"/>
          <w:rtl/>
          <w:lang w:bidi="fa-IR"/>
        </w:rPr>
        <w:t>روس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ه</w:t>
      </w:r>
      <w:r w:rsidRPr="00EE4024">
        <w:rPr>
          <w:rFonts w:cs="B Nazanin"/>
          <w:sz w:val="28"/>
          <w:szCs w:val="28"/>
          <w:rtl/>
          <w:lang w:bidi="fa-IR"/>
        </w:rPr>
        <w:t xml:space="preserve"> و آمر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كا</w:t>
      </w:r>
      <w:del w:id="1179" w:author="Shokri" w:date="2019-11-10T00:05:00Z">
        <w:r w:rsidRPr="00EE4024" w:rsidDel="00763A31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، فعال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ت</w:t>
      </w:r>
      <w:ins w:id="1180" w:author="Shokri" w:date="2019-11-10T00:05:00Z">
        <w:r w:rsidR="00763A31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81" w:author="Shokri" w:date="2019-11-10T00:05:00Z">
        <w:r w:rsidRPr="00EE4024" w:rsidDel="00763A31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ها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سازمان</w:t>
      </w:r>
      <w:ins w:id="1182" w:author="Shokri" w:date="2019-11-10T00:05:00Z">
        <w:r w:rsidR="00763A31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83" w:author="Shokri" w:date="2019-11-10T00:05:00Z">
        <w:r w:rsidRPr="00EE4024" w:rsidDel="00763A31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ها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ب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</w:t>
      </w:r>
      <w:ins w:id="1184" w:author="Shokri" w:date="2019-11-10T00:05:00Z">
        <w:r w:rsidR="00763A31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85" w:author="Shokri" w:date="2019-11-10T00:05:00Z">
        <w:r w:rsidRPr="00EE4024" w:rsidDel="00763A31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الملل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منطقه</w:t>
      </w:r>
      <w:ins w:id="1186" w:author="Shokri" w:date="2019-11-10T00:05:00Z">
        <w:r w:rsidR="00763A31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87" w:author="Shokri" w:date="2019-11-10T00:05:00Z">
        <w:r w:rsidRPr="00EE4024" w:rsidDel="00763A31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del w:id="1188" w:author="Shokri" w:date="2019-11-10T00:06:00Z">
        <w:r w:rsidR="00EB1DCC" w:rsidDel="00763A31">
          <w:rPr>
            <w:rFonts w:cs="B Nazanin" w:hint="cs"/>
            <w:sz w:val="28"/>
            <w:szCs w:val="28"/>
            <w:rtl/>
            <w:lang w:bidi="fa-IR"/>
          </w:rPr>
          <w:delText>(</w:delText>
        </w:r>
      </w:del>
      <w:r w:rsidR="00EB1DCC">
        <w:rPr>
          <w:rFonts w:cs="B Nazanin" w:hint="cs"/>
          <w:sz w:val="28"/>
          <w:szCs w:val="28"/>
          <w:rtl/>
          <w:lang w:bidi="fa-IR"/>
        </w:rPr>
        <w:t xml:space="preserve"> </w:t>
      </w:r>
      <w:ins w:id="1189" w:author="Shokri" w:date="2019-11-10T00:06:00Z">
        <w:r w:rsidR="00763A31">
          <w:rPr>
            <w:rFonts w:cs="B Nazanin" w:hint="cs"/>
            <w:sz w:val="28"/>
            <w:szCs w:val="28"/>
            <w:rtl/>
            <w:lang w:bidi="fa-IR"/>
          </w:rPr>
          <w:t>(</w:t>
        </w:r>
      </w:ins>
      <w:r w:rsidR="00EB1DCC">
        <w:rPr>
          <w:rFonts w:cs="B Nazanin" w:hint="cs"/>
          <w:sz w:val="28"/>
          <w:szCs w:val="28"/>
          <w:rtl/>
          <w:lang w:bidi="fa-IR"/>
        </w:rPr>
        <w:t xml:space="preserve">که قرقیزستان هم در </w:t>
      </w:r>
      <w:ins w:id="1190" w:author="Shokri" w:date="2019-11-10T00:06:00Z">
        <w:r w:rsidR="00763A31">
          <w:rPr>
            <w:rFonts w:cs="B Nazanin" w:hint="cs"/>
            <w:sz w:val="28"/>
            <w:szCs w:val="28"/>
            <w:rtl/>
            <w:lang w:bidi="fa-IR"/>
          </w:rPr>
          <w:t>آ</w:t>
        </w:r>
      </w:ins>
      <w:del w:id="1191" w:author="Shokri" w:date="2019-11-10T00:06:00Z">
        <w:r w:rsidR="00EB1DCC" w:rsidDel="00763A31">
          <w:rPr>
            <w:rFonts w:cs="B Nazanin" w:hint="cs"/>
            <w:sz w:val="28"/>
            <w:szCs w:val="28"/>
            <w:rtl/>
            <w:lang w:bidi="fa-IR"/>
          </w:rPr>
          <w:delText>ا</w:delText>
        </w:r>
      </w:del>
      <w:r w:rsidR="00EB1DCC">
        <w:rPr>
          <w:rFonts w:cs="B Nazanin" w:hint="cs"/>
          <w:sz w:val="28"/>
          <w:szCs w:val="28"/>
          <w:rtl/>
          <w:lang w:bidi="fa-IR"/>
        </w:rPr>
        <w:t>نها عضویت دارد)</w:t>
      </w:r>
      <w:del w:id="1192" w:author="Shokri" w:date="2019-11-10T00:05:00Z">
        <w:r w:rsidR="00EB1DCC" w:rsidDel="00763A31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، همکار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با سازمان</w:t>
      </w:r>
      <w:ins w:id="1193" w:author="Shokri" w:date="2019-11-10T00:06:00Z">
        <w:r w:rsidR="00763A31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94" w:author="Shokri" w:date="2019-11-10T00:06:00Z">
        <w:r w:rsidRPr="00EE4024" w:rsidDel="00763A31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ها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ب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</w:t>
      </w:r>
      <w:ins w:id="1195" w:author="Shokri" w:date="2019-11-10T00:06:00Z">
        <w:r w:rsidR="00763A31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96" w:author="Shokri" w:date="2019-11-10T00:06:00Z">
        <w:r w:rsidRPr="00EE4024" w:rsidDel="00763A31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الملل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اقتصاد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و مال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،</w:t>
      </w:r>
      <w:r w:rsidRPr="00EE4024">
        <w:rPr>
          <w:rFonts w:cs="B Nazanin"/>
          <w:sz w:val="28"/>
          <w:szCs w:val="28"/>
          <w:rtl/>
          <w:lang w:bidi="fa-IR"/>
        </w:rPr>
        <w:t xml:space="preserve"> صندوق ب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</w:t>
      </w:r>
      <w:ins w:id="1197" w:author="Shokri" w:date="2019-11-10T00:06:00Z">
        <w:r w:rsidR="00763A31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98" w:author="Shokri" w:date="2019-11-10T00:06:00Z">
        <w:r w:rsidRPr="00EE4024" w:rsidDel="00763A31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الملل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پول و بانك جهان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ins w:id="1199" w:author="Shokri" w:date="2019-11-10T00:07:00Z">
        <w:r w:rsidR="00763A31">
          <w:rPr>
            <w:rFonts w:cs="B Nazanin" w:hint="cs"/>
            <w:sz w:val="28"/>
            <w:szCs w:val="28"/>
            <w:rtl/>
            <w:lang w:bidi="fa-IR"/>
          </w:rPr>
          <w:t xml:space="preserve"> بستگی دارد</w:t>
        </w:r>
      </w:ins>
      <w:r w:rsidRPr="00EE4024">
        <w:rPr>
          <w:rFonts w:cs="B Nazanin"/>
          <w:sz w:val="28"/>
          <w:szCs w:val="28"/>
          <w:rtl/>
          <w:lang w:bidi="fa-IR"/>
        </w:rPr>
        <w:t xml:space="preserve"> كه عمد</w:t>
      </w:r>
      <w:r w:rsidRPr="00EE4024">
        <w:rPr>
          <w:rFonts w:cs="B Nazanin" w:hint="eastAsia"/>
          <w:sz w:val="28"/>
          <w:szCs w:val="28"/>
          <w:rtl/>
          <w:lang w:bidi="fa-IR"/>
        </w:rPr>
        <w:t>تا</w:t>
      </w:r>
      <w:ins w:id="1200" w:author="Shokri" w:date="2019-11-10T00:06:00Z">
        <w:r w:rsidR="00763A31">
          <w:rPr>
            <w:rFonts w:cs="B Nazanin" w:hint="cs"/>
            <w:sz w:val="28"/>
            <w:szCs w:val="28"/>
            <w:rtl/>
            <w:lang w:bidi="fa-IR"/>
          </w:rPr>
          <w:t>ً</w:t>
        </w:r>
      </w:ins>
      <w:r w:rsidRPr="00EE4024">
        <w:rPr>
          <w:rFonts w:cs="B Nazanin"/>
          <w:sz w:val="28"/>
          <w:szCs w:val="28"/>
          <w:rtl/>
          <w:lang w:bidi="fa-IR"/>
        </w:rPr>
        <w:t xml:space="preserve"> تحت كنترل آمر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كا</w:t>
      </w:r>
      <w:r w:rsidR="00EB1DCC">
        <w:rPr>
          <w:rFonts w:cs="B Nazanin"/>
          <w:sz w:val="28"/>
          <w:szCs w:val="28"/>
          <w:rtl/>
          <w:lang w:bidi="fa-IR"/>
        </w:rPr>
        <w:t xml:space="preserve"> </w:t>
      </w:r>
      <w:del w:id="1201" w:author="Shokri" w:date="2019-11-10T00:06:00Z">
        <w:r w:rsidR="00EB1DCC" w:rsidDel="00763A31">
          <w:rPr>
            <w:rFonts w:cs="B Nazanin"/>
            <w:sz w:val="28"/>
            <w:szCs w:val="28"/>
            <w:rtl/>
            <w:lang w:bidi="fa-IR"/>
          </w:rPr>
          <w:delText>قرار دار</w:delText>
        </w:r>
        <w:r w:rsidR="00EB1DCC" w:rsidDel="00763A31">
          <w:rPr>
            <w:rFonts w:cs="B Nazanin" w:hint="cs"/>
            <w:sz w:val="28"/>
            <w:szCs w:val="28"/>
            <w:rtl/>
            <w:lang w:bidi="fa-IR"/>
          </w:rPr>
          <w:delText>د</w:delText>
        </w:r>
      </w:del>
      <w:ins w:id="1202" w:author="Shokri" w:date="2019-11-10T00:07:00Z">
        <w:r w:rsidR="00763A31">
          <w:rPr>
            <w:rFonts w:cs="B Nazanin" w:hint="cs"/>
            <w:sz w:val="28"/>
            <w:szCs w:val="28"/>
            <w:rtl/>
            <w:lang w:bidi="fa-IR"/>
          </w:rPr>
          <w:t>هستند</w:t>
        </w:r>
      </w:ins>
      <w:del w:id="1203" w:author="Shokri" w:date="2019-11-10T00:06:00Z">
        <w:r w:rsidR="00EB1DCC" w:rsidDel="00763A31">
          <w:rPr>
            <w:rFonts w:cs="B Nazanin" w:hint="cs"/>
            <w:sz w:val="28"/>
            <w:szCs w:val="28"/>
            <w:rtl/>
            <w:lang w:bidi="fa-IR"/>
          </w:rPr>
          <w:delText>؛</w:delText>
        </w:r>
      </w:del>
      <w:del w:id="1204" w:author="Shokri" w:date="2019-11-10T00:07:00Z">
        <w:r w:rsidRPr="00EE4024" w:rsidDel="00763A31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  <w:r w:rsidRPr="00EE4024" w:rsidDel="00763A31">
          <w:rPr>
            <w:rFonts w:cs="B Nazanin"/>
            <w:sz w:val="28"/>
            <w:szCs w:val="28"/>
            <w:rtl/>
            <w:lang w:bidi="fa-IR"/>
          </w:rPr>
          <w:delText>بستگ</w:delText>
        </w:r>
        <w:r w:rsidRPr="00EE4024" w:rsidDel="00763A31">
          <w:rPr>
            <w:rFonts w:cs="B Nazanin" w:hint="cs"/>
            <w:sz w:val="28"/>
            <w:szCs w:val="28"/>
            <w:rtl/>
            <w:lang w:bidi="fa-IR"/>
          </w:rPr>
          <w:delText>ی</w:delText>
        </w:r>
        <w:r w:rsidRPr="00EE4024" w:rsidDel="00763A31">
          <w:rPr>
            <w:rFonts w:cs="B Nazanin"/>
            <w:sz w:val="28"/>
            <w:szCs w:val="28"/>
            <w:rtl/>
            <w:lang w:bidi="fa-IR"/>
          </w:rPr>
          <w:delText xml:space="preserve"> دارد</w:delText>
        </w:r>
      </w:del>
      <w:r w:rsidRPr="00EE4024">
        <w:rPr>
          <w:rFonts w:cs="B Nazanin" w:hint="cs"/>
          <w:sz w:val="28"/>
          <w:szCs w:val="28"/>
          <w:rtl/>
          <w:lang w:bidi="fa-IR"/>
        </w:rPr>
        <w:t xml:space="preserve">. </w:t>
      </w:r>
      <w:r w:rsidRPr="00EE4024">
        <w:rPr>
          <w:rFonts w:cs="B Nazanin"/>
          <w:sz w:val="28"/>
          <w:szCs w:val="28"/>
          <w:rtl/>
          <w:lang w:bidi="fa-IR"/>
        </w:rPr>
        <w:t>دولت کنون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جمهور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قرق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زستان</w:t>
      </w:r>
      <w:r w:rsidRPr="00EE4024">
        <w:rPr>
          <w:rFonts w:cs="B Nazanin"/>
          <w:sz w:val="28"/>
          <w:szCs w:val="28"/>
          <w:rtl/>
          <w:lang w:bidi="fa-IR"/>
        </w:rPr>
        <w:t xml:space="preserve"> نم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ins w:id="1205" w:author="Shokri" w:date="2019-11-10T00:07:00Z">
        <w:r w:rsidR="00763A31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206" w:author="Shokri" w:date="2019-11-10T00:07:00Z">
        <w:r w:rsidRPr="00EE4024" w:rsidDel="00763A31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تواند به</w:t>
      </w:r>
      <w:ins w:id="1207" w:author="Shokri" w:date="2019-11-10T00:07:00Z">
        <w:r w:rsidR="00763A31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208" w:author="Shokri" w:date="2019-11-10T00:07:00Z">
        <w:r w:rsidRPr="00EE4024" w:rsidDel="00763A31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طور کامل از همکار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با 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</w:t>
      </w:r>
      <w:r w:rsidRPr="00EE4024">
        <w:rPr>
          <w:rFonts w:cs="B Nazanin"/>
          <w:sz w:val="28"/>
          <w:szCs w:val="28"/>
          <w:rtl/>
          <w:lang w:bidi="fa-IR"/>
        </w:rPr>
        <w:t xml:space="preserve"> سازمان</w:t>
      </w:r>
      <w:ins w:id="1209" w:author="Shokri" w:date="2019-11-10T00:07:00Z">
        <w:r w:rsidR="00763A31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210" w:author="Shokri" w:date="2019-11-10T00:07:00Z">
        <w:r w:rsidRPr="00EE4024" w:rsidDel="00763A31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ها امتناع کن</w:t>
      </w:r>
      <w:r w:rsidRPr="00EE4024">
        <w:rPr>
          <w:rFonts w:cs="B Nazanin" w:hint="eastAsia"/>
          <w:sz w:val="28"/>
          <w:szCs w:val="28"/>
          <w:rtl/>
          <w:lang w:bidi="fa-IR"/>
        </w:rPr>
        <w:t>د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و </w:t>
      </w:r>
      <w:r w:rsidRPr="00EE4024">
        <w:rPr>
          <w:rFonts w:cs="B Nazanin"/>
          <w:sz w:val="28"/>
          <w:szCs w:val="28"/>
          <w:rtl/>
          <w:lang w:bidi="fa-IR"/>
        </w:rPr>
        <w:t>بنابرا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</w:t>
      </w:r>
      <w:r w:rsidRPr="00EE4024">
        <w:rPr>
          <w:rFonts w:cs="B Nazanin"/>
          <w:sz w:val="28"/>
          <w:szCs w:val="28"/>
          <w:rtl/>
          <w:lang w:bidi="fa-IR"/>
        </w:rPr>
        <w:t xml:space="preserve"> تنها راه </w:t>
      </w:r>
      <w:r w:rsidR="00EB1DCC">
        <w:rPr>
          <w:rFonts w:cs="B Nazanin" w:hint="cs"/>
          <w:sz w:val="28"/>
          <w:szCs w:val="28"/>
          <w:rtl/>
          <w:lang w:bidi="fa-IR"/>
        </w:rPr>
        <w:t>این کار</w:t>
      </w:r>
      <w:ins w:id="1211" w:author="Shokri" w:date="2019-11-10T00:07:00Z">
        <w:r w:rsidR="00763A31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 w:rsidR="00EB1DCC">
        <w:rPr>
          <w:rFonts w:cs="B Nazanin" w:hint="cs"/>
          <w:sz w:val="28"/>
          <w:szCs w:val="28"/>
          <w:rtl/>
          <w:lang w:bidi="fa-IR"/>
        </w:rPr>
        <w:t>مشترک  دفاع سرسخت  از م</w:t>
      </w:r>
      <w:r w:rsidRPr="00EE4024">
        <w:rPr>
          <w:rFonts w:cs="B Nazanin"/>
          <w:sz w:val="28"/>
          <w:szCs w:val="28"/>
          <w:rtl/>
          <w:lang w:bidi="fa-IR"/>
        </w:rPr>
        <w:t>نافع جامعه قرق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زستان</w:t>
      </w:r>
      <w:r w:rsidRPr="00EE4024">
        <w:rPr>
          <w:rFonts w:cs="B Nazanin"/>
          <w:sz w:val="28"/>
          <w:szCs w:val="28"/>
          <w:rtl/>
          <w:lang w:bidi="fa-IR"/>
        </w:rPr>
        <w:t xml:space="preserve"> است.</w:t>
      </w:r>
    </w:p>
    <w:p w:rsidR="00D30A41" w:rsidRPr="00EE4024" w:rsidRDefault="00B00863" w:rsidP="00D30A41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ascii="Open Sans" w:hAnsi="Open Sans" w:cs="Arial"/>
          <w:noProof/>
          <w:sz w:val="21"/>
          <w:szCs w:val="21"/>
          <w:lang w:val="en-US"/>
        </w:rPr>
        <w:drawing>
          <wp:anchor distT="0" distB="0" distL="114300" distR="114300" simplePos="0" relativeHeight="251646976" behindDoc="0" locked="0" layoutInCell="1" allowOverlap="1" wp14:anchorId="19DCD8E2" wp14:editId="48791AA9">
            <wp:simplePos x="0" y="0"/>
            <wp:positionH relativeFrom="column">
              <wp:posOffset>-47831</wp:posOffset>
            </wp:positionH>
            <wp:positionV relativeFrom="paragraph">
              <wp:posOffset>1669535</wp:posOffset>
            </wp:positionV>
            <wp:extent cx="3352800" cy="2571750"/>
            <wp:effectExtent l="0" t="0" r="0" b="0"/>
            <wp:wrapSquare wrapText="bothSides"/>
            <wp:docPr id="18" name="Picture 18" descr="https://www.demirbank.kg/uploads/pages/auca-18c9da69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www.demirbank.kg/uploads/pages/auca-18c9da6976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0A41" w:rsidRPr="00EE4024">
        <w:rPr>
          <w:rFonts w:cs="B Nazanin"/>
          <w:sz w:val="28"/>
          <w:szCs w:val="28"/>
          <w:rtl/>
          <w:lang w:bidi="fa-IR"/>
        </w:rPr>
        <w:t>بده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دولت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قرق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زستان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 xml:space="preserve">یکی از </w:t>
      </w:r>
      <w:r w:rsidR="00D30A41" w:rsidRPr="00EE4024">
        <w:rPr>
          <w:rFonts w:cs="B Nazanin"/>
          <w:sz w:val="28"/>
          <w:szCs w:val="28"/>
          <w:rtl/>
          <w:lang w:bidi="fa-IR"/>
        </w:rPr>
        <w:t>ع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و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امل 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این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مشکل است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.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 xml:space="preserve">بخش </w:t>
      </w:r>
      <w:r w:rsidR="00D30A41" w:rsidRPr="00EE4024">
        <w:rPr>
          <w:rFonts w:cs="B Nazanin"/>
          <w:sz w:val="28"/>
          <w:szCs w:val="28"/>
          <w:rtl/>
          <w:lang w:bidi="fa-IR"/>
        </w:rPr>
        <w:t>عمد</w:t>
      </w:r>
      <w:ins w:id="1212" w:author="Shokri" w:date="2019-11-10T00:07:00Z">
        <w:r w:rsidR="00763A31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213" w:author="Shokri" w:date="2019-11-10T00:07:00Z">
        <w:r w:rsidR="00D30A41" w:rsidRPr="00EE4024" w:rsidDel="00763A31">
          <w:rPr>
            <w:rFonts w:cs="B Nazanin"/>
            <w:sz w:val="28"/>
            <w:szCs w:val="28"/>
            <w:rtl/>
            <w:lang w:bidi="fa-IR"/>
          </w:rPr>
          <w:delText>ه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این بدهی</w:t>
      </w:r>
      <w:ins w:id="1214" w:author="Shokri" w:date="2019-11-10T00:08:00Z">
        <w:r w:rsidR="00763A31">
          <w:rPr>
            <w:rFonts w:cs="B Nazanin" w:hint="cs"/>
            <w:sz w:val="28"/>
            <w:szCs w:val="28"/>
            <w:rtl/>
            <w:lang w:bidi="fa-IR"/>
          </w:rPr>
          <w:t xml:space="preserve"> مربوط</w:t>
        </w:r>
      </w:ins>
      <w:r w:rsidR="00D30A41" w:rsidRPr="00EE4024">
        <w:rPr>
          <w:rFonts w:cs="B Nazanin" w:hint="cs"/>
          <w:sz w:val="28"/>
          <w:szCs w:val="28"/>
          <w:rtl/>
          <w:lang w:bidi="fa-IR"/>
        </w:rPr>
        <w:t xml:space="preserve"> به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صندوق ب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ن</w:t>
      </w:r>
      <w:ins w:id="1215" w:author="Shokri" w:date="2019-11-10T00:07:00Z">
        <w:r w:rsidR="00763A31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216" w:author="Shokri" w:date="2019-11-10T00:07:00Z">
        <w:r w:rsidR="00D30A41" w:rsidRPr="00EE4024" w:rsidDel="00763A31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الملل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پول و بانک جهان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351076">
        <w:rPr>
          <w:rFonts w:cs="B Nazanin"/>
          <w:sz w:val="28"/>
          <w:szCs w:val="28"/>
          <w:rtl/>
          <w:lang w:bidi="fa-IR"/>
        </w:rPr>
        <w:t xml:space="preserve"> است.</w:t>
      </w:r>
      <w:r w:rsidR="00351076">
        <w:rPr>
          <w:rFonts w:cs="B Nazanin" w:hint="cs"/>
          <w:sz w:val="28"/>
          <w:szCs w:val="28"/>
          <w:rtl/>
          <w:lang w:bidi="fa-IR"/>
        </w:rPr>
        <w:t xml:space="preserve"> بخشودگی این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بده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del w:id="1217" w:author="Shokri" w:date="2019-11-10T00:08:00Z">
        <w:r w:rsidR="00D30A41" w:rsidRPr="00EE4024" w:rsidDel="00763A31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  <w:r w:rsidR="00351076" w:rsidDel="00763A31">
          <w:rPr>
            <w:rFonts w:cs="B Nazanin" w:hint="cs"/>
            <w:sz w:val="28"/>
            <w:szCs w:val="28"/>
            <w:rtl/>
            <w:lang w:bidi="fa-IR"/>
          </w:rPr>
          <w:delText>و</w:delText>
        </w:r>
      </w:del>
      <w:r w:rsidR="00351076">
        <w:rPr>
          <w:rFonts w:cs="B Nazanin" w:hint="cs"/>
          <w:sz w:val="28"/>
          <w:szCs w:val="28"/>
          <w:rtl/>
          <w:lang w:bidi="fa-IR"/>
        </w:rPr>
        <w:t xml:space="preserve"> 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ا</w:t>
      </w:r>
      <w:r w:rsidR="00351076">
        <w:rPr>
          <w:rFonts w:cs="B Nazanin"/>
          <w:sz w:val="28"/>
          <w:szCs w:val="28"/>
          <w:rtl/>
          <w:lang w:bidi="fa-IR"/>
        </w:rPr>
        <w:t xml:space="preserve"> </w:t>
      </w:r>
      <w:r w:rsidR="00351076">
        <w:rPr>
          <w:rFonts w:cs="B Nazanin" w:hint="cs"/>
          <w:sz w:val="28"/>
          <w:szCs w:val="28"/>
          <w:rtl/>
          <w:lang w:bidi="fa-IR"/>
        </w:rPr>
        <w:t xml:space="preserve">هرگونه تغییر در کارکرد </w:t>
      </w:r>
      <w:ins w:id="1218" w:author="Shokri" w:date="2019-11-10T00:08:00Z">
        <w:r w:rsidR="00763A31">
          <w:rPr>
            <w:rFonts w:cs="B Nazanin" w:hint="cs"/>
            <w:sz w:val="28"/>
            <w:szCs w:val="28"/>
            <w:rtl/>
            <w:lang w:bidi="fa-IR"/>
          </w:rPr>
          <w:t>آ</w:t>
        </w:r>
      </w:ins>
      <w:del w:id="1219" w:author="Shokri" w:date="2019-11-10T00:08:00Z">
        <w:r w:rsidR="00351076" w:rsidDel="00763A31">
          <w:rPr>
            <w:rFonts w:cs="B Nazanin" w:hint="cs"/>
            <w:sz w:val="28"/>
            <w:szCs w:val="28"/>
            <w:rtl/>
            <w:lang w:bidi="fa-IR"/>
          </w:rPr>
          <w:delText>ا</w:delText>
        </w:r>
      </w:del>
      <w:ins w:id="1220" w:author="Shokri" w:date="2019-11-10T00:08:00Z">
        <w:r w:rsidR="00763A31">
          <w:rPr>
            <w:rFonts w:cs="B Nazanin" w:hint="cs"/>
            <w:sz w:val="28"/>
            <w:szCs w:val="28"/>
            <w:rtl/>
            <w:lang w:bidi="fa-IR"/>
          </w:rPr>
          <w:t>ن</w:t>
        </w:r>
      </w:ins>
      <w:del w:id="1221" w:author="Shokri" w:date="2019-11-10T00:08:00Z">
        <w:r w:rsidR="00351076" w:rsidDel="00763A31">
          <w:rPr>
            <w:rFonts w:cs="B Nazanin" w:hint="cs"/>
            <w:sz w:val="28"/>
            <w:szCs w:val="28"/>
            <w:rtl/>
            <w:lang w:bidi="fa-IR"/>
          </w:rPr>
          <w:delText>ن</w:delText>
        </w:r>
        <w:r w:rsidR="00D30A41" w:rsidRPr="00EE4024" w:rsidDel="00763A31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  <w:r w:rsidR="00D30A41" w:rsidRPr="00EE4024" w:rsidDel="00763A31">
          <w:rPr>
            <w:rFonts w:cs="B Nazanin"/>
            <w:sz w:val="28"/>
            <w:szCs w:val="28"/>
            <w:rtl/>
            <w:lang w:bidi="fa-IR"/>
          </w:rPr>
          <w:delText>بستگ</w:delText>
        </w:r>
        <w:r w:rsidR="00D30A41" w:rsidRPr="00EE4024" w:rsidDel="00763A31">
          <w:rPr>
            <w:rFonts w:cs="B Nazanin" w:hint="cs"/>
            <w:sz w:val="28"/>
            <w:szCs w:val="28"/>
            <w:rtl/>
            <w:lang w:bidi="fa-IR"/>
          </w:rPr>
          <w:delText>ی</w:delText>
        </w:r>
      </w:del>
      <w:r w:rsidR="00351076">
        <w:rPr>
          <w:rFonts w:cs="B Nazanin"/>
          <w:sz w:val="28"/>
          <w:szCs w:val="28"/>
          <w:rtl/>
          <w:lang w:bidi="fa-IR"/>
        </w:rPr>
        <w:t xml:space="preserve"> به مو</w:t>
      </w:r>
      <w:r w:rsidR="00351076">
        <w:rPr>
          <w:rFonts w:cs="B Nazanin" w:hint="cs"/>
          <w:sz w:val="28"/>
          <w:szCs w:val="28"/>
          <w:rtl/>
          <w:lang w:bidi="fa-IR"/>
        </w:rPr>
        <w:t>اضع حامیان مالی</w:t>
      </w:r>
      <w:ins w:id="1222" w:author="Shokri" w:date="2019-11-10T00:08:00Z">
        <w:r w:rsidR="00763A31">
          <w:rPr>
            <w:rFonts w:cs="B Nazanin" w:hint="cs"/>
            <w:sz w:val="28"/>
            <w:szCs w:val="28"/>
            <w:rtl/>
            <w:lang w:bidi="fa-IR"/>
          </w:rPr>
          <w:t xml:space="preserve"> بستگی</w:t>
        </w:r>
      </w:ins>
      <w:r w:rsidR="00D30A41" w:rsidRPr="00EE4024">
        <w:rPr>
          <w:rFonts w:cs="B Nazanin"/>
          <w:sz w:val="28"/>
          <w:szCs w:val="28"/>
          <w:rtl/>
          <w:lang w:bidi="fa-IR"/>
        </w:rPr>
        <w:t xml:space="preserve"> دارد. بد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ه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است که حجم مطلق بده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خ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ل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ins w:id="1223" w:author="Shokri" w:date="2019-11-10T00:08:00Z">
        <w:r w:rsidR="00763A31">
          <w:rPr>
            <w:rFonts w:cs="B Nazanin" w:hint="cs"/>
            <w:sz w:val="28"/>
            <w:szCs w:val="28"/>
            <w:rtl/>
            <w:lang w:bidi="fa-IR"/>
          </w:rPr>
          <w:t xml:space="preserve"> زیاد</w:t>
        </w:r>
      </w:ins>
      <w:del w:id="1224" w:author="Shokri" w:date="2019-11-10T00:08:00Z">
        <w:r w:rsidR="00D30A41" w:rsidRPr="00EE4024" w:rsidDel="00763A31">
          <w:rPr>
            <w:rFonts w:cs="B Nazanin"/>
            <w:sz w:val="28"/>
            <w:szCs w:val="28"/>
            <w:rtl/>
            <w:lang w:bidi="fa-IR"/>
          </w:rPr>
          <w:delText xml:space="preserve"> بزرگ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 xml:space="preserve"> ن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ست</w:t>
      </w:r>
      <w:r w:rsidR="00D30A41" w:rsidRPr="00EE4024">
        <w:rPr>
          <w:rFonts w:cs="B Nazanin"/>
          <w:sz w:val="28"/>
          <w:szCs w:val="28"/>
          <w:rtl/>
          <w:lang w:bidi="fa-IR"/>
        </w:rPr>
        <w:t>. با 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ن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حال، در شرا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ط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بحران مال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و اقتصاد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فشار عامل </w:t>
      </w:r>
      <w:r w:rsidR="00D30A41" w:rsidRPr="00EE4024">
        <w:rPr>
          <w:rFonts w:cs="B Nazanin"/>
          <w:sz w:val="28"/>
          <w:szCs w:val="28"/>
          <w:rtl/>
          <w:lang w:bidi="fa-IR"/>
        </w:rPr>
        <w:lastRenderedPageBreak/>
        <w:t>بده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عمدتا</w:t>
      </w:r>
      <w:ins w:id="1225" w:author="Shokri" w:date="2019-11-10T00:08:00Z">
        <w:r w:rsidR="00763A31">
          <w:rPr>
            <w:rFonts w:cs="B Nazanin" w:hint="cs"/>
            <w:sz w:val="28"/>
            <w:szCs w:val="28"/>
            <w:rtl/>
            <w:lang w:bidi="fa-IR"/>
          </w:rPr>
          <w:t>ً</w:t>
        </w:r>
      </w:ins>
      <w:r w:rsidR="00D30A41" w:rsidRPr="00EE4024">
        <w:rPr>
          <w:rFonts w:cs="B Nazanin"/>
          <w:sz w:val="28"/>
          <w:szCs w:val="28"/>
          <w:rtl/>
          <w:lang w:bidi="fa-IR"/>
        </w:rPr>
        <w:t xml:space="preserve"> در شرا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ط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روح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افزا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ش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م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ins w:id="1226" w:author="Shokri" w:date="2019-11-10T00:08:00Z">
        <w:r w:rsidR="00763A31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227" w:author="Shokri" w:date="2019-11-10T00:08:00Z">
        <w:r w:rsidR="00D30A41" w:rsidRPr="00EE4024" w:rsidDel="00763A31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ابد</w:t>
      </w:r>
      <w:r w:rsidR="00D30A41" w:rsidRPr="00EE4024">
        <w:rPr>
          <w:rFonts w:cs="B Nazanin"/>
          <w:sz w:val="28"/>
          <w:szCs w:val="28"/>
          <w:rtl/>
          <w:lang w:bidi="fa-IR"/>
        </w:rPr>
        <w:t>. برا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حل مشکل بده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نه تنها گفتمان از نظر منافع مل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با 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الات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متحده آمر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کا</w:t>
      </w:r>
      <w:ins w:id="1228" w:author="Shokri" w:date="2019-11-10T00:09:00Z">
        <w:r w:rsidR="00763A31">
          <w:rPr>
            <w:rFonts w:cs="B Nazanin" w:hint="cs"/>
            <w:sz w:val="28"/>
            <w:szCs w:val="28"/>
            <w:rtl/>
            <w:lang w:bidi="fa-IR"/>
          </w:rPr>
          <w:t xml:space="preserve"> و</w:t>
        </w:r>
      </w:ins>
      <w:del w:id="1229" w:author="Shokri" w:date="2019-11-10T00:09:00Z">
        <w:r w:rsidR="00D30A41" w:rsidRPr="00EE4024" w:rsidDel="00763A31">
          <w:rPr>
            <w:rFonts w:cs="B Nazanin" w:hint="eastAsia"/>
            <w:sz w:val="28"/>
            <w:szCs w:val="28"/>
            <w:rtl/>
            <w:lang w:bidi="fa-IR"/>
          </w:rPr>
          <w:delText>،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 xml:space="preserve"> صندوق ب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ن</w:t>
      </w:r>
      <w:ins w:id="1230" w:author="Shokri" w:date="2019-11-10T00:09:00Z">
        <w:r w:rsidR="00763A31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231" w:author="Shokri" w:date="2019-11-10T00:09:00Z">
        <w:r w:rsidR="00D30A41" w:rsidRPr="00EE4024" w:rsidDel="00763A31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الملل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پول و بانک جهان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del w:id="1232" w:author="Shokri" w:date="2019-11-10T00:09:00Z">
        <w:r w:rsidR="00D30A41" w:rsidRPr="00EE4024" w:rsidDel="00763A31">
          <w:rPr>
            <w:rFonts w:cs="B Nazanin" w:hint="eastAsia"/>
            <w:sz w:val="28"/>
            <w:szCs w:val="28"/>
            <w:rtl/>
            <w:lang w:bidi="fa-IR"/>
          </w:rPr>
          <w:delText>،</w:delText>
        </w:r>
      </w:del>
      <w:ins w:id="1233" w:author="Shokri" w:date="2019-11-10T00:09:00Z">
        <w:r w:rsidR="00763A31">
          <w:rPr>
            <w:rFonts w:cs="B Nazanin" w:hint="cs"/>
            <w:sz w:val="28"/>
            <w:szCs w:val="28"/>
            <w:rtl/>
            <w:lang w:bidi="fa-IR"/>
          </w:rPr>
          <w:t xml:space="preserve"> ضروری است،</w:t>
        </w:r>
      </w:ins>
      <w:r w:rsidR="00D30A41" w:rsidRPr="00EE4024">
        <w:rPr>
          <w:rFonts w:cs="B Nazanin"/>
          <w:sz w:val="28"/>
          <w:szCs w:val="28"/>
          <w:rtl/>
          <w:lang w:bidi="fa-IR"/>
        </w:rPr>
        <w:t xml:space="preserve"> بلکه توسع</w:t>
      </w:r>
      <w:ins w:id="1234" w:author="Shokri" w:date="2019-11-10T00:09:00Z">
        <w:r w:rsidR="00763A31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235" w:author="Shokri" w:date="2019-11-10T00:09:00Z">
        <w:r w:rsidR="00D30A41" w:rsidRPr="00EE4024" w:rsidDel="00763A31">
          <w:rPr>
            <w:rFonts w:cs="B Nazanin"/>
            <w:sz w:val="28"/>
            <w:szCs w:val="28"/>
            <w:rtl/>
            <w:lang w:bidi="fa-IR"/>
          </w:rPr>
          <w:delText>ه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 xml:space="preserve"> اقتصاد قرق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زستان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</w:t>
      </w:r>
      <w:ins w:id="1236" w:author="Shokri" w:date="2019-11-10T00:09:00Z">
        <w:r w:rsidR="00763A31">
          <w:rPr>
            <w:rFonts w:cs="B Nazanin" w:hint="cs"/>
            <w:sz w:val="28"/>
            <w:szCs w:val="28"/>
            <w:rtl/>
            <w:lang w:bidi="fa-IR"/>
          </w:rPr>
          <w:t>اهمیت ویژه‌ای دارد</w:t>
        </w:r>
      </w:ins>
      <w:del w:id="1237" w:author="Shokri" w:date="2019-11-10T00:09:00Z">
        <w:r w:rsidR="00D30A41" w:rsidRPr="00EE4024" w:rsidDel="00763A31">
          <w:rPr>
            <w:rFonts w:cs="B Nazanin"/>
            <w:sz w:val="28"/>
            <w:szCs w:val="28"/>
            <w:rtl/>
            <w:lang w:bidi="fa-IR"/>
          </w:rPr>
          <w:delText>ن</w:delText>
        </w:r>
        <w:r w:rsidR="00D30A41" w:rsidRPr="00EE4024" w:rsidDel="00763A31">
          <w:rPr>
            <w:rFonts w:cs="B Nazanin" w:hint="cs"/>
            <w:sz w:val="28"/>
            <w:szCs w:val="28"/>
            <w:rtl/>
            <w:lang w:bidi="fa-IR"/>
          </w:rPr>
          <w:delText>ی</w:delText>
        </w:r>
        <w:r w:rsidR="00D30A41" w:rsidRPr="00EE4024" w:rsidDel="00763A31">
          <w:rPr>
            <w:rFonts w:cs="B Nazanin" w:hint="eastAsia"/>
            <w:sz w:val="28"/>
            <w:szCs w:val="28"/>
            <w:rtl/>
            <w:lang w:bidi="fa-IR"/>
          </w:rPr>
          <w:delText>ز</w:delText>
        </w:r>
        <w:r w:rsidR="00D30A41" w:rsidRPr="00EE4024" w:rsidDel="00763A31">
          <w:rPr>
            <w:rFonts w:cs="B Nazanin"/>
            <w:sz w:val="28"/>
            <w:szCs w:val="28"/>
            <w:rtl/>
            <w:lang w:bidi="fa-IR"/>
          </w:rPr>
          <w:delText xml:space="preserve"> ضرور</w:delText>
        </w:r>
        <w:r w:rsidR="00D30A41" w:rsidRPr="00EE4024" w:rsidDel="00763A31">
          <w:rPr>
            <w:rFonts w:cs="B Nazanin" w:hint="cs"/>
            <w:sz w:val="28"/>
            <w:szCs w:val="28"/>
            <w:rtl/>
            <w:lang w:bidi="fa-IR"/>
          </w:rPr>
          <w:delText>ی</w:delText>
        </w:r>
        <w:r w:rsidR="00D30A41" w:rsidRPr="00EE4024" w:rsidDel="00763A31">
          <w:rPr>
            <w:rFonts w:cs="B Nazanin"/>
            <w:sz w:val="28"/>
            <w:szCs w:val="28"/>
            <w:rtl/>
            <w:lang w:bidi="fa-IR"/>
          </w:rPr>
          <w:delText xml:space="preserve"> است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.</w:t>
      </w:r>
    </w:p>
    <w:p w:rsidR="00D30A41" w:rsidRDefault="00D30A41" w:rsidP="00E02393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EE4024">
        <w:rPr>
          <w:rFonts w:cs="B Nazanin"/>
          <w:sz w:val="28"/>
          <w:szCs w:val="28"/>
          <w:rtl/>
          <w:lang w:bidi="fa-IR"/>
        </w:rPr>
        <w:t>از سال 1997، دانشگاه آمر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کا</w:t>
      </w:r>
      <w:r w:rsidRPr="00EE4024">
        <w:rPr>
          <w:rFonts w:cs="B Nazanin" w:hint="cs"/>
          <w:sz w:val="28"/>
          <w:szCs w:val="28"/>
          <w:rtl/>
          <w:lang w:bidi="fa-IR"/>
        </w:rPr>
        <w:t>یی</w:t>
      </w:r>
      <w:r w:rsidRPr="00EE4024">
        <w:rPr>
          <w:rFonts w:cs="B Nazanin"/>
          <w:sz w:val="28"/>
          <w:szCs w:val="28"/>
          <w:rtl/>
          <w:lang w:bidi="fa-IR"/>
        </w:rPr>
        <w:t xml:space="preserve"> آس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مرکز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در ب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شکک</w:t>
      </w:r>
      <w:r w:rsidR="00351076">
        <w:rPr>
          <w:rFonts w:cs="B Nazanin"/>
          <w:sz w:val="28"/>
          <w:szCs w:val="28"/>
          <w:rtl/>
          <w:lang w:bidi="fa-IR"/>
        </w:rPr>
        <w:t xml:space="preserve"> </w:t>
      </w:r>
      <w:ins w:id="1238" w:author="Shokri" w:date="2019-11-10T00:12:00Z">
        <w:r w:rsidR="005314DA">
          <w:rPr>
            <w:rFonts w:ascii="Sakkal Majalla" w:hAnsi="Sakkal Majalla" w:cs="Sakkal Majalla" w:hint="cs"/>
            <w:sz w:val="28"/>
            <w:szCs w:val="28"/>
            <w:rtl/>
            <w:lang w:bidi="fa-IR"/>
          </w:rPr>
          <w:t xml:space="preserve">که به‌عنوان </w:t>
        </w:r>
      </w:ins>
      <w:del w:id="1239" w:author="Shokri" w:date="2019-11-10T00:12:00Z">
        <w:r w:rsidR="00351076" w:rsidDel="005314DA">
          <w:rPr>
            <w:rFonts w:ascii="Sakkal Majalla" w:hAnsi="Sakkal Majalla" w:cs="Sakkal Majalla" w:hint="cs"/>
            <w:sz w:val="28"/>
            <w:szCs w:val="28"/>
            <w:rtl/>
            <w:lang w:bidi="fa-IR"/>
          </w:rPr>
          <w:delText>–</w:delText>
        </w:r>
      </w:del>
      <w:r w:rsidR="001E364D">
        <w:rPr>
          <w:rFonts w:cs="B Nazanin" w:hint="cs"/>
          <w:sz w:val="28"/>
          <w:szCs w:val="28"/>
          <w:rtl/>
          <w:lang w:bidi="fa-IR"/>
        </w:rPr>
        <w:t>م</w:t>
      </w:r>
      <w:ins w:id="1240" w:author="Shokri" w:date="2019-11-10T00:12:00Z">
        <w:r w:rsidR="005314DA">
          <w:rPr>
            <w:rFonts w:cs="B Nazanin" w:hint="cs"/>
            <w:sz w:val="28"/>
            <w:szCs w:val="28"/>
            <w:rtl/>
            <w:lang w:bidi="fa-IR"/>
          </w:rPr>
          <w:t>ؤ</w:t>
        </w:r>
      </w:ins>
      <w:del w:id="1241" w:author="Shokri" w:date="2019-11-10T00:12:00Z">
        <w:r w:rsidR="001E364D" w:rsidDel="005314DA">
          <w:rPr>
            <w:rFonts w:cs="B Nazanin" w:hint="cs"/>
            <w:sz w:val="28"/>
            <w:szCs w:val="28"/>
            <w:rtl/>
            <w:lang w:bidi="fa-IR"/>
          </w:rPr>
          <w:delText>و</w:delText>
        </w:r>
      </w:del>
      <w:r w:rsidR="001E364D">
        <w:rPr>
          <w:rFonts w:cs="B Nazanin" w:hint="cs"/>
          <w:sz w:val="28"/>
          <w:szCs w:val="28"/>
          <w:rtl/>
          <w:lang w:bidi="fa-IR"/>
        </w:rPr>
        <w:t>سس</w:t>
      </w:r>
      <w:ins w:id="1242" w:author="Shokri" w:date="2019-11-10T00:12:00Z">
        <w:r w:rsidR="005314DA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243" w:author="Shokri" w:date="2019-11-10T00:12:00Z">
        <w:r w:rsidR="001E364D" w:rsidDel="005314DA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="001E364D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E4024">
        <w:rPr>
          <w:rFonts w:cs="B Nazanin"/>
          <w:sz w:val="28"/>
          <w:szCs w:val="28"/>
          <w:rtl/>
          <w:lang w:bidi="fa-IR"/>
        </w:rPr>
        <w:t>ب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</w:t>
      </w:r>
      <w:ins w:id="1244" w:author="Shokri" w:date="2019-11-10T00:12:00Z">
        <w:r w:rsidR="005314D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245" w:author="Shokri" w:date="2019-11-10T00:12:00Z">
        <w:r w:rsidRPr="00EE4024" w:rsidDel="005314D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الملل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که</w:t>
      </w:r>
      <w:ins w:id="1246" w:author="Shokri" w:date="2019-11-10T00:13:00Z">
        <w:r w:rsidR="005314DA">
          <w:rPr>
            <w:rFonts w:cs="B Nazanin" w:hint="cs"/>
            <w:sz w:val="28"/>
            <w:szCs w:val="28"/>
            <w:rtl/>
            <w:lang w:bidi="fa-IR"/>
          </w:rPr>
          <w:t xml:space="preserve"> برای</w:t>
        </w:r>
      </w:ins>
      <w:del w:id="1247" w:author="Shokri" w:date="2019-11-10T00:13:00Z">
        <w:r w:rsidRPr="00EE4024" w:rsidDel="005314DA">
          <w:rPr>
            <w:rFonts w:cs="B Nazanin"/>
            <w:sz w:val="28"/>
            <w:szCs w:val="28"/>
            <w:rtl/>
            <w:lang w:bidi="fa-IR"/>
          </w:rPr>
          <w:delText xml:space="preserve"> در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سنت</w:t>
      </w:r>
      <w:ins w:id="1248" w:author="Shokri" w:date="2019-11-10T00:13:00Z">
        <w:r w:rsidR="005314D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249" w:author="Shokri" w:date="2019-11-10T00:13:00Z">
        <w:r w:rsidR="00351076" w:rsidDel="005314DA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351076">
        <w:rPr>
          <w:rFonts w:cs="B Nazanin" w:hint="cs"/>
          <w:sz w:val="28"/>
          <w:szCs w:val="28"/>
          <w:rtl/>
          <w:lang w:bidi="fa-IR"/>
        </w:rPr>
        <w:t>ها</w:t>
      </w:r>
      <w:r w:rsidR="001E364D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علوم انسان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="001E364D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E4024">
        <w:rPr>
          <w:rFonts w:cs="B Nazanin"/>
          <w:sz w:val="28"/>
          <w:szCs w:val="28"/>
          <w:rtl/>
          <w:lang w:bidi="fa-IR"/>
        </w:rPr>
        <w:t>آزاد</w:t>
      </w:r>
      <w:r w:rsidR="00351076">
        <w:rPr>
          <w:rFonts w:cs="B Nazanin" w:hint="cs"/>
          <w:sz w:val="28"/>
          <w:szCs w:val="28"/>
          <w:rtl/>
          <w:lang w:bidi="fa-IR"/>
        </w:rPr>
        <w:t xml:space="preserve"> ایج</w:t>
      </w:r>
      <w:del w:id="1250" w:author="Shokri" w:date="2019-11-10T00:13:00Z">
        <w:r w:rsidR="00351076" w:rsidDel="005314DA">
          <w:rPr>
            <w:rFonts w:cs="B Nazanin" w:hint="cs"/>
            <w:sz w:val="28"/>
            <w:szCs w:val="28"/>
            <w:rtl/>
            <w:lang w:bidi="fa-IR"/>
          </w:rPr>
          <w:delText>ا</w:delText>
        </w:r>
      </w:del>
      <w:r w:rsidR="00351076">
        <w:rPr>
          <w:rFonts w:cs="B Nazanin" w:hint="cs"/>
          <w:sz w:val="28"/>
          <w:szCs w:val="28"/>
          <w:rtl/>
          <w:lang w:bidi="fa-IR"/>
        </w:rPr>
        <w:t>اد شده</w:t>
      </w:r>
      <w:del w:id="1251" w:author="Shokri" w:date="2019-11-10T00:13:00Z">
        <w:r w:rsidRPr="00EE4024" w:rsidDel="005314D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، فعال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ت</w:t>
      </w:r>
      <w:r w:rsidRPr="00EE4024">
        <w:rPr>
          <w:rFonts w:cs="B Nazanin"/>
          <w:sz w:val="28"/>
          <w:szCs w:val="28"/>
          <w:rtl/>
          <w:lang w:bidi="fa-IR"/>
        </w:rPr>
        <w:t xml:space="preserve"> م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ins w:id="1252" w:author="Shokri" w:date="2019-11-10T00:13:00Z">
        <w:r w:rsidR="005314D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253" w:author="Shokri" w:date="2019-11-10T00:13:00Z">
        <w:r w:rsidRPr="00EE4024" w:rsidDel="005314D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کند. برنام</w:t>
      </w:r>
      <w:ins w:id="1254" w:author="Shokri" w:date="2019-11-10T00:13:00Z">
        <w:r w:rsidR="005314DA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255" w:author="Shokri" w:date="2019-11-10T00:13:00Z">
        <w:r w:rsidRPr="00EE4024" w:rsidDel="005314DA">
          <w:rPr>
            <w:rFonts w:cs="B Nazanin"/>
            <w:sz w:val="28"/>
            <w:szCs w:val="28"/>
            <w:rtl/>
            <w:lang w:bidi="fa-IR"/>
          </w:rPr>
          <w:delText>ه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درس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دانشگاه شامل 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ک</w:t>
      </w:r>
      <w:del w:id="1256" w:author="Shokri" w:date="2019-11-10T00:13:00Z">
        <w:r w:rsidR="00351076" w:rsidDel="005314D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351076">
        <w:rPr>
          <w:rFonts w:cs="B Nazanin" w:hint="cs"/>
          <w:sz w:val="28"/>
          <w:szCs w:val="28"/>
          <w:rtl/>
          <w:lang w:bidi="fa-IR"/>
        </w:rPr>
        <w:t xml:space="preserve"> دور</w:t>
      </w:r>
      <w:ins w:id="1257" w:author="Shokri" w:date="2019-11-10T00:13:00Z">
        <w:r w:rsidR="005314DA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258" w:author="Shokri" w:date="2019-11-10T00:13:00Z">
        <w:r w:rsidR="00351076" w:rsidDel="005314DA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="00351076">
        <w:rPr>
          <w:rFonts w:cs="B Nazanin" w:hint="cs"/>
          <w:sz w:val="28"/>
          <w:szCs w:val="28"/>
          <w:rtl/>
          <w:lang w:bidi="fa-IR"/>
        </w:rPr>
        <w:t xml:space="preserve"> مقدماتی</w:t>
      </w:r>
      <w:del w:id="1259" w:author="Shokri" w:date="2019-11-10T01:50:00Z">
        <w:r w:rsidR="00351076" w:rsidDel="00D13FF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(آکادم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نسل جد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د</w:t>
      </w:r>
      <w:r w:rsidR="00351076">
        <w:rPr>
          <w:rFonts w:cs="B Nazanin"/>
          <w:sz w:val="28"/>
          <w:szCs w:val="28"/>
          <w:rtl/>
          <w:lang w:bidi="fa-IR"/>
        </w:rPr>
        <w:t xml:space="preserve">)، دوازده </w:t>
      </w:r>
      <w:r w:rsidR="00351076">
        <w:rPr>
          <w:rFonts w:cs="B Nazanin" w:hint="cs"/>
          <w:sz w:val="28"/>
          <w:szCs w:val="28"/>
          <w:rtl/>
          <w:lang w:bidi="fa-IR"/>
        </w:rPr>
        <w:t>رشت</w:t>
      </w:r>
      <w:ins w:id="1260" w:author="Shokri" w:date="2019-11-10T00:13:00Z">
        <w:r w:rsidR="005314DA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261" w:author="Shokri" w:date="2019-11-10T00:13:00Z">
        <w:r w:rsidR="00351076" w:rsidDel="005314DA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کارشناس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="00351076">
        <w:rPr>
          <w:rFonts w:cs="B Nazanin"/>
          <w:sz w:val="28"/>
          <w:szCs w:val="28"/>
          <w:rtl/>
          <w:lang w:bidi="fa-IR"/>
        </w:rPr>
        <w:t xml:space="preserve"> و دو </w:t>
      </w:r>
      <w:r w:rsidR="00351076">
        <w:rPr>
          <w:rFonts w:cs="B Nazanin" w:hint="cs"/>
          <w:sz w:val="28"/>
          <w:szCs w:val="28"/>
          <w:rtl/>
          <w:lang w:bidi="fa-IR"/>
        </w:rPr>
        <w:t xml:space="preserve"> رشته کارشناسی ارشد</w:t>
      </w:r>
      <w:r w:rsidRPr="00EE4024">
        <w:rPr>
          <w:rFonts w:cs="B Nazanin"/>
          <w:sz w:val="28"/>
          <w:szCs w:val="28"/>
          <w:rtl/>
          <w:lang w:bidi="fa-IR"/>
        </w:rPr>
        <w:t xml:space="preserve"> است. </w:t>
      </w:r>
      <w:r w:rsidRPr="00EE4024">
        <w:rPr>
          <w:rFonts w:cs="B Nazanin"/>
          <w:sz w:val="28"/>
          <w:szCs w:val="28"/>
          <w:lang w:bidi="fa-IR"/>
        </w:rPr>
        <w:t>AUCA</w:t>
      </w:r>
      <w:r w:rsidRPr="00EE4024">
        <w:rPr>
          <w:rFonts w:cs="B Nazanin"/>
          <w:sz w:val="28"/>
          <w:szCs w:val="28"/>
          <w:rtl/>
          <w:lang w:bidi="fa-IR"/>
        </w:rPr>
        <w:t xml:space="preserve"> به اصول آزاد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ب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ان،</w:t>
      </w:r>
      <w:r w:rsidRPr="00EE4024">
        <w:rPr>
          <w:rFonts w:cs="B Nazanin"/>
          <w:sz w:val="28"/>
          <w:szCs w:val="28"/>
          <w:rtl/>
          <w:lang w:bidi="fa-IR"/>
        </w:rPr>
        <w:t xml:space="preserve"> رو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کرد</w:t>
      </w:r>
      <w:r w:rsidRPr="00EE4024">
        <w:rPr>
          <w:rFonts w:cs="B Nazanin"/>
          <w:sz w:val="28"/>
          <w:szCs w:val="28"/>
          <w:rtl/>
          <w:lang w:bidi="fa-IR"/>
        </w:rPr>
        <w:t xml:space="preserve"> انتقاد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به تحق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ق</w:t>
      </w:r>
      <w:r w:rsidRPr="00EE4024">
        <w:rPr>
          <w:rFonts w:cs="B Nazanin"/>
          <w:sz w:val="28"/>
          <w:szCs w:val="28"/>
          <w:rtl/>
          <w:lang w:bidi="fa-IR"/>
        </w:rPr>
        <w:t xml:space="preserve"> و 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کپارچگ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تحص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ل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پا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بند</w:t>
      </w:r>
      <w:r w:rsidRPr="00EE4024">
        <w:rPr>
          <w:rFonts w:cs="B Nazanin"/>
          <w:sz w:val="28"/>
          <w:szCs w:val="28"/>
          <w:rtl/>
          <w:lang w:bidi="fa-IR"/>
        </w:rPr>
        <w:t xml:space="preserve"> است.</w:t>
      </w:r>
      <w:ins w:id="1262" w:author="Shokri" w:date="2019-11-10T00:14:00Z">
        <w:r w:rsidR="005314DA">
          <w:rPr>
            <w:rFonts w:cs="B Nazanin" w:hint="cs"/>
            <w:sz w:val="28"/>
            <w:szCs w:val="28"/>
            <w:rtl/>
            <w:lang w:bidi="fa-IR"/>
          </w:rPr>
          <w:t xml:space="preserve"> شرایط</w:t>
        </w:r>
      </w:ins>
      <w:r w:rsidRPr="00EE4024">
        <w:rPr>
          <w:rFonts w:cs="B Nazanin"/>
          <w:sz w:val="28"/>
          <w:szCs w:val="28"/>
          <w:rtl/>
          <w:lang w:bidi="fa-IR"/>
        </w:rPr>
        <w:t xml:space="preserve"> 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</w:t>
      </w:r>
      <w:r w:rsidRPr="00EE4024">
        <w:rPr>
          <w:rFonts w:cs="B Nazanin"/>
          <w:sz w:val="28"/>
          <w:szCs w:val="28"/>
          <w:rtl/>
          <w:lang w:bidi="fa-IR"/>
        </w:rPr>
        <w:t xml:space="preserve"> دانشگاه </w:t>
      </w:r>
      <w:ins w:id="1263" w:author="Shokri" w:date="2019-11-10T00:14:00Z">
        <w:r w:rsidR="005314DA">
          <w:rPr>
            <w:rFonts w:cs="B Nazanin" w:hint="cs"/>
            <w:sz w:val="28"/>
            <w:szCs w:val="28"/>
            <w:rtl/>
            <w:lang w:bidi="fa-IR"/>
          </w:rPr>
          <w:t>مانند</w:t>
        </w:r>
      </w:ins>
      <w:del w:id="1264" w:author="Shokri" w:date="2019-11-10T00:14:00Z">
        <w:r w:rsidRPr="00EE4024" w:rsidDel="005314DA">
          <w:rPr>
            <w:rFonts w:cs="B Nazanin"/>
            <w:sz w:val="28"/>
            <w:szCs w:val="28"/>
            <w:rtl/>
            <w:lang w:bidi="fa-IR"/>
          </w:rPr>
          <w:delText>دارا</w:delText>
        </w:r>
        <w:r w:rsidRPr="00EE4024" w:rsidDel="005314DA">
          <w:rPr>
            <w:rFonts w:cs="B Nazanin" w:hint="cs"/>
            <w:sz w:val="28"/>
            <w:szCs w:val="28"/>
            <w:rtl/>
            <w:lang w:bidi="fa-IR"/>
          </w:rPr>
          <w:delText>ی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وضع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ت</w:t>
      </w:r>
      <w:r w:rsidRPr="00EE4024">
        <w:rPr>
          <w:rFonts w:cs="B Nazanin"/>
          <w:sz w:val="28"/>
          <w:szCs w:val="28"/>
          <w:rtl/>
          <w:lang w:bidi="fa-IR"/>
        </w:rPr>
        <w:t xml:space="preserve"> دانشگاه منطقه</w:t>
      </w:r>
      <w:ins w:id="1265" w:author="Shokri" w:date="2019-11-10T00:14:00Z">
        <w:r w:rsidR="005314D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266" w:author="Shokri" w:date="2019-11-10T00:14:00Z">
        <w:r w:rsidRPr="00EE4024" w:rsidDel="005314D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است که ساختار </w:t>
      </w:r>
      <w:r w:rsidRPr="00EE4024">
        <w:rPr>
          <w:rFonts w:cs="B Nazanin" w:hint="cs"/>
          <w:sz w:val="28"/>
          <w:szCs w:val="28"/>
          <w:rtl/>
          <w:lang w:bidi="fa-IR"/>
        </w:rPr>
        <w:t>تدریس در</w:t>
      </w:r>
      <w:r w:rsidRPr="00EE4024">
        <w:rPr>
          <w:rFonts w:cs="B Nazanin"/>
          <w:sz w:val="28"/>
          <w:szCs w:val="28"/>
          <w:rtl/>
          <w:lang w:bidi="fa-IR"/>
        </w:rPr>
        <w:t xml:space="preserve"> آن کاملا</w:t>
      </w:r>
      <w:ins w:id="1267" w:author="Shokri" w:date="2019-11-10T00:14:00Z">
        <w:r w:rsidR="005314DA">
          <w:rPr>
            <w:rFonts w:cs="B Nazanin" w:hint="cs"/>
            <w:sz w:val="28"/>
            <w:szCs w:val="28"/>
            <w:rtl/>
            <w:lang w:bidi="fa-IR"/>
          </w:rPr>
          <w:t>ً</w:t>
        </w:r>
      </w:ins>
      <w:r w:rsidRPr="00EE4024">
        <w:rPr>
          <w:rFonts w:cs="B Nazanin"/>
          <w:sz w:val="28"/>
          <w:szCs w:val="28"/>
          <w:rtl/>
          <w:lang w:bidi="fa-IR"/>
        </w:rPr>
        <w:t xml:space="preserve"> با </w:t>
      </w:r>
      <w:r w:rsidR="00351076">
        <w:rPr>
          <w:rFonts w:cs="B Nazanin" w:hint="cs"/>
          <w:sz w:val="28"/>
          <w:szCs w:val="28"/>
          <w:rtl/>
          <w:lang w:bidi="fa-IR"/>
        </w:rPr>
        <w:t xml:space="preserve">نظام اموزشی </w:t>
      </w:r>
      <w:ins w:id="1268" w:author="Shokri" w:date="2019-11-10T00:14:00Z">
        <w:r w:rsidR="005314DA">
          <w:rPr>
            <w:rFonts w:cs="B Nazanin" w:hint="cs"/>
            <w:sz w:val="28"/>
            <w:szCs w:val="28"/>
            <w:rtl/>
            <w:lang w:bidi="fa-IR"/>
          </w:rPr>
          <w:t>آ</w:t>
        </w:r>
      </w:ins>
      <w:del w:id="1269" w:author="Shokri" w:date="2019-11-10T00:14:00Z">
        <w:r w:rsidR="00351076" w:rsidDel="005314DA">
          <w:rPr>
            <w:rFonts w:cs="B Nazanin" w:hint="cs"/>
            <w:sz w:val="28"/>
            <w:szCs w:val="28"/>
            <w:rtl/>
            <w:lang w:bidi="fa-IR"/>
          </w:rPr>
          <w:delText>ا</w:delText>
        </w:r>
      </w:del>
      <w:r w:rsidR="00351076">
        <w:rPr>
          <w:rFonts w:cs="B Nazanin" w:hint="cs"/>
          <w:sz w:val="28"/>
          <w:szCs w:val="28"/>
          <w:rtl/>
          <w:lang w:bidi="fa-IR"/>
        </w:rPr>
        <w:t>مریکا</w:t>
      </w:r>
      <w:r w:rsidRPr="00EE4024">
        <w:rPr>
          <w:rFonts w:cs="B Nazanin"/>
          <w:sz w:val="28"/>
          <w:szCs w:val="28"/>
          <w:rtl/>
          <w:lang w:bidi="fa-IR"/>
        </w:rPr>
        <w:t xml:space="preserve"> سازگار است.</w:t>
      </w:r>
    </w:p>
    <w:p w:rsidR="00D30A41" w:rsidRPr="00EE4024" w:rsidRDefault="001E364D" w:rsidP="001E364D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دانشگاه </w:t>
      </w:r>
      <w:ins w:id="1270" w:author="Shokri" w:date="2019-11-10T00:14:00Z">
        <w:r w:rsidR="005314DA">
          <w:rPr>
            <w:rFonts w:cs="B Nazanin" w:hint="cs"/>
            <w:sz w:val="28"/>
            <w:szCs w:val="28"/>
            <w:rtl/>
            <w:lang w:bidi="fa-IR"/>
          </w:rPr>
          <w:t>آ</w:t>
        </w:r>
      </w:ins>
      <w:del w:id="1271" w:author="Shokri" w:date="2019-11-10T00:14:00Z">
        <w:r w:rsidDel="005314DA">
          <w:rPr>
            <w:rFonts w:cs="B Nazanin" w:hint="cs"/>
            <w:sz w:val="28"/>
            <w:szCs w:val="28"/>
            <w:rtl/>
            <w:lang w:bidi="fa-IR"/>
          </w:rPr>
          <w:delText>ا</w:delText>
        </w:r>
      </w:del>
      <w:r>
        <w:rPr>
          <w:rFonts w:cs="B Nazanin" w:hint="cs"/>
          <w:sz w:val="28"/>
          <w:szCs w:val="28"/>
          <w:rtl/>
          <w:lang w:bidi="fa-IR"/>
        </w:rPr>
        <w:t>مریکایی آسیای مرکزی</w:t>
      </w:r>
      <w:ins w:id="1272" w:author="Shokri" w:date="2019-11-10T00:14:00Z">
        <w:r w:rsidR="005314DA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>
        <w:rPr>
          <w:rFonts w:cs="B Nazanin" w:hint="cs"/>
          <w:sz w:val="28"/>
          <w:szCs w:val="28"/>
          <w:rtl/>
          <w:lang w:bidi="fa-IR"/>
        </w:rPr>
        <w:t>(</w:t>
      </w:r>
      <w:r>
        <w:rPr>
          <w:rFonts w:cs="B Nazanin"/>
          <w:sz w:val="28"/>
          <w:szCs w:val="28"/>
          <w:lang w:val="en-US" w:bidi="fa-IR"/>
        </w:rPr>
        <w:t>AUCA</w:t>
      </w:r>
      <w:del w:id="1273" w:author="Shokri" w:date="2019-11-10T00:14:00Z">
        <w:r w:rsidDel="005314DA">
          <w:rPr>
            <w:rFonts w:cs="B Nazanin" w:hint="cs"/>
            <w:sz w:val="28"/>
            <w:szCs w:val="28"/>
            <w:rtl/>
            <w:lang w:val="en-US"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val="en-US" w:bidi="fa-IR"/>
        </w:rPr>
        <w:t>)</w:t>
      </w:r>
      <w:r>
        <w:rPr>
          <w:rFonts w:cs="B Nazanin" w:hint="cs"/>
          <w:sz w:val="28"/>
          <w:szCs w:val="28"/>
          <w:rtl/>
          <w:lang w:bidi="fa-IR"/>
        </w:rPr>
        <w:t xml:space="preserve"> او</w:t>
      </w:r>
      <w:r w:rsidR="00D30A41" w:rsidRPr="00EE4024">
        <w:rPr>
          <w:rFonts w:cs="B Nazanin"/>
          <w:sz w:val="28"/>
          <w:szCs w:val="28"/>
          <w:rtl/>
          <w:lang w:bidi="fa-IR"/>
        </w:rPr>
        <w:t>ل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ن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دانشگاه در آس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م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انه</w:t>
      </w:r>
      <w:r w:rsidR="00351076">
        <w:rPr>
          <w:rFonts w:cs="B Nazanin"/>
          <w:sz w:val="28"/>
          <w:szCs w:val="28"/>
          <w:rtl/>
          <w:lang w:bidi="fa-IR"/>
        </w:rPr>
        <w:t xml:space="preserve"> است که </w:t>
      </w:r>
      <w:r w:rsidR="00351076">
        <w:rPr>
          <w:rFonts w:cs="B Nazanin" w:hint="cs"/>
          <w:sz w:val="28"/>
          <w:szCs w:val="28"/>
          <w:rtl/>
          <w:lang w:bidi="fa-IR"/>
        </w:rPr>
        <w:t>مدرک تحصیلی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خود را از 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ک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دانشگاه معتبر در 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الات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متحده از طر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ق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برنام</w:t>
      </w:r>
      <w:ins w:id="1274" w:author="Shokri" w:date="2019-11-10T00:15:00Z">
        <w:r w:rsidR="005314DA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275" w:author="Shokri" w:date="2019-11-10T00:15:00Z">
        <w:r w:rsidR="00D30A41" w:rsidRPr="00EE4024" w:rsidDel="005314DA">
          <w:rPr>
            <w:rFonts w:cs="B Nazanin"/>
            <w:sz w:val="28"/>
            <w:szCs w:val="28"/>
            <w:rtl/>
            <w:lang w:bidi="fa-IR"/>
          </w:rPr>
          <w:delText>ه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مشارک</w:t>
      </w:r>
      <w:r w:rsidR="00351076">
        <w:rPr>
          <w:rFonts w:cs="B Nazanin" w:hint="cs"/>
          <w:sz w:val="28"/>
          <w:szCs w:val="28"/>
          <w:rtl/>
          <w:lang w:bidi="fa-IR"/>
        </w:rPr>
        <w:t>تی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وابسته به دانشگاه با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ر</w:t>
      </w:r>
      <w:r w:rsidR="00D30A41" w:rsidRPr="00EE4024">
        <w:rPr>
          <w:rFonts w:cs="B Nazanin"/>
          <w:sz w:val="28"/>
          <w:szCs w:val="28"/>
          <w:rtl/>
          <w:lang w:bidi="fa-IR"/>
        </w:rPr>
        <w:t>د (کالج بار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د</w:t>
      </w:r>
      <w:r w:rsidR="00D30A41" w:rsidRPr="00EE4024">
        <w:rPr>
          <w:rFonts w:cs="B Nazanin"/>
          <w:sz w:val="28"/>
          <w:szCs w:val="28"/>
          <w:rtl/>
          <w:lang w:bidi="fa-IR"/>
        </w:rPr>
        <w:t>) ارائه م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ins w:id="1276" w:author="Shokri" w:date="2019-11-10T00:15:00Z">
        <w:r w:rsidR="005314D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277" w:author="Shokri" w:date="2019-11-10T00:15:00Z">
        <w:r w:rsidR="00D30A41" w:rsidRPr="00EE4024" w:rsidDel="005314D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 xml:space="preserve">دهد. </w:t>
      </w:r>
      <w:r w:rsidR="00D30A41" w:rsidRPr="00EE4024">
        <w:rPr>
          <w:rFonts w:cs="B Nazanin"/>
          <w:sz w:val="28"/>
          <w:szCs w:val="28"/>
          <w:lang w:bidi="fa-IR"/>
        </w:rPr>
        <w:t>AUCA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در تعداد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از برنامه</w:t>
      </w:r>
      <w:ins w:id="1278" w:author="Shokri" w:date="2019-11-10T00:15:00Z">
        <w:r w:rsidR="005314D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279" w:author="Shokri" w:date="2019-11-10T00:15:00Z">
        <w:r w:rsidR="00D30A41" w:rsidRPr="00EE4024" w:rsidDel="005314D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ها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همکار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با بس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ار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از دانشگاه</w:t>
      </w:r>
      <w:ins w:id="1280" w:author="Shokri" w:date="2019-11-10T00:15:00Z">
        <w:r w:rsidR="005314D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281" w:author="Shokri" w:date="2019-11-10T00:15:00Z">
        <w:r w:rsidR="00D30A41" w:rsidRPr="00EE4024" w:rsidDel="005314D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ها و سازمان</w:t>
      </w:r>
      <w:ins w:id="1282" w:author="Shokri" w:date="2019-11-10T00:15:00Z">
        <w:r w:rsidR="005314D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283" w:author="Shokri" w:date="2019-11-10T00:15:00Z">
        <w:r w:rsidR="00D30A41" w:rsidRPr="00EE4024" w:rsidDel="005314D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 w:hint="eastAsia"/>
          <w:sz w:val="28"/>
          <w:szCs w:val="28"/>
          <w:rtl/>
          <w:lang w:bidi="fa-IR"/>
        </w:rPr>
        <w:t>ها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سراسر جهان شرکت م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ins w:id="1284" w:author="Shokri" w:date="2019-11-10T00:15:00Z">
        <w:r w:rsidR="005314D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285" w:author="Shokri" w:date="2019-11-10T00:15:00Z">
        <w:r w:rsidR="00351076" w:rsidDel="005314D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351076">
        <w:rPr>
          <w:rFonts w:cs="B Nazanin"/>
          <w:sz w:val="28"/>
          <w:szCs w:val="28"/>
          <w:rtl/>
          <w:lang w:bidi="fa-IR"/>
        </w:rPr>
        <w:t>کند. تعداد دا</w:t>
      </w:r>
      <w:r w:rsidR="00351076">
        <w:rPr>
          <w:rFonts w:cs="B Nazanin" w:hint="cs"/>
          <w:sz w:val="28"/>
          <w:szCs w:val="28"/>
          <w:rtl/>
          <w:lang w:bidi="fa-IR"/>
        </w:rPr>
        <w:t>نشجویان</w:t>
      </w:r>
      <w:del w:id="1286" w:author="Shokri" w:date="2019-11-10T01:50:00Z">
        <w:r w:rsidDel="00D13FF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آن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در سال 2014</w:t>
      </w:r>
      <w:r>
        <w:rPr>
          <w:rFonts w:cs="B Nazanin" w:hint="cs"/>
          <w:sz w:val="28"/>
          <w:szCs w:val="28"/>
          <w:rtl/>
          <w:lang w:bidi="fa-IR"/>
        </w:rPr>
        <w:t xml:space="preserve"> میلادی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1172 نفر بود. با توجه به اطلاعات موجود در سال 2013، </w:t>
      </w:r>
      <w:ins w:id="1287" w:author="Shokri" w:date="2019-11-10T00:15:00Z">
        <w:r w:rsidR="005314DA">
          <w:rPr>
            <w:rFonts w:cs="B Nazanin" w:hint="cs"/>
            <w:sz w:val="28"/>
            <w:szCs w:val="28"/>
            <w:rtl/>
            <w:lang w:bidi="fa-IR"/>
          </w:rPr>
          <w:t>فقط</w:t>
        </w:r>
      </w:ins>
      <w:del w:id="1288" w:author="Shokri" w:date="2019-11-10T00:15:00Z">
        <w:r w:rsidR="00D30A41" w:rsidRPr="00EE4024" w:rsidDel="005314DA">
          <w:rPr>
            <w:rFonts w:cs="B Nazanin"/>
            <w:sz w:val="28"/>
            <w:szCs w:val="28"/>
            <w:rtl/>
            <w:lang w:bidi="fa-IR"/>
          </w:rPr>
          <w:delText>تنها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 xml:space="preserve"> 1.2 درصد از </w:t>
      </w:r>
      <w:r>
        <w:rPr>
          <w:rFonts w:cs="B Nazanin" w:hint="cs"/>
          <w:sz w:val="28"/>
          <w:szCs w:val="28"/>
          <w:rtl/>
          <w:lang w:bidi="fa-IR"/>
        </w:rPr>
        <w:t>شهروندان قرقیزستان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 xml:space="preserve">به زبان </w:t>
      </w:r>
      <w:r w:rsidR="00D30A41" w:rsidRPr="00EE4024">
        <w:rPr>
          <w:rFonts w:cs="B Nazanin"/>
          <w:sz w:val="28"/>
          <w:szCs w:val="28"/>
          <w:rtl/>
          <w:lang w:bidi="fa-IR"/>
        </w:rPr>
        <w:t>انگل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س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D30A41">
        <w:rPr>
          <w:rFonts w:cs="B Nazanin" w:hint="cs"/>
          <w:sz w:val="28"/>
          <w:szCs w:val="28"/>
          <w:rtl/>
          <w:lang w:bidi="fa-IR"/>
        </w:rPr>
        <w:t>مسلط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 xml:space="preserve"> </w:t>
      </w:r>
      <w:ins w:id="1289" w:author="Shokri" w:date="2019-11-10T00:15:00Z">
        <w:r w:rsidR="005314DA">
          <w:rPr>
            <w:rFonts w:cs="B Nazanin" w:hint="cs"/>
            <w:sz w:val="28"/>
            <w:szCs w:val="28"/>
            <w:rtl/>
            <w:lang w:bidi="fa-IR"/>
          </w:rPr>
          <w:t>هستند</w:t>
        </w:r>
      </w:ins>
      <w:del w:id="1290" w:author="Shokri" w:date="2019-11-10T00:15:00Z">
        <w:r w:rsidR="00D30A41" w:rsidRPr="00EE4024" w:rsidDel="005314DA">
          <w:rPr>
            <w:rFonts w:cs="B Nazanin" w:hint="cs"/>
            <w:sz w:val="28"/>
            <w:szCs w:val="28"/>
            <w:rtl/>
            <w:lang w:bidi="fa-IR"/>
          </w:rPr>
          <w:delText>می باشند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.</w:t>
      </w:r>
    </w:p>
    <w:p w:rsidR="00D30A41" w:rsidRDefault="00D30A41" w:rsidP="00D30A41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EE4024">
        <w:rPr>
          <w:rFonts w:cs="B Nazanin"/>
          <w:sz w:val="28"/>
          <w:szCs w:val="28"/>
          <w:rtl/>
          <w:lang w:bidi="fa-IR"/>
        </w:rPr>
        <w:t>در سال 2013، تعداد کل فارغ</w:t>
      </w:r>
      <w:ins w:id="1291" w:author="Shokri" w:date="2019-11-10T00:15:00Z">
        <w:r w:rsidR="005314D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292" w:author="Shokri" w:date="2019-11-10T00:15:00Z">
        <w:r w:rsidRPr="00EE4024" w:rsidDel="005314D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التحص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لان</w:t>
      </w:r>
      <w:r w:rsidRPr="00EE4024">
        <w:rPr>
          <w:rFonts w:cs="B Nazanin"/>
          <w:sz w:val="28"/>
          <w:szCs w:val="28"/>
          <w:rtl/>
          <w:lang w:bidi="fa-IR"/>
        </w:rPr>
        <w:t xml:space="preserve"> قرق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="00A06AAB">
        <w:rPr>
          <w:rFonts w:cs="B Nazanin" w:hint="eastAsia"/>
          <w:sz w:val="28"/>
          <w:szCs w:val="28"/>
          <w:rtl/>
          <w:lang w:bidi="fa-IR"/>
        </w:rPr>
        <w:t>ز</w:t>
      </w:r>
      <w:r w:rsidR="00A06AAB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E4024">
        <w:rPr>
          <w:rFonts w:cs="B Nazanin"/>
          <w:sz w:val="28"/>
          <w:szCs w:val="28"/>
          <w:rtl/>
          <w:lang w:bidi="fa-IR"/>
        </w:rPr>
        <w:t>برنامه</w:t>
      </w:r>
      <w:ins w:id="1293" w:author="Shokri" w:date="2019-11-10T00:15:00Z">
        <w:r w:rsidR="005314D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294" w:author="Shokri" w:date="2019-11-10T00:15:00Z">
        <w:r w:rsidRPr="00EE4024" w:rsidDel="005314D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ها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وزارت امور خارجه آمر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کا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A06AAB">
        <w:rPr>
          <w:rFonts w:cs="B Nazanin" w:hint="cs"/>
          <w:sz w:val="28"/>
          <w:szCs w:val="28"/>
          <w:rtl/>
          <w:lang w:bidi="fa-IR"/>
        </w:rPr>
        <w:t xml:space="preserve">به </w:t>
      </w:r>
      <w:r w:rsidRPr="00EE4024">
        <w:rPr>
          <w:rFonts w:cs="B Nazanin"/>
          <w:sz w:val="28"/>
          <w:szCs w:val="28"/>
          <w:rtl/>
          <w:lang w:bidi="fa-IR"/>
        </w:rPr>
        <w:t>ب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ش</w:t>
      </w:r>
      <w:r w:rsidR="00A06AAB">
        <w:rPr>
          <w:rFonts w:cs="B Nazanin"/>
          <w:sz w:val="28"/>
          <w:szCs w:val="28"/>
          <w:rtl/>
          <w:lang w:bidi="fa-IR"/>
        </w:rPr>
        <w:t xml:space="preserve"> از 6000 نفر</w:t>
      </w:r>
      <w:r w:rsidR="00A06AAB">
        <w:rPr>
          <w:rFonts w:cs="B Nazanin" w:hint="cs"/>
          <w:sz w:val="28"/>
          <w:szCs w:val="28"/>
          <w:rtl/>
          <w:lang w:bidi="fa-IR"/>
        </w:rPr>
        <w:t xml:space="preserve"> رسید</w:t>
      </w:r>
      <w:del w:id="1295" w:author="Shokri" w:date="2019-11-10T00:16:00Z">
        <w:r w:rsidR="00A06AAB" w:rsidDel="005314DA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. هم</w:t>
      </w:r>
      <w:ins w:id="1296" w:author="Shokri" w:date="2019-11-10T00:16:00Z">
        <w:r w:rsidR="005314DA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297" w:author="Shokri" w:date="2019-11-10T00:16:00Z">
        <w:r w:rsidRPr="00EE4024" w:rsidDel="005314DA">
          <w:rPr>
            <w:rFonts w:cs="B Nazanin"/>
            <w:sz w:val="28"/>
            <w:szCs w:val="28"/>
            <w:rtl/>
            <w:lang w:bidi="fa-IR"/>
          </w:rPr>
          <w:delText>ه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>آنها</w:t>
      </w:r>
      <w:r w:rsidR="00351076">
        <w:rPr>
          <w:rFonts w:cs="B Nazanin"/>
          <w:sz w:val="28"/>
          <w:szCs w:val="28"/>
          <w:rtl/>
          <w:lang w:bidi="fa-IR"/>
        </w:rPr>
        <w:t xml:space="preserve"> </w:t>
      </w:r>
      <w:r w:rsidRPr="00EE4024">
        <w:rPr>
          <w:rFonts w:cs="B Nazanin"/>
          <w:sz w:val="28"/>
          <w:szCs w:val="28"/>
          <w:rtl/>
          <w:lang w:bidi="fa-IR"/>
        </w:rPr>
        <w:t>کارآفر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نان</w:t>
      </w:r>
      <w:r w:rsidRPr="00EE4024">
        <w:rPr>
          <w:rFonts w:cs="B Nazanin"/>
          <w:sz w:val="28"/>
          <w:szCs w:val="28"/>
          <w:rtl/>
          <w:lang w:bidi="fa-IR"/>
        </w:rPr>
        <w:t xml:space="preserve"> فعال، س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استمداران،</w:t>
      </w:r>
      <w:r w:rsidRPr="00EE4024">
        <w:rPr>
          <w:rFonts w:cs="B Nazanin"/>
          <w:sz w:val="28"/>
          <w:szCs w:val="28"/>
          <w:rtl/>
          <w:lang w:bidi="fa-IR"/>
        </w:rPr>
        <w:t xml:space="preserve"> دانشمندان، فعالان مدن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هستند که به</w:t>
      </w:r>
      <w:ins w:id="1298" w:author="Shokri" w:date="2019-11-10T00:16:00Z">
        <w:r w:rsidR="005314D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299" w:author="Shokri" w:date="2019-11-10T00:16:00Z">
        <w:r w:rsidRPr="00EE4024" w:rsidDel="005314D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طور منظم از طر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ق</w:t>
      </w:r>
      <w:r w:rsidRPr="00EE4024">
        <w:rPr>
          <w:rFonts w:cs="B Nazanin"/>
          <w:sz w:val="28"/>
          <w:szCs w:val="28"/>
          <w:rtl/>
          <w:lang w:bidi="fa-IR"/>
        </w:rPr>
        <w:t xml:space="preserve"> کمک</w:t>
      </w:r>
      <w:ins w:id="1300" w:author="Shokri" w:date="2019-11-10T00:16:00Z">
        <w:r w:rsidR="005314D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01" w:author="Shokri" w:date="2019-11-10T00:16:00Z">
        <w:r w:rsidRPr="00EE4024" w:rsidDel="005314D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ها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مال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و کارآموز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از دولت آمر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کا</w:t>
      </w:r>
      <w:r w:rsidRPr="00EE4024">
        <w:rPr>
          <w:rFonts w:cs="B Nazanin"/>
          <w:sz w:val="28"/>
          <w:szCs w:val="28"/>
          <w:rtl/>
          <w:lang w:bidi="fa-IR"/>
        </w:rPr>
        <w:t xml:space="preserve"> حما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ت</w:t>
      </w:r>
      <w:r w:rsidRPr="00EE4024">
        <w:rPr>
          <w:rFonts w:cs="B Nazanin"/>
          <w:sz w:val="28"/>
          <w:szCs w:val="28"/>
          <w:rtl/>
          <w:lang w:bidi="fa-IR"/>
        </w:rPr>
        <w:t xml:space="preserve"> م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ins w:id="1302" w:author="Shokri" w:date="2019-11-10T00:16:00Z">
        <w:r w:rsidR="005314D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03" w:author="Shokri" w:date="2019-11-10T00:16:00Z">
        <w:r w:rsidRPr="00EE4024" w:rsidDel="005314D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شوند.</w:t>
      </w:r>
    </w:p>
    <w:p w:rsidR="00D30A41" w:rsidRPr="00EE4024" w:rsidRDefault="00241367" w:rsidP="00A06AAB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noProof/>
          <w:color w:val="0000FF"/>
          <w:lang w:val="en-US"/>
        </w:rPr>
        <w:drawing>
          <wp:anchor distT="0" distB="0" distL="114300" distR="114300" simplePos="0" relativeHeight="251659264" behindDoc="0" locked="0" layoutInCell="1" allowOverlap="1" wp14:anchorId="3BAA2EB0" wp14:editId="0ACDEA16">
            <wp:simplePos x="0" y="0"/>
            <wp:positionH relativeFrom="column">
              <wp:posOffset>-371475</wp:posOffset>
            </wp:positionH>
            <wp:positionV relativeFrom="paragraph">
              <wp:posOffset>8890</wp:posOffset>
            </wp:positionV>
            <wp:extent cx="3438525" cy="1714500"/>
            <wp:effectExtent l="0" t="0" r="9525" b="0"/>
            <wp:wrapSquare wrapText="bothSides"/>
            <wp:docPr id="19" name="Picture 19" descr="Image result for Фонда «Сорос Кыргызстан">
              <a:hlinkClick xmlns:a="http://schemas.openxmlformats.org/drawingml/2006/main" r:id="rId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Фонда «Сорос Кыргызстан">
                      <a:hlinkClick r:id="rId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0A41" w:rsidRPr="00351076">
        <w:rPr>
          <w:rFonts w:cs="B Nazanin" w:hint="cs"/>
          <w:sz w:val="28"/>
          <w:szCs w:val="28"/>
          <w:rtl/>
          <w:lang w:bidi="fa-IR"/>
        </w:rPr>
        <w:t>طی</w:t>
      </w:r>
      <w:r w:rsidR="00D30A41" w:rsidRPr="00351076">
        <w:rPr>
          <w:rFonts w:cs="B Nazanin"/>
          <w:sz w:val="28"/>
          <w:szCs w:val="28"/>
          <w:rtl/>
          <w:lang w:bidi="fa-IR"/>
        </w:rPr>
        <w:t xml:space="preserve"> 20 سال </w:t>
      </w:r>
      <w:r w:rsidR="00D30A41" w:rsidRPr="00351076">
        <w:rPr>
          <w:rFonts w:cs="B Nazanin" w:hint="cs"/>
          <w:sz w:val="28"/>
          <w:szCs w:val="28"/>
          <w:rtl/>
          <w:lang w:bidi="fa-IR"/>
        </w:rPr>
        <w:t>اخیر</w:t>
      </w:r>
      <w:r w:rsidR="00351076" w:rsidRPr="00351076">
        <w:rPr>
          <w:rFonts w:cs="B Nazanin" w:hint="cs"/>
          <w:sz w:val="28"/>
          <w:szCs w:val="28"/>
          <w:rtl/>
          <w:lang w:bidi="fa-IR"/>
        </w:rPr>
        <w:t xml:space="preserve"> منتهی به سال</w:t>
      </w:r>
      <w:r w:rsidR="00351076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="00351076" w:rsidRPr="00351076">
        <w:rPr>
          <w:rFonts w:cs="B Nazanin" w:hint="cs"/>
          <w:sz w:val="28"/>
          <w:szCs w:val="28"/>
          <w:rtl/>
          <w:lang w:bidi="fa-IR"/>
        </w:rPr>
        <w:t>2014</w:t>
      </w:r>
      <w:del w:id="1304" w:author="Shokri" w:date="2019-11-10T00:16:00Z">
        <w:r w:rsidR="00351076" w:rsidDel="005314DA">
          <w:rPr>
            <w:rFonts w:cs="B Nazanin" w:hint="cs"/>
            <w:b/>
            <w:bCs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، بن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اد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سوروس ب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ش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از 79 م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ل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ون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دلار 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در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پروژه</w:t>
      </w:r>
      <w:ins w:id="1305" w:author="Shokri" w:date="2019-11-10T00:16:00Z">
        <w:r w:rsidR="005314D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06" w:author="Shokri" w:date="2019-11-10T00:16:00Z">
        <w:r w:rsidR="00D30A41" w:rsidRPr="00EE4024" w:rsidDel="005314D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ها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مربوط به اصلاحات قانون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آموزش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و اقتصاد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حما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ت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از رسانه</w:t>
      </w:r>
      <w:ins w:id="1307" w:author="Shokri" w:date="2019-11-10T00:16:00Z">
        <w:r w:rsidR="005314D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08" w:author="Shokri" w:date="2019-11-10T00:16:00Z">
        <w:r w:rsidR="00D30A41" w:rsidRPr="00EE4024" w:rsidDel="005314D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ها، سازمان</w:t>
      </w:r>
      <w:ins w:id="1309" w:author="Shokri" w:date="2019-11-10T00:16:00Z">
        <w:r w:rsidR="005314D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10" w:author="Shokri" w:date="2019-11-10T00:16:00Z">
        <w:r w:rsidR="00D30A41" w:rsidRPr="00EE4024" w:rsidDel="005314D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ها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غ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ر</w:t>
      </w:r>
      <w:del w:id="1311" w:author="Shokri" w:date="2019-11-10T00:17:00Z">
        <w:r w:rsidR="00D30A41" w:rsidRPr="00EE4024" w:rsidDel="00EC025E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دولت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و دانشگاه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ابتکارات بهداشت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و فرهنگ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ins w:id="1312" w:author="Shokri" w:date="2019-11-10T00:17:00Z">
        <w:r w:rsidR="005314DA">
          <w:rPr>
            <w:rFonts w:cs="B Nazanin" w:hint="cs"/>
            <w:sz w:val="28"/>
            <w:szCs w:val="28"/>
            <w:rtl/>
            <w:lang w:bidi="fa-IR"/>
          </w:rPr>
          <w:t xml:space="preserve"> و</w:t>
        </w:r>
      </w:ins>
      <w:del w:id="1313" w:author="Shokri" w:date="2019-11-10T00:17:00Z">
        <w:r w:rsidR="00D30A41" w:rsidRPr="00EE4024" w:rsidDel="005314DA">
          <w:rPr>
            <w:rFonts w:cs="B Nazanin" w:hint="eastAsia"/>
            <w:sz w:val="28"/>
            <w:szCs w:val="28"/>
            <w:rtl/>
            <w:lang w:bidi="fa-IR"/>
          </w:rPr>
          <w:delText>،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 xml:space="preserve"> شفاف</w:t>
      </w:r>
      <w:ins w:id="1314" w:author="Shokri" w:date="2019-11-10T00:17:00Z">
        <w:r w:rsidR="005314D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15" w:author="Shokri" w:date="2019-11-10T00:17:00Z">
        <w:r w:rsidR="00351076" w:rsidDel="005314DA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351076">
        <w:rPr>
          <w:rFonts w:cs="B Nazanin" w:hint="cs"/>
          <w:sz w:val="28"/>
          <w:szCs w:val="28"/>
          <w:rtl/>
          <w:lang w:bidi="fa-IR"/>
        </w:rPr>
        <w:t>سازی</w:t>
      </w:r>
      <w:del w:id="1316" w:author="Shokri" w:date="2019-11-10T01:50:00Z">
        <w:r w:rsidR="00351076" w:rsidDel="00D13FF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 xml:space="preserve"> بودجه 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 xml:space="preserve">در </w:t>
      </w:r>
      <w:r w:rsidR="00D30A41" w:rsidRPr="00EE4024">
        <w:rPr>
          <w:rFonts w:cs="B Nazanin"/>
          <w:sz w:val="28"/>
          <w:szCs w:val="28"/>
          <w:rtl/>
          <w:lang w:bidi="fa-IR"/>
        </w:rPr>
        <w:t>مهم</w:t>
      </w:r>
      <w:ins w:id="1317" w:author="Shokri" w:date="2019-11-10T00:17:00Z">
        <w:r w:rsidR="005314D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18" w:author="Shokri" w:date="2019-11-10T00:17:00Z">
        <w:r w:rsidR="00D30A41" w:rsidRPr="00EE4024" w:rsidDel="005314D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تر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ن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بخش</w:t>
      </w:r>
      <w:ins w:id="1319" w:author="Shokri" w:date="2019-11-10T00:17:00Z">
        <w:r w:rsidR="005314D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20" w:author="Shokri" w:date="2019-11-10T00:17:00Z">
        <w:r w:rsidR="00D30A41" w:rsidRPr="00EE4024" w:rsidDel="005314D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ها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اقتصاد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 سرمایه</w:t>
      </w:r>
      <w:ins w:id="1321" w:author="Shokri" w:date="2019-11-10T00:17:00Z">
        <w:r w:rsidR="005314D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22" w:author="Shokri" w:date="2019-11-10T00:17:00Z">
        <w:r w:rsidR="00D30A41" w:rsidRPr="00EE4024" w:rsidDel="005314DA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 w:hint="cs"/>
          <w:sz w:val="28"/>
          <w:szCs w:val="28"/>
          <w:rtl/>
          <w:lang w:bidi="fa-IR"/>
        </w:rPr>
        <w:t>گذاری کرده است.</w:t>
      </w:r>
    </w:p>
    <w:p w:rsidR="00351076" w:rsidRDefault="00D30A41" w:rsidP="002559CF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EE4024">
        <w:rPr>
          <w:rFonts w:cs="B Nazanin" w:hint="cs"/>
          <w:sz w:val="28"/>
          <w:szCs w:val="28"/>
          <w:rtl/>
          <w:lang w:bidi="fa-IR"/>
        </w:rPr>
        <w:lastRenderedPageBreak/>
        <w:t>نقطه</w:t>
      </w:r>
      <w:ins w:id="1323" w:author="Shokri" w:date="2019-11-10T00:18:00Z">
        <w:r w:rsidR="00EC025E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24" w:author="Shokri" w:date="2019-11-10T00:18:00Z">
        <w:r w:rsidRPr="00EE4024" w:rsidDel="00EC025E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ضع</w:t>
      </w:r>
      <w:r w:rsidRPr="00EE4024">
        <w:rPr>
          <w:rFonts w:cs="B Nazanin" w:hint="eastAsia"/>
          <w:sz w:val="28"/>
          <w:szCs w:val="28"/>
          <w:rtl/>
          <w:lang w:bidi="fa-IR"/>
        </w:rPr>
        <w:t>ف</w:t>
      </w:r>
      <w:r w:rsidRPr="00EE4024">
        <w:rPr>
          <w:rFonts w:cs="B Nazanin"/>
          <w:sz w:val="28"/>
          <w:szCs w:val="28"/>
          <w:rtl/>
          <w:lang w:bidi="fa-IR"/>
        </w:rPr>
        <w:t xml:space="preserve"> قدرت نرم آمر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کا</w:t>
      </w:r>
      <w:r w:rsidRPr="00EE4024">
        <w:rPr>
          <w:rFonts w:cs="B Nazanin" w:hint="cs"/>
          <w:sz w:val="28"/>
          <w:szCs w:val="28"/>
          <w:rtl/>
          <w:lang w:bidi="fa-IR"/>
        </w:rPr>
        <w:t>یی</w:t>
      </w:r>
      <w:r w:rsidRPr="00EE4024">
        <w:rPr>
          <w:rFonts w:cs="B Nazanin"/>
          <w:sz w:val="28"/>
          <w:szCs w:val="28"/>
          <w:rtl/>
          <w:lang w:bidi="fa-IR"/>
        </w:rPr>
        <w:t xml:space="preserve"> در قرق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زستان</w:t>
      </w:r>
      <w:r w:rsidRPr="00EE4024">
        <w:rPr>
          <w:rFonts w:cs="B Nazanin"/>
          <w:sz w:val="28"/>
          <w:szCs w:val="28"/>
          <w:rtl/>
          <w:lang w:bidi="fa-IR"/>
        </w:rPr>
        <w:t xml:space="preserve"> فقدان پ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ش</w:t>
      </w:r>
      <w:ins w:id="1325" w:author="Shokri" w:date="2019-11-10T00:18:00Z">
        <w:r w:rsidR="00EC025E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26" w:author="Shokri" w:date="2019-11-10T00:18:00Z">
        <w:r w:rsidRPr="00EE4024" w:rsidDel="00EC025E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ن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ازها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ذهن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،</w:t>
      </w:r>
      <w:r w:rsidRPr="00EE4024">
        <w:rPr>
          <w:rFonts w:cs="B Nazanin"/>
          <w:sz w:val="28"/>
          <w:szCs w:val="28"/>
          <w:rtl/>
          <w:lang w:bidi="fa-IR"/>
        </w:rPr>
        <w:t xml:space="preserve"> اقتصاد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و جغراف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ا</w:t>
      </w:r>
      <w:r w:rsidRPr="00EE4024">
        <w:rPr>
          <w:rFonts w:cs="B Nazanin" w:hint="cs"/>
          <w:sz w:val="28"/>
          <w:szCs w:val="28"/>
          <w:rtl/>
          <w:lang w:bidi="fa-IR"/>
        </w:rPr>
        <w:t>یی</w:t>
      </w:r>
      <w:r w:rsidRPr="00EE4024">
        <w:rPr>
          <w:rFonts w:cs="B Nazanin"/>
          <w:sz w:val="28"/>
          <w:szCs w:val="28"/>
          <w:rtl/>
          <w:lang w:bidi="fa-IR"/>
        </w:rPr>
        <w:t xml:space="preserve"> واقع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برا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تحقق ماتر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س</w:t>
      </w:r>
      <w:r w:rsidRPr="00EE4024">
        <w:rPr>
          <w:rFonts w:cs="B Nazanin"/>
          <w:sz w:val="28"/>
          <w:szCs w:val="28"/>
          <w:rtl/>
          <w:lang w:bidi="fa-IR"/>
        </w:rPr>
        <w:t xml:space="preserve"> فرهنگ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الات</w:t>
      </w:r>
      <w:r w:rsidRPr="00EE4024">
        <w:rPr>
          <w:rFonts w:cs="B Nazanin"/>
          <w:sz w:val="28"/>
          <w:szCs w:val="28"/>
          <w:rtl/>
          <w:lang w:bidi="fa-IR"/>
        </w:rPr>
        <w:t xml:space="preserve"> متحده در قرق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زستان</w:t>
      </w:r>
      <w:r w:rsidRPr="00EE4024">
        <w:rPr>
          <w:rFonts w:cs="B Nazanin"/>
          <w:sz w:val="28"/>
          <w:szCs w:val="28"/>
          <w:rtl/>
          <w:lang w:bidi="fa-IR"/>
        </w:rPr>
        <w:t xml:space="preserve"> (به</w:t>
      </w:r>
      <w:ins w:id="1327" w:author="Shokri" w:date="2019-11-10T00:18:00Z">
        <w:r w:rsidR="00EC025E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28" w:author="Shokri" w:date="2019-11-10T00:18:00Z">
        <w:r w:rsidRPr="00EE4024" w:rsidDel="00EC025E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و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ژه</w:t>
      </w:r>
      <w:r w:rsidRPr="00EE4024">
        <w:rPr>
          <w:rFonts w:cs="B Nazanin"/>
          <w:sz w:val="28"/>
          <w:szCs w:val="28"/>
          <w:rtl/>
          <w:lang w:bidi="fa-IR"/>
        </w:rPr>
        <w:t xml:space="preserve"> فرهنگ س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اس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اجتماع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>) در آ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نده</w:t>
      </w:r>
      <w:r w:rsidRPr="00EE4024">
        <w:rPr>
          <w:rFonts w:cs="B Nazanin"/>
          <w:sz w:val="28"/>
          <w:szCs w:val="28"/>
          <w:rtl/>
          <w:lang w:bidi="fa-IR"/>
        </w:rPr>
        <w:t xml:space="preserve"> قابل</w:t>
      </w:r>
      <w:ins w:id="1329" w:author="Shokri" w:date="2019-11-10T00:18:00Z">
        <w:r w:rsidR="00EC025E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30" w:author="Shokri" w:date="2019-11-10T00:18:00Z">
        <w:r w:rsidRPr="00EE4024" w:rsidDel="00EC025E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پ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ش</w:t>
      </w:r>
      <w:ins w:id="1331" w:author="Shokri" w:date="2019-11-10T00:18:00Z">
        <w:r w:rsidR="00EC025E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32" w:author="Shokri" w:date="2019-11-10T00:18:00Z">
        <w:r w:rsidRPr="00EE4024" w:rsidDel="00EC025E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ب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است.</w:t>
      </w:r>
      <w:r w:rsidR="00351076">
        <w:rPr>
          <w:rFonts w:cs="B Nazanin" w:hint="cs"/>
          <w:sz w:val="28"/>
          <w:szCs w:val="28"/>
          <w:rtl/>
          <w:lang w:bidi="fa-IR"/>
        </w:rPr>
        <w:t xml:space="preserve"> به</w:t>
      </w:r>
      <w:ins w:id="1333" w:author="Shokri" w:date="2019-11-10T00:18:00Z">
        <w:r w:rsidR="00EC025E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34" w:author="Shokri" w:date="2019-11-10T00:18:00Z">
        <w:r w:rsidR="00351076" w:rsidDel="00EC025E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351076">
        <w:rPr>
          <w:rFonts w:cs="B Nazanin" w:hint="cs"/>
          <w:sz w:val="28"/>
          <w:szCs w:val="28"/>
          <w:rtl/>
          <w:lang w:bidi="fa-IR"/>
        </w:rPr>
        <w:t>قدرت</w:t>
      </w:r>
      <w:ins w:id="1335" w:author="Shokri" w:date="2019-11-10T00:18:00Z">
        <w:r w:rsidR="00EC025E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36" w:author="Shokri" w:date="2019-11-10T00:18:00Z">
        <w:r w:rsidR="00351076" w:rsidDel="00EC025E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351076">
        <w:rPr>
          <w:rFonts w:cs="B Nazanin" w:hint="cs"/>
          <w:sz w:val="28"/>
          <w:szCs w:val="28"/>
          <w:rtl/>
          <w:lang w:bidi="fa-IR"/>
        </w:rPr>
        <w:t xml:space="preserve">رسیدن قانونی </w:t>
      </w:r>
      <w:r w:rsidRPr="00EE4024">
        <w:rPr>
          <w:rFonts w:cs="B Nazanin"/>
          <w:sz w:val="28"/>
          <w:szCs w:val="28"/>
          <w:rtl/>
          <w:lang w:bidi="fa-IR"/>
        </w:rPr>
        <w:t>حزب س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اس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="002559CF">
        <w:rPr>
          <w:rFonts w:cs="B Nazanin"/>
          <w:sz w:val="28"/>
          <w:szCs w:val="28"/>
          <w:rtl/>
          <w:lang w:bidi="fa-IR"/>
        </w:rPr>
        <w:t xml:space="preserve"> اصلاحات</w:t>
      </w:r>
      <w:del w:id="1337" w:author="Shokri" w:date="2019-11-10T01:50:00Z">
        <w:r w:rsidRPr="00EE4024" w:rsidDel="00D13FF4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ins w:id="1338" w:author="Shokri" w:date="2019-11-10T00:19:00Z">
        <w:r w:rsidR="00EC025E">
          <w:rPr>
            <w:rFonts w:cs="B Nazanin" w:hint="cs"/>
            <w:sz w:val="28"/>
            <w:szCs w:val="28"/>
            <w:rtl/>
            <w:lang w:bidi="fa-IR"/>
          </w:rPr>
          <w:t xml:space="preserve"> که </w:t>
        </w:r>
      </w:ins>
      <w:del w:id="1339" w:author="Shokri" w:date="2019-11-10T00:19:00Z">
        <w:r w:rsidR="002559CF" w:rsidDel="00EC025E">
          <w:rPr>
            <w:rFonts w:cs="B Nazanin" w:hint="cs"/>
            <w:sz w:val="28"/>
            <w:szCs w:val="28"/>
            <w:rtl/>
            <w:lang w:bidi="fa-IR"/>
          </w:rPr>
          <w:delText>(</w:delText>
        </w:r>
      </w:del>
      <w:r w:rsidR="002559CF">
        <w:rPr>
          <w:rFonts w:cs="B Nazanin" w:hint="cs"/>
          <w:sz w:val="28"/>
          <w:szCs w:val="28"/>
          <w:rtl/>
          <w:lang w:bidi="fa-IR"/>
        </w:rPr>
        <w:t>هست</w:t>
      </w:r>
      <w:ins w:id="1340" w:author="Shokri" w:date="2019-11-10T00:19:00Z">
        <w:r w:rsidR="00EC025E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341" w:author="Shokri" w:date="2019-11-10T00:19:00Z">
        <w:r w:rsidR="002559CF" w:rsidDel="00EC025E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="002559CF">
        <w:rPr>
          <w:rFonts w:cs="B Nazanin" w:hint="cs"/>
          <w:sz w:val="28"/>
          <w:szCs w:val="28"/>
          <w:rtl/>
          <w:lang w:bidi="fa-IR"/>
        </w:rPr>
        <w:t xml:space="preserve"> </w:t>
      </w:r>
      <w:del w:id="1342" w:author="Shokri" w:date="2019-11-10T00:19:00Z">
        <w:r w:rsidR="002559CF" w:rsidDel="00EC025E">
          <w:rPr>
            <w:rFonts w:cs="B Nazanin" w:hint="cs"/>
            <w:sz w:val="28"/>
            <w:szCs w:val="28"/>
            <w:rtl/>
            <w:lang w:bidi="fa-IR"/>
          </w:rPr>
          <w:delText>این</w:delText>
        </w:r>
      </w:del>
      <w:ins w:id="1343" w:author="Shokri" w:date="2019-11-10T00:19:00Z">
        <w:r w:rsidR="00EC025E">
          <w:rPr>
            <w:rFonts w:cs="B Nazanin" w:hint="cs"/>
            <w:sz w:val="28"/>
            <w:szCs w:val="28"/>
            <w:rtl/>
            <w:lang w:bidi="fa-IR"/>
          </w:rPr>
          <w:t>آن</w:t>
        </w:r>
      </w:ins>
      <w:del w:id="1344" w:author="Shokri" w:date="2019-11-10T00:19:00Z">
        <w:r w:rsidR="002559CF" w:rsidDel="00EC025E">
          <w:rPr>
            <w:rFonts w:cs="B Nazanin" w:hint="cs"/>
            <w:sz w:val="28"/>
            <w:szCs w:val="28"/>
            <w:rtl/>
            <w:lang w:bidi="fa-IR"/>
          </w:rPr>
          <w:delText xml:space="preserve"> حزب</w:delText>
        </w:r>
      </w:del>
      <w:r w:rsidR="002559CF">
        <w:rPr>
          <w:rFonts w:cs="B Nazanin" w:hint="cs"/>
          <w:sz w:val="28"/>
          <w:szCs w:val="28"/>
          <w:rtl/>
          <w:lang w:bidi="fa-IR"/>
        </w:rPr>
        <w:t xml:space="preserve"> متشکل از فعال</w:t>
      </w:r>
      <w:ins w:id="1345" w:author="Shokri" w:date="2019-11-10T00:18:00Z">
        <w:r w:rsidR="00EC025E">
          <w:rPr>
            <w:rFonts w:cs="B Nazanin" w:hint="cs"/>
            <w:sz w:val="28"/>
            <w:szCs w:val="28"/>
            <w:rtl/>
            <w:lang w:bidi="fa-IR"/>
          </w:rPr>
          <w:t>ا</w:t>
        </w:r>
      </w:ins>
      <w:del w:id="1346" w:author="Shokri" w:date="2019-11-10T00:18:00Z">
        <w:r w:rsidR="002559CF" w:rsidDel="00EC025E">
          <w:rPr>
            <w:rFonts w:cs="B Nazanin" w:hint="cs"/>
            <w:sz w:val="28"/>
            <w:szCs w:val="28"/>
            <w:rtl/>
            <w:lang w:bidi="fa-IR"/>
          </w:rPr>
          <w:delText>ی</w:delText>
        </w:r>
      </w:del>
      <w:r w:rsidR="002559CF">
        <w:rPr>
          <w:rFonts w:cs="B Nazanin" w:hint="cs"/>
          <w:sz w:val="28"/>
          <w:szCs w:val="28"/>
          <w:rtl/>
          <w:lang w:bidi="fa-IR"/>
        </w:rPr>
        <w:t>ن سابق یا فعلی سازمان</w:t>
      </w:r>
      <w:ins w:id="1347" w:author="Shokri" w:date="2019-11-10T00:19:00Z">
        <w:r w:rsidR="00EC025E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48" w:author="Shokri" w:date="2019-11-10T00:19:00Z">
        <w:r w:rsidR="002559CF" w:rsidDel="00EC025E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2559CF">
        <w:rPr>
          <w:rFonts w:cs="B Nazanin" w:hint="cs"/>
          <w:sz w:val="28"/>
          <w:szCs w:val="28"/>
          <w:rtl/>
          <w:lang w:bidi="fa-IR"/>
        </w:rPr>
        <w:t>های غیردولتی</w:t>
      </w:r>
      <w:ins w:id="1349" w:author="Shokri" w:date="2019-11-10T00:19:00Z">
        <w:r w:rsidR="00EC025E">
          <w:rPr>
            <w:rFonts w:cs="B Nazanin" w:hint="cs"/>
            <w:sz w:val="28"/>
            <w:szCs w:val="28"/>
            <w:rtl/>
            <w:lang w:bidi="fa-IR"/>
          </w:rPr>
          <w:t xml:space="preserve"> و</w:t>
        </w:r>
      </w:ins>
      <w:del w:id="1350" w:author="Shokri" w:date="2019-11-10T00:19:00Z">
        <w:r w:rsidR="002559CF" w:rsidDel="00EC025E">
          <w:rPr>
            <w:rFonts w:cs="B Nazanin" w:hint="cs"/>
            <w:sz w:val="28"/>
            <w:szCs w:val="28"/>
            <w:rtl/>
            <w:lang w:bidi="fa-IR"/>
          </w:rPr>
          <w:delText>؛</w:delText>
        </w:r>
      </w:del>
      <w:r w:rsidR="002559CF">
        <w:rPr>
          <w:rFonts w:cs="B Nazanin" w:hint="cs"/>
          <w:sz w:val="28"/>
          <w:szCs w:val="28"/>
          <w:rtl/>
          <w:lang w:bidi="fa-IR"/>
        </w:rPr>
        <w:t xml:space="preserve"> تجار و</w:t>
      </w:r>
      <w:ins w:id="1351" w:author="Shokri" w:date="2019-11-10T00:47:00Z">
        <w:r w:rsidR="00F2519F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 w:rsidR="002559CF">
        <w:rPr>
          <w:rFonts w:cs="B Nazanin" w:hint="cs"/>
          <w:sz w:val="28"/>
          <w:szCs w:val="28"/>
          <w:rtl/>
          <w:lang w:bidi="fa-IR"/>
        </w:rPr>
        <w:t>جوانان فعال</w:t>
      </w:r>
      <w:ins w:id="1352" w:author="Shokri" w:date="2019-11-10T00:19:00Z">
        <w:r w:rsidR="00EC025E">
          <w:rPr>
            <w:rFonts w:cs="B Nazanin" w:hint="cs"/>
            <w:sz w:val="28"/>
            <w:szCs w:val="28"/>
            <w:rtl/>
            <w:lang w:bidi="fa-IR"/>
          </w:rPr>
          <w:t xml:space="preserve"> است</w:t>
        </w:r>
      </w:ins>
      <w:del w:id="1353" w:author="Shokri" w:date="2019-11-10T00:19:00Z">
        <w:r w:rsidR="002559CF" w:rsidDel="00EC025E">
          <w:rPr>
            <w:rFonts w:cs="B Nazanin" w:hint="cs"/>
            <w:sz w:val="28"/>
            <w:szCs w:val="28"/>
            <w:rtl/>
            <w:lang w:bidi="fa-IR"/>
          </w:rPr>
          <w:delText xml:space="preserve"> می باشد)</w:delText>
        </w:r>
      </w:del>
      <w:r w:rsidR="002559CF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E4024">
        <w:rPr>
          <w:rFonts w:cs="B Nazanin"/>
          <w:sz w:val="28"/>
          <w:szCs w:val="28"/>
          <w:rtl/>
          <w:lang w:bidi="fa-IR"/>
        </w:rPr>
        <w:t>در</w:t>
      </w:r>
      <w:del w:id="1354" w:author="Shokri" w:date="2019-11-10T00:19:00Z">
        <w:r w:rsidRPr="00EE4024" w:rsidDel="00EC025E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  <w:r w:rsidR="002559CF" w:rsidDel="00EC025E">
          <w:rPr>
            <w:rFonts w:cs="B Nazanin" w:hint="cs"/>
            <w:sz w:val="28"/>
            <w:szCs w:val="28"/>
            <w:rtl/>
            <w:lang w:bidi="fa-IR"/>
          </w:rPr>
          <w:delText>یک</w:delText>
        </w:r>
      </w:del>
      <w:r w:rsidR="002559CF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E4024">
        <w:rPr>
          <w:rFonts w:cs="B Nazanin"/>
          <w:sz w:val="28"/>
          <w:szCs w:val="28"/>
          <w:rtl/>
          <w:lang w:bidi="fa-IR"/>
        </w:rPr>
        <w:t>جامع</w:t>
      </w:r>
      <w:ins w:id="1355" w:author="Shokri" w:date="2019-11-10T00:19:00Z">
        <w:r w:rsidR="00EC025E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356" w:author="Shokri" w:date="2019-11-10T00:19:00Z">
        <w:r w:rsidRPr="00EE4024" w:rsidDel="00EC025E">
          <w:rPr>
            <w:rFonts w:cs="B Nazanin"/>
            <w:sz w:val="28"/>
            <w:szCs w:val="28"/>
            <w:rtl/>
            <w:lang w:bidi="fa-IR"/>
          </w:rPr>
          <w:delText>ه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سنت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351076">
        <w:rPr>
          <w:rFonts w:cs="B Nazanin" w:hint="cs"/>
          <w:sz w:val="28"/>
          <w:szCs w:val="28"/>
          <w:rtl/>
          <w:lang w:bidi="fa-IR"/>
        </w:rPr>
        <w:t>قرقیزستان</w:t>
      </w:r>
      <w:r w:rsidR="002559CF">
        <w:rPr>
          <w:rFonts w:cs="B Nazanin" w:hint="cs"/>
          <w:sz w:val="28"/>
          <w:szCs w:val="28"/>
          <w:rtl/>
          <w:lang w:bidi="fa-IR"/>
        </w:rPr>
        <w:t xml:space="preserve"> از راه قانونی</w:t>
      </w:r>
      <w:ins w:id="1357" w:author="Shokri" w:date="2019-11-10T00:19:00Z">
        <w:r w:rsidR="00EC025E">
          <w:rPr>
            <w:rFonts w:cs="B Nazanin" w:hint="cs"/>
            <w:sz w:val="28"/>
            <w:szCs w:val="28"/>
            <w:rtl/>
            <w:lang w:bidi="fa-IR"/>
          </w:rPr>
          <w:t xml:space="preserve"> و</w:t>
        </w:r>
      </w:ins>
      <w:r w:rsidRPr="00EE4024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E4024">
        <w:rPr>
          <w:rFonts w:cs="B Nazanin"/>
          <w:sz w:val="28"/>
          <w:szCs w:val="28"/>
          <w:rtl/>
          <w:lang w:bidi="fa-IR"/>
        </w:rPr>
        <w:t>بدون حما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ت</w:t>
      </w:r>
      <w:r w:rsidR="002559CF">
        <w:rPr>
          <w:rFonts w:cs="B Nazanin"/>
          <w:sz w:val="28"/>
          <w:szCs w:val="28"/>
          <w:rtl/>
          <w:lang w:bidi="fa-IR"/>
        </w:rPr>
        <w:t xml:space="preserve"> </w:t>
      </w:r>
      <w:r w:rsidRPr="00EE4024">
        <w:rPr>
          <w:rFonts w:cs="B Nazanin"/>
          <w:sz w:val="28"/>
          <w:szCs w:val="28"/>
          <w:rtl/>
          <w:lang w:bidi="fa-IR"/>
        </w:rPr>
        <w:t>ساختارها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قب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له</w:t>
      </w:r>
      <w:ins w:id="1358" w:author="Shokri" w:date="2019-11-10T00:20:00Z">
        <w:r w:rsidR="00EC025E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59" w:author="Shokri" w:date="2019-11-10T00:20:00Z">
        <w:r w:rsidRPr="00EE4024" w:rsidDel="00EC025E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  <w:lang w:bidi="fa-IR"/>
        </w:rPr>
        <w:t>ای</w:t>
      </w:r>
      <w:r w:rsidRPr="00EE4024">
        <w:rPr>
          <w:rFonts w:cs="B Nazanin" w:hint="eastAsia"/>
          <w:sz w:val="28"/>
          <w:szCs w:val="28"/>
          <w:rtl/>
          <w:lang w:bidi="fa-IR"/>
        </w:rPr>
        <w:t>،</w:t>
      </w:r>
      <w:del w:id="1360" w:author="Shokri" w:date="2019-11-10T01:51:00Z">
        <w:r w:rsidRPr="00EE4024" w:rsidDel="00D13FF4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2559CF">
        <w:rPr>
          <w:rFonts w:cs="B Nazanin" w:hint="cs"/>
          <w:sz w:val="28"/>
          <w:szCs w:val="28"/>
          <w:rtl/>
          <w:lang w:bidi="fa-IR"/>
        </w:rPr>
        <w:t xml:space="preserve"> مقامات و مسئولین ارشد دولت</w:t>
      </w:r>
      <w:ins w:id="1361" w:author="Shokri" w:date="2019-11-10T00:20:00Z">
        <w:r w:rsidR="00EC025E">
          <w:rPr>
            <w:rFonts w:cs="B Nazanin" w:hint="cs"/>
            <w:sz w:val="28"/>
            <w:szCs w:val="28"/>
            <w:rtl/>
            <w:lang w:bidi="fa-IR"/>
          </w:rPr>
          <w:t xml:space="preserve"> و</w:t>
        </w:r>
      </w:ins>
      <w:del w:id="1362" w:author="Shokri" w:date="2019-11-10T00:20:00Z">
        <w:r w:rsidR="002559CF" w:rsidDel="00EC025E">
          <w:rPr>
            <w:rFonts w:cs="B Nazanin" w:hint="cs"/>
            <w:sz w:val="28"/>
            <w:szCs w:val="28"/>
            <w:rtl/>
            <w:lang w:bidi="fa-IR"/>
          </w:rPr>
          <w:delText>؛</w:delText>
        </w:r>
      </w:del>
      <w:del w:id="1363" w:author="Shokri" w:date="2019-11-10T01:51:00Z">
        <w:r w:rsidR="002559CF" w:rsidDel="00D13FF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2559CF">
        <w:rPr>
          <w:rFonts w:cs="B Nazanin" w:hint="cs"/>
          <w:sz w:val="28"/>
          <w:szCs w:val="28"/>
          <w:rtl/>
          <w:lang w:bidi="fa-IR"/>
        </w:rPr>
        <w:t xml:space="preserve"> گروه</w:t>
      </w:r>
      <w:ins w:id="1364" w:author="Shokri" w:date="2019-11-10T00:20:00Z">
        <w:r w:rsidR="00EC025E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65" w:author="Shokri" w:date="2019-11-10T00:20:00Z">
        <w:r w:rsidR="002559CF" w:rsidDel="00EC025E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2559CF">
        <w:rPr>
          <w:rFonts w:cs="B Nazanin" w:hint="cs"/>
          <w:sz w:val="28"/>
          <w:szCs w:val="28"/>
          <w:rtl/>
          <w:lang w:bidi="fa-IR"/>
        </w:rPr>
        <w:t>های قدرت و ذی</w:t>
      </w:r>
      <w:ins w:id="1366" w:author="Shokri" w:date="2019-11-10T00:20:00Z">
        <w:r w:rsidR="00EC025E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67" w:author="Shokri" w:date="2019-11-10T00:20:00Z">
        <w:r w:rsidR="002559CF" w:rsidDel="00EC025E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2559CF">
        <w:rPr>
          <w:rFonts w:cs="B Nazanin" w:hint="cs"/>
          <w:sz w:val="28"/>
          <w:szCs w:val="28"/>
          <w:rtl/>
          <w:lang w:bidi="fa-IR"/>
        </w:rPr>
        <w:t xml:space="preserve">نفوذ </w:t>
      </w:r>
      <w:del w:id="1368" w:author="Shokri" w:date="2019-11-10T01:51:00Z">
        <w:r w:rsidR="002559CF" w:rsidDel="00D13FF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غ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رممکن</w:t>
      </w:r>
      <w:r w:rsidR="00351076">
        <w:rPr>
          <w:rFonts w:cs="B Nazanin"/>
          <w:sz w:val="28"/>
          <w:szCs w:val="28"/>
          <w:rtl/>
          <w:lang w:bidi="fa-IR"/>
        </w:rPr>
        <w:t xml:space="preserve"> است.</w:t>
      </w:r>
      <w:del w:id="1369" w:author="Shokri" w:date="2019-11-10T01:51:00Z">
        <w:r w:rsidR="002559CF" w:rsidDel="00D13FF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</w:p>
    <w:p w:rsidR="00D30A41" w:rsidRPr="00DC07FC" w:rsidRDefault="00351076" w:rsidP="00DC07FC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rtl/>
          <w:lang w:bidi="fa-IR"/>
        </w:rPr>
        <w:t xml:space="preserve"> ن</w:t>
      </w:r>
      <w:ins w:id="1370" w:author="Shokri" w:date="2019-11-10T00:20:00Z">
        <w:r w:rsidR="0035665B">
          <w:rPr>
            <w:rFonts w:cs="B Nazanin" w:hint="cs"/>
            <w:sz w:val="28"/>
            <w:szCs w:val="28"/>
            <w:rtl/>
            <w:lang w:bidi="fa-IR"/>
          </w:rPr>
          <w:t>نقطۀ</w:t>
        </w:r>
      </w:ins>
      <w:del w:id="1371" w:author="Shokri" w:date="2019-11-10T00:20:00Z">
        <w:r w:rsidDel="0035665B">
          <w:rPr>
            <w:rFonts w:cs="B Nazanin"/>
            <w:sz w:val="28"/>
            <w:szCs w:val="28"/>
            <w:rtl/>
            <w:lang w:bidi="fa-IR"/>
          </w:rPr>
          <w:delText>کته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 xml:space="preserve"> قو</w:t>
      </w:r>
      <w:r w:rsidR="002559CF">
        <w:rPr>
          <w:rFonts w:cs="B Nazanin" w:hint="cs"/>
          <w:sz w:val="28"/>
          <w:szCs w:val="28"/>
          <w:rtl/>
          <w:lang w:bidi="fa-IR"/>
        </w:rPr>
        <w:t>ت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قدرت نرم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2559CF">
        <w:rPr>
          <w:rFonts w:cs="B Nazanin" w:hint="cs"/>
          <w:sz w:val="28"/>
          <w:szCs w:val="28"/>
          <w:rtl/>
          <w:lang w:bidi="fa-IR"/>
        </w:rPr>
        <w:t>در آ</w:t>
      </w:r>
      <w:r w:rsidR="00CB0F5D">
        <w:rPr>
          <w:rFonts w:cs="B Nazanin" w:hint="cs"/>
          <w:sz w:val="28"/>
          <w:szCs w:val="28"/>
          <w:rtl/>
          <w:lang w:bidi="fa-IR"/>
        </w:rPr>
        <w:t>ن است که رهبران جوان</w:t>
      </w:r>
      <w:ins w:id="1372" w:author="Shokri" w:date="2019-11-10T00:20:00Z">
        <w:r w:rsidR="0035665B">
          <w:rPr>
            <w:rFonts w:cs="B Nazanin" w:hint="cs"/>
            <w:sz w:val="28"/>
            <w:szCs w:val="28"/>
            <w:rtl/>
            <w:lang w:bidi="fa-IR"/>
          </w:rPr>
          <w:t>،</w:t>
        </w:r>
      </w:ins>
      <w:del w:id="1373" w:author="Shokri" w:date="2019-11-10T00:20:00Z">
        <w:r w:rsidR="00CB0F5D" w:rsidDel="0035665B">
          <w:rPr>
            <w:rFonts w:cs="B Nazanin" w:hint="cs"/>
            <w:sz w:val="28"/>
            <w:szCs w:val="28"/>
            <w:rtl/>
            <w:lang w:bidi="fa-IR"/>
          </w:rPr>
          <w:delText>؛</w:delText>
        </w:r>
      </w:del>
      <w:r w:rsidR="00CB0F5D">
        <w:rPr>
          <w:rFonts w:cs="B Nazanin" w:hint="cs"/>
          <w:sz w:val="28"/>
          <w:szCs w:val="28"/>
          <w:rtl/>
          <w:lang w:bidi="fa-IR"/>
        </w:rPr>
        <w:t xml:space="preserve"> خبرنگاران و </w:t>
      </w:r>
      <w:del w:id="1374" w:author="Shokri" w:date="2019-11-10T01:51:00Z">
        <w:r w:rsidR="002559CF" w:rsidDel="00D13FF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2559CF">
        <w:rPr>
          <w:rFonts w:cs="B Nazanin" w:hint="cs"/>
          <w:sz w:val="28"/>
          <w:szCs w:val="28"/>
          <w:rtl/>
          <w:lang w:bidi="fa-IR"/>
        </w:rPr>
        <w:t>کارمندان سمن</w:t>
      </w:r>
      <w:ins w:id="1375" w:author="Shokri" w:date="2019-11-10T00:20:00Z">
        <w:r w:rsidR="0035665B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76" w:author="Shokri" w:date="2019-11-10T00:20:00Z">
        <w:r w:rsidR="002559CF" w:rsidDel="0035665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2559CF">
        <w:rPr>
          <w:rFonts w:cs="B Nazanin" w:hint="cs"/>
          <w:sz w:val="28"/>
          <w:szCs w:val="28"/>
          <w:rtl/>
          <w:lang w:bidi="fa-IR"/>
        </w:rPr>
        <w:t>ها  که همگی با یک هدف و پیش</w:t>
      </w:r>
      <w:ins w:id="1377" w:author="Shokri" w:date="2019-11-10T00:21:00Z">
        <w:r w:rsidR="0035665B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78" w:author="Shokri" w:date="2019-11-10T00:21:00Z">
        <w:r w:rsidR="002559CF" w:rsidDel="0035665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2559CF">
        <w:rPr>
          <w:rFonts w:cs="B Nazanin" w:hint="cs"/>
          <w:sz w:val="28"/>
          <w:szCs w:val="28"/>
          <w:rtl/>
          <w:lang w:bidi="fa-IR"/>
        </w:rPr>
        <w:t>ذهن</w:t>
      </w:r>
      <w:del w:id="1379" w:author="Shokri" w:date="2019-11-10T00:21:00Z">
        <w:r w:rsidR="002559CF" w:rsidDel="0035665B">
          <w:rPr>
            <w:rFonts w:cs="B Nazanin" w:hint="cs"/>
            <w:sz w:val="28"/>
            <w:szCs w:val="28"/>
            <w:rtl/>
            <w:lang w:bidi="fa-IR"/>
          </w:rPr>
          <w:delText>یت</w:delText>
        </w:r>
      </w:del>
      <w:r w:rsidR="002559CF">
        <w:rPr>
          <w:rFonts w:cs="B Nazanin" w:hint="cs"/>
          <w:sz w:val="28"/>
          <w:szCs w:val="28"/>
          <w:rtl/>
          <w:lang w:bidi="fa-IR"/>
        </w:rPr>
        <w:t xml:space="preserve"> برای رسیدن به نظام اجتماعی</w:t>
      </w:r>
      <w:ins w:id="1380" w:author="Shokri" w:date="2019-11-10T00:21:00Z">
        <w:r w:rsidR="0035665B">
          <w:rPr>
            <w:rFonts w:cs="B Nazanin" w:hint="cs"/>
            <w:sz w:val="28"/>
            <w:szCs w:val="28"/>
            <w:rtl/>
            <w:lang w:bidi="fa-IR"/>
          </w:rPr>
          <w:t xml:space="preserve"> و</w:t>
        </w:r>
      </w:ins>
      <w:del w:id="1381" w:author="Shokri" w:date="2019-11-10T00:21:00Z">
        <w:r w:rsidR="002559CF" w:rsidDel="0035665B">
          <w:rPr>
            <w:rFonts w:cs="B Nazanin" w:hint="cs"/>
            <w:sz w:val="28"/>
            <w:szCs w:val="28"/>
            <w:rtl/>
            <w:lang w:bidi="fa-IR"/>
          </w:rPr>
          <w:delText>؛</w:delText>
        </w:r>
      </w:del>
      <w:r w:rsidR="002559CF">
        <w:rPr>
          <w:rFonts w:cs="B Nazanin" w:hint="cs"/>
          <w:sz w:val="28"/>
          <w:szCs w:val="28"/>
          <w:rtl/>
          <w:lang w:bidi="fa-IR"/>
        </w:rPr>
        <w:t xml:space="preserve"> سیاسی و اقتصادی آرمانی خود تلاش می</w:t>
      </w:r>
      <w:ins w:id="1382" w:author="Shokri" w:date="2019-11-10T00:21:00Z">
        <w:r w:rsidR="0035665B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83" w:author="Shokri" w:date="2019-11-10T00:21:00Z">
        <w:r w:rsidR="002559CF" w:rsidDel="0035665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2559CF">
        <w:rPr>
          <w:rFonts w:cs="B Nazanin" w:hint="cs"/>
          <w:sz w:val="28"/>
          <w:szCs w:val="28"/>
          <w:rtl/>
          <w:lang w:bidi="fa-IR"/>
        </w:rPr>
        <w:t>کنند یک گفتمان اطلاعاتی و رویدادی را ایجاد می</w:t>
      </w:r>
      <w:ins w:id="1384" w:author="Shokri" w:date="2019-11-10T00:21:00Z">
        <w:r w:rsidR="0035665B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85" w:author="Shokri" w:date="2019-11-10T00:21:00Z">
        <w:r w:rsidR="002559CF" w:rsidDel="0035665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2559CF">
        <w:rPr>
          <w:rFonts w:cs="B Nazanin" w:hint="cs"/>
          <w:sz w:val="28"/>
          <w:szCs w:val="28"/>
          <w:rtl/>
          <w:lang w:bidi="fa-IR"/>
        </w:rPr>
        <w:t xml:space="preserve">کنند که در </w:t>
      </w:r>
      <w:r w:rsidR="00CB0F5D">
        <w:rPr>
          <w:rFonts w:cs="B Nazanin" w:hint="cs"/>
          <w:sz w:val="28"/>
          <w:szCs w:val="28"/>
          <w:rtl/>
          <w:lang w:bidi="fa-IR"/>
        </w:rPr>
        <w:t>آن</w:t>
      </w:r>
      <w:r w:rsidR="002559CF">
        <w:rPr>
          <w:rFonts w:cs="B Nazanin" w:hint="cs"/>
          <w:sz w:val="28"/>
          <w:szCs w:val="28"/>
          <w:rtl/>
          <w:lang w:bidi="fa-IR"/>
        </w:rPr>
        <w:t xml:space="preserve"> هم نهادهای دولتی و هم بخش عمده</w:t>
      </w:r>
      <w:ins w:id="1386" w:author="Shokri" w:date="2019-11-10T00:21:00Z">
        <w:r w:rsidR="0035665B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87" w:author="Shokri" w:date="2019-11-10T00:21:00Z">
        <w:r w:rsidR="002559CF" w:rsidDel="0035665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2559CF">
        <w:rPr>
          <w:rFonts w:cs="B Nazanin" w:hint="cs"/>
          <w:sz w:val="28"/>
          <w:szCs w:val="28"/>
          <w:rtl/>
          <w:lang w:bidi="fa-IR"/>
        </w:rPr>
        <w:t>ای از جامعه</w:t>
      </w:r>
      <w:r w:rsidR="00CB0F5D">
        <w:rPr>
          <w:rFonts w:cs="B Nazanin" w:hint="cs"/>
          <w:sz w:val="28"/>
          <w:szCs w:val="28"/>
          <w:rtl/>
          <w:lang w:bidi="fa-IR"/>
        </w:rPr>
        <w:t xml:space="preserve"> جایگاه و سهم دارد.</w:t>
      </w:r>
      <w:del w:id="1388" w:author="Shokri" w:date="2019-11-10T01:51:00Z">
        <w:r w:rsidR="002559CF" w:rsidDel="00D13FF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</w:p>
    <w:p w:rsidR="002073C9" w:rsidRDefault="00D30A41" w:rsidP="002073C9">
      <w:pPr>
        <w:bidi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EE4024">
        <w:rPr>
          <w:rFonts w:cs="B Nazanin"/>
          <w:b/>
          <w:bCs/>
          <w:sz w:val="28"/>
          <w:szCs w:val="28"/>
          <w:rtl/>
          <w:lang w:bidi="fa-IR"/>
        </w:rPr>
        <w:t>روس</w:t>
      </w:r>
      <w:r w:rsidRPr="00EE4024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b/>
          <w:bCs/>
          <w:sz w:val="28"/>
          <w:szCs w:val="28"/>
          <w:rtl/>
          <w:lang w:bidi="fa-IR"/>
        </w:rPr>
        <w:t>ه</w:t>
      </w:r>
    </w:p>
    <w:p w:rsidR="00D30A41" w:rsidRPr="00EE4024" w:rsidRDefault="00D30A41" w:rsidP="00B00863">
      <w:pPr>
        <w:bidi/>
        <w:jc w:val="center"/>
        <w:rPr>
          <w:rFonts w:cs="B Nazanin"/>
          <w:b/>
          <w:bCs/>
          <w:sz w:val="28"/>
          <w:szCs w:val="28"/>
          <w:lang w:bidi="fa-IR"/>
        </w:rPr>
      </w:pPr>
      <w:r>
        <w:rPr>
          <w:noProof/>
          <w:color w:val="0000FF"/>
          <w:lang w:val="en-US"/>
        </w:rPr>
        <w:drawing>
          <wp:inline distT="0" distB="0" distL="0" distR="0" wp14:anchorId="4A7EBEAD" wp14:editId="7B65BFCC">
            <wp:extent cx="5088961" cy="2601704"/>
            <wp:effectExtent l="0" t="0" r="0" b="8255"/>
            <wp:docPr id="8" name="Picture 8" descr="Related image">
              <a:hlinkClick xmlns:a="http://schemas.openxmlformats.org/drawingml/2006/main" r:id="rId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Related image">
                      <a:hlinkClick r:id="rId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489" cy="260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73C9" w:rsidRDefault="00B00863" w:rsidP="002073C9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noProof/>
          <w:color w:val="0000FF"/>
          <w:lang w:val="en-US"/>
        </w:rPr>
        <w:drawing>
          <wp:anchor distT="0" distB="0" distL="114300" distR="114300" simplePos="0" relativeHeight="251666432" behindDoc="0" locked="0" layoutInCell="1" allowOverlap="1" wp14:anchorId="43C35438" wp14:editId="3782B3CC">
            <wp:simplePos x="0" y="0"/>
            <wp:positionH relativeFrom="column">
              <wp:posOffset>37242</wp:posOffset>
            </wp:positionH>
            <wp:positionV relativeFrom="paragraph">
              <wp:posOffset>1229875</wp:posOffset>
            </wp:positionV>
            <wp:extent cx="2926080" cy="2520315"/>
            <wp:effectExtent l="0" t="0" r="7620" b="0"/>
            <wp:wrapSquare wrapText="bothSides"/>
            <wp:docPr id="7" name="Picture 7" descr="Image result for мягкая сила России  в Кыргызстане">
              <a:hlinkClick xmlns:a="http://schemas.openxmlformats.org/drawingml/2006/main" r:id="rId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мягкая сила России  в Кыргызстане">
                      <a:hlinkClick r:id="rId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برا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روس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ه،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</w:t>
      </w:r>
      <w:ins w:id="1389" w:author="Shokri" w:date="2019-11-10T00:21:00Z">
        <w:r w:rsidR="0035665B">
          <w:rPr>
            <w:rFonts w:cs="B Nazanin" w:hint="cs"/>
            <w:sz w:val="28"/>
            <w:szCs w:val="28"/>
            <w:rtl/>
            <w:lang w:bidi="fa-IR"/>
          </w:rPr>
          <w:t>«</w:t>
        </w:r>
      </w:ins>
      <w:del w:id="1390" w:author="Shokri" w:date="2019-11-10T00:21:00Z">
        <w:r w:rsidR="00D30A41" w:rsidRPr="00EE4024" w:rsidDel="0035665B">
          <w:rPr>
            <w:rFonts w:cs="B Nazanin"/>
            <w:sz w:val="28"/>
            <w:szCs w:val="28"/>
            <w:rtl/>
            <w:lang w:bidi="fa-IR"/>
          </w:rPr>
          <w:delText>"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قدرت نرم</w:t>
      </w:r>
      <w:ins w:id="1391" w:author="Shokri" w:date="2019-11-10T00:21:00Z">
        <w:r w:rsidR="0035665B">
          <w:rPr>
            <w:rFonts w:cs="B Nazanin" w:hint="cs"/>
            <w:sz w:val="28"/>
            <w:szCs w:val="28"/>
            <w:rtl/>
            <w:lang w:bidi="fa-IR"/>
          </w:rPr>
          <w:t>»</w:t>
        </w:r>
      </w:ins>
      <w:del w:id="1392" w:author="Shokri" w:date="2019-11-10T00:21:00Z">
        <w:r w:rsidR="00D30A41" w:rsidRPr="00EE4024" w:rsidDel="0035665B">
          <w:rPr>
            <w:rFonts w:cs="B Nazanin"/>
            <w:sz w:val="28"/>
            <w:szCs w:val="28"/>
            <w:rtl/>
            <w:lang w:bidi="fa-IR"/>
          </w:rPr>
          <w:delText>"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ک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نوع گفت</w:t>
      </w:r>
      <w:ins w:id="1393" w:author="Shokri" w:date="2019-11-10T00:22:00Z">
        <w:r w:rsidR="0035665B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94" w:author="Shokri" w:date="2019-11-10T00:22:00Z">
        <w:r w:rsidR="00D30A41" w:rsidRPr="00EE4024" w:rsidDel="0035665B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و</w:t>
      </w:r>
      <w:del w:id="1395" w:author="Shokri" w:date="2019-11-10T00:21:00Z">
        <w:r w:rsidR="00D30A41" w:rsidRPr="00EE4024" w:rsidDel="0035665B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گو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سا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ه</w:t>
      </w:r>
      <w:ins w:id="1396" w:author="Shokri" w:date="2019-11-10T00:22:00Z">
        <w:r w:rsidR="0035665B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97" w:author="Shokri" w:date="2019-11-10T00:22:00Z">
        <w:r w:rsidR="00D30A41" w:rsidRPr="00EE4024" w:rsidDel="0035665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 w:hint="cs"/>
          <w:sz w:val="28"/>
          <w:szCs w:val="28"/>
          <w:rtl/>
          <w:lang w:bidi="fa-IR"/>
        </w:rPr>
        <w:t>ای</w:t>
      </w:r>
      <w:ins w:id="1398" w:author="Shokri" w:date="2019-11-10T00:22:00Z">
        <w:r w:rsidR="0035665B">
          <w:rPr>
            <w:rFonts w:cs="B Nazanin" w:hint="cs"/>
            <w:sz w:val="28"/>
            <w:szCs w:val="28"/>
            <w:rtl/>
            <w:lang w:bidi="fa-IR"/>
          </w:rPr>
          <w:t xml:space="preserve">، </w:t>
        </w:r>
      </w:ins>
      <w:del w:id="1399" w:author="Shokri" w:date="2019-11-10T00:22:00Z">
        <w:r w:rsidR="00D30A41" w:rsidRPr="00EE4024" w:rsidDel="0035665B">
          <w:rPr>
            <w:rFonts w:cs="B Nazanin"/>
            <w:sz w:val="28"/>
            <w:szCs w:val="28"/>
            <w:rtl/>
            <w:lang w:bidi="fa-IR"/>
          </w:rPr>
          <w:delText xml:space="preserve"> (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اما سخت</w:t>
      </w:r>
      <w:del w:id="1400" w:author="Shokri" w:date="2019-11-10T00:22:00Z">
        <w:r w:rsidR="00D30A41" w:rsidRPr="00EE4024" w:rsidDel="0035665B">
          <w:rPr>
            <w:rFonts w:cs="B Nazanin" w:hint="cs"/>
            <w:sz w:val="28"/>
            <w:szCs w:val="28"/>
            <w:rtl/>
            <w:lang w:bidi="fa-IR"/>
          </w:rPr>
          <w:delText>)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 xml:space="preserve"> در</w:t>
      </w:r>
      <w:ins w:id="1401" w:author="Shokri" w:date="2019-11-10T00:22:00Z">
        <w:r w:rsidR="0035665B">
          <w:rPr>
            <w:rFonts w:cs="B Nazanin" w:hint="cs"/>
            <w:sz w:val="28"/>
            <w:szCs w:val="28"/>
            <w:rtl/>
            <w:lang w:bidi="fa-IR"/>
          </w:rPr>
          <w:t>بارۀ</w:t>
        </w:r>
      </w:ins>
      <w:del w:id="1402" w:author="Shokri" w:date="2019-11-10T00:22:00Z">
        <w:r w:rsidR="00D30A41" w:rsidRPr="00EE4024" w:rsidDel="0035665B">
          <w:rPr>
            <w:rFonts w:cs="B Nazanin"/>
            <w:sz w:val="28"/>
            <w:szCs w:val="28"/>
            <w:rtl/>
            <w:lang w:bidi="fa-IR"/>
          </w:rPr>
          <w:delText xml:space="preserve"> مورد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 xml:space="preserve"> حفظ امن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ت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منطقه</w:t>
      </w:r>
      <w:ins w:id="1403" w:author="Shokri" w:date="2019-11-10T00:22:00Z">
        <w:r w:rsidR="0035665B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404" w:author="Shokri" w:date="2019-11-10T00:22:00Z">
        <w:r w:rsidR="00D30A41" w:rsidRPr="00EE4024" w:rsidDel="0035665B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1703F4">
        <w:rPr>
          <w:rFonts w:cs="B Nazanin"/>
          <w:sz w:val="28"/>
          <w:szCs w:val="28"/>
          <w:rtl/>
          <w:lang w:bidi="fa-IR"/>
        </w:rPr>
        <w:t xml:space="preserve"> است. </w:t>
      </w:r>
      <w:r w:rsidR="001703F4">
        <w:rPr>
          <w:rFonts w:cs="B Nazanin" w:hint="cs"/>
          <w:sz w:val="28"/>
          <w:szCs w:val="28"/>
          <w:rtl/>
          <w:lang w:bidi="fa-IR"/>
        </w:rPr>
        <w:t>در پیشین</w:t>
      </w:r>
      <w:ins w:id="1405" w:author="Shokri" w:date="2019-11-10T00:22:00Z">
        <w:r w:rsidR="0035665B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406" w:author="Shokri" w:date="2019-11-10T00:22:00Z">
        <w:r w:rsidR="001703F4" w:rsidDel="0035665B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="001703F4">
        <w:rPr>
          <w:rFonts w:cs="B Nazanin" w:hint="cs"/>
          <w:sz w:val="28"/>
          <w:szCs w:val="28"/>
          <w:rtl/>
          <w:lang w:bidi="fa-IR"/>
        </w:rPr>
        <w:t xml:space="preserve"> روابط روسیه و قرقیزستان</w:t>
      </w:r>
      <w:ins w:id="1407" w:author="Shokri" w:date="2019-11-10T00:22:00Z">
        <w:r w:rsidR="009C396A">
          <w:rPr>
            <w:rFonts w:cs="B Nazanin" w:hint="cs"/>
            <w:sz w:val="28"/>
            <w:szCs w:val="28"/>
            <w:rtl/>
            <w:lang w:bidi="fa-IR"/>
          </w:rPr>
          <w:t>،</w:t>
        </w:r>
      </w:ins>
      <w:del w:id="1408" w:author="Shokri" w:date="2019-11-10T00:22:00Z">
        <w:r w:rsidR="001703F4" w:rsidDel="009C396A">
          <w:rPr>
            <w:rFonts w:cs="B Nazanin" w:hint="cs"/>
            <w:sz w:val="28"/>
            <w:szCs w:val="28"/>
            <w:rtl/>
            <w:lang w:bidi="fa-IR"/>
          </w:rPr>
          <w:delText>؛</w:delText>
        </w:r>
      </w:del>
      <w:r w:rsidR="001703F4">
        <w:rPr>
          <w:rFonts w:cs="B Nazanin" w:hint="cs"/>
          <w:sz w:val="28"/>
          <w:szCs w:val="28"/>
          <w:rtl/>
          <w:lang w:bidi="fa-IR"/>
        </w:rPr>
        <w:t xml:space="preserve"> قدرت نرم بیش از صد سال وجود داشته است</w:t>
      </w:r>
      <w:ins w:id="1409" w:author="Shokri" w:date="2019-11-10T00:22:00Z">
        <w:r w:rsidR="009C396A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del w:id="1410" w:author="Shokri" w:date="2019-11-10T00:22:00Z">
        <w:r w:rsidR="001703F4" w:rsidDel="009C396A">
          <w:rPr>
            <w:rFonts w:cs="B Nazanin" w:hint="cs"/>
            <w:sz w:val="28"/>
            <w:szCs w:val="28"/>
            <w:rtl/>
            <w:lang w:bidi="fa-IR"/>
          </w:rPr>
          <w:delText xml:space="preserve">.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و به</w:t>
      </w:r>
      <w:ins w:id="1411" w:author="Shokri" w:date="2019-11-10T00:22:00Z">
        <w:r w:rsidR="009C396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412" w:author="Shokri" w:date="2019-11-10T00:22:00Z">
        <w:r w:rsidR="00D30A41" w:rsidRPr="00EE4024" w:rsidDel="009C396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 xml:space="preserve">عنوان 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ک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D30A41" w:rsidRPr="00EE4024">
        <w:rPr>
          <w:rFonts w:cs="B Nazanin"/>
          <w:sz w:val="28"/>
          <w:szCs w:val="28"/>
          <w:rtl/>
          <w:lang w:bidi="fa-IR"/>
        </w:rPr>
        <w:lastRenderedPageBreak/>
        <w:t>مسئول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ت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در مبارزه طب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ع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و منطق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برا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1703F4">
        <w:rPr>
          <w:rFonts w:cs="B Nazanin"/>
          <w:sz w:val="28"/>
          <w:szCs w:val="28"/>
          <w:rtl/>
          <w:lang w:bidi="fa-IR"/>
        </w:rPr>
        <w:t xml:space="preserve"> بازار</w:t>
      </w:r>
      <w:r w:rsidR="001703F4">
        <w:rPr>
          <w:rFonts w:cs="B Nazanin" w:hint="cs"/>
          <w:sz w:val="28"/>
          <w:szCs w:val="28"/>
          <w:rtl/>
          <w:lang w:bidi="fa-IR"/>
        </w:rPr>
        <w:t xml:space="preserve"> عرضه و فروش</w:t>
      </w:r>
      <w:r w:rsidR="001703F4">
        <w:rPr>
          <w:rFonts w:cs="B Nazanin"/>
          <w:sz w:val="28"/>
          <w:szCs w:val="28"/>
          <w:rtl/>
          <w:lang w:bidi="fa-IR"/>
        </w:rPr>
        <w:t xml:space="preserve">، 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گسترش </w:t>
      </w:r>
      <w:r w:rsidR="00943A23">
        <w:rPr>
          <w:rFonts w:cs="B Nazanin" w:hint="cs"/>
          <w:sz w:val="28"/>
          <w:szCs w:val="28"/>
          <w:rtl/>
          <w:lang w:bidi="fa-IR"/>
        </w:rPr>
        <w:t xml:space="preserve">امنیت و ضریب نفوذ </w:t>
      </w:r>
      <w:r w:rsidR="001703F4">
        <w:rPr>
          <w:rFonts w:cs="B Nazanin" w:hint="cs"/>
          <w:sz w:val="28"/>
          <w:szCs w:val="28"/>
          <w:rtl/>
          <w:lang w:bidi="fa-IR"/>
        </w:rPr>
        <w:t xml:space="preserve">در مناطق </w:t>
      </w:r>
      <w:r w:rsidR="00943A23">
        <w:rPr>
          <w:rFonts w:cs="B Nazanin" w:hint="cs"/>
          <w:sz w:val="28"/>
          <w:szCs w:val="28"/>
          <w:rtl/>
          <w:lang w:bidi="fa-IR"/>
        </w:rPr>
        <w:t>ضعیف</w:t>
      </w:r>
      <w:ins w:id="1413" w:author="Shokri" w:date="2019-11-10T00:23:00Z">
        <w:r w:rsidR="009C396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414" w:author="Shokri" w:date="2019-11-10T00:23:00Z">
        <w:r w:rsidR="00943A23" w:rsidDel="009C396A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943A23">
        <w:rPr>
          <w:rFonts w:cs="B Nazanin" w:hint="cs"/>
          <w:sz w:val="28"/>
          <w:szCs w:val="28"/>
          <w:rtl/>
          <w:lang w:bidi="fa-IR"/>
        </w:rPr>
        <w:t>تر از طریق اعطای</w:t>
      </w:r>
      <w:ins w:id="1415" w:author="Shokri" w:date="2019-11-10T01:52:00Z">
        <w:r w:rsidR="00D13FF4">
          <w:rPr>
            <w:rFonts w:cs="B Nazanin" w:hint="cs"/>
            <w:sz w:val="28"/>
            <w:szCs w:val="28"/>
            <w:rtl/>
            <w:lang w:bidi="fa-IR"/>
          </w:rPr>
          <w:t xml:space="preserve"> یارانه‌ها</w:t>
        </w:r>
      </w:ins>
      <w:del w:id="1416" w:author="Shokri" w:date="2019-11-10T01:52:00Z">
        <w:r w:rsidR="00943A23" w:rsidDel="00D13FF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  <w:r w:rsidR="001703F4" w:rsidDel="00D13FF4">
          <w:rPr>
            <w:rFonts w:cs="B Nazanin" w:hint="cs"/>
            <w:sz w:val="28"/>
            <w:szCs w:val="28"/>
            <w:rtl/>
            <w:lang w:bidi="fa-IR"/>
          </w:rPr>
          <w:delText>سوبسیدها</w:delText>
        </w:r>
      </w:del>
      <w:r w:rsidR="001703F4">
        <w:rPr>
          <w:rFonts w:cs="B Nazanin" w:hint="cs"/>
          <w:sz w:val="28"/>
          <w:szCs w:val="28"/>
          <w:rtl/>
          <w:lang w:bidi="fa-IR"/>
        </w:rPr>
        <w:t xml:space="preserve"> و کمک</w:t>
      </w:r>
      <w:ins w:id="1417" w:author="Shokri" w:date="2019-11-10T00:23:00Z">
        <w:r w:rsidR="009C396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418" w:author="Shokri" w:date="2019-11-10T00:23:00Z">
        <w:r w:rsidR="001703F4" w:rsidDel="009C396A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1703F4">
        <w:rPr>
          <w:rFonts w:cs="B Nazanin" w:hint="cs"/>
          <w:sz w:val="28"/>
          <w:szCs w:val="28"/>
          <w:rtl/>
          <w:lang w:bidi="fa-IR"/>
        </w:rPr>
        <w:t xml:space="preserve">های مالی؛ </w:t>
      </w:r>
      <w:r w:rsidR="00943A23">
        <w:rPr>
          <w:rFonts w:cs="B Nazanin" w:hint="cs"/>
          <w:sz w:val="28"/>
          <w:szCs w:val="28"/>
          <w:rtl/>
          <w:lang w:bidi="fa-IR"/>
        </w:rPr>
        <w:t xml:space="preserve">حفظ </w:t>
      </w:r>
      <w:r w:rsidR="001703F4">
        <w:rPr>
          <w:rFonts w:cs="B Nazanin" w:hint="cs"/>
          <w:sz w:val="28"/>
          <w:szCs w:val="28"/>
          <w:rtl/>
          <w:lang w:bidi="fa-IR"/>
        </w:rPr>
        <w:t xml:space="preserve">استانداردهای </w:t>
      </w:r>
      <w:ins w:id="1419" w:author="Shokri" w:date="2019-11-10T00:23:00Z">
        <w:r w:rsidR="009C396A">
          <w:rPr>
            <w:rFonts w:cs="B Nazanin" w:hint="cs"/>
            <w:sz w:val="28"/>
            <w:szCs w:val="28"/>
            <w:rtl/>
            <w:lang w:bidi="fa-IR"/>
          </w:rPr>
          <w:t>آ</w:t>
        </w:r>
      </w:ins>
      <w:del w:id="1420" w:author="Shokri" w:date="2019-11-10T00:23:00Z">
        <w:r w:rsidR="001703F4" w:rsidDel="009C396A">
          <w:rPr>
            <w:rFonts w:cs="B Nazanin" w:hint="cs"/>
            <w:sz w:val="28"/>
            <w:szCs w:val="28"/>
            <w:rtl/>
            <w:lang w:bidi="fa-IR"/>
          </w:rPr>
          <w:delText>ا</w:delText>
        </w:r>
      </w:del>
      <w:r w:rsidR="001703F4">
        <w:rPr>
          <w:rFonts w:cs="B Nazanin" w:hint="cs"/>
          <w:sz w:val="28"/>
          <w:szCs w:val="28"/>
          <w:rtl/>
          <w:lang w:bidi="fa-IR"/>
        </w:rPr>
        <w:t>موزشی</w:t>
      </w:r>
      <w:ins w:id="1421" w:author="Shokri" w:date="2019-11-10T00:23:00Z">
        <w:r w:rsidR="009C396A">
          <w:rPr>
            <w:rFonts w:cs="B Nazanin" w:hint="cs"/>
            <w:sz w:val="28"/>
            <w:szCs w:val="28"/>
            <w:rtl/>
            <w:lang w:bidi="fa-IR"/>
          </w:rPr>
          <w:t>،</w:t>
        </w:r>
      </w:ins>
      <w:del w:id="1422" w:author="Shokri" w:date="2019-11-10T00:23:00Z">
        <w:r w:rsidR="001703F4" w:rsidDel="009C396A">
          <w:rPr>
            <w:rFonts w:cs="B Nazanin" w:hint="cs"/>
            <w:sz w:val="28"/>
            <w:szCs w:val="28"/>
            <w:rtl/>
            <w:lang w:bidi="fa-IR"/>
          </w:rPr>
          <w:delText xml:space="preserve"> مشترک؛</w:delText>
        </w:r>
      </w:del>
      <w:r w:rsidR="001703F4">
        <w:rPr>
          <w:rFonts w:cs="B Nazanin" w:hint="cs"/>
          <w:sz w:val="28"/>
          <w:szCs w:val="28"/>
          <w:rtl/>
          <w:lang w:bidi="fa-IR"/>
        </w:rPr>
        <w:t xml:space="preserve"> </w:t>
      </w:r>
      <w:r w:rsidR="00AF56D8">
        <w:rPr>
          <w:rFonts w:cs="B Nazanin" w:hint="cs"/>
          <w:sz w:val="28"/>
          <w:szCs w:val="28"/>
          <w:rtl/>
          <w:lang w:bidi="fa-IR"/>
        </w:rPr>
        <w:t>تک</w:t>
      </w:r>
      <w:r w:rsidR="00943A23">
        <w:rPr>
          <w:rFonts w:cs="B Nazanin" w:hint="cs"/>
          <w:sz w:val="28"/>
          <w:szCs w:val="28"/>
          <w:rtl/>
          <w:lang w:bidi="fa-IR"/>
        </w:rPr>
        <w:t>نولوژی</w:t>
      </w:r>
      <w:ins w:id="1423" w:author="Shokri" w:date="2019-11-10T00:23:00Z">
        <w:r w:rsidR="009C396A">
          <w:rPr>
            <w:rFonts w:cs="B Nazanin" w:hint="cs"/>
            <w:sz w:val="28"/>
            <w:szCs w:val="28"/>
            <w:rtl/>
            <w:lang w:bidi="fa-IR"/>
          </w:rPr>
          <w:t>،</w:t>
        </w:r>
      </w:ins>
      <w:del w:id="1424" w:author="Shokri" w:date="2019-11-10T00:23:00Z">
        <w:r w:rsidR="00943A23" w:rsidDel="009C396A">
          <w:rPr>
            <w:rFonts w:cs="B Nazanin" w:hint="cs"/>
            <w:sz w:val="28"/>
            <w:szCs w:val="28"/>
            <w:rtl/>
            <w:lang w:bidi="fa-IR"/>
          </w:rPr>
          <w:delText xml:space="preserve"> مشترپک</w:delText>
        </w:r>
      </w:del>
      <w:r w:rsidR="001703F4">
        <w:rPr>
          <w:rFonts w:cs="B Nazanin" w:hint="cs"/>
          <w:sz w:val="28"/>
          <w:szCs w:val="28"/>
          <w:rtl/>
          <w:lang w:bidi="fa-IR"/>
        </w:rPr>
        <w:t xml:space="preserve"> و میدان اطلاعاتی مشترک</w:t>
      </w:r>
      <w:r w:rsidR="00943A23">
        <w:rPr>
          <w:rFonts w:cs="B Nazanin" w:hint="cs"/>
          <w:sz w:val="28"/>
          <w:szCs w:val="28"/>
          <w:rtl/>
          <w:lang w:bidi="fa-IR"/>
        </w:rPr>
        <w:t xml:space="preserve"> تلقی می</w:t>
      </w:r>
      <w:ins w:id="1425" w:author="Shokri" w:date="2019-11-10T00:23:00Z">
        <w:r w:rsidR="009C396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426" w:author="Shokri" w:date="2019-11-10T00:23:00Z">
        <w:r w:rsidR="00943A23" w:rsidDel="009C396A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943A23">
        <w:rPr>
          <w:rFonts w:cs="B Nazanin" w:hint="cs"/>
          <w:sz w:val="28"/>
          <w:szCs w:val="28"/>
          <w:rtl/>
          <w:lang w:bidi="fa-IR"/>
        </w:rPr>
        <w:t>شود.</w:t>
      </w:r>
      <w:del w:id="1427" w:author="Shokri" w:date="2019-11-10T01:52:00Z">
        <w:r w:rsidR="00943A23" w:rsidDel="00D13FF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</w:p>
    <w:p w:rsidR="00D30A41" w:rsidRDefault="00D30A41" w:rsidP="00AF56D8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EE4024">
        <w:rPr>
          <w:rFonts w:cs="B Nazanin"/>
          <w:sz w:val="28"/>
          <w:szCs w:val="28"/>
          <w:rtl/>
          <w:lang w:bidi="fa-IR"/>
        </w:rPr>
        <w:t>بر</w:t>
      </w:r>
      <w:del w:id="1428" w:author="Shokri" w:date="2019-11-10T00:24:00Z">
        <w:r w:rsidRPr="00EE4024" w:rsidDel="009C396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اساس حداقل برآوردها، تعداد</w:t>
      </w:r>
      <w:r w:rsidR="00943A23">
        <w:rPr>
          <w:rFonts w:cs="B Nazanin" w:hint="cs"/>
          <w:sz w:val="28"/>
          <w:szCs w:val="28"/>
          <w:rtl/>
          <w:lang w:bidi="fa-IR"/>
        </w:rPr>
        <w:t xml:space="preserve"> دانشجویان قرقیزی فارغ</w:t>
      </w:r>
      <w:ins w:id="1429" w:author="Shokri" w:date="2019-11-10T00:24:00Z">
        <w:r w:rsidR="009C396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430" w:author="Shokri" w:date="2019-11-10T00:24:00Z">
        <w:r w:rsidR="00943A23" w:rsidDel="009C396A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943A23">
        <w:rPr>
          <w:rFonts w:cs="B Nazanin" w:hint="cs"/>
          <w:sz w:val="28"/>
          <w:szCs w:val="28"/>
          <w:rtl/>
          <w:lang w:bidi="fa-IR"/>
        </w:rPr>
        <w:t>التحصیل</w:t>
      </w:r>
      <w:ins w:id="1431" w:author="Shokri" w:date="2019-11-10T00:24:00Z">
        <w:r w:rsidR="009C396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432" w:author="Shokri" w:date="2019-11-10T00:24:00Z">
        <w:r w:rsidR="00943A23" w:rsidDel="009C396A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943A23">
        <w:rPr>
          <w:rFonts w:cs="B Nazanin" w:hint="cs"/>
          <w:sz w:val="28"/>
          <w:szCs w:val="28"/>
          <w:rtl/>
          <w:lang w:bidi="fa-IR"/>
        </w:rPr>
        <w:t>شده با حمایت</w:t>
      </w:r>
      <w:ins w:id="1433" w:author="Shokri" w:date="2019-11-10T00:24:00Z">
        <w:r w:rsidR="009C396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434" w:author="Shokri" w:date="2019-11-10T00:24:00Z">
        <w:r w:rsidR="00943A23" w:rsidDel="009C396A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943A23">
        <w:rPr>
          <w:rFonts w:cs="B Nazanin" w:hint="cs"/>
          <w:sz w:val="28"/>
          <w:szCs w:val="28"/>
          <w:rtl/>
          <w:lang w:bidi="fa-IR"/>
        </w:rPr>
        <w:t>های روسیه</w:t>
      </w:r>
      <w:r w:rsidR="00522FC4" w:rsidRPr="00522FC4">
        <w:t xml:space="preserve"> </w:t>
      </w:r>
      <w:r w:rsidRPr="00EE4024">
        <w:rPr>
          <w:rFonts w:cs="B Nazanin"/>
          <w:sz w:val="28"/>
          <w:szCs w:val="28"/>
          <w:rtl/>
          <w:lang w:bidi="fa-IR"/>
        </w:rPr>
        <w:t xml:space="preserve"> در قرق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زستان</w:t>
      </w:r>
      <w:r w:rsidR="00943A23">
        <w:rPr>
          <w:rFonts w:cs="B Nazanin"/>
          <w:sz w:val="28"/>
          <w:szCs w:val="28"/>
          <w:rtl/>
          <w:lang w:bidi="fa-IR"/>
        </w:rPr>
        <w:t xml:space="preserve"> 15000 نفر است</w:t>
      </w:r>
      <w:ins w:id="1435" w:author="Shokri" w:date="2019-11-10T00:24:00Z">
        <w:r w:rsidR="009C396A">
          <w:rPr>
            <w:rFonts w:cs="B Nazanin" w:hint="cs"/>
            <w:sz w:val="28"/>
            <w:szCs w:val="28"/>
            <w:rtl/>
            <w:lang w:bidi="fa-IR"/>
          </w:rPr>
          <w:t>،</w:t>
        </w:r>
      </w:ins>
      <w:del w:id="1436" w:author="Shokri" w:date="2019-11-10T00:24:00Z">
        <w:r w:rsidR="00943A23" w:rsidDel="009C396A">
          <w:rPr>
            <w:rFonts w:cs="B Nazanin" w:hint="cs"/>
            <w:sz w:val="28"/>
            <w:szCs w:val="28"/>
            <w:rtl/>
            <w:lang w:bidi="fa-IR"/>
          </w:rPr>
          <w:delText>.</w:delText>
        </w:r>
      </w:del>
      <w:r w:rsidR="00943A23">
        <w:rPr>
          <w:rFonts w:cs="B Nazanin"/>
          <w:sz w:val="28"/>
          <w:szCs w:val="28"/>
          <w:rtl/>
          <w:lang w:bidi="fa-IR"/>
        </w:rPr>
        <w:t xml:space="preserve"> اما مهم</w:t>
      </w:r>
      <w:ins w:id="1437" w:author="Shokri" w:date="2019-11-10T00:24:00Z">
        <w:r w:rsidR="009C396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r w:rsidR="00943A23">
        <w:rPr>
          <w:rFonts w:cs="B Nazanin"/>
          <w:sz w:val="28"/>
          <w:szCs w:val="28"/>
          <w:rtl/>
          <w:lang w:bidi="fa-IR"/>
        </w:rPr>
        <w:t>تر از همه</w:t>
      </w:r>
      <w:ins w:id="1438" w:author="Shokri" w:date="2019-11-10T00:24:00Z">
        <w:r w:rsidR="009C396A">
          <w:rPr>
            <w:rFonts w:cs="B Nazanin" w:hint="cs"/>
            <w:sz w:val="28"/>
            <w:szCs w:val="28"/>
            <w:rtl/>
            <w:lang w:bidi="fa-IR"/>
          </w:rPr>
          <w:t>،</w:t>
        </w:r>
      </w:ins>
      <w:r w:rsidR="00943A23">
        <w:rPr>
          <w:rFonts w:cs="B Nazanin" w:hint="cs"/>
          <w:sz w:val="28"/>
          <w:szCs w:val="28"/>
          <w:rtl/>
          <w:lang w:bidi="fa-IR"/>
        </w:rPr>
        <w:t xml:space="preserve"> این نکته است که جمعیت بالای 40 سال قرقیزستان</w:t>
      </w:r>
      <w:ins w:id="1439" w:author="Shokri" w:date="2019-11-10T00:24:00Z">
        <w:r w:rsidR="009C396A">
          <w:rPr>
            <w:rFonts w:cs="B Nazanin" w:hint="cs"/>
            <w:sz w:val="28"/>
            <w:szCs w:val="28"/>
            <w:rtl/>
            <w:lang w:bidi="fa-IR"/>
          </w:rPr>
          <w:t xml:space="preserve"> اغلب</w:t>
        </w:r>
      </w:ins>
      <w:del w:id="1440" w:author="Shokri" w:date="2019-11-10T00:24:00Z">
        <w:r w:rsidR="00943A23" w:rsidDel="009C396A">
          <w:rPr>
            <w:rFonts w:cs="B Nazanin" w:hint="cs"/>
            <w:sz w:val="28"/>
            <w:szCs w:val="28"/>
            <w:rtl/>
            <w:lang w:bidi="fa-IR"/>
          </w:rPr>
          <w:delText xml:space="preserve"> عموما</w:delText>
        </w:r>
      </w:del>
      <w:r w:rsidR="00943A23">
        <w:rPr>
          <w:rFonts w:cs="B Nazanin" w:hint="cs"/>
          <w:sz w:val="28"/>
          <w:szCs w:val="28"/>
          <w:rtl/>
          <w:lang w:bidi="fa-IR"/>
        </w:rPr>
        <w:t xml:space="preserve"> زندگی در درون و </w:t>
      </w:r>
      <w:r w:rsidR="00AF56D8">
        <w:rPr>
          <w:rFonts w:cs="B Nazanin" w:hint="cs"/>
          <w:sz w:val="28"/>
          <w:szCs w:val="28"/>
          <w:rtl/>
          <w:lang w:bidi="fa-IR"/>
        </w:rPr>
        <w:t>ترکیب یک کشور بزرگ را ب</w:t>
      </w:r>
      <w:ins w:id="1441" w:author="Shokri" w:date="2019-11-10T00:24:00Z">
        <w:r w:rsidR="009C396A">
          <w:rPr>
            <w:rFonts w:cs="B Nazanin" w:hint="cs"/>
            <w:sz w:val="28"/>
            <w:szCs w:val="28"/>
            <w:rtl/>
            <w:lang w:bidi="fa-IR"/>
          </w:rPr>
          <w:t>ه‌</w:t>
        </w:r>
      </w:ins>
      <w:r w:rsidR="00AF56D8">
        <w:rPr>
          <w:rFonts w:cs="B Nazanin" w:hint="cs"/>
          <w:sz w:val="28"/>
          <w:szCs w:val="28"/>
          <w:rtl/>
          <w:lang w:bidi="fa-IR"/>
        </w:rPr>
        <w:t>خاطر می</w:t>
      </w:r>
      <w:ins w:id="1442" w:author="Shokri" w:date="2019-11-10T00:24:00Z">
        <w:r w:rsidR="009C396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443" w:author="Shokri" w:date="2019-11-10T00:24:00Z">
        <w:r w:rsidR="00AF56D8" w:rsidDel="009C396A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AF56D8">
        <w:rPr>
          <w:rFonts w:cs="B Nazanin" w:hint="cs"/>
          <w:sz w:val="28"/>
          <w:szCs w:val="28"/>
          <w:rtl/>
          <w:lang w:bidi="fa-IR"/>
        </w:rPr>
        <w:t>آ</w:t>
      </w:r>
      <w:r w:rsidR="00943A23">
        <w:rPr>
          <w:rFonts w:cs="B Nazanin" w:hint="cs"/>
          <w:sz w:val="28"/>
          <w:szCs w:val="28"/>
          <w:rtl/>
          <w:lang w:bidi="fa-IR"/>
        </w:rPr>
        <w:t xml:space="preserve">ورند. </w:t>
      </w:r>
      <w:r w:rsidRPr="00EE4024">
        <w:rPr>
          <w:rFonts w:cs="B Nazanin"/>
          <w:sz w:val="28"/>
          <w:szCs w:val="28"/>
          <w:rtl/>
          <w:lang w:bidi="fa-IR"/>
        </w:rPr>
        <w:t>در قرق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زستان،</w:t>
      </w:r>
      <w:del w:id="1444" w:author="Shokri" w:date="2019-11-10T00:26:00Z">
        <w:r w:rsidRPr="00EE4024" w:rsidDel="009C396A">
          <w:rPr>
            <w:rFonts w:cs="B Nazanin"/>
            <w:sz w:val="28"/>
            <w:szCs w:val="28"/>
            <w:rtl/>
            <w:lang w:bidi="fa-IR"/>
          </w:rPr>
          <w:delText xml:space="preserve"> پس</w:delText>
        </w:r>
      </w:del>
      <w:ins w:id="1445" w:author="Shokri" w:date="2019-11-10T00:26:00Z">
        <w:r w:rsidR="009C396A">
          <w:rPr>
            <w:rFonts w:cs="B Nazanin" w:hint="cs"/>
            <w:sz w:val="28"/>
            <w:szCs w:val="28"/>
            <w:rtl/>
            <w:lang w:bidi="fa-IR"/>
          </w:rPr>
          <w:t>با وجود</w:t>
        </w:r>
      </w:ins>
      <w:del w:id="1446" w:author="Shokri" w:date="2019-11-10T00:26:00Z">
        <w:r w:rsidRPr="00EE4024" w:rsidDel="009C396A">
          <w:rPr>
            <w:rFonts w:cs="B Nazanin"/>
            <w:sz w:val="28"/>
            <w:szCs w:val="28"/>
            <w:rtl/>
            <w:lang w:bidi="fa-IR"/>
          </w:rPr>
          <w:delText xml:space="preserve"> از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ک</w:t>
      </w:r>
      <w:ins w:id="1447" w:author="Shokri" w:date="2019-11-10T00:25:00Z">
        <w:r w:rsidR="009C396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448" w:author="Shokri" w:date="2019-11-10T00:25:00Z">
        <w:r w:rsidR="00AF56D8" w:rsidDel="009C396A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AF56D8">
        <w:rPr>
          <w:rFonts w:cs="B Nazanin" w:hint="cs"/>
          <w:sz w:val="28"/>
          <w:szCs w:val="28"/>
          <w:rtl/>
          <w:lang w:bidi="fa-IR"/>
        </w:rPr>
        <w:t>و</w:t>
      </w:r>
      <w:del w:id="1449" w:author="Shokri" w:date="2019-11-10T00:25:00Z">
        <w:r w:rsidR="00AF56D8" w:rsidDel="009C396A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AF56D8">
        <w:rPr>
          <w:rFonts w:cs="B Nazanin" w:hint="cs"/>
          <w:sz w:val="28"/>
          <w:szCs w:val="28"/>
          <w:rtl/>
          <w:lang w:bidi="fa-IR"/>
        </w:rPr>
        <w:t xml:space="preserve">نیم </w:t>
      </w:r>
      <w:r w:rsidR="00AF56D8" w:rsidRPr="00D13FF4">
        <w:rPr>
          <w:rFonts w:cs="B Nazanin"/>
          <w:sz w:val="28"/>
          <w:szCs w:val="28"/>
          <w:highlight w:val="yellow"/>
          <w:rtl/>
          <w:lang w:bidi="fa-IR"/>
          <w:rPrChange w:id="1450" w:author="Shokri" w:date="2019-11-10T01:52:00Z">
            <w:rPr>
              <w:rFonts w:cs="B Nazanin"/>
              <w:sz w:val="28"/>
              <w:szCs w:val="28"/>
              <w:rtl/>
              <w:lang w:bidi="fa-IR"/>
            </w:rPr>
          </w:rPrChange>
        </w:rPr>
        <w:t>قرن</w:t>
      </w:r>
      <w:r w:rsidRPr="00D13FF4">
        <w:rPr>
          <w:rFonts w:cs="B Nazanin"/>
          <w:sz w:val="28"/>
          <w:szCs w:val="28"/>
          <w:highlight w:val="yellow"/>
          <w:rtl/>
          <w:lang w:bidi="fa-IR"/>
          <w:rPrChange w:id="1451" w:author="Shokri" w:date="2019-11-10T01:52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تار</w:t>
      </w:r>
      <w:r w:rsidRPr="00D13FF4">
        <w:rPr>
          <w:rFonts w:cs="B Nazanin" w:hint="cs"/>
          <w:sz w:val="28"/>
          <w:szCs w:val="28"/>
          <w:highlight w:val="yellow"/>
          <w:rtl/>
          <w:lang w:bidi="fa-IR"/>
          <w:rPrChange w:id="1452" w:author="Shokri" w:date="2019-11-10T01:52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ی</w:t>
      </w:r>
      <w:r w:rsidRPr="00D13FF4">
        <w:rPr>
          <w:rFonts w:cs="B Nazanin" w:hint="eastAsia"/>
          <w:sz w:val="28"/>
          <w:szCs w:val="28"/>
          <w:highlight w:val="yellow"/>
          <w:rtl/>
          <w:lang w:bidi="fa-IR"/>
          <w:rPrChange w:id="1453" w:author="Shokri" w:date="2019-11-10T01:52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خ</w:t>
      </w:r>
      <w:r w:rsidRPr="00D13FF4">
        <w:rPr>
          <w:rFonts w:cs="B Nazanin"/>
          <w:sz w:val="28"/>
          <w:szCs w:val="28"/>
          <w:highlight w:val="yellow"/>
          <w:rtl/>
          <w:lang w:bidi="fa-IR"/>
          <w:rPrChange w:id="1454" w:author="Shokri" w:date="2019-11-10T01:52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مشترک، نقش مهم زبان روس</w:t>
      </w:r>
      <w:r w:rsidRPr="00D13FF4">
        <w:rPr>
          <w:rFonts w:cs="B Nazanin" w:hint="cs"/>
          <w:sz w:val="28"/>
          <w:szCs w:val="28"/>
          <w:highlight w:val="yellow"/>
          <w:rtl/>
          <w:lang w:bidi="fa-IR"/>
          <w:rPrChange w:id="1455" w:author="Shokri" w:date="2019-11-10T01:52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ی</w:t>
      </w:r>
      <w:r w:rsidRPr="00D13FF4">
        <w:rPr>
          <w:rFonts w:cs="B Nazanin" w:hint="eastAsia"/>
          <w:sz w:val="28"/>
          <w:szCs w:val="28"/>
          <w:highlight w:val="yellow"/>
          <w:rtl/>
          <w:lang w:bidi="fa-IR"/>
          <w:rPrChange w:id="1456" w:author="Shokri" w:date="2019-11-10T01:52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،</w:t>
      </w:r>
      <w:r w:rsidRPr="00D13FF4">
        <w:rPr>
          <w:rFonts w:cs="B Nazanin"/>
          <w:sz w:val="28"/>
          <w:szCs w:val="28"/>
          <w:highlight w:val="yellow"/>
          <w:rtl/>
          <w:lang w:bidi="fa-IR"/>
          <w:rPrChange w:id="1457" w:author="Shokri" w:date="2019-11-10T01:52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ذهن</w:t>
      </w:r>
      <w:r w:rsidRPr="00D13FF4">
        <w:rPr>
          <w:rFonts w:cs="B Nazanin" w:hint="cs"/>
          <w:sz w:val="28"/>
          <w:szCs w:val="28"/>
          <w:highlight w:val="yellow"/>
          <w:rtl/>
          <w:lang w:bidi="fa-IR"/>
          <w:rPrChange w:id="1458" w:author="Shokri" w:date="2019-11-10T01:52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ی</w:t>
      </w:r>
      <w:r w:rsidRPr="00D13FF4">
        <w:rPr>
          <w:rFonts w:cs="B Nazanin" w:hint="eastAsia"/>
          <w:sz w:val="28"/>
          <w:szCs w:val="28"/>
          <w:highlight w:val="yellow"/>
          <w:rtl/>
          <w:lang w:bidi="fa-IR"/>
          <w:rPrChange w:id="1459" w:author="Shokri" w:date="2019-11-10T01:52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ت</w:t>
      </w:r>
      <w:r w:rsidRPr="00D13FF4">
        <w:rPr>
          <w:rFonts w:cs="B Nazanin"/>
          <w:sz w:val="28"/>
          <w:szCs w:val="28"/>
          <w:highlight w:val="yellow"/>
          <w:rtl/>
          <w:lang w:bidi="fa-IR"/>
          <w:rPrChange w:id="1460" w:author="Shokri" w:date="2019-11-10T01:52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مشابه، نزد</w:t>
      </w:r>
      <w:r w:rsidRPr="00D13FF4">
        <w:rPr>
          <w:rFonts w:cs="B Nazanin" w:hint="cs"/>
          <w:sz w:val="28"/>
          <w:szCs w:val="28"/>
          <w:highlight w:val="yellow"/>
          <w:rtl/>
          <w:lang w:bidi="fa-IR"/>
          <w:rPrChange w:id="1461" w:author="Shokri" w:date="2019-11-10T01:52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ی</w:t>
      </w:r>
      <w:r w:rsidRPr="00D13FF4">
        <w:rPr>
          <w:rFonts w:cs="B Nazanin" w:hint="eastAsia"/>
          <w:sz w:val="28"/>
          <w:szCs w:val="28"/>
          <w:highlight w:val="yellow"/>
          <w:rtl/>
          <w:lang w:bidi="fa-IR"/>
          <w:rPrChange w:id="1462" w:author="Shokri" w:date="2019-11-10T01:52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ک</w:t>
      </w:r>
      <w:r w:rsidRPr="00D13FF4">
        <w:rPr>
          <w:rFonts w:cs="B Nazanin" w:hint="cs"/>
          <w:sz w:val="28"/>
          <w:szCs w:val="28"/>
          <w:highlight w:val="yellow"/>
          <w:rtl/>
          <w:lang w:bidi="fa-IR"/>
          <w:rPrChange w:id="1463" w:author="Shokri" w:date="2019-11-10T01:52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ی</w:t>
      </w:r>
      <w:r w:rsidR="00943A23" w:rsidRPr="00D13FF4">
        <w:rPr>
          <w:rFonts w:cs="B Nazanin"/>
          <w:sz w:val="28"/>
          <w:szCs w:val="28"/>
          <w:highlight w:val="yellow"/>
          <w:rtl/>
          <w:lang w:bidi="fa-IR"/>
          <w:rPrChange w:id="1464" w:author="Shokri" w:date="2019-11-10T01:52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و </w:t>
      </w:r>
      <w:r w:rsidR="00943A23" w:rsidRPr="00D13FF4">
        <w:rPr>
          <w:rFonts w:cs="B Nazanin" w:hint="eastAsia"/>
          <w:sz w:val="28"/>
          <w:szCs w:val="28"/>
          <w:highlight w:val="yellow"/>
          <w:rtl/>
          <w:lang w:bidi="fa-IR"/>
          <w:rPrChange w:id="1465" w:author="Shokri" w:date="2019-11-10T01:52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پ</w:t>
      </w:r>
      <w:r w:rsidR="00943A23" w:rsidRPr="00D13FF4">
        <w:rPr>
          <w:rFonts w:cs="B Nazanin" w:hint="cs"/>
          <w:sz w:val="28"/>
          <w:szCs w:val="28"/>
          <w:highlight w:val="yellow"/>
          <w:rtl/>
          <w:lang w:bidi="fa-IR"/>
          <w:rPrChange w:id="1466" w:author="Shokri" w:date="2019-11-10T01:52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ی</w:t>
      </w:r>
      <w:r w:rsidR="00943A23" w:rsidRPr="00D13FF4">
        <w:rPr>
          <w:rFonts w:cs="B Nazanin" w:hint="eastAsia"/>
          <w:sz w:val="28"/>
          <w:szCs w:val="28"/>
          <w:highlight w:val="yellow"/>
          <w:rtl/>
          <w:lang w:bidi="fa-IR"/>
          <w:rPrChange w:id="1467" w:author="Shokri" w:date="2019-11-10T01:52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وندها</w:t>
      </w:r>
      <w:r w:rsidR="00943A23" w:rsidRPr="00D13FF4">
        <w:rPr>
          <w:rFonts w:cs="B Nazanin"/>
          <w:sz w:val="28"/>
          <w:szCs w:val="28"/>
          <w:highlight w:val="yellow"/>
          <w:rtl/>
          <w:lang w:bidi="fa-IR"/>
          <w:rPrChange w:id="1468" w:author="Shokri" w:date="2019-11-10T01:52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</w:t>
      </w:r>
      <w:r w:rsidR="00943A23" w:rsidRPr="00D13FF4">
        <w:rPr>
          <w:rFonts w:cs="B Nazanin" w:hint="eastAsia"/>
          <w:sz w:val="28"/>
          <w:szCs w:val="28"/>
          <w:highlight w:val="yellow"/>
          <w:rtl/>
          <w:lang w:bidi="fa-IR"/>
          <w:rPrChange w:id="1469" w:author="Shokri" w:date="2019-11-10T01:52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و</w:t>
      </w:r>
      <w:r w:rsidR="00943A23" w:rsidRPr="00D13FF4">
        <w:rPr>
          <w:rFonts w:cs="B Nazanin"/>
          <w:sz w:val="28"/>
          <w:szCs w:val="28"/>
          <w:highlight w:val="yellow"/>
          <w:rtl/>
          <w:lang w:bidi="fa-IR"/>
          <w:rPrChange w:id="1470" w:author="Shokri" w:date="2019-11-10T01:52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</w:t>
      </w:r>
      <w:r w:rsidR="00943A23" w:rsidRPr="00D13FF4">
        <w:rPr>
          <w:rFonts w:cs="B Nazanin" w:hint="eastAsia"/>
          <w:sz w:val="28"/>
          <w:szCs w:val="28"/>
          <w:highlight w:val="yellow"/>
          <w:rtl/>
          <w:lang w:bidi="fa-IR"/>
          <w:rPrChange w:id="1471" w:author="Shokri" w:date="2019-11-10T01:52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همز</w:t>
      </w:r>
      <w:r w:rsidR="00943A23" w:rsidRPr="00D13FF4">
        <w:rPr>
          <w:rFonts w:cs="B Nazanin" w:hint="cs"/>
          <w:sz w:val="28"/>
          <w:szCs w:val="28"/>
          <w:highlight w:val="yellow"/>
          <w:rtl/>
          <w:lang w:bidi="fa-IR"/>
          <w:rPrChange w:id="1472" w:author="Shokri" w:date="2019-11-10T01:52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ی</w:t>
      </w:r>
      <w:r w:rsidR="00943A23" w:rsidRPr="00D13FF4">
        <w:rPr>
          <w:rFonts w:cs="B Nazanin" w:hint="eastAsia"/>
          <w:sz w:val="28"/>
          <w:szCs w:val="28"/>
          <w:highlight w:val="yellow"/>
          <w:rtl/>
          <w:lang w:bidi="fa-IR"/>
          <w:rPrChange w:id="1473" w:author="Shokri" w:date="2019-11-10T01:52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ست</w:t>
      </w:r>
      <w:r w:rsidR="00943A23" w:rsidRPr="00D13FF4">
        <w:rPr>
          <w:rFonts w:cs="B Nazanin" w:hint="cs"/>
          <w:sz w:val="28"/>
          <w:szCs w:val="28"/>
          <w:highlight w:val="yellow"/>
          <w:rtl/>
          <w:lang w:bidi="fa-IR"/>
          <w:rPrChange w:id="1474" w:author="Shokri" w:date="2019-11-10T01:52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ی</w:t>
      </w:r>
      <w:ins w:id="1475" w:author="Shokri" w:date="2019-11-10T00:25:00Z">
        <w:r w:rsidR="009C396A" w:rsidRPr="00D13FF4">
          <w:rPr>
            <w:rFonts w:cs="B Nazanin" w:hint="eastAsia"/>
            <w:sz w:val="28"/>
            <w:szCs w:val="28"/>
            <w:highlight w:val="yellow"/>
            <w:lang w:bidi="fa-IR"/>
            <w:rPrChange w:id="1476" w:author="Shokri" w:date="2019-11-10T01:52:00Z">
              <w:rPr>
                <w:rFonts w:cs="B Nazanin" w:hint="eastAsia"/>
                <w:sz w:val="28"/>
                <w:szCs w:val="28"/>
                <w:lang w:bidi="fa-IR"/>
              </w:rPr>
            </w:rPrChange>
          </w:rPr>
          <w:t>‌</w:t>
        </w:r>
      </w:ins>
      <w:del w:id="1477" w:author="Shokri" w:date="2019-11-10T00:25:00Z">
        <w:r w:rsidR="00943A23" w:rsidRPr="00D13FF4" w:rsidDel="009C396A">
          <w:rPr>
            <w:rFonts w:cs="B Nazanin"/>
            <w:sz w:val="28"/>
            <w:szCs w:val="28"/>
            <w:highlight w:val="yellow"/>
            <w:rtl/>
            <w:lang w:bidi="fa-IR"/>
            <w:rPrChange w:id="1478" w:author="Shokri" w:date="2019-11-10T01:52:00Z">
              <w:rPr>
                <w:rFonts w:cs="B Nazanin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943A23" w:rsidRPr="00D13FF4">
        <w:rPr>
          <w:rFonts w:cs="B Nazanin" w:hint="eastAsia"/>
          <w:sz w:val="28"/>
          <w:szCs w:val="28"/>
          <w:highlight w:val="yellow"/>
          <w:rtl/>
          <w:lang w:bidi="fa-IR"/>
          <w:rPrChange w:id="1479" w:author="Shokri" w:date="2019-11-10T01:52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ها</w:t>
      </w:r>
      <w:r w:rsidR="00943A23" w:rsidRPr="00D13FF4">
        <w:rPr>
          <w:rFonts w:cs="B Nazanin" w:hint="cs"/>
          <w:sz w:val="28"/>
          <w:szCs w:val="28"/>
          <w:highlight w:val="yellow"/>
          <w:rtl/>
          <w:lang w:bidi="fa-IR"/>
          <w:rPrChange w:id="1480" w:author="Shokri" w:date="2019-11-10T01:52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ی</w:t>
      </w:r>
      <w:r w:rsidR="00943A23" w:rsidRPr="00D13FF4">
        <w:rPr>
          <w:rFonts w:cs="B Nazanin"/>
          <w:sz w:val="28"/>
          <w:szCs w:val="28"/>
          <w:highlight w:val="yellow"/>
          <w:rtl/>
          <w:lang w:bidi="fa-IR"/>
          <w:rPrChange w:id="1481" w:author="Shokri" w:date="2019-11-10T01:52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</w:t>
      </w:r>
      <w:r w:rsidR="00943A23" w:rsidRPr="00D13FF4">
        <w:rPr>
          <w:rFonts w:cs="B Nazanin" w:hint="eastAsia"/>
          <w:sz w:val="28"/>
          <w:szCs w:val="28"/>
          <w:highlight w:val="yellow"/>
          <w:rtl/>
          <w:lang w:bidi="fa-IR"/>
          <w:rPrChange w:id="1482" w:author="Shokri" w:date="2019-11-10T01:52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در</w:t>
      </w:r>
      <w:r w:rsidR="00943A23" w:rsidRPr="00D13FF4">
        <w:rPr>
          <w:rFonts w:cs="B Nazanin"/>
          <w:sz w:val="28"/>
          <w:szCs w:val="28"/>
          <w:highlight w:val="yellow"/>
          <w:rtl/>
          <w:lang w:bidi="fa-IR"/>
          <w:rPrChange w:id="1483" w:author="Shokri" w:date="2019-11-10T01:52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</w:t>
      </w:r>
      <w:r w:rsidR="00943A23" w:rsidRPr="00D13FF4">
        <w:rPr>
          <w:rFonts w:cs="B Nazanin" w:hint="eastAsia"/>
          <w:sz w:val="28"/>
          <w:szCs w:val="28"/>
          <w:highlight w:val="yellow"/>
          <w:rtl/>
          <w:lang w:bidi="fa-IR"/>
          <w:rPrChange w:id="1484" w:author="Shokri" w:date="2019-11-10T01:52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کنار</w:t>
      </w:r>
      <w:ins w:id="1485" w:author="Shokri" w:date="2019-11-10T00:25:00Z">
        <w:r w:rsidR="009C396A" w:rsidRPr="00D13FF4">
          <w:rPr>
            <w:rFonts w:cs="B Nazanin"/>
            <w:sz w:val="28"/>
            <w:szCs w:val="28"/>
            <w:highlight w:val="yellow"/>
            <w:rtl/>
            <w:lang w:bidi="fa-IR"/>
            <w:rPrChange w:id="1486" w:author="Shokri" w:date="2019-11-10T01:52:00Z">
              <w:rPr>
                <w:rFonts w:cs="B Nazanin"/>
                <w:sz w:val="28"/>
                <w:szCs w:val="28"/>
                <w:rtl/>
                <w:lang w:bidi="fa-IR"/>
              </w:rPr>
            </w:rPrChange>
          </w:rPr>
          <w:t xml:space="preserve"> </w:t>
        </w:r>
      </w:ins>
      <w:r w:rsidR="00943A23" w:rsidRPr="00D13FF4">
        <w:rPr>
          <w:rFonts w:cs="B Nazanin" w:hint="eastAsia"/>
          <w:sz w:val="28"/>
          <w:szCs w:val="28"/>
          <w:highlight w:val="yellow"/>
          <w:rtl/>
          <w:lang w:bidi="fa-IR"/>
          <w:rPrChange w:id="1487" w:author="Shokri" w:date="2019-11-10T01:52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هم</w:t>
      </w:r>
      <w:r w:rsidR="00943A23" w:rsidRPr="00D13FF4">
        <w:rPr>
          <w:rFonts w:cs="B Nazanin"/>
          <w:sz w:val="28"/>
          <w:szCs w:val="28"/>
          <w:highlight w:val="yellow"/>
          <w:rtl/>
          <w:lang w:bidi="fa-IR"/>
          <w:rPrChange w:id="1488" w:author="Shokri" w:date="2019-11-10T01:52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و با </w:t>
      </w:r>
      <w:r w:rsidRPr="00D13FF4">
        <w:rPr>
          <w:rFonts w:cs="B Nazanin"/>
          <w:sz w:val="28"/>
          <w:szCs w:val="28"/>
          <w:highlight w:val="yellow"/>
          <w:rtl/>
          <w:lang w:bidi="fa-IR"/>
          <w:rPrChange w:id="1489" w:author="Shokri" w:date="2019-11-10T01:52:00Z">
            <w:rPr>
              <w:rFonts w:cs="B Nazanin"/>
              <w:sz w:val="28"/>
              <w:szCs w:val="28"/>
              <w:rtl/>
              <w:lang w:bidi="fa-IR"/>
            </w:rPr>
          </w:rPrChange>
        </w:rPr>
        <w:t>سرنوشت مشترک، نهادها و اقدامات روس</w:t>
      </w:r>
      <w:r w:rsidRPr="00D13FF4">
        <w:rPr>
          <w:rFonts w:cs="B Nazanin" w:hint="cs"/>
          <w:sz w:val="28"/>
          <w:szCs w:val="28"/>
          <w:highlight w:val="yellow"/>
          <w:rtl/>
          <w:lang w:bidi="fa-IR"/>
          <w:rPrChange w:id="1490" w:author="Shokri" w:date="2019-11-10T01:52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ی</w:t>
      </w:r>
      <w:r w:rsidRPr="00D13FF4">
        <w:rPr>
          <w:rFonts w:cs="B Nazanin" w:hint="eastAsia"/>
          <w:sz w:val="28"/>
          <w:szCs w:val="28"/>
          <w:highlight w:val="yellow"/>
          <w:rtl/>
          <w:lang w:bidi="fa-IR"/>
          <w:rPrChange w:id="1491" w:author="Shokri" w:date="2019-11-10T01:52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ه</w:t>
      </w:r>
      <w:r w:rsidRPr="00D13FF4">
        <w:rPr>
          <w:rFonts w:cs="B Nazanin"/>
          <w:sz w:val="28"/>
          <w:szCs w:val="28"/>
          <w:highlight w:val="yellow"/>
          <w:rtl/>
          <w:lang w:bidi="fa-IR"/>
          <w:rPrChange w:id="1492" w:author="Shokri" w:date="2019-11-10T01:52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در </w:t>
      </w:r>
      <w:r w:rsidRPr="00D13FF4">
        <w:rPr>
          <w:rFonts w:cs="B Nazanin" w:hint="eastAsia"/>
          <w:sz w:val="28"/>
          <w:szCs w:val="28"/>
          <w:highlight w:val="yellow"/>
          <w:rtl/>
          <w:lang w:bidi="fa-IR"/>
          <w:rPrChange w:id="1493" w:author="Shokri" w:date="2019-11-10T01:52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بخش</w:t>
      </w:r>
      <w:r w:rsidRPr="00D13FF4">
        <w:rPr>
          <w:rFonts w:cs="B Nazanin"/>
          <w:sz w:val="28"/>
          <w:szCs w:val="28"/>
          <w:highlight w:val="yellow"/>
          <w:rtl/>
          <w:lang w:bidi="fa-IR"/>
          <w:rPrChange w:id="1494" w:author="Shokri" w:date="2019-11-10T01:52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فرهنگ</w:t>
      </w:r>
      <w:r w:rsidRPr="00D13FF4">
        <w:rPr>
          <w:rFonts w:cs="B Nazanin" w:hint="cs"/>
          <w:sz w:val="28"/>
          <w:szCs w:val="28"/>
          <w:highlight w:val="yellow"/>
          <w:rtl/>
          <w:lang w:bidi="fa-IR"/>
          <w:rPrChange w:id="1495" w:author="Shokri" w:date="2019-11-10T01:52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ی</w:t>
      </w:r>
      <w:r w:rsidRPr="00D13FF4">
        <w:rPr>
          <w:rFonts w:cs="B Nazanin" w:hint="eastAsia"/>
          <w:sz w:val="28"/>
          <w:szCs w:val="28"/>
          <w:highlight w:val="yellow"/>
          <w:rtl/>
          <w:lang w:bidi="fa-IR"/>
          <w:rPrChange w:id="1496" w:author="Shokri" w:date="2019-11-10T01:52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،</w:t>
      </w:r>
      <w:r w:rsidRPr="00D13FF4">
        <w:rPr>
          <w:rFonts w:cs="B Nazanin"/>
          <w:sz w:val="28"/>
          <w:szCs w:val="28"/>
          <w:highlight w:val="yellow"/>
          <w:rtl/>
          <w:lang w:bidi="fa-IR"/>
          <w:rPrChange w:id="1497" w:author="Shokri" w:date="2019-11-10T01:52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اطلاعات</w:t>
      </w:r>
      <w:r w:rsidRPr="00D13FF4">
        <w:rPr>
          <w:rFonts w:cs="B Nazanin" w:hint="cs"/>
          <w:sz w:val="28"/>
          <w:szCs w:val="28"/>
          <w:highlight w:val="yellow"/>
          <w:rtl/>
          <w:lang w:bidi="fa-IR"/>
          <w:rPrChange w:id="1498" w:author="Shokri" w:date="2019-11-10T01:52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ی</w:t>
      </w:r>
      <w:r w:rsidRPr="00D13FF4">
        <w:rPr>
          <w:rFonts w:cs="B Nazanin" w:hint="eastAsia"/>
          <w:sz w:val="28"/>
          <w:szCs w:val="28"/>
          <w:highlight w:val="yellow"/>
          <w:rtl/>
          <w:lang w:bidi="fa-IR"/>
          <w:rPrChange w:id="1499" w:author="Shokri" w:date="2019-11-10T01:52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،</w:t>
      </w:r>
      <w:r w:rsidRPr="00D13FF4">
        <w:rPr>
          <w:rFonts w:cs="B Nazanin"/>
          <w:sz w:val="28"/>
          <w:szCs w:val="28"/>
          <w:highlight w:val="yellow"/>
          <w:rtl/>
          <w:lang w:bidi="fa-IR"/>
          <w:rPrChange w:id="1500" w:author="Shokri" w:date="2019-11-10T01:52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</w:t>
      </w:r>
      <w:r w:rsidRPr="00D13FF4">
        <w:rPr>
          <w:rFonts w:cs="B Nazanin" w:hint="eastAsia"/>
          <w:sz w:val="28"/>
          <w:szCs w:val="28"/>
          <w:highlight w:val="yellow"/>
          <w:rtl/>
          <w:lang w:bidi="fa-IR"/>
          <w:rPrChange w:id="1501" w:author="Shokri" w:date="2019-11-10T01:52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قو</w:t>
      </w:r>
      <w:r w:rsidRPr="00D13FF4">
        <w:rPr>
          <w:rFonts w:cs="B Nazanin" w:hint="cs"/>
          <w:sz w:val="28"/>
          <w:szCs w:val="28"/>
          <w:highlight w:val="yellow"/>
          <w:rtl/>
          <w:lang w:bidi="fa-IR"/>
          <w:rPrChange w:id="1502" w:author="Shokri" w:date="2019-11-10T01:52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ی</w:t>
      </w:r>
      <w:ins w:id="1503" w:author="Shokri" w:date="2019-11-10T00:25:00Z">
        <w:r w:rsidR="009C396A" w:rsidRPr="00D13FF4">
          <w:rPr>
            <w:rFonts w:cs="B Nazanin" w:hint="eastAsia"/>
            <w:sz w:val="28"/>
            <w:szCs w:val="28"/>
            <w:highlight w:val="yellow"/>
            <w:lang w:bidi="fa-IR"/>
            <w:rPrChange w:id="1504" w:author="Shokri" w:date="2019-11-10T01:52:00Z">
              <w:rPr>
                <w:rFonts w:cs="B Nazanin" w:hint="eastAsia"/>
                <w:sz w:val="28"/>
                <w:szCs w:val="28"/>
                <w:lang w:bidi="fa-IR"/>
              </w:rPr>
            </w:rPrChange>
          </w:rPr>
          <w:t>‌</w:t>
        </w:r>
      </w:ins>
      <w:del w:id="1505" w:author="Shokri" w:date="2019-11-10T00:25:00Z">
        <w:r w:rsidRPr="00D13FF4" w:rsidDel="009C396A">
          <w:rPr>
            <w:rFonts w:cs="B Nazanin"/>
            <w:sz w:val="28"/>
            <w:szCs w:val="28"/>
            <w:highlight w:val="yellow"/>
            <w:rtl/>
            <w:lang w:bidi="fa-IR"/>
            <w:rPrChange w:id="1506" w:author="Shokri" w:date="2019-11-10T01:52:00Z">
              <w:rPr>
                <w:rFonts w:cs="B Nazanin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D13FF4">
        <w:rPr>
          <w:rFonts w:cs="B Nazanin" w:hint="eastAsia"/>
          <w:sz w:val="28"/>
          <w:szCs w:val="28"/>
          <w:highlight w:val="yellow"/>
          <w:rtl/>
          <w:lang w:bidi="fa-IR"/>
          <w:rPrChange w:id="1507" w:author="Shokri" w:date="2019-11-10T01:52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تر</w:t>
      </w:r>
      <w:r w:rsidRPr="00D13FF4">
        <w:rPr>
          <w:rFonts w:cs="B Nazanin" w:hint="cs"/>
          <w:sz w:val="28"/>
          <w:szCs w:val="28"/>
          <w:highlight w:val="yellow"/>
          <w:rtl/>
          <w:lang w:bidi="fa-IR"/>
          <w:rPrChange w:id="1508" w:author="Shokri" w:date="2019-11-10T01:52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ی</w:t>
      </w:r>
      <w:r w:rsidRPr="00D13FF4">
        <w:rPr>
          <w:rFonts w:cs="B Nazanin" w:hint="eastAsia"/>
          <w:sz w:val="28"/>
          <w:szCs w:val="28"/>
          <w:highlight w:val="yellow"/>
          <w:rtl/>
          <w:lang w:bidi="fa-IR"/>
          <w:rPrChange w:id="1509" w:author="Shokri" w:date="2019-11-10T01:52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ن</w:t>
      </w:r>
      <w:r w:rsidRPr="00D13FF4">
        <w:rPr>
          <w:rFonts w:cs="B Nazanin"/>
          <w:sz w:val="28"/>
          <w:szCs w:val="28"/>
          <w:highlight w:val="yellow"/>
          <w:rtl/>
          <w:lang w:bidi="fa-IR"/>
          <w:rPrChange w:id="1510" w:author="Shokri" w:date="2019-11-10T01:52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نفوذ </w:t>
      </w:r>
      <w:ins w:id="1511" w:author="Shokri" w:date="2019-11-10T00:26:00Z">
        <w:r w:rsidR="009C396A" w:rsidRPr="00D13FF4">
          <w:rPr>
            <w:rFonts w:cs="B Nazanin" w:hint="eastAsia"/>
            <w:sz w:val="28"/>
            <w:szCs w:val="28"/>
            <w:highlight w:val="yellow"/>
            <w:rtl/>
            <w:lang w:bidi="fa-IR"/>
            <w:rPrChange w:id="1512" w:author="Shokri" w:date="2019-11-10T01:52:00Z">
              <w:rPr>
                <w:rFonts w:cs="B Nazanin" w:hint="eastAsia"/>
                <w:sz w:val="28"/>
                <w:szCs w:val="28"/>
                <w:rtl/>
                <w:lang w:bidi="fa-IR"/>
              </w:rPr>
            </w:rPrChange>
          </w:rPr>
          <w:t>«</w:t>
        </w:r>
      </w:ins>
      <w:del w:id="1513" w:author="Shokri" w:date="2019-11-10T00:26:00Z">
        <w:r w:rsidRPr="00D13FF4" w:rsidDel="009C396A">
          <w:rPr>
            <w:rFonts w:cs="B Nazanin"/>
            <w:sz w:val="28"/>
            <w:szCs w:val="28"/>
            <w:highlight w:val="yellow"/>
            <w:rtl/>
            <w:lang w:bidi="fa-IR"/>
            <w:rPrChange w:id="1514" w:author="Shokri" w:date="2019-11-10T01:52:00Z">
              <w:rPr>
                <w:rFonts w:cs="B Nazanin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Pr="00D13FF4">
        <w:rPr>
          <w:rFonts w:cs="B Nazanin"/>
          <w:sz w:val="28"/>
          <w:szCs w:val="28"/>
          <w:highlight w:val="yellow"/>
          <w:rtl/>
          <w:lang w:bidi="fa-IR"/>
          <w:rPrChange w:id="1515" w:author="Shokri" w:date="2019-11-10T01:52:00Z">
            <w:rPr>
              <w:rFonts w:cs="B Nazanin"/>
              <w:sz w:val="28"/>
              <w:szCs w:val="28"/>
              <w:rtl/>
              <w:lang w:bidi="fa-IR"/>
            </w:rPr>
          </w:rPrChange>
        </w:rPr>
        <w:t>قدرت نرم"</w:t>
      </w:r>
      <w:ins w:id="1516" w:author="Shokri" w:date="2019-11-10T00:26:00Z">
        <w:r w:rsidR="009C396A" w:rsidRPr="00D13FF4">
          <w:rPr>
            <w:rFonts w:cs="B Nazanin" w:hint="eastAsia"/>
            <w:sz w:val="28"/>
            <w:szCs w:val="28"/>
            <w:highlight w:val="yellow"/>
            <w:rtl/>
            <w:lang w:bidi="fa-IR"/>
            <w:rPrChange w:id="1517" w:author="Shokri" w:date="2019-11-10T01:52:00Z">
              <w:rPr>
                <w:rFonts w:cs="B Nazanin" w:hint="eastAsia"/>
                <w:sz w:val="28"/>
                <w:szCs w:val="28"/>
                <w:rtl/>
                <w:lang w:bidi="fa-IR"/>
              </w:rPr>
            </w:rPrChange>
          </w:rPr>
          <w:t>»</w:t>
        </w:r>
      </w:ins>
      <w:del w:id="1518" w:author="Shokri" w:date="2019-11-10T00:26:00Z">
        <w:r w:rsidRPr="00D13FF4" w:rsidDel="009C396A">
          <w:rPr>
            <w:rFonts w:cs="B Nazanin"/>
            <w:sz w:val="28"/>
            <w:szCs w:val="28"/>
            <w:highlight w:val="yellow"/>
            <w:lang w:bidi="fa-IR"/>
            <w:rPrChange w:id="1519" w:author="Shokri" w:date="2019-11-10T01:52:00Z">
              <w:rPr>
                <w:rFonts w:cs="B Nazanin"/>
                <w:sz w:val="28"/>
                <w:szCs w:val="28"/>
                <w:lang w:bidi="fa-IR"/>
              </w:rPr>
            </w:rPrChange>
          </w:rPr>
          <w:delText xml:space="preserve"> </w:delText>
        </w:r>
      </w:del>
      <w:r w:rsidRPr="00D13FF4">
        <w:rPr>
          <w:rFonts w:cs="B Nazanin" w:hint="eastAsia"/>
          <w:sz w:val="28"/>
          <w:szCs w:val="28"/>
          <w:highlight w:val="yellow"/>
          <w:rtl/>
          <w:lang w:bidi="fa-IR"/>
          <w:rPrChange w:id="1520" w:author="Shokri" w:date="2019-11-10T01:52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را</w:t>
      </w:r>
      <w:r w:rsidRPr="00D13FF4">
        <w:rPr>
          <w:rFonts w:cs="B Nazanin"/>
          <w:sz w:val="28"/>
          <w:szCs w:val="28"/>
          <w:highlight w:val="yellow"/>
          <w:rtl/>
          <w:lang w:bidi="fa-IR"/>
          <w:rPrChange w:id="1521" w:author="Shokri" w:date="2019-11-10T01:52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</w:t>
      </w:r>
      <w:r w:rsidRPr="00D13FF4">
        <w:rPr>
          <w:rFonts w:cs="B Nazanin" w:hint="eastAsia"/>
          <w:sz w:val="28"/>
          <w:szCs w:val="28"/>
          <w:highlight w:val="yellow"/>
          <w:rtl/>
          <w:lang w:bidi="fa-IR"/>
          <w:rPrChange w:id="1522" w:author="Shokri" w:date="2019-11-10T01:52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در</w:t>
      </w:r>
      <w:r w:rsidRPr="00D13FF4">
        <w:rPr>
          <w:rFonts w:cs="B Nazanin"/>
          <w:sz w:val="28"/>
          <w:szCs w:val="28"/>
          <w:highlight w:val="yellow"/>
          <w:rtl/>
          <w:lang w:bidi="fa-IR"/>
          <w:rPrChange w:id="1523" w:author="Shokri" w:date="2019-11-10T01:52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</w:t>
      </w:r>
      <w:r w:rsidRPr="00D13FF4">
        <w:rPr>
          <w:rFonts w:cs="B Nazanin" w:hint="eastAsia"/>
          <w:sz w:val="28"/>
          <w:szCs w:val="28"/>
          <w:highlight w:val="yellow"/>
          <w:rtl/>
          <w:lang w:bidi="fa-IR"/>
          <w:rPrChange w:id="1524" w:author="Shokri" w:date="2019-11-10T01:52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قرق</w:t>
      </w:r>
      <w:r w:rsidRPr="00D13FF4">
        <w:rPr>
          <w:rFonts w:cs="B Nazanin" w:hint="cs"/>
          <w:sz w:val="28"/>
          <w:szCs w:val="28"/>
          <w:highlight w:val="yellow"/>
          <w:rtl/>
          <w:lang w:bidi="fa-IR"/>
          <w:rPrChange w:id="1525" w:author="Shokri" w:date="2019-11-10T01:52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ی</w:t>
      </w:r>
      <w:r w:rsidRPr="00D13FF4">
        <w:rPr>
          <w:rFonts w:cs="B Nazanin" w:hint="eastAsia"/>
          <w:sz w:val="28"/>
          <w:szCs w:val="28"/>
          <w:highlight w:val="yellow"/>
          <w:rtl/>
          <w:lang w:bidi="fa-IR"/>
          <w:rPrChange w:id="1526" w:author="Shokri" w:date="2019-11-10T01:52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زستان</w:t>
      </w:r>
      <w:r w:rsidRPr="00D13FF4">
        <w:rPr>
          <w:rFonts w:cs="B Nazanin"/>
          <w:sz w:val="28"/>
          <w:szCs w:val="28"/>
          <w:highlight w:val="yellow"/>
          <w:rtl/>
          <w:lang w:bidi="fa-IR"/>
          <w:rPrChange w:id="1527" w:author="Shokri" w:date="2019-11-10T01:52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</w:t>
      </w:r>
      <w:r w:rsidRPr="00D13FF4">
        <w:rPr>
          <w:rFonts w:cs="B Nazanin" w:hint="eastAsia"/>
          <w:sz w:val="28"/>
          <w:szCs w:val="28"/>
          <w:highlight w:val="yellow"/>
          <w:rtl/>
          <w:lang w:bidi="fa-IR"/>
          <w:rPrChange w:id="1528" w:author="Shokri" w:date="2019-11-10T01:52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داشته</w:t>
      </w:r>
      <w:r w:rsidRPr="00D13FF4">
        <w:rPr>
          <w:rFonts w:cs="B Nazanin"/>
          <w:sz w:val="28"/>
          <w:szCs w:val="28"/>
          <w:highlight w:val="yellow"/>
          <w:rtl/>
          <w:lang w:bidi="fa-IR"/>
          <w:rPrChange w:id="1529" w:author="Shokri" w:date="2019-11-10T01:52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</w:t>
      </w:r>
      <w:r w:rsidR="00943A23" w:rsidRPr="00D13FF4">
        <w:rPr>
          <w:rFonts w:cs="B Nazanin" w:hint="eastAsia"/>
          <w:sz w:val="28"/>
          <w:szCs w:val="28"/>
          <w:highlight w:val="yellow"/>
          <w:rtl/>
          <w:lang w:bidi="fa-IR"/>
          <w:rPrChange w:id="1530" w:author="Shokri" w:date="2019-11-10T01:52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است</w:t>
      </w:r>
      <w:del w:id="1531" w:author="Shokri" w:date="2019-11-10T00:26:00Z">
        <w:r w:rsidR="00943A23" w:rsidRPr="00D13FF4" w:rsidDel="009C396A">
          <w:rPr>
            <w:rFonts w:cs="B Nazanin"/>
            <w:sz w:val="28"/>
            <w:szCs w:val="28"/>
            <w:highlight w:val="yellow"/>
            <w:rtl/>
            <w:lang w:bidi="fa-IR"/>
            <w:rPrChange w:id="1532" w:author="Shokri" w:date="2019-11-10T01:52:00Z">
              <w:rPr>
                <w:rFonts w:cs="B Nazanin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943A23" w:rsidRPr="00D13FF4">
        <w:rPr>
          <w:rFonts w:cs="B Nazanin"/>
          <w:sz w:val="28"/>
          <w:szCs w:val="28"/>
          <w:highlight w:val="yellow"/>
          <w:rtl/>
          <w:lang w:bidi="fa-IR"/>
          <w:rPrChange w:id="1533" w:author="Shokri" w:date="2019-11-10T01:52:00Z">
            <w:rPr>
              <w:rFonts w:cs="B Nazanin"/>
              <w:sz w:val="28"/>
              <w:szCs w:val="28"/>
              <w:rtl/>
              <w:lang w:bidi="fa-IR"/>
            </w:rPr>
          </w:rPrChange>
        </w:rPr>
        <w:t>.</w:t>
      </w:r>
      <w:r w:rsidRPr="00D13FF4">
        <w:rPr>
          <w:rFonts w:cs="B Nazanin"/>
          <w:sz w:val="28"/>
          <w:szCs w:val="28"/>
          <w:highlight w:val="yellow"/>
          <w:rtl/>
          <w:lang w:bidi="fa-IR"/>
          <w:rPrChange w:id="1534" w:author="Shokri" w:date="2019-11-10T01:52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</w:t>
      </w:r>
      <w:r w:rsidR="002073C9" w:rsidRPr="00D13FF4">
        <w:rPr>
          <w:rFonts w:cs="B Nazanin"/>
          <w:sz w:val="28"/>
          <w:szCs w:val="28"/>
          <w:highlight w:val="yellow"/>
          <w:rtl/>
          <w:lang w:bidi="fa-IR"/>
          <w:rPrChange w:id="1535" w:author="Shokri" w:date="2019-11-10T01:52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</w:t>
      </w:r>
      <w:r w:rsidR="00943A23" w:rsidRPr="00D13FF4">
        <w:rPr>
          <w:rFonts w:cs="B Nazanin" w:hint="eastAsia"/>
          <w:sz w:val="28"/>
          <w:szCs w:val="28"/>
          <w:highlight w:val="yellow"/>
          <w:rtl/>
          <w:lang w:bidi="fa-IR"/>
          <w:rPrChange w:id="1536" w:author="Shokri" w:date="2019-11-10T01:52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ا</w:t>
      </w:r>
      <w:r w:rsidR="00943A23" w:rsidRPr="00D13FF4">
        <w:rPr>
          <w:rFonts w:cs="B Nazanin" w:hint="cs"/>
          <w:sz w:val="28"/>
          <w:szCs w:val="28"/>
          <w:highlight w:val="yellow"/>
          <w:rtl/>
          <w:lang w:bidi="fa-IR"/>
          <w:rPrChange w:id="1537" w:author="Shokri" w:date="2019-11-10T01:52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ی</w:t>
      </w:r>
      <w:r w:rsidR="00943A23" w:rsidRPr="00D13FF4">
        <w:rPr>
          <w:rFonts w:cs="B Nazanin" w:hint="eastAsia"/>
          <w:sz w:val="28"/>
          <w:szCs w:val="28"/>
          <w:highlight w:val="yellow"/>
          <w:rtl/>
          <w:lang w:bidi="fa-IR"/>
          <w:rPrChange w:id="1538" w:author="Shokri" w:date="2019-11-10T01:52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ن</w:t>
      </w:r>
      <w:r w:rsidR="00943A23">
        <w:rPr>
          <w:rFonts w:cs="B Nazanin" w:hint="cs"/>
          <w:sz w:val="28"/>
          <w:szCs w:val="28"/>
          <w:rtl/>
          <w:lang w:bidi="fa-IR"/>
        </w:rPr>
        <w:t xml:space="preserve"> قدرت نرم </w:t>
      </w:r>
      <w:r w:rsidR="00943A23">
        <w:rPr>
          <w:rFonts w:cs="B Nazanin"/>
          <w:sz w:val="28"/>
          <w:szCs w:val="28"/>
          <w:rtl/>
          <w:lang w:bidi="fa-IR"/>
        </w:rPr>
        <w:t>از اواسط</w:t>
      </w:r>
      <w:r w:rsidR="00943A23">
        <w:rPr>
          <w:rFonts w:cs="B Nazanin" w:hint="cs"/>
          <w:sz w:val="28"/>
          <w:szCs w:val="28"/>
          <w:rtl/>
          <w:lang w:bidi="fa-IR"/>
        </w:rPr>
        <w:t xml:space="preserve"> ده</w:t>
      </w:r>
      <w:ins w:id="1539" w:author="Shokri" w:date="2019-11-10T00:26:00Z">
        <w:r w:rsidR="009C396A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540" w:author="Shokri" w:date="2019-11-10T00:26:00Z">
        <w:r w:rsidR="00943A23" w:rsidDel="009C396A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del w:id="1541" w:author="Shokri" w:date="2019-11-10T01:52:00Z">
        <w:r w:rsidR="00943A23" w:rsidDel="00D13FF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2000 </w:t>
      </w:r>
      <w:r w:rsidR="00943A23">
        <w:rPr>
          <w:rFonts w:cs="B Nazanin" w:hint="cs"/>
          <w:sz w:val="28"/>
          <w:szCs w:val="28"/>
          <w:rtl/>
          <w:lang w:bidi="fa-IR"/>
        </w:rPr>
        <w:t xml:space="preserve">میلادی روسیه </w:t>
      </w:r>
      <w:r w:rsidRPr="00EE4024">
        <w:rPr>
          <w:rFonts w:cs="B Nazanin" w:hint="cs"/>
          <w:sz w:val="28"/>
          <w:szCs w:val="28"/>
          <w:rtl/>
          <w:lang w:bidi="fa-IR"/>
        </w:rPr>
        <w:t>با</w:t>
      </w:r>
      <w:del w:id="1542" w:author="Shokri" w:date="2019-11-10T01:52:00Z">
        <w:r w:rsidRPr="00EE4024" w:rsidDel="00D13FF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943A2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E4024">
        <w:rPr>
          <w:rFonts w:cs="B Nazanin"/>
          <w:sz w:val="28"/>
          <w:szCs w:val="28"/>
          <w:rtl/>
          <w:lang w:bidi="fa-IR"/>
        </w:rPr>
        <w:t>وام</w:t>
      </w:r>
      <w:ins w:id="1543" w:author="Shokri" w:date="2019-11-10T00:27:00Z">
        <w:r w:rsidR="009C396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544" w:author="Shokri" w:date="2019-11-10T00:27:00Z">
        <w:r w:rsidRPr="00EE4024" w:rsidDel="009C396A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  <w:lang w:bidi="fa-IR"/>
        </w:rPr>
        <w:t>ها</w:t>
      </w:r>
      <w:r w:rsidR="00943A23">
        <w:rPr>
          <w:rFonts w:cs="B Nazanin"/>
          <w:sz w:val="28"/>
          <w:szCs w:val="28"/>
          <w:rtl/>
          <w:lang w:bidi="fa-IR"/>
        </w:rPr>
        <w:t xml:space="preserve"> و </w:t>
      </w:r>
      <w:r w:rsidR="00943A23">
        <w:rPr>
          <w:rFonts w:cs="B Nazanin" w:hint="cs"/>
          <w:sz w:val="28"/>
          <w:szCs w:val="28"/>
          <w:rtl/>
          <w:lang w:bidi="fa-IR"/>
        </w:rPr>
        <w:t xml:space="preserve">اعتبارات بلاعوض تقویت شده است. </w:t>
      </w:r>
      <w:ins w:id="1545" w:author="Shokri" w:date="2019-11-10T00:27:00Z">
        <w:r w:rsidR="009C396A">
          <w:rPr>
            <w:rFonts w:cs="B Nazanin" w:hint="cs"/>
            <w:sz w:val="28"/>
            <w:szCs w:val="28"/>
            <w:rtl/>
            <w:lang w:bidi="fa-IR"/>
          </w:rPr>
          <w:t>فقط</w:t>
        </w:r>
      </w:ins>
      <w:del w:id="1546" w:author="Shokri" w:date="2019-11-10T00:27:00Z">
        <w:r w:rsidRPr="00EE4024" w:rsidDel="009C396A">
          <w:rPr>
            <w:rFonts w:cs="B Nazanin"/>
            <w:sz w:val="28"/>
            <w:szCs w:val="28"/>
            <w:rtl/>
            <w:lang w:bidi="fa-IR"/>
          </w:rPr>
          <w:delText>تنها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در سال</w:t>
      </w:r>
      <w:ins w:id="1547" w:author="Shokri" w:date="2019-11-10T00:27:00Z">
        <w:r w:rsidR="009C396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548" w:author="Shokri" w:date="2019-11-10T00:27:00Z">
        <w:r w:rsidRPr="00EE4024" w:rsidDel="009C396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ها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اخ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ر،</w:t>
      </w:r>
      <w:r w:rsidRPr="00EE4024">
        <w:rPr>
          <w:rFonts w:cs="B Nazanin"/>
          <w:sz w:val="28"/>
          <w:szCs w:val="28"/>
          <w:rtl/>
          <w:lang w:bidi="fa-IR"/>
        </w:rPr>
        <w:t xml:space="preserve"> مبلغ 489 م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ل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ون</w:t>
      </w:r>
      <w:r w:rsidRPr="00EE4024">
        <w:rPr>
          <w:rFonts w:cs="B Nazanin"/>
          <w:sz w:val="28"/>
          <w:szCs w:val="28"/>
          <w:rtl/>
          <w:lang w:bidi="fa-IR"/>
        </w:rPr>
        <w:t xml:space="preserve"> دلار بده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11093C">
        <w:rPr>
          <w:rFonts w:cs="B Nazanin" w:hint="cs"/>
          <w:sz w:val="28"/>
          <w:szCs w:val="28"/>
          <w:rtl/>
          <w:lang w:bidi="fa-IR"/>
        </w:rPr>
        <w:t xml:space="preserve">قرقیزستان به روسیه بخشوده شده است. </w:t>
      </w:r>
      <w:r w:rsidRPr="00EE4024">
        <w:rPr>
          <w:rFonts w:cs="B Nazanin"/>
          <w:sz w:val="28"/>
          <w:szCs w:val="28"/>
          <w:rtl/>
          <w:lang w:bidi="fa-IR"/>
        </w:rPr>
        <w:t>در سال</w:t>
      </w:r>
      <w:ins w:id="1549" w:author="Shokri" w:date="2019-11-10T00:27:00Z">
        <w:r w:rsidR="009C396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550" w:author="Shokri" w:date="2019-11-10T00:27:00Z">
        <w:r w:rsidR="0011093C" w:rsidDel="009C396A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11093C">
        <w:rPr>
          <w:rFonts w:cs="B Nazanin" w:hint="cs"/>
          <w:sz w:val="28"/>
          <w:szCs w:val="28"/>
          <w:rtl/>
          <w:lang w:bidi="fa-IR"/>
        </w:rPr>
        <w:t>های</w:t>
      </w:r>
      <w:r w:rsidRPr="00EE4024">
        <w:rPr>
          <w:rFonts w:cs="B Nazanin"/>
          <w:sz w:val="28"/>
          <w:szCs w:val="28"/>
          <w:rtl/>
          <w:lang w:bidi="fa-IR"/>
        </w:rPr>
        <w:t xml:space="preserve"> 2010-2012 ب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ش</w:t>
      </w:r>
      <w:r w:rsidRPr="00EE4024">
        <w:rPr>
          <w:rFonts w:cs="B Nazanin"/>
          <w:sz w:val="28"/>
          <w:szCs w:val="28"/>
          <w:rtl/>
          <w:lang w:bidi="fa-IR"/>
        </w:rPr>
        <w:t xml:space="preserve"> از 45 م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ل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ون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11093C">
        <w:rPr>
          <w:rFonts w:cs="B Nazanin" w:hint="cs"/>
          <w:sz w:val="28"/>
          <w:szCs w:val="28"/>
          <w:rtl/>
          <w:lang w:bidi="fa-IR"/>
        </w:rPr>
        <w:t xml:space="preserve">دلار </w:t>
      </w:r>
      <w:r w:rsidRPr="00EE4024">
        <w:rPr>
          <w:rFonts w:cs="B Nazanin"/>
          <w:sz w:val="28"/>
          <w:szCs w:val="28"/>
          <w:rtl/>
          <w:lang w:bidi="fa-IR"/>
        </w:rPr>
        <w:t>کمک</w:t>
      </w:r>
      <w:ins w:id="1551" w:author="Shokri" w:date="2019-11-10T00:27:00Z">
        <w:r w:rsidR="009C396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552" w:author="Shokri" w:date="2019-11-10T00:27:00Z">
        <w:r w:rsidRPr="00EE4024" w:rsidDel="009C396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ها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بشردوستانه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 </w:t>
      </w:r>
      <w:r w:rsidR="0011093C">
        <w:rPr>
          <w:rFonts w:cs="B Nazanin" w:hint="cs"/>
          <w:sz w:val="28"/>
          <w:szCs w:val="28"/>
          <w:rtl/>
          <w:lang w:bidi="fa-IR"/>
        </w:rPr>
        <w:t>از</w:t>
      </w:r>
      <w:ins w:id="1553" w:author="Shokri" w:date="2019-11-10T00:27:00Z">
        <w:r w:rsidR="009C396A">
          <w:rPr>
            <w:rFonts w:cs="B Nazanin" w:hint="cs"/>
            <w:sz w:val="28"/>
            <w:szCs w:val="28"/>
            <w:rtl/>
            <w:lang w:bidi="fa-IR"/>
          </w:rPr>
          <w:t xml:space="preserve"> طرف</w:t>
        </w:r>
      </w:ins>
      <w:r w:rsidR="0011093C">
        <w:rPr>
          <w:rFonts w:cs="B Nazanin" w:hint="cs"/>
          <w:sz w:val="28"/>
          <w:szCs w:val="28"/>
          <w:rtl/>
          <w:lang w:bidi="fa-IR"/>
        </w:rPr>
        <w:t xml:space="preserve"> روسیه به قرقیزستان اعطا شده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 است.</w:t>
      </w:r>
      <w:r w:rsidRPr="00EE4024">
        <w:rPr>
          <w:rFonts w:cs="B Nazanin"/>
          <w:sz w:val="28"/>
          <w:szCs w:val="28"/>
          <w:rtl/>
          <w:lang w:bidi="fa-IR"/>
        </w:rPr>
        <w:t xml:space="preserve"> در سال 2013، مبلغ 25 م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ل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ون</w:t>
      </w:r>
      <w:r w:rsidR="0011093C">
        <w:rPr>
          <w:rFonts w:cs="B Nazanin"/>
          <w:sz w:val="28"/>
          <w:szCs w:val="28"/>
          <w:rtl/>
          <w:lang w:bidi="fa-IR"/>
        </w:rPr>
        <w:t xml:space="preserve"> و 20 هزار ت</w:t>
      </w:r>
      <w:ins w:id="1554" w:author="Shokri" w:date="2019-11-10T00:27:00Z">
        <w:r w:rsidR="009C396A">
          <w:rPr>
            <w:rFonts w:cs="B Nazanin" w:hint="cs"/>
            <w:sz w:val="28"/>
            <w:szCs w:val="28"/>
            <w:rtl/>
            <w:lang w:bidi="fa-IR"/>
          </w:rPr>
          <w:t>ُ</w:t>
        </w:r>
      </w:ins>
      <w:r w:rsidR="0011093C">
        <w:rPr>
          <w:rFonts w:cs="B Nazanin"/>
          <w:sz w:val="28"/>
          <w:szCs w:val="28"/>
          <w:rtl/>
          <w:lang w:bidi="fa-IR"/>
        </w:rPr>
        <w:t xml:space="preserve">ن </w:t>
      </w:r>
      <w:r w:rsidR="0011093C">
        <w:rPr>
          <w:rFonts w:cs="B Nazanin" w:hint="cs"/>
          <w:sz w:val="28"/>
          <w:szCs w:val="28"/>
          <w:rtl/>
          <w:lang w:bidi="fa-IR"/>
        </w:rPr>
        <w:t>غله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به قرقیزستان </w:t>
      </w:r>
      <w:r w:rsidRPr="00EE4024">
        <w:rPr>
          <w:rFonts w:cs="B Nazanin"/>
          <w:sz w:val="28"/>
          <w:szCs w:val="28"/>
          <w:rtl/>
          <w:lang w:bidi="fa-IR"/>
        </w:rPr>
        <w:t>اختصاص داده شد</w:t>
      </w:r>
      <w:r w:rsidR="0011093C">
        <w:rPr>
          <w:rFonts w:cs="B Nazanin" w:hint="cs"/>
          <w:sz w:val="28"/>
          <w:szCs w:val="28"/>
          <w:rtl/>
          <w:lang w:bidi="fa-IR"/>
        </w:rPr>
        <w:t>ه است</w:t>
      </w:r>
      <w:r w:rsidRPr="00EE4024">
        <w:rPr>
          <w:rFonts w:cs="B Nazanin"/>
          <w:sz w:val="28"/>
          <w:szCs w:val="28"/>
          <w:rtl/>
          <w:lang w:bidi="fa-IR"/>
        </w:rPr>
        <w:t>. همچن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ن،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دو دولت برای </w:t>
      </w:r>
      <w:r w:rsidRPr="00EE4024">
        <w:rPr>
          <w:rFonts w:cs="B Nazanin"/>
          <w:sz w:val="28"/>
          <w:szCs w:val="28"/>
          <w:rtl/>
          <w:lang w:bidi="fa-IR"/>
        </w:rPr>
        <w:t>سرما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ه</w:t>
      </w:r>
      <w:ins w:id="1555" w:author="Shokri" w:date="2019-11-10T00:27:00Z">
        <w:r w:rsidR="009C396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556" w:author="Shokri" w:date="2019-11-10T00:27:00Z">
        <w:r w:rsidRPr="00EE4024" w:rsidDel="009C396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گذار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در بخش برق</w:t>
      </w:r>
      <w:ins w:id="1557" w:author="Shokri" w:date="2019-11-10T00:28:00Z">
        <w:r w:rsidR="009C396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558" w:author="Shokri" w:date="2019-11-10T00:28:00Z">
        <w:r w:rsidRPr="00EE4024" w:rsidDel="009C396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آب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(</w:t>
      </w:r>
      <w:del w:id="1559" w:author="Shokri" w:date="2019-11-10T00:28:00Z">
        <w:r w:rsidR="0011093C" w:rsidDel="009C396A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11093C">
        <w:rPr>
          <w:rFonts w:cs="B Nazanin" w:hint="cs"/>
          <w:sz w:val="28"/>
          <w:szCs w:val="28"/>
          <w:rtl/>
          <w:lang w:bidi="fa-IR"/>
        </w:rPr>
        <w:t xml:space="preserve">احداث نیروگاه برق آبی </w:t>
      </w:r>
      <w:r w:rsidRPr="00EE4024">
        <w:rPr>
          <w:rFonts w:cs="B Nazanin"/>
          <w:sz w:val="28"/>
          <w:szCs w:val="28"/>
          <w:lang w:bidi="fa-IR"/>
        </w:rPr>
        <w:t>Kambarata 1</w:t>
      </w:r>
      <w:r w:rsidR="0011093C">
        <w:rPr>
          <w:rFonts w:cs="B Nazanin"/>
          <w:sz w:val="28"/>
          <w:szCs w:val="28"/>
          <w:rtl/>
          <w:lang w:bidi="fa-IR"/>
        </w:rPr>
        <w:t xml:space="preserve"> و </w:t>
      </w:r>
      <w:r w:rsidR="0011093C">
        <w:rPr>
          <w:rFonts w:cs="B Nazanin" w:hint="cs"/>
          <w:sz w:val="28"/>
          <w:szCs w:val="28"/>
          <w:rtl/>
          <w:lang w:bidi="fa-IR"/>
        </w:rPr>
        <w:t>مرحل</w:t>
      </w:r>
      <w:ins w:id="1560" w:author="Shokri" w:date="2019-11-10T00:28:00Z">
        <w:r w:rsidR="009C396A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561" w:author="Shokri" w:date="2019-11-10T00:28:00Z">
        <w:r w:rsidR="0011093C" w:rsidDel="009C396A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="0011093C">
        <w:rPr>
          <w:rFonts w:cs="B Nazanin" w:hint="cs"/>
          <w:sz w:val="28"/>
          <w:szCs w:val="28"/>
          <w:rtl/>
          <w:lang w:bidi="fa-IR"/>
        </w:rPr>
        <w:t xml:space="preserve"> بالادست نیروگاه برق</w:t>
      </w:r>
      <w:ins w:id="1562" w:author="Shokri" w:date="2019-11-10T00:28:00Z">
        <w:r w:rsidR="009C396A">
          <w:rPr>
            <w:rFonts w:cs="B Nazanin" w:hint="cs"/>
            <w:sz w:val="28"/>
            <w:szCs w:val="28"/>
            <w:rtl/>
            <w:lang w:bidi="fa-IR"/>
          </w:rPr>
          <w:t>‌آب</w:t>
        </w:r>
      </w:ins>
      <w:del w:id="1563" w:author="Shokri" w:date="2019-11-10T00:28:00Z">
        <w:r w:rsidR="0011093C" w:rsidDel="009C396A">
          <w:rPr>
            <w:rFonts w:cs="B Nazanin" w:hint="cs"/>
            <w:sz w:val="28"/>
            <w:szCs w:val="28"/>
            <w:rtl/>
            <w:lang w:bidi="fa-IR"/>
          </w:rPr>
          <w:delText xml:space="preserve"> اب</w:delText>
        </w:r>
      </w:del>
      <w:r w:rsidR="0011093C">
        <w:rPr>
          <w:rFonts w:cs="B Nazanin" w:hint="cs"/>
          <w:sz w:val="28"/>
          <w:szCs w:val="28"/>
          <w:rtl/>
          <w:lang w:bidi="fa-IR"/>
        </w:rPr>
        <w:t>ی رود نارین)</w:t>
      </w:r>
      <w:del w:id="1564" w:author="Shokri" w:date="2019-11-10T00:28:00Z">
        <w:r w:rsidRPr="00EE4024" w:rsidDel="009C396A">
          <w:rPr>
            <w:rFonts w:cs="B Nazanin"/>
            <w:sz w:val="28"/>
            <w:szCs w:val="28"/>
            <w:rtl/>
            <w:lang w:bidi="fa-IR"/>
          </w:rPr>
          <w:delText>)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در حجم حدود 2.5 م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ل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ارد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 دلار به توافق رسیدند.</w:t>
      </w:r>
      <w:r w:rsidRPr="00EE4024">
        <w:rPr>
          <w:rFonts w:cs="B Nazanin"/>
          <w:sz w:val="28"/>
          <w:szCs w:val="28"/>
          <w:rtl/>
          <w:lang w:bidi="fa-IR"/>
        </w:rPr>
        <w:t xml:space="preserve"> ب</w:t>
      </w:r>
      <w:ins w:id="1565" w:author="Shokri" w:date="2019-11-10T00:28:00Z">
        <w:r w:rsidR="009C396A">
          <w:rPr>
            <w:rFonts w:cs="B Nazanin" w:hint="cs"/>
            <w:sz w:val="28"/>
            <w:szCs w:val="28"/>
            <w:rtl/>
            <w:lang w:bidi="fa-IR"/>
          </w:rPr>
          <w:t>رای</w:t>
        </w:r>
      </w:ins>
      <w:del w:id="1566" w:author="Shokri" w:date="2019-11-10T00:28:00Z">
        <w:r w:rsidRPr="00EE4024" w:rsidDel="009C396A">
          <w:rPr>
            <w:rFonts w:cs="B Nazanin"/>
            <w:sz w:val="28"/>
            <w:szCs w:val="28"/>
            <w:rtl/>
            <w:lang w:bidi="fa-IR"/>
          </w:rPr>
          <w:delText>ه منظور حصول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اطم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نان</w:t>
      </w:r>
      <w:r w:rsidRPr="00EE4024">
        <w:rPr>
          <w:rFonts w:cs="B Nazanin"/>
          <w:sz w:val="28"/>
          <w:szCs w:val="28"/>
          <w:rtl/>
          <w:lang w:bidi="fa-IR"/>
        </w:rPr>
        <w:t xml:space="preserve"> از شرا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ط</w:t>
      </w:r>
      <w:r w:rsidRPr="00EE4024">
        <w:rPr>
          <w:rFonts w:cs="B Nazanin"/>
          <w:sz w:val="28"/>
          <w:szCs w:val="28"/>
          <w:rtl/>
          <w:lang w:bidi="fa-IR"/>
        </w:rPr>
        <w:t xml:space="preserve"> مناسب برا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11093C">
        <w:rPr>
          <w:rFonts w:cs="B Nazanin" w:hint="eastAsia"/>
          <w:sz w:val="28"/>
          <w:szCs w:val="28"/>
          <w:rtl/>
          <w:lang w:bidi="fa-IR"/>
        </w:rPr>
        <w:t>و</w:t>
      </w:r>
      <w:r w:rsidR="0011093C">
        <w:rPr>
          <w:rFonts w:cs="B Nazanin" w:hint="cs"/>
          <w:sz w:val="28"/>
          <w:szCs w:val="28"/>
          <w:rtl/>
          <w:lang w:bidi="fa-IR"/>
        </w:rPr>
        <w:t>رود</w:t>
      </w:r>
      <w:r w:rsidRPr="00EE4024">
        <w:rPr>
          <w:rFonts w:cs="B Nazanin"/>
          <w:sz w:val="28"/>
          <w:szCs w:val="28"/>
          <w:rtl/>
          <w:lang w:bidi="fa-IR"/>
        </w:rPr>
        <w:t xml:space="preserve"> جمهور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قرقیزستان به </w:t>
      </w:r>
      <w:r w:rsidR="0011093C">
        <w:rPr>
          <w:rFonts w:cs="B Nazanin" w:hint="cs"/>
          <w:sz w:val="28"/>
          <w:szCs w:val="28"/>
          <w:rtl/>
          <w:lang w:bidi="fa-IR"/>
        </w:rPr>
        <w:t xml:space="preserve">مجامع </w:t>
      </w:r>
      <w:r w:rsidRPr="00EE4024">
        <w:rPr>
          <w:rFonts w:cs="B Nazanin"/>
          <w:sz w:val="28"/>
          <w:szCs w:val="28"/>
          <w:rtl/>
          <w:lang w:bidi="fa-IR"/>
        </w:rPr>
        <w:t>اوراس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ا</w:t>
      </w:r>
      <w:r w:rsidRPr="00EE4024">
        <w:rPr>
          <w:rFonts w:cs="B Nazanin" w:hint="cs"/>
          <w:sz w:val="28"/>
          <w:szCs w:val="28"/>
          <w:rtl/>
          <w:lang w:bidi="fa-IR"/>
        </w:rPr>
        <w:t>یی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11093C">
        <w:rPr>
          <w:rFonts w:cs="B Nazanin"/>
          <w:sz w:val="28"/>
          <w:szCs w:val="28"/>
          <w:rtl/>
          <w:lang w:bidi="fa-IR"/>
        </w:rPr>
        <w:t>نه تنها</w:t>
      </w:r>
      <w:del w:id="1567" w:author="Shokri" w:date="2019-11-10T01:53:00Z">
        <w:r w:rsidR="0011093C" w:rsidDel="005F4D2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تعهدات</w:t>
      </w:r>
      <w:r w:rsidR="0011093C">
        <w:rPr>
          <w:rFonts w:cs="B Nazanin" w:hint="cs"/>
          <w:sz w:val="28"/>
          <w:szCs w:val="28"/>
          <w:rtl/>
          <w:lang w:bidi="fa-IR"/>
        </w:rPr>
        <w:t xml:space="preserve"> مالی را </w:t>
      </w:r>
      <w:r w:rsidRPr="00EE4024">
        <w:rPr>
          <w:rFonts w:cs="B Nazanin"/>
          <w:sz w:val="28"/>
          <w:szCs w:val="28"/>
          <w:rtl/>
          <w:lang w:bidi="fa-IR"/>
        </w:rPr>
        <w:t>(</w:t>
      </w:r>
      <w:r w:rsidR="0011093C">
        <w:rPr>
          <w:rFonts w:cs="B Nazanin" w:hint="cs"/>
          <w:sz w:val="28"/>
          <w:szCs w:val="28"/>
          <w:rtl/>
          <w:lang w:bidi="fa-IR"/>
        </w:rPr>
        <w:t xml:space="preserve"> از جمله </w:t>
      </w:r>
      <w:r w:rsidRPr="00EE4024">
        <w:rPr>
          <w:rFonts w:cs="B Nazanin"/>
          <w:sz w:val="28"/>
          <w:szCs w:val="28"/>
          <w:rtl/>
          <w:lang w:bidi="fa-IR"/>
        </w:rPr>
        <w:t>تخص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ص</w:t>
      </w:r>
      <w:r w:rsidRPr="00EE4024">
        <w:rPr>
          <w:rFonts w:cs="B Nazanin"/>
          <w:sz w:val="28"/>
          <w:szCs w:val="28"/>
          <w:rtl/>
          <w:lang w:bidi="fa-IR"/>
        </w:rPr>
        <w:t xml:space="preserve"> کمک مال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200 م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ل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ون</w:t>
      </w:r>
      <w:r w:rsidRPr="00EE4024">
        <w:rPr>
          <w:rFonts w:cs="B Nazanin"/>
          <w:sz w:val="28"/>
          <w:szCs w:val="28"/>
          <w:rtl/>
          <w:lang w:bidi="fa-IR"/>
        </w:rPr>
        <w:t xml:space="preserve"> د</w:t>
      </w:r>
      <w:r w:rsidRPr="00EE4024">
        <w:rPr>
          <w:rFonts w:cs="B Nazanin" w:hint="cs"/>
          <w:sz w:val="28"/>
          <w:szCs w:val="28"/>
          <w:rtl/>
          <w:lang w:bidi="fa-IR"/>
        </w:rPr>
        <w:t>لاری</w:t>
      </w:r>
      <w:r w:rsidRPr="00EE4024">
        <w:rPr>
          <w:rFonts w:cs="B Nazanin"/>
          <w:sz w:val="28"/>
          <w:szCs w:val="28"/>
          <w:rtl/>
          <w:lang w:bidi="fa-IR"/>
        </w:rPr>
        <w:t xml:space="preserve"> برا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تأم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</w:t>
      </w:r>
      <w:r w:rsidRPr="00EE4024">
        <w:rPr>
          <w:rFonts w:cs="B Nazanin"/>
          <w:sz w:val="28"/>
          <w:szCs w:val="28"/>
          <w:rtl/>
          <w:lang w:bidi="fa-IR"/>
        </w:rPr>
        <w:t xml:space="preserve"> فعال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ت</w:t>
      </w:r>
      <w:ins w:id="1568" w:author="Shokri" w:date="2019-11-10T00:28:00Z">
        <w:r w:rsidR="009C396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569" w:author="Shokri" w:date="2019-11-10T00:28:00Z">
        <w:r w:rsidRPr="00EE4024" w:rsidDel="009C396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ها</w:t>
      </w:r>
      <w:r w:rsidRPr="00EE4024">
        <w:rPr>
          <w:rFonts w:cs="B Nazanin" w:hint="cs"/>
          <w:sz w:val="28"/>
          <w:szCs w:val="28"/>
          <w:rtl/>
          <w:lang w:bidi="fa-IR"/>
        </w:rPr>
        <w:t>یی</w:t>
      </w:r>
      <w:r w:rsidRPr="00EE4024">
        <w:rPr>
          <w:rFonts w:cs="B Nazanin"/>
          <w:sz w:val="28"/>
          <w:szCs w:val="28"/>
          <w:rtl/>
          <w:lang w:bidi="fa-IR"/>
        </w:rPr>
        <w:t xml:space="preserve"> در 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پروژه </w:t>
      </w:r>
      <w:r w:rsidRPr="00EE4024">
        <w:rPr>
          <w:rFonts w:cs="B Nazanin"/>
          <w:sz w:val="28"/>
          <w:szCs w:val="28"/>
          <w:rtl/>
          <w:lang w:bidi="fa-IR"/>
        </w:rPr>
        <w:t>«</w:t>
      </w:r>
      <w:del w:id="1570" w:author="Shokri" w:date="2019-11-10T00:28:00Z">
        <w:r w:rsidR="0011093C" w:rsidDel="009C396A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نقشه راه» برا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عضو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ت</w:t>
      </w:r>
      <w:r w:rsidRPr="00EE4024">
        <w:rPr>
          <w:rFonts w:cs="B Nazanin"/>
          <w:sz w:val="28"/>
          <w:szCs w:val="28"/>
          <w:rtl/>
          <w:lang w:bidi="fa-IR"/>
        </w:rPr>
        <w:t xml:space="preserve"> قرق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زستان</w:t>
      </w:r>
      <w:r w:rsidR="0011093C">
        <w:rPr>
          <w:rFonts w:cs="B Nazanin"/>
          <w:sz w:val="28"/>
          <w:szCs w:val="28"/>
          <w:rtl/>
          <w:lang w:bidi="fa-IR"/>
        </w:rPr>
        <w:t xml:space="preserve"> در </w:t>
      </w:r>
      <w:r w:rsidR="0011093C">
        <w:rPr>
          <w:rFonts w:cs="B Nazanin" w:hint="cs"/>
          <w:sz w:val="28"/>
          <w:szCs w:val="28"/>
          <w:rtl/>
          <w:lang w:bidi="fa-IR"/>
        </w:rPr>
        <w:t>اتحادیه گمرکی) برعهده گرفته</w:t>
      </w:r>
      <w:ins w:id="1571" w:author="Shokri" w:date="2019-11-10T00:29:00Z">
        <w:r w:rsidR="009C396A">
          <w:rPr>
            <w:rFonts w:cs="B Nazanin" w:hint="cs"/>
            <w:sz w:val="28"/>
            <w:szCs w:val="28"/>
            <w:rtl/>
            <w:lang w:bidi="fa-IR"/>
          </w:rPr>
          <w:t>،</w:t>
        </w:r>
      </w:ins>
      <w:r w:rsidR="0011093C">
        <w:rPr>
          <w:rFonts w:cs="B Nazanin" w:hint="cs"/>
          <w:sz w:val="28"/>
          <w:szCs w:val="28"/>
          <w:rtl/>
          <w:lang w:bidi="fa-IR"/>
        </w:rPr>
        <w:t xml:space="preserve"> بلکه</w:t>
      </w:r>
      <w:r w:rsidRPr="00EE4024">
        <w:rPr>
          <w:rFonts w:cs="B Nazanin"/>
          <w:sz w:val="28"/>
          <w:szCs w:val="28"/>
          <w:rtl/>
          <w:lang w:bidi="fa-IR"/>
        </w:rPr>
        <w:t xml:space="preserve"> فرصت ب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ins w:id="1572" w:author="Shokri" w:date="2019-11-10T00:29:00Z">
        <w:r w:rsidR="009C396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573" w:author="Shokri" w:date="2019-11-10T00:29:00Z">
        <w:r w:rsidRPr="00EE4024" w:rsidDel="009C396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سابقه</w:t>
      </w:r>
      <w:ins w:id="1574" w:author="Shokri" w:date="2019-11-10T00:29:00Z">
        <w:r w:rsidR="009C396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575" w:author="Shokri" w:date="2019-11-10T00:29:00Z">
        <w:r w:rsidRPr="00EE4024" w:rsidDel="009C396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برای </w:t>
      </w:r>
      <w:r w:rsidRPr="00EE4024">
        <w:rPr>
          <w:rFonts w:cs="B Nazanin"/>
          <w:sz w:val="28"/>
          <w:szCs w:val="28"/>
          <w:rtl/>
          <w:lang w:bidi="fa-IR"/>
        </w:rPr>
        <w:t>صادرات م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وه</w:t>
      </w:r>
      <w:del w:id="1576" w:author="Shokri" w:date="2019-11-10T00:29:00Z">
        <w:r w:rsidR="0011093C" w:rsidDel="009C396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11093C">
        <w:rPr>
          <w:rFonts w:cs="B Nazanin"/>
          <w:sz w:val="28"/>
          <w:szCs w:val="28"/>
          <w:rtl/>
          <w:lang w:bidi="fa-IR"/>
        </w:rPr>
        <w:t xml:space="preserve"> و </w:t>
      </w:r>
      <w:r w:rsidR="0011093C">
        <w:rPr>
          <w:rFonts w:cs="B Nazanin" w:hint="cs"/>
          <w:sz w:val="28"/>
          <w:szCs w:val="28"/>
          <w:rtl/>
          <w:lang w:bidi="fa-IR"/>
        </w:rPr>
        <w:t>تره</w:t>
      </w:r>
      <w:ins w:id="1577" w:author="Shokri" w:date="2019-11-10T00:29:00Z">
        <w:r w:rsidR="009C396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578" w:author="Shokri" w:date="2019-11-10T00:29:00Z">
        <w:r w:rsidR="0011093C" w:rsidDel="009C396A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11093C">
        <w:rPr>
          <w:rFonts w:cs="B Nazanin" w:hint="cs"/>
          <w:sz w:val="28"/>
          <w:szCs w:val="28"/>
          <w:rtl/>
          <w:lang w:bidi="fa-IR"/>
        </w:rPr>
        <w:t>بار</w:t>
      </w:r>
      <w:r w:rsidRPr="00EE4024">
        <w:rPr>
          <w:rFonts w:cs="B Nazanin"/>
          <w:sz w:val="28"/>
          <w:szCs w:val="28"/>
          <w:rtl/>
          <w:lang w:bidi="fa-IR"/>
        </w:rPr>
        <w:t xml:space="preserve"> و محصولات گوشت تول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د</w:t>
      </w:r>
      <w:del w:id="1579" w:author="Shokri" w:date="2019-11-10T00:29:00Z">
        <w:r w:rsidRPr="00EE4024" w:rsidDel="009C396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کنندگان قرق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زستان</w:t>
      </w:r>
      <w:r w:rsidRPr="00EE4024">
        <w:rPr>
          <w:rFonts w:cs="B Nazanin"/>
          <w:sz w:val="28"/>
          <w:szCs w:val="28"/>
          <w:rtl/>
          <w:lang w:bidi="fa-IR"/>
        </w:rPr>
        <w:t xml:space="preserve"> با حذف تمام محدود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ت</w:t>
      </w:r>
      <w:ins w:id="1580" w:author="Shokri" w:date="2019-11-10T00:29:00Z">
        <w:r w:rsidR="009C396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581" w:author="Shokri" w:date="2019-11-10T00:29:00Z">
        <w:r w:rsidRPr="00EE4024" w:rsidDel="009C396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ها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غ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ر</w:t>
      </w:r>
      <w:del w:id="1582" w:author="Shokri" w:date="2019-11-10T00:29:00Z">
        <w:r w:rsidRPr="00EE4024" w:rsidDel="009C396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تعرفه</w:t>
      </w:r>
      <w:ins w:id="1583" w:author="Shokri" w:date="2019-11-10T00:29:00Z">
        <w:r w:rsidR="009C396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584" w:author="Shokri" w:date="2019-11-10T00:29:00Z">
        <w:r w:rsidRPr="00EE4024" w:rsidDel="009C396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="0011093C">
        <w:rPr>
          <w:rFonts w:cs="B Nazanin"/>
          <w:sz w:val="28"/>
          <w:szCs w:val="28"/>
          <w:rtl/>
          <w:lang w:bidi="fa-IR"/>
        </w:rPr>
        <w:t xml:space="preserve"> فراهم</w:t>
      </w:r>
      <w:r w:rsidR="0011093C">
        <w:rPr>
          <w:rFonts w:cs="B Nazanin" w:hint="cs"/>
          <w:sz w:val="28"/>
          <w:szCs w:val="28"/>
          <w:rtl/>
          <w:lang w:bidi="fa-IR"/>
        </w:rPr>
        <w:t xml:space="preserve"> </w:t>
      </w:r>
      <w:ins w:id="1585" w:author="Shokri" w:date="2019-11-10T00:29:00Z">
        <w:r w:rsidR="009C396A">
          <w:rPr>
            <w:rFonts w:cs="B Nazanin" w:hint="cs"/>
            <w:sz w:val="28"/>
            <w:szCs w:val="28"/>
            <w:rtl/>
            <w:lang w:bidi="fa-IR"/>
          </w:rPr>
          <w:t>کرده</w:t>
        </w:r>
      </w:ins>
      <w:del w:id="1586" w:author="Shokri" w:date="2019-11-10T00:29:00Z">
        <w:r w:rsidR="0011093C" w:rsidDel="009C396A">
          <w:rPr>
            <w:rFonts w:cs="B Nazanin" w:hint="cs"/>
            <w:sz w:val="28"/>
            <w:szCs w:val="28"/>
            <w:rtl/>
            <w:lang w:bidi="fa-IR"/>
          </w:rPr>
          <w:delText>نموده</w:delText>
        </w:r>
      </w:del>
      <w:r w:rsidR="0011093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 است</w:t>
      </w:r>
      <w:r w:rsidRPr="00EE4024">
        <w:rPr>
          <w:rFonts w:cs="B Nazanin"/>
          <w:sz w:val="28"/>
          <w:szCs w:val="28"/>
          <w:rtl/>
          <w:lang w:bidi="fa-IR"/>
        </w:rPr>
        <w:t>. فدراس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ون</w:t>
      </w:r>
      <w:r w:rsidRPr="00EE4024">
        <w:rPr>
          <w:rFonts w:cs="B Nazanin"/>
          <w:sz w:val="28"/>
          <w:szCs w:val="28"/>
          <w:rtl/>
          <w:lang w:bidi="fa-IR"/>
        </w:rPr>
        <w:t xml:space="preserve"> روس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ه</w:t>
      </w:r>
      <w:r w:rsidRPr="00EE4024">
        <w:rPr>
          <w:rFonts w:cs="B Nazanin"/>
          <w:sz w:val="28"/>
          <w:szCs w:val="28"/>
          <w:rtl/>
          <w:lang w:bidi="fa-IR"/>
        </w:rPr>
        <w:t xml:space="preserve"> به</w:t>
      </w:r>
      <w:ins w:id="1587" w:author="Shokri" w:date="2019-11-10T00:29:00Z">
        <w:r w:rsidR="009C396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588" w:author="Shokri" w:date="2019-11-10T00:29:00Z">
        <w:r w:rsidRPr="00EE4024" w:rsidDel="009C396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ins w:id="1589" w:author="Shokri" w:date="2019-11-10T00:30:00Z">
        <w:r w:rsidR="009C396A">
          <w:rPr>
            <w:rFonts w:cs="B Nazanin" w:hint="cs"/>
            <w:sz w:val="28"/>
            <w:szCs w:val="28"/>
            <w:rtl/>
            <w:lang w:bidi="fa-IR"/>
          </w:rPr>
          <w:t>منظور</w:t>
        </w:r>
      </w:ins>
      <w:del w:id="1590" w:author="Shokri" w:date="2019-11-10T00:30:00Z">
        <w:r w:rsidRPr="00EE4024" w:rsidDel="009C396A">
          <w:rPr>
            <w:rFonts w:cs="B Nazanin"/>
            <w:sz w:val="28"/>
            <w:szCs w:val="28"/>
            <w:rtl/>
            <w:lang w:bidi="fa-IR"/>
          </w:rPr>
          <w:delText>دنبال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کمک به جمهور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در حفظ اثربخش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ن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روها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مسلح خود</w:t>
      </w:r>
      <w:ins w:id="1591" w:author="Shokri" w:date="2019-11-10T00:30:00Z">
        <w:r w:rsidR="009C396A">
          <w:rPr>
            <w:rFonts w:cs="B Nazanin" w:hint="cs"/>
            <w:sz w:val="28"/>
            <w:szCs w:val="28"/>
            <w:rtl/>
            <w:lang w:bidi="fa-IR"/>
          </w:rPr>
          <w:t>،</w:t>
        </w:r>
      </w:ins>
      <w:del w:id="1592" w:author="Shokri" w:date="2019-11-10T00:30:00Z">
        <w:r w:rsidR="0011093C" w:rsidDel="009C396A">
          <w:rPr>
            <w:rFonts w:cs="B Nazanin" w:hint="cs"/>
            <w:sz w:val="28"/>
            <w:szCs w:val="28"/>
            <w:rtl/>
            <w:lang w:bidi="fa-IR"/>
          </w:rPr>
          <w:delText>,</w:delText>
        </w:r>
      </w:del>
      <w:r w:rsidR="0011093C">
        <w:rPr>
          <w:rFonts w:cs="B Nazanin" w:hint="cs"/>
          <w:sz w:val="28"/>
          <w:szCs w:val="28"/>
          <w:rtl/>
          <w:lang w:bidi="fa-IR"/>
        </w:rPr>
        <w:t xml:space="preserve"> نیروهای مسلح قرقیزستان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 را به مبلغ 1.1 میلی</w:t>
      </w:r>
      <w:r w:rsidR="0011093C">
        <w:rPr>
          <w:rFonts w:cs="B Nazanin" w:hint="cs"/>
          <w:sz w:val="28"/>
          <w:szCs w:val="28"/>
          <w:rtl/>
          <w:lang w:bidi="fa-IR"/>
        </w:rPr>
        <w:t xml:space="preserve">ارد دلار </w:t>
      </w:r>
      <w:ins w:id="1593" w:author="Shokri" w:date="2019-11-10T01:53:00Z">
        <w:r w:rsidR="005F4D29">
          <w:rPr>
            <w:rFonts w:cs="B Nazanin" w:hint="cs"/>
            <w:sz w:val="28"/>
            <w:szCs w:val="28"/>
            <w:rtl/>
            <w:lang w:bidi="fa-IR"/>
          </w:rPr>
          <w:t xml:space="preserve">با </w:t>
        </w:r>
      </w:ins>
      <w:r w:rsidR="0011093C">
        <w:rPr>
          <w:rFonts w:cs="B Nazanin" w:hint="cs"/>
          <w:sz w:val="28"/>
          <w:szCs w:val="28"/>
          <w:rtl/>
          <w:lang w:bidi="fa-IR"/>
        </w:rPr>
        <w:t>تسلیحات</w:t>
      </w:r>
      <w:del w:id="1594" w:author="Shokri" w:date="2019-11-10T00:31:00Z">
        <w:r w:rsidR="0011093C" w:rsidDel="009C396A">
          <w:rPr>
            <w:rFonts w:cs="B Nazanin" w:hint="cs"/>
            <w:sz w:val="28"/>
            <w:szCs w:val="28"/>
            <w:rtl/>
            <w:lang w:bidi="fa-IR"/>
          </w:rPr>
          <w:delText xml:space="preserve"> این کشور را</w:delText>
        </w:r>
      </w:del>
      <w:r w:rsidR="0011093C">
        <w:rPr>
          <w:rFonts w:cs="B Nazanin" w:hint="cs"/>
          <w:sz w:val="28"/>
          <w:szCs w:val="28"/>
          <w:rtl/>
          <w:lang w:bidi="fa-IR"/>
        </w:rPr>
        <w:t xml:space="preserve"> مدرن</w:t>
      </w:r>
      <w:del w:id="1595" w:author="Shokri" w:date="2019-11-10T00:31:00Z">
        <w:r w:rsidR="0011093C" w:rsidDel="009C396A">
          <w:rPr>
            <w:rFonts w:cs="B Nazanin" w:hint="cs"/>
            <w:sz w:val="28"/>
            <w:szCs w:val="28"/>
            <w:rtl/>
            <w:lang w:bidi="fa-IR"/>
          </w:rPr>
          <w:delText xml:space="preserve"> و</w:delText>
        </w:r>
      </w:del>
      <w:r w:rsidR="0011093C">
        <w:rPr>
          <w:rFonts w:cs="B Nazanin" w:hint="cs"/>
          <w:sz w:val="28"/>
          <w:szCs w:val="28"/>
          <w:rtl/>
          <w:lang w:bidi="fa-IR"/>
        </w:rPr>
        <w:t xml:space="preserve"> تجهیز کرده است.</w:t>
      </w:r>
      <w:del w:id="1596" w:author="Shokri" w:date="2019-11-10T01:53:00Z">
        <w:r w:rsidR="0011093C" w:rsidDel="005F4D2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</w:p>
    <w:p w:rsidR="00D30A41" w:rsidRPr="00EE4024" w:rsidRDefault="00D30A41" w:rsidP="00B00863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ascii="Arial" w:hAnsi="Arial" w:cs="Arial"/>
          <w:noProof/>
          <w:color w:val="0000FF"/>
          <w:sz w:val="27"/>
          <w:szCs w:val="27"/>
          <w:lang w:val="en-US"/>
        </w:rPr>
        <w:lastRenderedPageBreak/>
        <w:drawing>
          <wp:inline distT="0" distB="0" distL="0" distR="0" wp14:anchorId="541D02A7" wp14:editId="77FB9A81">
            <wp:extent cx="4778810" cy="3072714"/>
            <wp:effectExtent l="0" t="0" r="3175" b="0"/>
            <wp:docPr id="11" name="Picture 11" descr="Image result for мягкая сила России  в Кыргызстане">
              <a:hlinkClick xmlns:a="http://schemas.openxmlformats.org/drawingml/2006/main" r:id="rId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 result for мягкая сила России  в Кыргызстане">
                      <a:hlinkClick r:id="rId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343" cy="307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595" w:rsidRDefault="00D30A41" w:rsidP="001629A5">
      <w:pPr>
        <w:bidi/>
        <w:jc w:val="both"/>
        <w:rPr>
          <w:rFonts w:cs="B Nazanin"/>
          <w:sz w:val="28"/>
          <w:szCs w:val="28"/>
          <w:rtl/>
        </w:rPr>
      </w:pPr>
      <w:r w:rsidRPr="00EE4024">
        <w:rPr>
          <w:rFonts w:cs="B Nazanin" w:hint="cs"/>
          <w:sz w:val="28"/>
          <w:szCs w:val="28"/>
          <w:rtl/>
          <w:lang w:bidi="fa-IR"/>
        </w:rPr>
        <w:t xml:space="preserve">با </w:t>
      </w:r>
      <w:r w:rsidRPr="00EE4024">
        <w:rPr>
          <w:rFonts w:cs="B Nazanin"/>
          <w:sz w:val="28"/>
          <w:szCs w:val="28"/>
          <w:rtl/>
          <w:lang w:bidi="fa-IR"/>
        </w:rPr>
        <w:t>همکار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="0011093C">
        <w:rPr>
          <w:rFonts w:cs="B Nazanin" w:hint="cs"/>
          <w:sz w:val="28"/>
          <w:szCs w:val="28"/>
          <w:rtl/>
          <w:lang w:bidi="fa-IR"/>
        </w:rPr>
        <w:t xml:space="preserve"> سفارت</w:t>
      </w:r>
      <w:r w:rsidRPr="00EE4024">
        <w:rPr>
          <w:rFonts w:cs="B Nazanin"/>
          <w:sz w:val="28"/>
          <w:szCs w:val="28"/>
          <w:rtl/>
          <w:lang w:bidi="fa-IR"/>
        </w:rPr>
        <w:t xml:space="preserve"> روس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ه</w:t>
      </w:r>
      <w:r w:rsidRPr="00EE4024">
        <w:rPr>
          <w:rFonts w:cs="B Nazanin"/>
          <w:sz w:val="28"/>
          <w:szCs w:val="28"/>
          <w:rtl/>
          <w:lang w:bidi="fa-IR"/>
        </w:rPr>
        <w:t xml:space="preserve"> و </w:t>
      </w:r>
      <w:r w:rsidR="0011093C">
        <w:rPr>
          <w:rFonts w:cs="B Nazanin" w:hint="cs"/>
          <w:sz w:val="28"/>
          <w:szCs w:val="28"/>
          <w:rtl/>
          <w:lang w:bidi="fa-IR"/>
        </w:rPr>
        <w:t xml:space="preserve">رایزنی فرهنگی این کشور در قرقیزستان </w:t>
      </w:r>
      <w:r w:rsidRPr="00EE4024">
        <w:rPr>
          <w:rFonts w:cs="B Nazanin"/>
          <w:sz w:val="28"/>
          <w:szCs w:val="28"/>
          <w:rtl/>
          <w:lang w:bidi="fa-IR"/>
        </w:rPr>
        <w:t>جشنواره</w:t>
      </w:r>
      <w:ins w:id="1597" w:author="Shokri" w:date="2019-11-10T00:31:00Z">
        <w:r w:rsidR="00B7574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598" w:author="Shokri" w:date="2019-11-10T00:31:00Z">
        <w:r w:rsidRPr="00EE4024" w:rsidDel="00B7574F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ها و المپ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ک</w:t>
      </w:r>
      <w:ins w:id="1599" w:author="Shokri" w:date="2019-11-10T00:31:00Z">
        <w:r w:rsidR="00B7574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600" w:author="Shokri" w:date="2019-11-10T00:31:00Z">
        <w:r w:rsidRPr="00EE4024" w:rsidDel="00B7574F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ها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علمی </w:t>
      </w:r>
      <w:r w:rsidR="0011093C">
        <w:rPr>
          <w:rFonts w:cs="B Nazanin" w:hint="cs"/>
          <w:sz w:val="28"/>
          <w:szCs w:val="28"/>
          <w:rtl/>
          <w:lang w:bidi="fa-IR"/>
        </w:rPr>
        <w:t xml:space="preserve"> ویژ</w:t>
      </w:r>
      <w:ins w:id="1601" w:author="Shokri" w:date="2019-11-10T00:31:00Z">
        <w:r w:rsidR="00B7574F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602" w:author="Shokri" w:date="2019-11-10T00:31:00Z">
        <w:r w:rsidR="0011093C" w:rsidDel="00B7574F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="0011093C">
        <w:rPr>
          <w:rFonts w:cs="B Nazanin" w:hint="cs"/>
          <w:sz w:val="28"/>
          <w:szCs w:val="28"/>
          <w:rtl/>
          <w:lang w:bidi="fa-IR"/>
        </w:rPr>
        <w:t xml:space="preserve"> دانش</w:t>
      </w:r>
      <w:ins w:id="1603" w:author="Shokri" w:date="2019-11-10T00:31:00Z">
        <w:r w:rsidR="00B7574F">
          <w:rPr>
            <w:rFonts w:cs="B Nazanin" w:hint="cs"/>
            <w:sz w:val="28"/>
            <w:szCs w:val="28"/>
            <w:rtl/>
            <w:lang w:bidi="fa-IR"/>
          </w:rPr>
          <w:t>‌آ</w:t>
        </w:r>
      </w:ins>
      <w:del w:id="1604" w:author="Shokri" w:date="2019-11-10T00:31:00Z">
        <w:r w:rsidR="0011093C" w:rsidDel="00B7574F">
          <w:rPr>
            <w:rFonts w:cs="B Nazanin" w:hint="cs"/>
            <w:sz w:val="28"/>
            <w:szCs w:val="28"/>
            <w:rtl/>
            <w:lang w:bidi="fa-IR"/>
          </w:rPr>
          <w:delText xml:space="preserve"> ا</w:delText>
        </w:r>
      </w:del>
      <w:r w:rsidR="0011093C">
        <w:rPr>
          <w:rFonts w:cs="B Nazanin" w:hint="cs"/>
          <w:sz w:val="28"/>
          <w:szCs w:val="28"/>
          <w:rtl/>
          <w:lang w:bidi="fa-IR"/>
        </w:rPr>
        <w:t>موزان ب</w:t>
      </w:r>
      <w:ins w:id="1605" w:author="Shokri" w:date="2019-11-10T00:31:00Z">
        <w:r w:rsidR="00B7574F">
          <w:rPr>
            <w:rFonts w:cs="B Nazanin" w:hint="cs"/>
            <w:sz w:val="28"/>
            <w:szCs w:val="28"/>
            <w:rtl/>
            <w:lang w:bidi="fa-IR"/>
          </w:rPr>
          <w:t>ه‌</w:t>
        </w:r>
      </w:ins>
      <w:r w:rsidR="0011093C">
        <w:rPr>
          <w:rFonts w:cs="B Nazanin" w:hint="cs"/>
          <w:sz w:val="28"/>
          <w:szCs w:val="28"/>
          <w:rtl/>
          <w:lang w:bidi="fa-IR"/>
        </w:rPr>
        <w:t>طور مستمر در قرقیزستان برگزار می</w:t>
      </w:r>
      <w:ins w:id="1606" w:author="Shokri" w:date="2019-11-10T00:31:00Z">
        <w:r w:rsidR="00B7574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607" w:author="Shokri" w:date="2019-11-10T00:31:00Z">
        <w:r w:rsidR="0011093C" w:rsidDel="00B7574F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11093C">
        <w:rPr>
          <w:rFonts w:cs="B Nazanin" w:hint="cs"/>
          <w:sz w:val="28"/>
          <w:szCs w:val="28"/>
          <w:rtl/>
          <w:lang w:bidi="fa-IR"/>
        </w:rPr>
        <w:t xml:space="preserve">شود. </w:t>
      </w:r>
      <w:del w:id="1608" w:author="Shokri" w:date="2019-11-10T00:31:00Z">
        <w:r w:rsidRPr="00EE4024" w:rsidDel="00B7574F">
          <w:rPr>
            <w:rFonts w:cs="B Nazanin"/>
            <w:sz w:val="28"/>
            <w:szCs w:val="28"/>
            <w:rtl/>
            <w:lang w:bidi="fa-IR"/>
          </w:rPr>
          <w:delText>.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در سال 2014،</w:t>
      </w:r>
      <w:ins w:id="1609" w:author="Shokri" w:date="2019-11-10T00:31:00Z">
        <w:r w:rsidR="00B7574F">
          <w:rPr>
            <w:rFonts w:cs="B Nazanin" w:hint="cs"/>
            <w:sz w:val="28"/>
            <w:szCs w:val="28"/>
            <w:rtl/>
            <w:lang w:bidi="fa-IR"/>
          </w:rPr>
          <w:t xml:space="preserve"> حدود</w:t>
        </w:r>
      </w:ins>
      <w:r w:rsidRPr="00EE4024">
        <w:rPr>
          <w:rFonts w:cs="B Nazanin"/>
          <w:sz w:val="28"/>
          <w:szCs w:val="28"/>
          <w:rtl/>
          <w:lang w:bidi="fa-IR"/>
        </w:rPr>
        <w:t xml:space="preserve"> 47 دانش</w:t>
      </w:r>
      <w:ins w:id="1610" w:author="Shokri" w:date="2019-11-10T00:31:00Z">
        <w:r w:rsidR="00B7574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611" w:author="Shokri" w:date="2019-11-10T00:31:00Z">
        <w:r w:rsidRPr="00EE4024" w:rsidDel="00B7574F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آموز (1</w:t>
      </w:r>
      <w:del w:id="1612" w:author="Shokri" w:date="2019-11-10T00:32:00Z">
        <w:r w:rsidRPr="00EE4024" w:rsidDel="00B7574F">
          <w:rPr>
            <w:rFonts w:cs="B Nazanin"/>
            <w:sz w:val="28"/>
            <w:szCs w:val="28"/>
            <w:rtl/>
            <w:lang w:bidi="fa-IR"/>
          </w:rPr>
          <w:delText>2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تا 16</w:t>
      </w:r>
      <w:del w:id="1613" w:author="Shokri" w:date="2019-11-10T00:32:00Z">
        <w:r w:rsidRPr="00EE4024" w:rsidDel="00B7574F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ساله</w:t>
      </w:r>
      <w:del w:id="1614" w:author="Shokri" w:date="2019-11-10T00:32:00Z">
        <w:r w:rsidRPr="00EE4024" w:rsidDel="00B7574F">
          <w:rPr>
            <w:rFonts w:cs="B Nazanin"/>
            <w:sz w:val="28"/>
            <w:szCs w:val="28"/>
            <w:rtl/>
            <w:lang w:bidi="fa-IR"/>
          </w:rPr>
          <w:delText>)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تحت برنام</w:t>
      </w:r>
      <w:ins w:id="1615" w:author="Shokri" w:date="2019-11-10T00:32:00Z">
        <w:r w:rsidR="00B7574F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616" w:author="Shokri" w:date="2019-11-10T00:32:00Z">
        <w:r w:rsidRPr="00EE4024" w:rsidDel="00B7574F">
          <w:rPr>
            <w:rFonts w:cs="B Nazanin"/>
            <w:sz w:val="28"/>
            <w:szCs w:val="28"/>
            <w:rtl/>
            <w:lang w:bidi="fa-IR"/>
          </w:rPr>
          <w:delText>ه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تورها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تحص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ل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به روس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ه</w:t>
      </w:r>
      <w:r w:rsidR="0011093C">
        <w:rPr>
          <w:rFonts w:cs="B Nazanin"/>
          <w:sz w:val="28"/>
          <w:szCs w:val="28"/>
          <w:rtl/>
          <w:lang w:bidi="fa-IR"/>
        </w:rPr>
        <w:t xml:space="preserve"> </w:t>
      </w:r>
      <w:r w:rsidR="0011093C">
        <w:rPr>
          <w:rFonts w:cs="B Nazanin" w:hint="cs"/>
          <w:sz w:val="28"/>
          <w:szCs w:val="28"/>
          <w:rtl/>
          <w:lang w:bidi="fa-IR"/>
        </w:rPr>
        <w:t>اعزام</w:t>
      </w:r>
      <w:r w:rsidRPr="00EE4024">
        <w:rPr>
          <w:rFonts w:cs="B Nazanin"/>
          <w:sz w:val="28"/>
          <w:szCs w:val="28"/>
          <w:rtl/>
          <w:lang w:bidi="fa-IR"/>
        </w:rPr>
        <w:t xml:space="preserve"> شدند. تا سال 2014، سهم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ins w:id="1617" w:author="Shokri" w:date="2019-11-10T00:32:00Z">
        <w:r w:rsidR="00B7574F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618" w:author="Shokri" w:date="2019-11-10T00:32:00Z">
        <w:r w:rsidRPr="00EE4024" w:rsidDel="00B7574F">
          <w:rPr>
            <w:rFonts w:cs="B Nazanin" w:hint="eastAsia"/>
            <w:sz w:val="28"/>
            <w:szCs w:val="28"/>
            <w:rtl/>
            <w:lang w:bidi="fa-IR"/>
          </w:rPr>
          <w:delText>ه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تحص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ل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11093C">
        <w:rPr>
          <w:rFonts w:cs="B Nazanin" w:hint="cs"/>
          <w:sz w:val="28"/>
          <w:szCs w:val="28"/>
          <w:rtl/>
          <w:lang w:bidi="fa-IR"/>
        </w:rPr>
        <w:t>رایگان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E4024">
        <w:rPr>
          <w:rFonts w:cs="B Nazanin"/>
          <w:sz w:val="28"/>
          <w:szCs w:val="28"/>
          <w:rtl/>
          <w:lang w:bidi="fa-IR"/>
        </w:rPr>
        <w:t>متقاض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ان</w:t>
      </w:r>
      <w:r w:rsidRPr="00EE4024">
        <w:rPr>
          <w:rFonts w:cs="B Nazanin"/>
          <w:sz w:val="28"/>
          <w:szCs w:val="28"/>
          <w:rtl/>
          <w:lang w:bidi="fa-IR"/>
        </w:rPr>
        <w:t xml:space="preserve"> قرق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زستان</w:t>
      </w:r>
      <w:ins w:id="1619" w:author="Shokri" w:date="2019-11-10T00:32:00Z">
        <w:r w:rsidR="001629A5" w:rsidRPr="001629A5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  <w:r w:rsidR="001629A5">
          <w:rPr>
            <w:rFonts w:cs="B Nazanin" w:hint="cs"/>
            <w:sz w:val="28"/>
            <w:szCs w:val="28"/>
            <w:rtl/>
            <w:lang w:bidi="fa-IR"/>
          </w:rPr>
          <w:t>از طرف رایزنی فرهنگی روسیه</w:t>
        </w:r>
      </w:ins>
      <w:r w:rsidRPr="00EE4024">
        <w:rPr>
          <w:rFonts w:cs="B Nazanin"/>
          <w:sz w:val="28"/>
          <w:szCs w:val="28"/>
          <w:rtl/>
          <w:lang w:bidi="fa-IR"/>
        </w:rPr>
        <w:t xml:space="preserve"> از 175 تا 419 دانشجو </w:t>
      </w:r>
      <w:r w:rsidR="0011093C">
        <w:rPr>
          <w:rFonts w:cs="B Nazanin" w:hint="cs"/>
          <w:sz w:val="28"/>
          <w:szCs w:val="28"/>
          <w:rtl/>
          <w:lang w:bidi="fa-IR"/>
        </w:rPr>
        <w:t xml:space="preserve"> </w:t>
      </w:r>
      <w:del w:id="1620" w:author="Shokri" w:date="2019-11-10T00:32:00Z">
        <w:r w:rsidR="0011093C" w:rsidDel="00B7574F">
          <w:rPr>
            <w:rFonts w:cs="B Nazanin" w:hint="cs"/>
            <w:sz w:val="28"/>
            <w:szCs w:val="28"/>
            <w:rtl/>
            <w:lang w:bidi="fa-IR"/>
          </w:rPr>
          <w:delText xml:space="preserve">از محل رایزنی فرهنگی روسیه </w:delText>
        </w:r>
      </w:del>
      <w:r w:rsidRPr="00EE4024">
        <w:rPr>
          <w:rFonts w:cs="B Nazanin"/>
          <w:sz w:val="28"/>
          <w:szCs w:val="28"/>
          <w:rtl/>
          <w:lang w:bidi="fa-IR"/>
        </w:rPr>
        <w:t>افزا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ش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افت</w:t>
      </w:r>
      <w:r w:rsidRPr="00EE4024">
        <w:rPr>
          <w:rFonts w:cs="B Nazanin"/>
          <w:sz w:val="28"/>
          <w:szCs w:val="28"/>
          <w:rtl/>
          <w:lang w:bidi="fa-IR"/>
        </w:rPr>
        <w:t>. علاوه بر 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ن،</w:t>
      </w:r>
      <w:r w:rsidRPr="00EE4024">
        <w:rPr>
          <w:rFonts w:cs="B Nazanin"/>
          <w:sz w:val="28"/>
          <w:szCs w:val="28"/>
          <w:rtl/>
          <w:lang w:bidi="fa-IR"/>
        </w:rPr>
        <w:t xml:space="preserve"> دانشگاه</w:t>
      </w:r>
      <w:ins w:id="1621" w:author="Shokri" w:date="2019-11-10T00:33:00Z">
        <w:r w:rsidR="001629A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622" w:author="Shokri" w:date="2019-11-10T00:33:00Z">
        <w:r w:rsidRPr="00EE4024" w:rsidDel="001629A5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ها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روس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ه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11093C">
        <w:rPr>
          <w:rFonts w:cs="B Nazanin"/>
          <w:sz w:val="28"/>
          <w:szCs w:val="28"/>
          <w:rtl/>
          <w:lang w:bidi="fa-IR"/>
        </w:rPr>
        <w:t xml:space="preserve">290 </w:t>
      </w:r>
      <w:r w:rsidR="0011093C">
        <w:rPr>
          <w:rFonts w:cs="B Nazanin" w:hint="cs"/>
          <w:sz w:val="28"/>
          <w:szCs w:val="28"/>
          <w:rtl/>
          <w:lang w:bidi="fa-IR"/>
        </w:rPr>
        <w:t>دانشجوی قرقیزی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11093C">
        <w:rPr>
          <w:rFonts w:cs="B Nazanin" w:hint="cs"/>
          <w:sz w:val="28"/>
          <w:szCs w:val="28"/>
          <w:rtl/>
          <w:lang w:bidi="fa-IR"/>
        </w:rPr>
        <w:t xml:space="preserve">را </w:t>
      </w:r>
      <w:del w:id="1623" w:author="Shokri" w:date="2019-11-10T00:33:00Z">
        <w:r w:rsidR="0011093C" w:rsidDel="001629A5">
          <w:rPr>
            <w:rFonts w:cs="B Nazanin" w:hint="cs"/>
            <w:sz w:val="28"/>
            <w:szCs w:val="28"/>
            <w:rtl/>
            <w:lang w:bidi="fa-IR"/>
          </w:rPr>
          <w:delText xml:space="preserve">برای تحصیل </w:delText>
        </w:r>
      </w:del>
      <w:r w:rsidR="0011093C">
        <w:rPr>
          <w:rFonts w:cs="B Nazanin" w:hint="cs"/>
          <w:sz w:val="28"/>
          <w:szCs w:val="28"/>
          <w:rtl/>
          <w:lang w:bidi="fa-IR"/>
        </w:rPr>
        <w:t>به</w:t>
      </w:r>
      <w:ins w:id="1624" w:author="Shokri" w:date="2019-11-10T00:33:00Z">
        <w:r w:rsidR="001629A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625" w:author="Shokri" w:date="2019-11-10T00:33:00Z">
        <w:r w:rsidR="0011093C" w:rsidDel="001629A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11093C">
        <w:rPr>
          <w:rFonts w:cs="B Nazanin" w:hint="cs"/>
          <w:sz w:val="28"/>
          <w:szCs w:val="28"/>
          <w:rtl/>
          <w:lang w:bidi="fa-IR"/>
        </w:rPr>
        <w:t>صورت رایگان</w:t>
      </w:r>
      <w:ins w:id="1626" w:author="Shokri" w:date="2019-11-10T00:33:00Z">
        <w:r w:rsidR="001629A5" w:rsidRPr="001629A5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  <w:r w:rsidR="001629A5">
          <w:rPr>
            <w:rFonts w:cs="B Nazanin" w:hint="cs"/>
            <w:sz w:val="28"/>
            <w:szCs w:val="28"/>
            <w:rtl/>
            <w:lang w:bidi="fa-IR"/>
          </w:rPr>
          <w:t>برای تحصیل</w:t>
        </w:r>
      </w:ins>
      <w:r w:rsidRPr="00EE4024">
        <w:rPr>
          <w:rFonts w:cs="B Nazanin" w:hint="cs"/>
          <w:sz w:val="28"/>
          <w:szCs w:val="28"/>
          <w:rtl/>
          <w:lang w:bidi="fa-IR"/>
        </w:rPr>
        <w:t xml:space="preserve"> جذب </w:t>
      </w:r>
      <w:r w:rsidR="0011093C">
        <w:rPr>
          <w:rFonts w:cs="B Nazanin" w:hint="cs"/>
          <w:sz w:val="28"/>
          <w:szCs w:val="28"/>
          <w:rtl/>
          <w:lang w:bidi="fa-IR"/>
        </w:rPr>
        <w:t xml:space="preserve">و پذیرش </w:t>
      </w:r>
      <w:r w:rsidRPr="00EE4024">
        <w:rPr>
          <w:rFonts w:cs="B Nazanin" w:hint="cs"/>
          <w:sz w:val="28"/>
          <w:szCs w:val="28"/>
          <w:rtl/>
          <w:lang w:bidi="fa-IR"/>
        </w:rPr>
        <w:t>کرده</w:t>
      </w:r>
      <w:ins w:id="1627" w:author="Shokri" w:date="2019-11-10T00:34:00Z">
        <w:r w:rsidR="001629A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628" w:author="Shokri" w:date="2019-11-10T00:34:00Z">
        <w:r w:rsidRPr="00EE4024" w:rsidDel="001629A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  <w:lang w:bidi="fa-IR"/>
        </w:rPr>
        <w:t>اند</w:t>
      </w:r>
      <w:del w:id="1629" w:author="Shokri" w:date="2019-11-10T00:34:00Z">
        <w:r w:rsidRPr="00EE4024" w:rsidDel="001629A5">
          <w:rPr>
            <w:rFonts w:cs="B Nazanin" w:hint="cs"/>
            <w:sz w:val="28"/>
            <w:szCs w:val="28"/>
            <w:rtl/>
            <w:lang w:bidi="fa-IR"/>
          </w:rPr>
          <w:delText>,</w:delText>
        </w:r>
      </w:del>
      <w:r w:rsidRPr="00EE4024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EE4024">
        <w:rPr>
          <w:rFonts w:cs="B Nazanin"/>
          <w:sz w:val="28"/>
          <w:szCs w:val="28"/>
          <w:rtl/>
          <w:lang w:bidi="fa-IR"/>
        </w:rPr>
        <w:t>130 شهروند جمهور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قرق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زستان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030595">
        <w:rPr>
          <w:rFonts w:cs="B Nazanin" w:hint="cs"/>
          <w:sz w:val="28"/>
          <w:szCs w:val="28"/>
          <w:rtl/>
          <w:lang w:bidi="fa-IR"/>
        </w:rPr>
        <w:t>ب</w:t>
      </w:r>
      <w:ins w:id="1630" w:author="Shokri" w:date="2019-11-10T00:34:00Z">
        <w:r w:rsidR="001629A5">
          <w:rPr>
            <w:rFonts w:cs="B Nazanin" w:hint="cs"/>
            <w:sz w:val="28"/>
            <w:szCs w:val="28"/>
            <w:rtl/>
            <w:lang w:bidi="fa-IR"/>
          </w:rPr>
          <w:t>ه‌</w:t>
        </w:r>
      </w:ins>
      <w:r w:rsidR="00030595">
        <w:rPr>
          <w:rFonts w:cs="B Nazanin" w:hint="cs"/>
          <w:sz w:val="28"/>
          <w:szCs w:val="28"/>
          <w:rtl/>
          <w:lang w:bidi="fa-IR"/>
        </w:rPr>
        <w:t xml:space="preserve">صورت </w:t>
      </w:r>
      <w:ins w:id="1631" w:author="Shokri" w:date="2019-11-10T00:34:00Z">
        <w:r w:rsidR="001629A5">
          <w:rPr>
            <w:rFonts w:cs="B Nazanin" w:hint="cs"/>
            <w:sz w:val="28"/>
            <w:szCs w:val="28"/>
            <w:rtl/>
            <w:lang w:bidi="fa-IR"/>
          </w:rPr>
          <w:t>آ</w:t>
        </w:r>
      </w:ins>
      <w:del w:id="1632" w:author="Shokri" w:date="2019-11-10T00:34:00Z">
        <w:r w:rsidR="00030595" w:rsidDel="001629A5">
          <w:rPr>
            <w:rFonts w:cs="B Nazanin" w:hint="cs"/>
            <w:sz w:val="28"/>
            <w:szCs w:val="28"/>
            <w:rtl/>
            <w:lang w:bidi="fa-IR"/>
          </w:rPr>
          <w:delText>ا</w:delText>
        </w:r>
      </w:del>
      <w:r w:rsidR="00030595">
        <w:rPr>
          <w:rFonts w:cs="B Nazanin" w:hint="cs"/>
          <w:sz w:val="28"/>
          <w:szCs w:val="28"/>
          <w:rtl/>
          <w:lang w:bidi="fa-IR"/>
        </w:rPr>
        <w:t>زاد در بخش تحصیلات رایگان کنکور دانشگاه</w:t>
      </w:r>
      <w:ins w:id="1633" w:author="Shokri" w:date="2019-11-10T00:34:00Z">
        <w:r w:rsidR="001629A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r w:rsidR="00030595">
        <w:rPr>
          <w:rFonts w:cs="B Nazanin" w:hint="cs"/>
          <w:sz w:val="28"/>
          <w:szCs w:val="28"/>
          <w:rtl/>
          <w:lang w:bidi="fa-IR"/>
        </w:rPr>
        <w:t xml:space="preserve">های روسیه شرکت نموده و </w:t>
      </w:r>
      <w:r w:rsidRPr="00EE4024">
        <w:rPr>
          <w:rFonts w:cs="B Nazanin" w:hint="cs"/>
          <w:sz w:val="28"/>
          <w:szCs w:val="28"/>
          <w:rtl/>
          <w:lang w:bidi="fa-IR"/>
        </w:rPr>
        <w:t>شروع به تحصیل کرده</w:t>
      </w:r>
      <w:ins w:id="1634" w:author="Shokri" w:date="2019-11-10T00:34:00Z">
        <w:r w:rsidR="001629A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635" w:author="Shokri" w:date="2019-11-10T00:34:00Z">
        <w:r w:rsidRPr="00EE4024" w:rsidDel="001629A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  <w:lang w:bidi="fa-IR"/>
        </w:rPr>
        <w:t>اند.</w:t>
      </w:r>
      <w:r w:rsidRPr="00EE4024">
        <w:rPr>
          <w:rFonts w:cs="B Nazanin"/>
          <w:sz w:val="28"/>
          <w:szCs w:val="28"/>
          <w:rtl/>
        </w:rPr>
        <w:t xml:space="preserve"> </w:t>
      </w:r>
      <w:r w:rsidR="00030595">
        <w:rPr>
          <w:rFonts w:cs="B Nazanin" w:hint="cs"/>
          <w:sz w:val="28"/>
          <w:szCs w:val="28"/>
          <w:rtl/>
        </w:rPr>
        <w:t>در</w:t>
      </w:r>
      <w:ins w:id="1636" w:author="Shokri" w:date="2019-11-10T00:34:00Z">
        <w:r w:rsidR="001629A5">
          <w:rPr>
            <w:rFonts w:cs="B Nazanin" w:hint="cs"/>
            <w:sz w:val="28"/>
            <w:szCs w:val="28"/>
            <w:rtl/>
          </w:rPr>
          <w:t xml:space="preserve"> </w:t>
        </w:r>
      </w:ins>
      <w:r w:rsidR="00030595">
        <w:rPr>
          <w:rFonts w:cs="B Nazanin" w:hint="cs"/>
          <w:sz w:val="28"/>
          <w:szCs w:val="28"/>
          <w:rtl/>
        </w:rPr>
        <w:t>چارچوب عضویت قرقیزستان در سازمان همکاری شانگهای</w:t>
      </w:r>
      <w:ins w:id="1637" w:author="Shokri" w:date="2019-11-10T00:34:00Z">
        <w:r w:rsidR="001629A5">
          <w:rPr>
            <w:rFonts w:cs="B Nazanin" w:hint="cs"/>
            <w:sz w:val="28"/>
            <w:szCs w:val="28"/>
            <w:rtl/>
          </w:rPr>
          <w:t>،</w:t>
        </w:r>
      </w:ins>
      <w:ins w:id="1638" w:author="Shokri" w:date="2019-11-10T00:35:00Z">
        <w:r w:rsidR="001629A5">
          <w:rPr>
            <w:rFonts w:cs="B Nazanin" w:hint="cs"/>
            <w:sz w:val="28"/>
            <w:szCs w:val="28"/>
            <w:rtl/>
          </w:rPr>
          <w:t xml:space="preserve"> علاوه بر</w:t>
        </w:r>
      </w:ins>
      <w:del w:id="1639" w:author="Shokri" w:date="2019-11-10T00:34:00Z">
        <w:r w:rsidR="00030595" w:rsidDel="001629A5">
          <w:rPr>
            <w:rFonts w:cs="B Nazanin" w:hint="cs"/>
            <w:sz w:val="28"/>
            <w:szCs w:val="28"/>
            <w:rtl/>
          </w:rPr>
          <w:delText>؛</w:delText>
        </w:r>
      </w:del>
      <w:r w:rsidR="00030595">
        <w:rPr>
          <w:rFonts w:cs="B Nazanin" w:hint="cs"/>
          <w:sz w:val="28"/>
          <w:szCs w:val="28"/>
          <w:rtl/>
        </w:rPr>
        <w:t xml:space="preserve"> پیمان امنیت دسته</w:t>
      </w:r>
      <w:ins w:id="1640" w:author="Shokri" w:date="2019-11-10T00:34:00Z">
        <w:r w:rsidR="001629A5">
          <w:rPr>
            <w:rFonts w:cs="B Nazanin" w:hint="cs"/>
            <w:sz w:val="28"/>
            <w:szCs w:val="28"/>
            <w:rtl/>
          </w:rPr>
          <w:t>‌</w:t>
        </w:r>
      </w:ins>
      <w:del w:id="1641" w:author="Shokri" w:date="2019-11-10T00:34:00Z">
        <w:r w:rsidR="00030595" w:rsidDel="001629A5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030595">
        <w:rPr>
          <w:rFonts w:cs="B Nazanin" w:hint="cs"/>
          <w:sz w:val="28"/>
          <w:szCs w:val="28"/>
          <w:rtl/>
        </w:rPr>
        <w:t xml:space="preserve">جمعی </w:t>
      </w:r>
      <w:ins w:id="1642" w:author="Shokri" w:date="2019-11-10T00:35:00Z">
        <w:r w:rsidR="001629A5" w:rsidRPr="001629A5">
          <w:rPr>
            <w:rFonts w:cs="B Nazanin" w:hint="eastAsia"/>
            <w:sz w:val="28"/>
            <w:szCs w:val="28"/>
            <w:highlight w:val="yellow"/>
            <w:rtl/>
            <w:rPrChange w:id="1643" w:author="Shokri" w:date="2019-11-10T00:36:00Z">
              <w:rPr>
                <w:rFonts w:cs="B Nazanin" w:hint="eastAsia"/>
                <w:sz w:val="28"/>
                <w:szCs w:val="28"/>
                <w:rtl/>
              </w:rPr>
            </w:rPrChange>
          </w:rPr>
          <w:t>در</w:t>
        </w:r>
      </w:ins>
      <w:del w:id="1644" w:author="Shokri" w:date="2019-11-10T00:35:00Z">
        <w:r w:rsidR="00030595" w:rsidDel="001629A5">
          <w:rPr>
            <w:rFonts w:cs="B Nazanin" w:hint="cs"/>
            <w:sz w:val="28"/>
            <w:szCs w:val="28"/>
            <w:rtl/>
          </w:rPr>
          <w:delText>و</w:delText>
        </w:r>
      </w:del>
      <w:r w:rsidR="00030595">
        <w:rPr>
          <w:rFonts w:cs="B Nazanin" w:hint="cs"/>
          <w:sz w:val="28"/>
          <w:szCs w:val="28"/>
          <w:rtl/>
        </w:rPr>
        <w:t xml:space="preserve"> </w:t>
      </w:r>
      <w:del w:id="1645" w:author="Shokri" w:date="2019-11-10T00:34:00Z">
        <w:r w:rsidR="00030595" w:rsidDel="001629A5">
          <w:rPr>
            <w:rFonts w:cs="B Nazanin" w:hint="cs"/>
            <w:sz w:val="28"/>
            <w:szCs w:val="28"/>
            <w:rtl/>
          </w:rPr>
          <w:delText>ا</w:delText>
        </w:r>
      </w:del>
      <w:r w:rsidR="00030595">
        <w:rPr>
          <w:rFonts w:cs="B Nazanin" w:hint="cs"/>
          <w:sz w:val="28"/>
          <w:szCs w:val="28"/>
          <w:rtl/>
        </w:rPr>
        <w:t>سازمان کشورهای مستقل مشترک</w:t>
      </w:r>
      <w:ins w:id="1646" w:author="Shokri" w:date="2019-11-10T00:36:00Z">
        <w:r w:rsidR="001629A5">
          <w:rPr>
            <w:rFonts w:cs="B Nazanin" w:hint="cs"/>
            <w:sz w:val="28"/>
            <w:szCs w:val="28"/>
            <w:rtl/>
          </w:rPr>
          <w:t>‌</w:t>
        </w:r>
      </w:ins>
      <w:del w:id="1647" w:author="Shokri" w:date="2019-11-10T00:36:00Z">
        <w:r w:rsidR="00030595" w:rsidDel="001629A5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030595">
        <w:rPr>
          <w:rFonts w:cs="B Nazanin" w:hint="cs"/>
          <w:sz w:val="28"/>
          <w:szCs w:val="28"/>
          <w:rtl/>
        </w:rPr>
        <w:t>المنافع و نیز همکاری این کشور با وزارت حوادث غیرم</w:t>
      </w:r>
      <w:ins w:id="1648" w:author="Shokri" w:date="2019-11-10T00:36:00Z">
        <w:r w:rsidR="001629A5">
          <w:rPr>
            <w:rFonts w:cs="B Nazanin" w:hint="cs"/>
            <w:sz w:val="28"/>
            <w:szCs w:val="28"/>
            <w:rtl/>
          </w:rPr>
          <w:t>ت</w:t>
        </w:r>
      </w:ins>
      <w:r w:rsidR="00030595">
        <w:rPr>
          <w:rFonts w:cs="B Nazanin" w:hint="cs"/>
          <w:sz w:val="28"/>
          <w:szCs w:val="28"/>
          <w:rtl/>
        </w:rPr>
        <w:t>ر</w:t>
      </w:r>
      <w:del w:id="1649" w:author="Shokri" w:date="2019-11-10T00:36:00Z">
        <w:r w:rsidR="00030595" w:rsidDel="001629A5">
          <w:rPr>
            <w:rFonts w:cs="B Nazanin" w:hint="cs"/>
            <w:sz w:val="28"/>
            <w:szCs w:val="28"/>
            <w:rtl/>
          </w:rPr>
          <w:delText>ت</w:delText>
        </w:r>
      </w:del>
      <w:r w:rsidR="00030595">
        <w:rPr>
          <w:rFonts w:cs="B Nazanin" w:hint="cs"/>
          <w:sz w:val="28"/>
          <w:szCs w:val="28"/>
          <w:rtl/>
        </w:rPr>
        <w:t xml:space="preserve">قبه و دفاع روسیه و همچنین سازمان </w:t>
      </w:r>
      <w:del w:id="1650" w:author="Shokri" w:date="2019-11-10T00:35:00Z">
        <w:r w:rsidR="00030595" w:rsidDel="001629A5">
          <w:rPr>
            <w:rFonts w:cs="B Nazanin" w:hint="cs"/>
            <w:sz w:val="28"/>
            <w:szCs w:val="28"/>
            <w:rtl/>
          </w:rPr>
          <w:delText>ک</w:delText>
        </w:r>
      </w:del>
      <w:r w:rsidR="00030595">
        <w:rPr>
          <w:rFonts w:cs="B Nazanin" w:hint="cs"/>
          <w:sz w:val="28"/>
          <w:szCs w:val="28"/>
          <w:rtl/>
        </w:rPr>
        <w:t>مبارزه با مواد مخدر</w:t>
      </w:r>
      <w:ins w:id="1651" w:author="Shokri" w:date="2019-11-10T00:36:00Z">
        <w:r w:rsidR="001629A5">
          <w:rPr>
            <w:rFonts w:cs="B Nazanin" w:hint="cs"/>
            <w:sz w:val="28"/>
            <w:szCs w:val="28"/>
            <w:rtl/>
          </w:rPr>
          <w:t>،</w:t>
        </w:r>
      </w:ins>
      <w:r w:rsidR="00030595">
        <w:rPr>
          <w:rFonts w:cs="B Nazanin" w:hint="cs"/>
          <w:sz w:val="28"/>
          <w:szCs w:val="28"/>
          <w:rtl/>
        </w:rPr>
        <w:t xml:space="preserve"> بورس</w:t>
      </w:r>
      <w:ins w:id="1652" w:author="Shokri" w:date="2019-11-10T00:36:00Z">
        <w:r w:rsidR="001629A5">
          <w:rPr>
            <w:rFonts w:cs="B Nazanin" w:hint="cs"/>
            <w:sz w:val="28"/>
            <w:szCs w:val="28"/>
            <w:rtl/>
          </w:rPr>
          <w:t>‌</w:t>
        </w:r>
      </w:ins>
      <w:del w:id="1653" w:author="Shokri" w:date="2019-11-10T00:36:00Z">
        <w:r w:rsidR="00030595" w:rsidDel="001629A5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030595">
        <w:rPr>
          <w:rFonts w:cs="B Nazanin" w:hint="cs"/>
          <w:sz w:val="28"/>
          <w:szCs w:val="28"/>
          <w:rtl/>
        </w:rPr>
        <w:t>های تحصیلی برای دانشجویان قرقیز برای تحصیل در دانشگاه</w:t>
      </w:r>
      <w:ins w:id="1654" w:author="Shokri" w:date="2019-11-10T00:36:00Z">
        <w:r w:rsidR="001629A5">
          <w:rPr>
            <w:rFonts w:cs="B Nazanin" w:hint="cs"/>
            <w:sz w:val="28"/>
            <w:szCs w:val="28"/>
            <w:rtl/>
          </w:rPr>
          <w:t>‌</w:t>
        </w:r>
      </w:ins>
      <w:del w:id="1655" w:author="Shokri" w:date="2019-11-10T00:36:00Z">
        <w:r w:rsidR="00030595" w:rsidDel="001629A5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030595">
        <w:rPr>
          <w:rFonts w:cs="B Nazanin" w:hint="cs"/>
          <w:sz w:val="28"/>
          <w:szCs w:val="28"/>
          <w:rtl/>
        </w:rPr>
        <w:t>های روسیه اختصاص داده شده است.</w:t>
      </w:r>
    </w:p>
    <w:p w:rsidR="00914D4E" w:rsidRDefault="00B00863" w:rsidP="00B00863">
      <w:pPr>
        <w:bidi/>
        <w:jc w:val="center"/>
        <w:rPr>
          <w:rFonts w:cs="B Nazanin"/>
          <w:sz w:val="28"/>
          <w:szCs w:val="28"/>
          <w:rtl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092300" cy="2865480"/>
            <wp:effectExtent l="0" t="0" r="0" b="0"/>
            <wp:docPr id="24" name="Picture 24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400" cy="2867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FC4" w:rsidRPr="00EE4024" w:rsidRDefault="00D30A41" w:rsidP="00AF1807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EE4024">
        <w:rPr>
          <w:rFonts w:cs="B Nazanin" w:hint="cs"/>
          <w:sz w:val="28"/>
          <w:szCs w:val="28"/>
          <w:rtl/>
          <w:lang w:bidi="fa-IR"/>
        </w:rPr>
        <w:t>د</w:t>
      </w:r>
      <w:r w:rsidRPr="00EE4024">
        <w:rPr>
          <w:rFonts w:cs="B Nazanin"/>
          <w:sz w:val="28"/>
          <w:szCs w:val="28"/>
          <w:rtl/>
          <w:lang w:bidi="fa-IR"/>
        </w:rPr>
        <w:t>ر جمهور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قرق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زستان</w:t>
      </w:r>
      <w:r w:rsidRPr="00EE4024">
        <w:rPr>
          <w:rFonts w:cs="B Nazanin"/>
          <w:sz w:val="28"/>
          <w:szCs w:val="28"/>
          <w:rtl/>
          <w:lang w:bidi="fa-IR"/>
        </w:rPr>
        <w:t xml:space="preserve"> 7 شعبه</w:t>
      </w:r>
      <w:ins w:id="1656" w:author="Shokri" w:date="2019-11-10T00:36:00Z">
        <w:r w:rsidR="00BB2A74">
          <w:rPr>
            <w:rFonts w:cs="B Nazanin" w:hint="cs"/>
            <w:sz w:val="28"/>
            <w:szCs w:val="28"/>
            <w:rtl/>
            <w:lang w:bidi="fa-IR"/>
          </w:rPr>
          <w:t xml:space="preserve"> از</w:t>
        </w:r>
      </w:ins>
      <w:r w:rsidRPr="00EE4024">
        <w:rPr>
          <w:rFonts w:cs="B Nazanin"/>
          <w:sz w:val="28"/>
          <w:szCs w:val="28"/>
          <w:rtl/>
          <w:lang w:bidi="fa-IR"/>
        </w:rPr>
        <w:t xml:space="preserve"> دانشگاه</w:t>
      </w:r>
      <w:ins w:id="1657" w:author="Shokri" w:date="2019-11-10T00:36:00Z">
        <w:r w:rsidR="00BB2A7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658" w:author="Shokri" w:date="2019-11-10T00:36:00Z">
        <w:r w:rsidRPr="00EE4024" w:rsidDel="00BB2A74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ها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روس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="00030595">
        <w:rPr>
          <w:rFonts w:cs="B Nazanin" w:hint="cs"/>
          <w:sz w:val="28"/>
          <w:szCs w:val="28"/>
          <w:rtl/>
          <w:lang w:bidi="fa-IR"/>
        </w:rPr>
        <w:t>ه</w:t>
      </w:r>
      <w:r w:rsidRPr="00EE4024">
        <w:rPr>
          <w:rFonts w:cs="B Nazanin"/>
          <w:sz w:val="28"/>
          <w:szCs w:val="28"/>
          <w:rtl/>
          <w:lang w:bidi="fa-IR"/>
        </w:rPr>
        <w:t xml:space="preserve"> و همچن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030595">
        <w:rPr>
          <w:rFonts w:cs="B Nazanin" w:hint="cs"/>
          <w:sz w:val="28"/>
          <w:szCs w:val="28"/>
          <w:rtl/>
          <w:lang w:bidi="fa-IR"/>
        </w:rPr>
        <w:t>دانشگاه روسی</w:t>
      </w:r>
      <w:r w:rsidR="00353DAE">
        <w:rPr>
          <w:rFonts w:cs="B Nazanin" w:hint="cs"/>
          <w:sz w:val="28"/>
          <w:szCs w:val="28"/>
          <w:rtl/>
          <w:lang w:bidi="fa-IR"/>
        </w:rPr>
        <w:t xml:space="preserve"> </w:t>
      </w:r>
      <w:r w:rsidR="006B7B87">
        <w:rPr>
          <w:rFonts w:cs="B Nazanin" w:hint="cs"/>
          <w:sz w:val="28"/>
          <w:szCs w:val="28"/>
          <w:rtl/>
          <w:lang w:bidi="fa-IR"/>
        </w:rPr>
        <w:t xml:space="preserve">- </w:t>
      </w:r>
      <w:r w:rsidR="00353DAE">
        <w:rPr>
          <w:rFonts w:cs="B Nazanin" w:hint="cs"/>
          <w:sz w:val="28"/>
          <w:szCs w:val="28"/>
          <w:rtl/>
          <w:lang w:bidi="fa-IR"/>
        </w:rPr>
        <w:t>قرقیزی اسلاویانی موسوم به بوریس</w:t>
      </w:r>
      <w:r w:rsidR="00030595">
        <w:rPr>
          <w:rFonts w:cs="B Nazanin" w:hint="cs"/>
          <w:sz w:val="28"/>
          <w:szCs w:val="28"/>
          <w:rtl/>
          <w:lang w:bidi="fa-IR"/>
        </w:rPr>
        <w:t xml:space="preserve"> یلتسین</w:t>
      </w:r>
      <w:del w:id="1659" w:author="Shokri" w:date="2019-11-10T01:54:00Z">
        <w:r w:rsidR="00030595" w:rsidDel="007C3FA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وجود دارد که در آن 10800 نفر 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در حال تحصیل </w:t>
      </w:r>
      <w:ins w:id="1660" w:author="Shokri" w:date="2019-11-10T00:37:00Z">
        <w:r w:rsidR="00BB2A74">
          <w:rPr>
            <w:rFonts w:cs="B Nazanin" w:hint="cs"/>
            <w:sz w:val="28"/>
            <w:szCs w:val="28"/>
            <w:rtl/>
            <w:lang w:bidi="fa-IR"/>
          </w:rPr>
          <w:t>هستند</w:t>
        </w:r>
      </w:ins>
      <w:del w:id="1661" w:author="Shokri" w:date="2019-11-10T00:37:00Z">
        <w:r w:rsidRPr="00EE4024" w:rsidDel="00BB2A74">
          <w:rPr>
            <w:rFonts w:cs="B Nazanin" w:hint="cs"/>
            <w:sz w:val="28"/>
            <w:szCs w:val="28"/>
            <w:rtl/>
            <w:lang w:bidi="fa-IR"/>
          </w:rPr>
          <w:delText>می باشند</w:delText>
        </w:r>
      </w:del>
      <w:r w:rsidRPr="00EE4024">
        <w:rPr>
          <w:rFonts w:cs="B Nazanin"/>
          <w:sz w:val="28"/>
          <w:szCs w:val="28"/>
          <w:rtl/>
          <w:lang w:bidi="fa-IR"/>
        </w:rPr>
        <w:t>.</w:t>
      </w:r>
      <w:r w:rsidR="006B7B87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>در</w:t>
      </w:r>
      <w:r w:rsidRPr="00EE4024">
        <w:rPr>
          <w:rFonts w:cs="B Nazanin"/>
          <w:sz w:val="28"/>
          <w:szCs w:val="28"/>
          <w:rtl/>
          <w:lang w:bidi="fa-IR"/>
        </w:rPr>
        <w:t xml:space="preserve"> اکثر موارد </w:t>
      </w:r>
      <w:ins w:id="1662" w:author="Shokri" w:date="2019-11-10T00:37:00Z">
        <w:r w:rsidR="00BB2A74">
          <w:rPr>
            <w:rFonts w:cs="B Nazanin" w:hint="cs"/>
            <w:sz w:val="28"/>
            <w:szCs w:val="28"/>
            <w:rtl/>
            <w:lang w:bidi="fa-IR"/>
          </w:rPr>
          <w:t>سرفصل‌های</w:t>
        </w:r>
      </w:ins>
      <w:del w:id="1663" w:author="Shokri" w:date="2019-11-10T00:37:00Z">
        <w:r w:rsidRPr="00EE4024" w:rsidDel="00BB2A74">
          <w:rPr>
            <w:rFonts w:cs="B Nazanin" w:hint="cs"/>
            <w:sz w:val="28"/>
            <w:szCs w:val="28"/>
            <w:rtl/>
            <w:lang w:bidi="fa-IR"/>
          </w:rPr>
          <w:delText>مواد</w:delText>
        </w:r>
      </w:del>
      <w:r w:rsidRPr="00EE4024">
        <w:rPr>
          <w:rFonts w:cs="B Nazanin" w:hint="cs"/>
          <w:sz w:val="28"/>
          <w:szCs w:val="28"/>
          <w:rtl/>
          <w:lang w:bidi="fa-IR"/>
        </w:rPr>
        <w:t xml:space="preserve"> درسی در مدارس</w:t>
      </w:r>
      <w:r w:rsidRPr="00EE4024">
        <w:rPr>
          <w:rFonts w:cs="B Nazanin"/>
          <w:sz w:val="28"/>
          <w:szCs w:val="28"/>
          <w:rtl/>
          <w:lang w:bidi="fa-IR"/>
        </w:rPr>
        <w:t xml:space="preserve"> به</w:t>
      </w:r>
      <w:ins w:id="1664" w:author="Shokri" w:date="2019-11-10T00:37:00Z">
        <w:r w:rsidR="00BB2A7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665" w:author="Shokri" w:date="2019-11-10T00:37:00Z">
        <w:r w:rsidRPr="00EE4024" w:rsidDel="00BB2A74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طور انحصار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با کتاب</w:t>
      </w:r>
      <w:ins w:id="1666" w:author="Shokri" w:date="2019-11-10T00:37:00Z">
        <w:r w:rsidR="00BB2A7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667" w:author="Shokri" w:date="2019-11-10T00:37:00Z">
        <w:r w:rsidR="00353DAE" w:rsidDel="00BB2A7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ها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درس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روس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ارائه م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ins w:id="1668" w:author="Shokri" w:date="2019-11-10T00:37:00Z">
        <w:r w:rsidR="00BB2A7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669" w:author="Shokri" w:date="2019-11-10T00:37:00Z">
        <w:r w:rsidRPr="00EE4024" w:rsidDel="00BB2A74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شود. از سال 2013،</w:t>
      </w:r>
      <w:del w:id="1670" w:author="Shokri" w:date="2019-11-10T01:54:00Z">
        <w:r w:rsidR="00353DAE" w:rsidDel="007C3FA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83 درصد از جمع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ت</w:t>
      </w:r>
      <w:r w:rsidRPr="00EE4024">
        <w:rPr>
          <w:rFonts w:cs="B Nazanin"/>
          <w:sz w:val="28"/>
          <w:szCs w:val="28"/>
          <w:rtl/>
          <w:lang w:bidi="fa-IR"/>
        </w:rPr>
        <w:t xml:space="preserve"> قرق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زستان</w:t>
      </w:r>
      <w:r w:rsidRPr="00EE4024">
        <w:rPr>
          <w:rFonts w:cs="B Nazanin"/>
          <w:sz w:val="28"/>
          <w:szCs w:val="28"/>
          <w:rtl/>
          <w:lang w:bidi="fa-IR"/>
        </w:rPr>
        <w:t xml:space="preserve"> به زبان روس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صحبت م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ins w:id="1671" w:author="Shokri" w:date="2019-11-10T00:37:00Z">
        <w:r w:rsidR="00BB2A7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672" w:author="Shokri" w:date="2019-11-10T00:37:00Z">
        <w:r w:rsidRPr="00EE4024" w:rsidDel="00BB2A74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کنند. </w:t>
      </w:r>
      <w:r w:rsidR="00030595">
        <w:rPr>
          <w:rFonts w:cs="B Nazanin" w:hint="cs"/>
          <w:sz w:val="28"/>
          <w:szCs w:val="28"/>
          <w:rtl/>
          <w:lang w:bidi="fa-IR"/>
        </w:rPr>
        <w:t xml:space="preserve">تعداد مدارس قرقیزی زبان کشور 64 درصد </w:t>
      </w:r>
      <w:ins w:id="1673" w:author="Shokri" w:date="2019-11-10T00:37:00Z">
        <w:r w:rsidR="00BB2A74">
          <w:rPr>
            <w:rFonts w:cs="B Nazanin" w:hint="cs"/>
            <w:sz w:val="28"/>
            <w:szCs w:val="28"/>
            <w:rtl/>
            <w:lang w:bidi="fa-IR"/>
          </w:rPr>
          <w:t>است</w:t>
        </w:r>
      </w:ins>
      <w:del w:id="1674" w:author="Shokri" w:date="2019-11-10T00:37:00Z">
        <w:r w:rsidR="00030595" w:rsidDel="00BB2A74">
          <w:rPr>
            <w:rFonts w:cs="B Nazanin" w:hint="cs"/>
            <w:sz w:val="28"/>
            <w:szCs w:val="28"/>
            <w:rtl/>
            <w:lang w:bidi="fa-IR"/>
          </w:rPr>
          <w:delText>می باشد</w:delText>
        </w:r>
      </w:del>
      <w:r w:rsidR="00030595">
        <w:rPr>
          <w:rFonts w:cs="B Nazanin" w:hint="cs"/>
          <w:sz w:val="28"/>
          <w:szCs w:val="28"/>
          <w:rtl/>
          <w:lang w:bidi="fa-IR"/>
        </w:rPr>
        <w:t xml:space="preserve"> که 1/73تعداد کل دانش</w:t>
      </w:r>
      <w:ins w:id="1675" w:author="Shokri" w:date="2019-11-10T00:37:00Z">
        <w:r w:rsidR="00BB2A74">
          <w:rPr>
            <w:rFonts w:cs="B Nazanin" w:hint="cs"/>
            <w:sz w:val="28"/>
            <w:szCs w:val="28"/>
            <w:rtl/>
            <w:lang w:bidi="fa-IR"/>
          </w:rPr>
          <w:t>‌آ</w:t>
        </w:r>
      </w:ins>
      <w:del w:id="1676" w:author="Shokri" w:date="2019-11-10T00:37:00Z">
        <w:r w:rsidR="006B7B87" w:rsidDel="00BB2A74">
          <w:rPr>
            <w:rFonts w:cs="B Nazanin" w:hint="cs"/>
            <w:sz w:val="28"/>
            <w:szCs w:val="28"/>
            <w:rtl/>
            <w:lang w:bidi="fa-IR"/>
          </w:rPr>
          <w:delText xml:space="preserve"> ا</w:delText>
        </w:r>
      </w:del>
      <w:r w:rsidR="006B7B87">
        <w:rPr>
          <w:rFonts w:cs="B Nazanin" w:hint="cs"/>
          <w:sz w:val="28"/>
          <w:szCs w:val="28"/>
          <w:rtl/>
          <w:lang w:bidi="fa-IR"/>
        </w:rPr>
        <w:t>موزان را تشکیل می</w:t>
      </w:r>
      <w:ins w:id="1677" w:author="Shokri" w:date="2019-11-10T00:38:00Z">
        <w:r w:rsidR="00BB2A7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678" w:author="Shokri" w:date="2019-11-10T00:38:00Z">
        <w:r w:rsidR="006B7B87" w:rsidDel="00BB2A7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6B7B87">
        <w:rPr>
          <w:rFonts w:cs="B Nazanin" w:hint="cs"/>
          <w:sz w:val="28"/>
          <w:szCs w:val="28"/>
          <w:rtl/>
          <w:lang w:bidi="fa-IR"/>
        </w:rPr>
        <w:t>دهد. همچنین</w:t>
      </w:r>
      <w:r w:rsidR="00030595">
        <w:rPr>
          <w:rFonts w:cs="B Nazanin" w:hint="cs"/>
          <w:sz w:val="28"/>
          <w:szCs w:val="28"/>
          <w:rtl/>
          <w:lang w:bidi="fa-IR"/>
        </w:rPr>
        <w:t xml:space="preserve"> تعداد مدارس روس</w:t>
      </w:r>
      <w:ins w:id="1679" w:author="Shokri" w:date="2019-11-10T00:38:00Z">
        <w:r w:rsidR="00BB2A7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680" w:author="Shokri" w:date="2019-11-10T00:38:00Z">
        <w:r w:rsidR="00030595" w:rsidDel="00BB2A7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030595">
        <w:rPr>
          <w:rFonts w:cs="B Nazanin" w:hint="cs"/>
          <w:sz w:val="28"/>
          <w:szCs w:val="28"/>
          <w:rtl/>
          <w:lang w:bidi="fa-IR"/>
        </w:rPr>
        <w:t>زبان کشو</w:t>
      </w:r>
      <w:ins w:id="1681" w:author="Shokri" w:date="2019-11-10T00:38:00Z">
        <w:r w:rsidR="00BB2A74">
          <w:rPr>
            <w:rFonts w:cs="B Nazanin" w:hint="cs"/>
            <w:sz w:val="28"/>
            <w:szCs w:val="28"/>
            <w:rtl/>
            <w:lang w:bidi="fa-IR"/>
          </w:rPr>
          <w:t>ر</w:t>
        </w:r>
      </w:ins>
      <w:r w:rsidRPr="00EE4024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E4024">
        <w:rPr>
          <w:rFonts w:cs="B Nazanin"/>
          <w:sz w:val="28"/>
          <w:szCs w:val="28"/>
          <w:rtl/>
          <w:lang w:bidi="fa-IR"/>
        </w:rPr>
        <w:t>9.14</w:t>
      </w:r>
      <w:r w:rsidRPr="00EE4024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 </w:t>
      </w:r>
      <w:ins w:id="1682" w:author="Shokri" w:date="2019-11-10T00:38:00Z">
        <w:r w:rsidR="00BB2A74">
          <w:rPr>
            <w:rFonts w:cs="B Nazanin" w:hint="cs"/>
            <w:sz w:val="28"/>
            <w:szCs w:val="28"/>
            <w:rtl/>
            <w:lang w:bidi="fa-IR"/>
          </w:rPr>
          <w:t>است</w:t>
        </w:r>
      </w:ins>
      <w:ins w:id="1683" w:author="Shokri" w:date="2019-11-10T00:39:00Z">
        <w:r w:rsidR="00BB2A74">
          <w:rPr>
            <w:rFonts w:cs="B Nazanin" w:hint="cs"/>
            <w:sz w:val="28"/>
            <w:szCs w:val="28"/>
            <w:rtl/>
            <w:lang w:bidi="fa-IR"/>
          </w:rPr>
          <w:t>.</w:t>
        </w:r>
      </w:ins>
      <w:del w:id="1684" w:author="Shokri" w:date="2019-11-10T00:38:00Z">
        <w:r w:rsidR="00030595" w:rsidDel="00BB2A74">
          <w:rPr>
            <w:rFonts w:cs="B Nazanin" w:hint="cs"/>
            <w:sz w:val="28"/>
            <w:szCs w:val="28"/>
            <w:rtl/>
            <w:lang w:bidi="fa-IR"/>
          </w:rPr>
          <w:delText>می باشد</w:delText>
        </w:r>
      </w:del>
      <w:r w:rsidR="00030595">
        <w:rPr>
          <w:rFonts w:cs="B Nazanin" w:hint="cs"/>
          <w:sz w:val="28"/>
          <w:szCs w:val="28"/>
          <w:rtl/>
          <w:lang w:bidi="fa-IR"/>
        </w:rPr>
        <w:t xml:space="preserve"> </w:t>
      </w:r>
      <w:r w:rsidR="00030595" w:rsidRPr="007C3FA9">
        <w:rPr>
          <w:rFonts w:cs="B Nazanin" w:hint="eastAsia"/>
          <w:sz w:val="28"/>
          <w:szCs w:val="28"/>
          <w:highlight w:val="yellow"/>
          <w:rtl/>
          <w:lang w:bidi="fa-IR"/>
          <w:rPrChange w:id="1685" w:author="Shokri" w:date="2019-11-10T01:55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با</w:t>
      </w:r>
      <w:r w:rsidR="00030595" w:rsidRPr="007C3FA9">
        <w:rPr>
          <w:rFonts w:cs="B Nazanin"/>
          <w:sz w:val="28"/>
          <w:szCs w:val="28"/>
          <w:highlight w:val="yellow"/>
          <w:rtl/>
          <w:lang w:bidi="fa-IR"/>
          <w:rPrChange w:id="1686" w:author="Shokri" w:date="2019-11-10T01:55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</w:t>
      </w:r>
      <w:r w:rsidRPr="007C3FA9">
        <w:rPr>
          <w:rFonts w:cs="B Nazanin"/>
          <w:sz w:val="28"/>
          <w:szCs w:val="28"/>
          <w:highlight w:val="yellow"/>
          <w:rtl/>
          <w:lang w:bidi="fa-IR"/>
          <w:rPrChange w:id="1687" w:author="Shokri" w:date="2019-11-10T01:55:00Z">
            <w:rPr>
              <w:rFonts w:cs="B Nazanin"/>
              <w:sz w:val="28"/>
              <w:szCs w:val="28"/>
              <w:rtl/>
              <w:lang w:bidi="fa-IR"/>
            </w:rPr>
          </w:rPrChange>
        </w:rPr>
        <w:t>17.9</w:t>
      </w:r>
      <w:r w:rsidRPr="007C3FA9">
        <w:rPr>
          <w:rFonts w:ascii="Sakkal Majalla" w:hAnsi="Sakkal Majalla" w:cs="Sakkal Majalla"/>
          <w:sz w:val="28"/>
          <w:szCs w:val="28"/>
          <w:highlight w:val="yellow"/>
          <w:rtl/>
          <w:lang w:bidi="fa-IR"/>
          <w:rPrChange w:id="1688" w:author="Shokri" w:date="2019-11-10T01:55:00Z">
            <w:rPr>
              <w:rFonts w:ascii="Sakkal Majalla" w:hAnsi="Sakkal Majalla" w:cs="Sakkal Majalla"/>
              <w:sz w:val="28"/>
              <w:szCs w:val="28"/>
              <w:rtl/>
              <w:lang w:bidi="fa-IR"/>
            </w:rPr>
          </w:rPrChange>
        </w:rPr>
        <w:t>٪</w:t>
      </w:r>
      <w:r w:rsidRPr="007C3FA9">
        <w:rPr>
          <w:rFonts w:cs="B Nazanin"/>
          <w:sz w:val="28"/>
          <w:szCs w:val="28"/>
          <w:highlight w:val="yellow"/>
          <w:rtl/>
          <w:lang w:bidi="fa-IR"/>
          <w:rPrChange w:id="1689" w:author="Shokri" w:date="2019-11-10T01:55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</w:t>
      </w:r>
      <w:r w:rsidRPr="007C3FA9">
        <w:rPr>
          <w:rFonts w:cs="B Nazanin" w:hint="eastAsia"/>
          <w:sz w:val="28"/>
          <w:szCs w:val="28"/>
          <w:highlight w:val="yellow"/>
          <w:rtl/>
          <w:lang w:bidi="fa-IR"/>
          <w:rPrChange w:id="1690" w:author="Shokri" w:date="2019-11-10T01:55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کل</w:t>
      </w:r>
      <w:r w:rsidRPr="007C3FA9">
        <w:rPr>
          <w:rFonts w:cs="B Nazanin"/>
          <w:sz w:val="28"/>
          <w:szCs w:val="28"/>
          <w:highlight w:val="yellow"/>
          <w:rtl/>
          <w:lang w:bidi="fa-IR"/>
          <w:rPrChange w:id="1691" w:author="Shokri" w:date="2019-11-10T01:55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دانش</w:t>
      </w:r>
      <w:ins w:id="1692" w:author="Shokri" w:date="2019-11-10T00:39:00Z">
        <w:r w:rsidR="00BB2A74" w:rsidRPr="007C3FA9">
          <w:rPr>
            <w:rFonts w:cs="B Nazanin" w:hint="eastAsia"/>
            <w:sz w:val="28"/>
            <w:szCs w:val="28"/>
            <w:highlight w:val="yellow"/>
            <w:lang w:bidi="fa-IR"/>
            <w:rPrChange w:id="1693" w:author="Shokri" w:date="2019-11-10T01:55:00Z">
              <w:rPr>
                <w:rFonts w:cs="B Nazanin" w:hint="eastAsia"/>
                <w:sz w:val="28"/>
                <w:szCs w:val="28"/>
                <w:lang w:bidi="fa-IR"/>
              </w:rPr>
            </w:rPrChange>
          </w:rPr>
          <w:t>‌</w:t>
        </w:r>
      </w:ins>
      <w:del w:id="1694" w:author="Shokri" w:date="2019-11-10T00:39:00Z">
        <w:r w:rsidRPr="007C3FA9" w:rsidDel="00BB2A74">
          <w:rPr>
            <w:rFonts w:cs="B Nazanin"/>
            <w:sz w:val="28"/>
            <w:szCs w:val="28"/>
            <w:highlight w:val="yellow"/>
            <w:rtl/>
            <w:lang w:bidi="fa-IR"/>
            <w:rPrChange w:id="1695" w:author="Shokri" w:date="2019-11-10T01:55:00Z">
              <w:rPr>
                <w:rFonts w:cs="B Nazanin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C3FA9">
        <w:rPr>
          <w:rFonts w:cs="B Nazanin"/>
          <w:sz w:val="28"/>
          <w:szCs w:val="28"/>
          <w:highlight w:val="yellow"/>
          <w:rtl/>
          <w:lang w:bidi="fa-IR"/>
          <w:rPrChange w:id="1696" w:author="Shokri" w:date="2019-11-10T01:55:00Z">
            <w:rPr>
              <w:rFonts w:cs="B Nazanin"/>
              <w:sz w:val="28"/>
              <w:szCs w:val="28"/>
              <w:rtl/>
              <w:lang w:bidi="fa-IR"/>
            </w:rPr>
          </w:rPrChange>
        </w:rPr>
        <w:t>آموزان</w:t>
      </w:r>
      <w:r w:rsidR="00030595" w:rsidRPr="007C3FA9">
        <w:rPr>
          <w:rFonts w:cs="B Nazanin"/>
          <w:sz w:val="28"/>
          <w:szCs w:val="28"/>
          <w:highlight w:val="yellow"/>
          <w:rtl/>
          <w:lang w:bidi="fa-IR"/>
          <w:rPrChange w:id="1697" w:author="Shokri" w:date="2019-11-10T01:55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کشور</w:t>
      </w:r>
      <w:del w:id="1698" w:author="Shokri" w:date="2019-11-10T01:54:00Z">
        <w:r w:rsidR="00030595" w:rsidRPr="007C3FA9" w:rsidDel="007C3FA9">
          <w:rPr>
            <w:rFonts w:cs="B Nazanin"/>
            <w:sz w:val="28"/>
            <w:szCs w:val="28"/>
            <w:highlight w:val="yellow"/>
            <w:rtl/>
            <w:lang w:bidi="fa-IR"/>
            <w:rPrChange w:id="1699" w:author="Shokri" w:date="2019-11-10T01:55:00Z">
              <w:rPr>
                <w:rFonts w:cs="B Nazanin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C3FA9">
        <w:rPr>
          <w:rFonts w:cs="B Nazanin"/>
          <w:sz w:val="28"/>
          <w:szCs w:val="28"/>
          <w:highlight w:val="yellow"/>
          <w:rtl/>
          <w:lang w:bidi="fa-IR"/>
          <w:rPrChange w:id="1700" w:author="Shokri" w:date="2019-11-10T01:55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به زبان روس</w:t>
      </w:r>
      <w:r w:rsidRPr="007C3FA9">
        <w:rPr>
          <w:rFonts w:cs="B Nazanin" w:hint="cs"/>
          <w:sz w:val="28"/>
          <w:szCs w:val="28"/>
          <w:highlight w:val="yellow"/>
          <w:rtl/>
          <w:lang w:bidi="fa-IR"/>
          <w:rPrChange w:id="1701" w:author="Shokri" w:date="2019-11-10T01:55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ی</w:t>
      </w:r>
      <w:ins w:id="1702" w:author="Shokri" w:date="2019-11-10T00:39:00Z">
        <w:r w:rsidR="00BB2A74" w:rsidRPr="007C3FA9">
          <w:rPr>
            <w:rFonts w:cs="B Nazanin" w:hint="eastAsia"/>
            <w:sz w:val="28"/>
            <w:szCs w:val="28"/>
            <w:highlight w:val="yellow"/>
            <w:rtl/>
            <w:lang w:bidi="fa-IR"/>
            <w:rPrChange w:id="1703" w:author="Shokri" w:date="2019-11-10T01:55:00Z">
              <w:rPr>
                <w:rFonts w:cs="B Nazanin" w:hint="eastAsia"/>
                <w:sz w:val="28"/>
                <w:szCs w:val="28"/>
                <w:rtl/>
                <w:lang w:bidi="fa-IR"/>
              </w:rPr>
            </w:rPrChange>
          </w:rPr>
          <w:t>،</w:t>
        </w:r>
      </w:ins>
      <w:del w:id="1704" w:author="Shokri" w:date="2019-11-10T00:38:00Z">
        <w:r w:rsidRPr="007C3FA9" w:rsidDel="00BB2A74">
          <w:rPr>
            <w:rFonts w:cs="B Nazanin"/>
            <w:sz w:val="28"/>
            <w:szCs w:val="28"/>
            <w:highlight w:val="yellow"/>
            <w:rtl/>
            <w:lang w:bidi="fa-IR"/>
            <w:rPrChange w:id="1705" w:author="Shokri" w:date="2019-11-10T01:55:00Z">
              <w:rPr>
                <w:rFonts w:cs="B Nazanin"/>
                <w:sz w:val="28"/>
                <w:szCs w:val="28"/>
                <w:rtl/>
                <w:lang w:bidi="fa-IR"/>
              </w:rPr>
            </w:rPrChange>
          </w:rPr>
          <w:delText>,</w:delText>
        </w:r>
      </w:del>
      <w:r w:rsidR="00030595" w:rsidRPr="007C3FA9">
        <w:rPr>
          <w:rFonts w:cs="B Nazanin"/>
          <w:sz w:val="28"/>
          <w:szCs w:val="28"/>
          <w:highlight w:val="yellow"/>
          <w:rtl/>
          <w:lang w:bidi="fa-IR"/>
          <w:rPrChange w:id="1706" w:author="Shokri" w:date="2019-11-10T01:55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تعداد مدارس ازبک</w:t>
      </w:r>
      <w:r w:rsidR="00030595" w:rsidRPr="007C3FA9">
        <w:rPr>
          <w:rFonts w:cs="B Nazanin" w:hint="cs"/>
          <w:sz w:val="28"/>
          <w:szCs w:val="28"/>
          <w:highlight w:val="yellow"/>
          <w:rtl/>
          <w:lang w:bidi="fa-IR"/>
          <w:rPrChange w:id="1707" w:author="Shokri" w:date="2019-11-10T01:55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ی</w:t>
      </w:r>
      <w:r w:rsidR="00030595" w:rsidRPr="007C3FA9">
        <w:rPr>
          <w:rFonts w:cs="B Nazanin"/>
          <w:sz w:val="28"/>
          <w:szCs w:val="28"/>
          <w:highlight w:val="yellow"/>
          <w:rtl/>
          <w:lang w:bidi="fa-IR"/>
          <w:rPrChange w:id="1708" w:author="Shokri" w:date="2019-11-10T01:55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زبان</w:t>
      </w:r>
      <w:del w:id="1709" w:author="Shokri" w:date="2019-11-10T01:54:00Z">
        <w:r w:rsidR="00030595" w:rsidRPr="007C3FA9" w:rsidDel="007C3FA9">
          <w:rPr>
            <w:rFonts w:cs="B Nazanin"/>
            <w:sz w:val="28"/>
            <w:szCs w:val="28"/>
            <w:highlight w:val="yellow"/>
            <w:rtl/>
            <w:lang w:bidi="fa-IR"/>
            <w:rPrChange w:id="1710" w:author="Shokri" w:date="2019-11-10T01:55:00Z">
              <w:rPr>
                <w:rFonts w:cs="B Nazanin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C3FA9">
        <w:rPr>
          <w:rFonts w:cs="B Nazanin"/>
          <w:sz w:val="28"/>
          <w:szCs w:val="28"/>
          <w:highlight w:val="yellow"/>
          <w:rtl/>
          <w:lang w:bidi="fa-IR"/>
          <w:rPrChange w:id="1711" w:author="Shokri" w:date="2019-11-10T01:55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5.5</w:t>
      </w:r>
      <w:r w:rsidRPr="007C3FA9">
        <w:rPr>
          <w:rFonts w:ascii="Sakkal Majalla" w:hAnsi="Sakkal Majalla" w:cs="Sakkal Majalla"/>
          <w:sz w:val="28"/>
          <w:szCs w:val="28"/>
          <w:highlight w:val="yellow"/>
          <w:rtl/>
          <w:lang w:bidi="fa-IR"/>
          <w:rPrChange w:id="1712" w:author="Shokri" w:date="2019-11-10T01:55:00Z">
            <w:rPr>
              <w:rFonts w:ascii="Sakkal Majalla" w:hAnsi="Sakkal Majalla" w:cs="Sakkal Majalla"/>
              <w:sz w:val="28"/>
              <w:szCs w:val="28"/>
              <w:rtl/>
              <w:lang w:bidi="fa-IR"/>
            </w:rPr>
          </w:rPrChange>
        </w:rPr>
        <w:t>٪</w:t>
      </w:r>
      <w:r w:rsidRPr="007C3FA9">
        <w:rPr>
          <w:rFonts w:cs="B Nazanin"/>
          <w:sz w:val="28"/>
          <w:szCs w:val="28"/>
          <w:highlight w:val="yellow"/>
          <w:rtl/>
          <w:lang w:bidi="fa-IR"/>
          <w:rPrChange w:id="1713" w:author="Shokri" w:date="2019-11-10T01:55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</w:t>
      </w:r>
      <w:r w:rsidR="00030595" w:rsidRPr="007C3FA9">
        <w:rPr>
          <w:rFonts w:cs="B Nazanin" w:hint="eastAsia"/>
          <w:sz w:val="28"/>
          <w:szCs w:val="28"/>
          <w:highlight w:val="yellow"/>
          <w:rtl/>
          <w:lang w:bidi="fa-IR"/>
          <w:rPrChange w:id="1714" w:author="Shokri" w:date="2019-11-10T01:55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با</w:t>
      </w:r>
      <w:r w:rsidR="00030595" w:rsidRPr="007C3FA9">
        <w:rPr>
          <w:rFonts w:cs="B Nazanin"/>
          <w:sz w:val="28"/>
          <w:szCs w:val="28"/>
          <w:highlight w:val="yellow"/>
          <w:rtl/>
          <w:lang w:bidi="fa-IR"/>
          <w:rPrChange w:id="1715" w:author="Shokri" w:date="2019-11-10T01:55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</w:t>
      </w:r>
      <w:r w:rsidRPr="007C3FA9">
        <w:rPr>
          <w:rFonts w:cs="B Nazanin"/>
          <w:sz w:val="28"/>
          <w:szCs w:val="28"/>
          <w:highlight w:val="yellow"/>
          <w:rtl/>
          <w:lang w:bidi="fa-IR"/>
          <w:rPrChange w:id="1716" w:author="Shokri" w:date="2019-11-10T01:55:00Z">
            <w:rPr>
              <w:rFonts w:cs="B Nazanin"/>
              <w:sz w:val="28"/>
              <w:szCs w:val="28"/>
              <w:rtl/>
              <w:lang w:bidi="fa-IR"/>
            </w:rPr>
          </w:rPrChange>
        </w:rPr>
        <w:t>8.7</w:t>
      </w:r>
      <w:r w:rsidRPr="007C3FA9">
        <w:rPr>
          <w:rFonts w:ascii="Sakkal Majalla" w:hAnsi="Sakkal Majalla" w:cs="Sakkal Majalla"/>
          <w:sz w:val="28"/>
          <w:szCs w:val="28"/>
          <w:highlight w:val="yellow"/>
          <w:rtl/>
          <w:lang w:bidi="fa-IR"/>
          <w:rPrChange w:id="1717" w:author="Shokri" w:date="2019-11-10T01:55:00Z">
            <w:rPr>
              <w:rFonts w:ascii="Sakkal Majalla" w:hAnsi="Sakkal Majalla" w:cs="Sakkal Majalla"/>
              <w:sz w:val="28"/>
              <w:szCs w:val="28"/>
              <w:rtl/>
              <w:lang w:bidi="fa-IR"/>
            </w:rPr>
          </w:rPrChange>
        </w:rPr>
        <w:t>٪</w:t>
      </w:r>
      <w:r w:rsidRPr="007C3FA9">
        <w:rPr>
          <w:rFonts w:cs="B Nazanin"/>
          <w:sz w:val="28"/>
          <w:szCs w:val="28"/>
          <w:highlight w:val="yellow"/>
          <w:rtl/>
          <w:lang w:bidi="fa-IR"/>
          <w:rPrChange w:id="1718" w:author="Shokri" w:date="2019-11-10T01:55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کل دانش</w:t>
      </w:r>
      <w:ins w:id="1719" w:author="Shokri" w:date="2019-11-10T00:39:00Z">
        <w:r w:rsidR="00BB2A74" w:rsidRPr="007C3FA9">
          <w:rPr>
            <w:rFonts w:cs="B Nazanin" w:hint="eastAsia"/>
            <w:sz w:val="28"/>
            <w:szCs w:val="28"/>
            <w:highlight w:val="yellow"/>
            <w:lang w:bidi="fa-IR"/>
            <w:rPrChange w:id="1720" w:author="Shokri" w:date="2019-11-10T01:55:00Z">
              <w:rPr>
                <w:rFonts w:cs="B Nazanin" w:hint="eastAsia"/>
                <w:sz w:val="28"/>
                <w:szCs w:val="28"/>
                <w:lang w:bidi="fa-IR"/>
              </w:rPr>
            </w:rPrChange>
          </w:rPr>
          <w:t>‌</w:t>
        </w:r>
      </w:ins>
      <w:del w:id="1721" w:author="Shokri" w:date="2019-11-10T00:39:00Z">
        <w:r w:rsidRPr="007C3FA9" w:rsidDel="00BB2A74">
          <w:rPr>
            <w:rFonts w:cs="B Nazanin"/>
            <w:sz w:val="28"/>
            <w:szCs w:val="28"/>
            <w:highlight w:val="yellow"/>
            <w:rtl/>
            <w:lang w:bidi="fa-IR"/>
            <w:rPrChange w:id="1722" w:author="Shokri" w:date="2019-11-10T01:55:00Z">
              <w:rPr>
                <w:rFonts w:cs="B Nazanin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C3FA9">
        <w:rPr>
          <w:rFonts w:cs="B Nazanin" w:hint="eastAsia"/>
          <w:sz w:val="28"/>
          <w:szCs w:val="28"/>
          <w:highlight w:val="yellow"/>
          <w:rtl/>
          <w:lang w:bidi="fa-IR"/>
          <w:rPrChange w:id="1723" w:author="Shokri" w:date="2019-11-10T01:55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آموزان</w:t>
      </w:r>
      <w:r w:rsidR="00030595" w:rsidRPr="007C3FA9">
        <w:rPr>
          <w:rFonts w:cs="B Nazanin"/>
          <w:sz w:val="28"/>
          <w:szCs w:val="28"/>
          <w:highlight w:val="yellow"/>
          <w:rtl/>
          <w:lang w:bidi="fa-IR"/>
          <w:rPrChange w:id="1724" w:author="Shokri" w:date="2019-11-10T01:55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کشور </w:t>
      </w:r>
      <w:r w:rsidRPr="007C3FA9">
        <w:rPr>
          <w:rFonts w:cs="B Nazanin" w:hint="eastAsia"/>
          <w:sz w:val="28"/>
          <w:szCs w:val="28"/>
          <w:highlight w:val="yellow"/>
          <w:rtl/>
          <w:lang w:bidi="fa-IR"/>
          <w:rPrChange w:id="1725" w:author="Shokri" w:date="2019-11-10T01:55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به</w:t>
      </w:r>
      <w:r w:rsidRPr="007C3FA9">
        <w:rPr>
          <w:rFonts w:cs="B Nazanin"/>
          <w:sz w:val="28"/>
          <w:szCs w:val="28"/>
          <w:highlight w:val="yellow"/>
          <w:rtl/>
          <w:lang w:bidi="fa-IR"/>
          <w:rPrChange w:id="1726" w:author="Shokri" w:date="2019-11-10T01:55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</w:t>
      </w:r>
      <w:r w:rsidRPr="007C3FA9">
        <w:rPr>
          <w:rFonts w:cs="B Nazanin" w:hint="eastAsia"/>
          <w:sz w:val="28"/>
          <w:szCs w:val="28"/>
          <w:highlight w:val="yellow"/>
          <w:rtl/>
          <w:lang w:bidi="fa-IR"/>
          <w:rPrChange w:id="1727" w:author="Shokri" w:date="2019-11-10T01:55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زبان</w:t>
      </w:r>
      <w:r w:rsidRPr="007C3FA9">
        <w:rPr>
          <w:rFonts w:cs="B Nazanin"/>
          <w:sz w:val="28"/>
          <w:szCs w:val="28"/>
          <w:highlight w:val="yellow"/>
          <w:rtl/>
          <w:lang w:bidi="fa-IR"/>
          <w:rPrChange w:id="1728" w:author="Shokri" w:date="2019-11-10T01:55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</w:t>
      </w:r>
      <w:r w:rsidRPr="007C3FA9">
        <w:rPr>
          <w:rFonts w:cs="B Nazanin" w:hint="eastAsia"/>
          <w:sz w:val="28"/>
          <w:szCs w:val="28"/>
          <w:highlight w:val="yellow"/>
          <w:rtl/>
          <w:lang w:bidi="fa-IR"/>
          <w:rPrChange w:id="1729" w:author="Shokri" w:date="2019-11-10T01:55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ازبک</w:t>
      </w:r>
      <w:r w:rsidRPr="007C3FA9">
        <w:rPr>
          <w:rFonts w:cs="B Nazanin" w:hint="cs"/>
          <w:sz w:val="28"/>
          <w:szCs w:val="28"/>
          <w:highlight w:val="yellow"/>
          <w:rtl/>
          <w:lang w:bidi="fa-IR"/>
          <w:rPrChange w:id="1730" w:author="Shokri" w:date="2019-11-10T01:55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ی</w:t>
      </w:r>
      <w:ins w:id="1731" w:author="Shokri" w:date="2019-11-10T00:39:00Z">
        <w:r w:rsidR="00BB2A74" w:rsidRPr="007C3FA9">
          <w:rPr>
            <w:rFonts w:cs="B Nazanin" w:hint="eastAsia"/>
            <w:sz w:val="28"/>
            <w:szCs w:val="28"/>
            <w:highlight w:val="yellow"/>
            <w:rtl/>
            <w:lang w:bidi="fa-IR"/>
            <w:rPrChange w:id="1732" w:author="Shokri" w:date="2019-11-10T01:55:00Z">
              <w:rPr>
                <w:rFonts w:cs="B Nazanin" w:hint="eastAsia"/>
                <w:sz w:val="28"/>
                <w:szCs w:val="28"/>
                <w:rtl/>
                <w:lang w:bidi="fa-IR"/>
              </w:rPr>
            </w:rPrChange>
          </w:rPr>
          <w:t>،</w:t>
        </w:r>
      </w:ins>
      <w:del w:id="1733" w:author="Shokri" w:date="2019-11-10T00:39:00Z">
        <w:r w:rsidRPr="007C3FA9" w:rsidDel="00BB2A74">
          <w:rPr>
            <w:rFonts w:cs="B Nazanin"/>
            <w:sz w:val="28"/>
            <w:szCs w:val="28"/>
            <w:highlight w:val="yellow"/>
            <w:rtl/>
            <w:lang w:bidi="fa-IR"/>
            <w:rPrChange w:id="1734" w:author="Shokri" w:date="2019-11-10T01:55:00Z">
              <w:rPr>
                <w:rFonts w:cs="B Nazanin"/>
                <w:sz w:val="28"/>
                <w:szCs w:val="28"/>
                <w:rtl/>
                <w:lang w:bidi="fa-IR"/>
              </w:rPr>
            </w:rPrChange>
          </w:rPr>
          <w:delText>,</w:delText>
        </w:r>
      </w:del>
      <w:r w:rsidR="00030595" w:rsidRPr="007C3FA9">
        <w:rPr>
          <w:rFonts w:cs="B Nazanin"/>
          <w:sz w:val="28"/>
          <w:szCs w:val="28"/>
          <w:highlight w:val="yellow"/>
          <w:rtl/>
          <w:lang w:bidi="fa-IR"/>
          <w:rPrChange w:id="1735" w:author="Shokri" w:date="2019-11-10T01:55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مدارس تاج</w:t>
      </w:r>
      <w:r w:rsidR="00030595" w:rsidRPr="007C3FA9">
        <w:rPr>
          <w:rFonts w:cs="B Nazanin" w:hint="cs"/>
          <w:sz w:val="28"/>
          <w:szCs w:val="28"/>
          <w:highlight w:val="yellow"/>
          <w:rtl/>
          <w:lang w:bidi="fa-IR"/>
          <w:rPrChange w:id="1736" w:author="Shokri" w:date="2019-11-10T01:55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ی</w:t>
      </w:r>
      <w:r w:rsidR="00030595" w:rsidRPr="007C3FA9">
        <w:rPr>
          <w:rFonts w:cs="B Nazanin" w:hint="eastAsia"/>
          <w:sz w:val="28"/>
          <w:szCs w:val="28"/>
          <w:highlight w:val="yellow"/>
          <w:rtl/>
          <w:lang w:bidi="fa-IR"/>
          <w:rPrChange w:id="1737" w:author="Shokri" w:date="2019-11-10T01:55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ک</w:t>
      </w:r>
      <w:r w:rsidR="00030595" w:rsidRPr="007C3FA9">
        <w:rPr>
          <w:rFonts w:cs="B Nazanin" w:hint="cs"/>
          <w:sz w:val="28"/>
          <w:szCs w:val="28"/>
          <w:highlight w:val="yellow"/>
          <w:rtl/>
          <w:lang w:bidi="fa-IR"/>
          <w:rPrChange w:id="1738" w:author="Shokri" w:date="2019-11-10T01:55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ی</w:t>
      </w:r>
      <w:ins w:id="1739" w:author="Shokri" w:date="2019-11-10T00:39:00Z">
        <w:r w:rsidR="00BB2A74" w:rsidRPr="007C3FA9">
          <w:rPr>
            <w:rFonts w:cs="B Nazanin" w:hint="eastAsia"/>
            <w:sz w:val="28"/>
            <w:szCs w:val="28"/>
            <w:highlight w:val="yellow"/>
            <w:lang w:bidi="fa-IR"/>
            <w:rPrChange w:id="1740" w:author="Shokri" w:date="2019-11-10T01:55:00Z">
              <w:rPr>
                <w:rFonts w:cs="B Nazanin" w:hint="eastAsia"/>
                <w:sz w:val="28"/>
                <w:szCs w:val="28"/>
                <w:lang w:bidi="fa-IR"/>
              </w:rPr>
            </w:rPrChange>
          </w:rPr>
          <w:t>‌</w:t>
        </w:r>
      </w:ins>
      <w:del w:id="1741" w:author="Shokri" w:date="2019-11-10T00:39:00Z">
        <w:r w:rsidR="00030595" w:rsidRPr="007C3FA9" w:rsidDel="00BB2A74">
          <w:rPr>
            <w:rFonts w:cs="B Nazanin"/>
            <w:sz w:val="28"/>
            <w:szCs w:val="28"/>
            <w:highlight w:val="yellow"/>
            <w:rtl/>
            <w:lang w:bidi="fa-IR"/>
            <w:rPrChange w:id="1742" w:author="Shokri" w:date="2019-11-10T01:55:00Z">
              <w:rPr>
                <w:rFonts w:cs="B Nazanin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030595" w:rsidRPr="007C3FA9">
        <w:rPr>
          <w:rFonts w:cs="B Nazanin" w:hint="eastAsia"/>
          <w:sz w:val="28"/>
          <w:szCs w:val="28"/>
          <w:highlight w:val="yellow"/>
          <w:rtl/>
          <w:lang w:bidi="fa-IR"/>
          <w:rPrChange w:id="1743" w:author="Shokri" w:date="2019-11-10T01:55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زبان</w:t>
      </w:r>
      <w:del w:id="1744" w:author="Shokri" w:date="2019-11-10T01:54:00Z">
        <w:r w:rsidR="00030595" w:rsidRPr="007C3FA9" w:rsidDel="007C3FA9">
          <w:rPr>
            <w:rFonts w:cs="B Nazanin"/>
            <w:sz w:val="28"/>
            <w:szCs w:val="28"/>
            <w:highlight w:val="yellow"/>
            <w:rtl/>
            <w:lang w:bidi="fa-IR"/>
            <w:rPrChange w:id="1745" w:author="Shokri" w:date="2019-11-10T01:55:00Z">
              <w:rPr>
                <w:rFonts w:cs="B Nazanin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C3FA9">
        <w:rPr>
          <w:rFonts w:cs="B Nazanin"/>
          <w:sz w:val="28"/>
          <w:szCs w:val="28"/>
          <w:highlight w:val="yellow"/>
          <w:rtl/>
          <w:lang w:bidi="fa-IR"/>
          <w:rPrChange w:id="1746" w:author="Shokri" w:date="2019-11-10T01:55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0.3%</w:t>
      </w:r>
      <w:r w:rsidR="00030595" w:rsidRPr="007C3FA9">
        <w:rPr>
          <w:rFonts w:cs="B Nazanin" w:hint="eastAsia"/>
          <w:sz w:val="28"/>
          <w:szCs w:val="28"/>
          <w:highlight w:val="yellow"/>
          <w:rtl/>
          <w:lang w:bidi="fa-IR"/>
          <w:rPrChange w:id="1747" w:author="Shokri" w:date="2019-11-10T01:55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کل</w:t>
      </w:r>
      <w:r w:rsidR="00030595" w:rsidRPr="007C3FA9">
        <w:rPr>
          <w:rFonts w:cs="B Nazanin"/>
          <w:sz w:val="28"/>
          <w:szCs w:val="28"/>
          <w:highlight w:val="yellow"/>
          <w:rtl/>
          <w:lang w:bidi="fa-IR"/>
          <w:rPrChange w:id="1748" w:author="Shokri" w:date="2019-11-10T01:55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مدارس کشور و </w:t>
      </w:r>
      <w:r w:rsidRPr="007C3FA9">
        <w:rPr>
          <w:rFonts w:cs="B Nazanin"/>
          <w:sz w:val="28"/>
          <w:szCs w:val="28"/>
          <w:highlight w:val="yellow"/>
          <w:rtl/>
          <w:lang w:bidi="fa-IR"/>
          <w:rPrChange w:id="1749" w:author="Shokri" w:date="2019-11-10T01:55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</w:t>
      </w:r>
      <w:r w:rsidR="00030595" w:rsidRPr="007C3FA9">
        <w:rPr>
          <w:rFonts w:cs="B Nazanin" w:hint="eastAsia"/>
          <w:sz w:val="28"/>
          <w:szCs w:val="28"/>
          <w:highlight w:val="yellow"/>
          <w:rtl/>
          <w:lang w:bidi="fa-IR"/>
          <w:rPrChange w:id="1750" w:author="Shokri" w:date="2019-11-10T01:55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مدارس</w:t>
      </w:r>
      <w:r w:rsidR="00030595" w:rsidRPr="007C3FA9">
        <w:rPr>
          <w:rFonts w:cs="B Nazanin"/>
          <w:sz w:val="28"/>
          <w:szCs w:val="28"/>
          <w:highlight w:val="yellow"/>
          <w:rtl/>
          <w:lang w:bidi="fa-IR"/>
          <w:rPrChange w:id="1751" w:author="Shokri" w:date="2019-11-10T01:55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</w:t>
      </w:r>
      <w:r w:rsidR="00030595" w:rsidRPr="007C3FA9">
        <w:rPr>
          <w:rFonts w:cs="B Nazanin" w:hint="eastAsia"/>
          <w:sz w:val="28"/>
          <w:szCs w:val="28"/>
          <w:highlight w:val="yellow"/>
          <w:rtl/>
          <w:lang w:bidi="fa-IR"/>
          <w:rPrChange w:id="1752" w:author="Shokri" w:date="2019-11-10T01:55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چندزبانه</w:t>
      </w:r>
      <w:r w:rsidR="00030595" w:rsidRPr="007C3FA9">
        <w:rPr>
          <w:rFonts w:cs="B Nazanin"/>
          <w:sz w:val="28"/>
          <w:szCs w:val="28"/>
          <w:highlight w:val="yellow"/>
          <w:rtl/>
          <w:lang w:bidi="fa-IR"/>
          <w:rPrChange w:id="1753" w:author="Shokri" w:date="2019-11-10T01:55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</w:t>
      </w:r>
      <w:r w:rsidR="00030595" w:rsidRPr="007C3FA9">
        <w:rPr>
          <w:rFonts w:cs="B Nazanin" w:hint="eastAsia"/>
          <w:sz w:val="28"/>
          <w:szCs w:val="28"/>
          <w:highlight w:val="yellow"/>
          <w:rtl/>
          <w:lang w:bidi="fa-IR"/>
          <w:rPrChange w:id="1754" w:author="Shokri" w:date="2019-11-10T01:55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به</w:t>
      </w:r>
      <w:r w:rsidR="00030595" w:rsidRPr="007C3FA9">
        <w:rPr>
          <w:rFonts w:cs="B Nazanin"/>
          <w:sz w:val="28"/>
          <w:szCs w:val="28"/>
          <w:highlight w:val="yellow"/>
          <w:rtl/>
          <w:lang w:bidi="fa-IR"/>
          <w:rPrChange w:id="1755" w:author="Shokri" w:date="2019-11-10T01:55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</w:t>
      </w:r>
      <w:r w:rsidR="00030595" w:rsidRPr="007C3FA9">
        <w:rPr>
          <w:rFonts w:cs="B Nazanin" w:hint="eastAsia"/>
          <w:sz w:val="28"/>
          <w:szCs w:val="28"/>
          <w:highlight w:val="yellow"/>
          <w:rtl/>
          <w:lang w:bidi="fa-IR"/>
          <w:rPrChange w:id="1756" w:author="Shokri" w:date="2019-11-10T01:55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تعداد</w:t>
      </w:r>
      <w:r w:rsidR="00030595" w:rsidRPr="007C3FA9">
        <w:rPr>
          <w:rFonts w:cs="B Nazanin"/>
          <w:sz w:val="28"/>
          <w:szCs w:val="28"/>
          <w:highlight w:val="yellow"/>
          <w:rtl/>
          <w:lang w:bidi="fa-IR"/>
          <w:rPrChange w:id="1757" w:author="Shokri" w:date="2019-11-10T01:55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21.2%  </w:t>
      </w:r>
      <w:r w:rsidR="00030595" w:rsidRPr="007C3FA9">
        <w:rPr>
          <w:rFonts w:cs="B Nazanin" w:hint="eastAsia"/>
          <w:sz w:val="28"/>
          <w:szCs w:val="28"/>
          <w:highlight w:val="yellow"/>
          <w:rtl/>
          <w:lang w:bidi="fa-IR"/>
          <w:rPrChange w:id="1758" w:author="Shokri" w:date="2019-11-10T01:55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کل</w:t>
      </w:r>
      <w:r w:rsidR="00030595" w:rsidRPr="007C3FA9">
        <w:rPr>
          <w:rFonts w:cs="B Nazanin"/>
          <w:sz w:val="28"/>
          <w:szCs w:val="28"/>
          <w:highlight w:val="yellow"/>
          <w:rtl/>
          <w:lang w:bidi="fa-IR"/>
          <w:rPrChange w:id="1759" w:author="Shokri" w:date="2019-11-10T01:55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</w:t>
      </w:r>
      <w:r w:rsidR="00030595" w:rsidRPr="007C3FA9">
        <w:rPr>
          <w:rFonts w:cs="B Nazanin" w:hint="eastAsia"/>
          <w:sz w:val="28"/>
          <w:szCs w:val="28"/>
          <w:highlight w:val="yellow"/>
          <w:rtl/>
          <w:lang w:bidi="fa-IR"/>
          <w:rPrChange w:id="1760" w:author="Shokri" w:date="2019-11-10T01:55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مدارس</w:t>
      </w:r>
      <w:r w:rsidR="00030595">
        <w:rPr>
          <w:rFonts w:cs="B Nazanin" w:hint="cs"/>
          <w:sz w:val="28"/>
          <w:szCs w:val="28"/>
          <w:rtl/>
          <w:lang w:bidi="fa-IR"/>
        </w:rPr>
        <w:t xml:space="preserve"> کشور </w:t>
      </w:r>
      <w:ins w:id="1761" w:author="Shokri" w:date="2019-11-10T00:40:00Z">
        <w:r w:rsidR="00BB2A74">
          <w:rPr>
            <w:rFonts w:cs="B Nazanin" w:hint="cs"/>
            <w:sz w:val="28"/>
            <w:szCs w:val="28"/>
            <w:rtl/>
            <w:lang w:bidi="fa-IR"/>
          </w:rPr>
          <w:t>است</w:t>
        </w:r>
      </w:ins>
      <w:del w:id="1762" w:author="Shokri" w:date="2019-11-10T00:40:00Z">
        <w:r w:rsidR="00030595" w:rsidDel="00BB2A74">
          <w:rPr>
            <w:rFonts w:cs="B Nazanin" w:hint="cs"/>
            <w:sz w:val="28"/>
            <w:szCs w:val="28"/>
            <w:rtl/>
            <w:lang w:bidi="fa-IR"/>
          </w:rPr>
          <w:delText>می باشد</w:delText>
        </w:r>
      </w:del>
      <w:r w:rsidR="00030595">
        <w:rPr>
          <w:rFonts w:cs="B Nazanin" w:hint="cs"/>
          <w:sz w:val="28"/>
          <w:szCs w:val="28"/>
          <w:rtl/>
          <w:lang w:bidi="fa-IR"/>
        </w:rPr>
        <w:t xml:space="preserve">. </w:t>
      </w:r>
      <w:r w:rsidRPr="00EE4024">
        <w:rPr>
          <w:rFonts w:cs="B Nazanin"/>
          <w:sz w:val="28"/>
          <w:szCs w:val="28"/>
          <w:rtl/>
          <w:lang w:bidi="fa-IR"/>
        </w:rPr>
        <w:t>در اکثر دانشگاه</w:t>
      </w:r>
      <w:ins w:id="1763" w:author="Shokri" w:date="2019-11-10T00:40:00Z">
        <w:r w:rsidR="00BB2A7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764" w:author="Shokri" w:date="2019-11-10T00:40:00Z">
        <w:r w:rsidRPr="00EE4024" w:rsidDel="00BB2A74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ها</w:t>
      </w:r>
      <w:r w:rsidR="006B7B87">
        <w:rPr>
          <w:rFonts w:cs="B Nazanin" w:hint="cs"/>
          <w:sz w:val="28"/>
          <w:szCs w:val="28"/>
          <w:rtl/>
          <w:lang w:bidi="fa-IR"/>
        </w:rPr>
        <w:t>ی قرقیزستان</w:t>
      </w:r>
      <w:r w:rsidRPr="00EE4024">
        <w:rPr>
          <w:rFonts w:cs="B Nazanin"/>
          <w:sz w:val="28"/>
          <w:szCs w:val="28"/>
          <w:rtl/>
          <w:lang w:bidi="fa-IR"/>
        </w:rPr>
        <w:t xml:space="preserve">، آموزش </w:t>
      </w:r>
      <w:r w:rsidRPr="00EE4024">
        <w:rPr>
          <w:rFonts w:cs="B Nazanin" w:hint="cs"/>
          <w:sz w:val="28"/>
          <w:szCs w:val="28"/>
          <w:rtl/>
          <w:lang w:bidi="fa-IR"/>
        </w:rPr>
        <w:t>به زبان</w:t>
      </w:r>
      <w:r w:rsidRPr="00EE4024">
        <w:rPr>
          <w:rFonts w:cs="B Nazanin"/>
          <w:sz w:val="28"/>
          <w:szCs w:val="28"/>
          <w:rtl/>
          <w:lang w:bidi="fa-IR"/>
        </w:rPr>
        <w:t xml:space="preserve"> روس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="00030595">
        <w:rPr>
          <w:rFonts w:cs="B Nazanin"/>
          <w:sz w:val="28"/>
          <w:szCs w:val="28"/>
          <w:rtl/>
          <w:lang w:bidi="fa-IR"/>
        </w:rPr>
        <w:t xml:space="preserve"> </w:t>
      </w:r>
      <w:r w:rsidR="00030595">
        <w:rPr>
          <w:rFonts w:cs="B Nazanin" w:hint="cs"/>
          <w:sz w:val="28"/>
          <w:szCs w:val="28"/>
          <w:rtl/>
          <w:lang w:bidi="fa-IR"/>
        </w:rPr>
        <w:t>صورت می</w:t>
      </w:r>
      <w:ins w:id="1765" w:author="Shokri" w:date="2019-11-10T00:40:00Z">
        <w:r w:rsidR="00BB2A7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766" w:author="Shokri" w:date="2019-11-10T00:40:00Z">
        <w:r w:rsidR="00030595" w:rsidDel="00BB2A7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030595">
        <w:rPr>
          <w:rFonts w:cs="B Nazanin" w:hint="cs"/>
          <w:sz w:val="28"/>
          <w:szCs w:val="28"/>
          <w:rtl/>
          <w:lang w:bidi="fa-IR"/>
        </w:rPr>
        <w:t>گیرد.</w:t>
      </w:r>
    </w:p>
    <w:p w:rsidR="00D30A41" w:rsidRPr="00EE4024" w:rsidRDefault="006B7B87" w:rsidP="00D30A41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rtl/>
          <w:lang w:bidi="fa-IR"/>
        </w:rPr>
        <w:t>در</w:t>
      </w:r>
      <w:ins w:id="1767" w:author="Shokri" w:date="2019-11-10T00:40:00Z">
        <w:r w:rsidR="00BB2A74">
          <w:rPr>
            <w:rFonts w:cs="B Nazanin" w:hint="cs"/>
            <w:sz w:val="28"/>
            <w:szCs w:val="28"/>
            <w:rtl/>
            <w:lang w:bidi="fa-IR"/>
          </w:rPr>
          <w:t>بارۀ</w:t>
        </w:r>
      </w:ins>
      <w:del w:id="1768" w:author="Shokri" w:date="2019-11-10T00:40:00Z">
        <w:r w:rsidDel="00BB2A74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  <w:r w:rsidDel="00BB2A74">
          <w:rPr>
            <w:rFonts w:cs="B Nazanin" w:hint="cs"/>
            <w:sz w:val="28"/>
            <w:szCs w:val="28"/>
            <w:rtl/>
            <w:lang w:bidi="fa-IR"/>
          </w:rPr>
          <w:delText>خصوص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رسانه</w:t>
      </w:r>
      <w:ins w:id="1769" w:author="Shokri" w:date="2019-11-10T00:40:00Z">
        <w:r w:rsidR="00BB2A7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770" w:author="Shokri" w:date="2019-11-10T00:40:00Z">
        <w:r w:rsidDel="00BB2A7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های گروهی</w:t>
      </w:r>
      <w:ins w:id="1771" w:author="Shokri" w:date="2019-11-10T00:40:00Z">
        <w:r w:rsidR="00BB2A74">
          <w:rPr>
            <w:rFonts w:cs="B Nazanin" w:hint="cs"/>
            <w:sz w:val="28"/>
            <w:szCs w:val="28"/>
            <w:rtl/>
            <w:lang w:bidi="fa-IR"/>
          </w:rPr>
          <w:t>،</w:t>
        </w:r>
      </w:ins>
      <w:del w:id="1772" w:author="Shokri" w:date="2019-11-10T00:40:00Z">
        <w:r w:rsidDel="00BB2A74">
          <w:rPr>
            <w:rFonts w:cs="B Nazanin" w:hint="cs"/>
            <w:sz w:val="28"/>
            <w:szCs w:val="28"/>
            <w:rtl/>
            <w:lang w:bidi="fa-IR"/>
          </w:rPr>
          <w:delText>؛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="00D30A41" w:rsidRPr="00EE4024">
        <w:rPr>
          <w:rFonts w:cs="B Nazanin"/>
          <w:sz w:val="28"/>
          <w:szCs w:val="28"/>
          <w:rtl/>
          <w:lang w:bidi="fa-IR"/>
        </w:rPr>
        <w:t>رسانه</w:t>
      </w:r>
      <w:ins w:id="1773" w:author="Shokri" w:date="2019-11-10T00:40:00Z">
        <w:r w:rsidR="00BB2A7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774" w:author="Shokri" w:date="2019-11-10T00:40:00Z">
        <w:r w:rsidR="00D30A41" w:rsidRPr="00EE4024" w:rsidDel="00BB2A74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ها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روس</w:t>
      </w:r>
      <w:ins w:id="1775" w:author="Shokri" w:date="2019-11-10T00:40:00Z">
        <w:r w:rsidR="00BB2A7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776" w:author="Shokri" w:date="2019-11-10T00:40:00Z">
        <w:r w:rsidR="00D30A41" w:rsidRPr="00EE4024" w:rsidDel="00BB2A74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زبان (تلو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ز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ون،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روزنامه ها، راد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و،</w:t>
      </w:r>
      <w:r>
        <w:rPr>
          <w:rFonts w:cs="B Nazanin" w:hint="cs"/>
          <w:sz w:val="28"/>
          <w:szCs w:val="28"/>
          <w:rtl/>
          <w:lang w:bidi="fa-IR"/>
        </w:rPr>
        <w:t xml:space="preserve">) </w:t>
      </w:r>
      <w:r w:rsidR="00D30A41" w:rsidRPr="00EE4024">
        <w:rPr>
          <w:rFonts w:cs="B Nazanin"/>
          <w:sz w:val="28"/>
          <w:szCs w:val="28"/>
          <w:rtl/>
          <w:lang w:bidi="fa-IR"/>
        </w:rPr>
        <w:t>تقر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با</w:t>
      </w:r>
      <w:ins w:id="1777" w:author="Shokri" w:date="2019-11-10T00:40:00Z">
        <w:r w:rsidR="00BB2A74">
          <w:rPr>
            <w:rFonts w:cs="B Nazanin" w:hint="cs"/>
            <w:sz w:val="28"/>
            <w:szCs w:val="28"/>
            <w:rtl/>
            <w:lang w:bidi="fa-IR"/>
          </w:rPr>
          <w:t>ً</w:t>
        </w:r>
      </w:ins>
      <w:r w:rsidR="00D30A41" w:rsidRPr="00EE4024">
        <w:rPr>
          <w:rFonts w:cs="B Nazanin"/>
          <w:sz w:val="28"/>
          <w:szCs w:val="28"/>
          <w:rtl/>
          <w:lang w:bidi="fa-IR"/>
        </w:rPr>
        <w:t xml:space="preserve"> به</w:t>
      </w:r>
      <w:ins w:id="1778" w:author="Shokri" w:date="2019-11-10T00:40:00Z">
        <w:r w:rsidR="00BB2A7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779" w:author="Shokri" w:date="2019-11-10T00:40:00Z">
        <w:r w:rsidR="00D30A41" w:rsidRPr="00EE4024" w:rsidDel="00BB2A74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طور کل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030595">
        <w:rPr>
          <w:rFonts w:cs="B Nazanin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برتری مطلق و آشکاری </w:t>
      </w:r>
      <w:r w:rsidR="00030595">
        <w:rPr>
          <w:rFonts w:cs="B Nazanin" w:hint="cs"/>
          <w:sz w:val="28"/>
          <w:szCs w:val="28"/>
          <w:rtl/>
          <w:lang w:bidi="fa-IR"/>
        </w:rPr>
        <w:t xml:space="preserve">نسبت به </w:t>
      </w:r>
      <w:r>
        <w:rPr>
          <w:rFonts w:cs="B Nazanin"/>
          <w:sz w:val="28"/>
          <w:szCs w:val="28"/>
          <w:rtl/>
          <w:lang w:bidi="fa-IR"/>
        </w:rPr>
        <w:t>مناب</w:t>
      </w:r>
      <w:r>
        <w:rPr>
          <w:rFonts w:cs="B Nazanin" w:hint="cs"/>
          <w:sz w:val="28"/>
          <w:szCs w:val="28"/>
          <w:rtl/>
          <w:lang w:bidi="fa-IR"/>
        </w:rPr>
        <w:t>ع و رسانه</w:t>
      </w:r>
      <w:ins w:id="1780" w:author="Shokri" w:date="2019-11-10T00:40:00Z">
        <w:r w:rsidR="00BB2A7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781" w:author="Shokri" w:date="2019-11-10T00:40:00Z">
        <w:r w:rsidDel="00BB2A7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های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انگل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س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ins w:id="1782" w:author="Shokri" w:date="2019-11-10T00:40:00Z">
        <w:r w:rsidR="00BB2A74">
          <w:rPr>
            <w:rFonts w:cs="B Nazanin" w:hint="cs"/>
            <w:sz w:val="28"/>
            <w:szCs w:val="28"/>
            <w:rtl/>
            <w:lang w:bidi="fa-IR"/>
          </w:rPr>
          <w:t xml:space="preserve"> و</w:t>
        </w:r>
      </w:ins>
      <w:del w:id="1783" w:author="Shokri" w:date="2019-11-10T00:40:00Z">
        <w:r w:rsidR="00C94296" w:rsidDel="00BB2A74">
          <w:rPr>
            <w:rFonts w:cs="B Nazanin" w:hint="cs"/>
            <w:sz w:val="28"/>
            <w:szCs w:val="28"/>
            <w:rtl/>
            <w:lang w:bidi="fa-IR"/>
          </w:rPr>
          <w:delText>؛</w:delText>
        </w:r>
      </w:del>
      <w:r w:rsidR="00C94296">
        <w:rPr>
          <w:rFonts w:cs="B Nazanin" w:hint="cs"/>
          <w:sz w:val="28"/>
          <w:szCs w:val="28"/>
          <w:rtl/>
          <w:lang w:bidi="fa-IR"/>
        </w:rPr>
        <w:t xml:space="preserve"> </w:t>
      </w:r>
      <w:r w:rsidR="00D30A41" w:rsidRPr="00EE4024">
        <w:rPr>
          <w:rFonts w:cs="B Nazanin"/>
          <w:sz w:val="28"/>
          <w:szCs w:val="28"/>
          <w:rtl/>
          <w:lang w:bidi="fa-IR"/>
        </w:rPr>
        <w:t>ترک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C94296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D30A41" w:rsidRPr="00EE4024">
        <w:rPr>
          <w:rFonts w:cs="B Nazanin"/>
          <w:sz w:val="28"/>
          <w:szCs w:val="28"/>
          <w:rtl/>
          <w:lang w:bidi="fa-IR"/>
        </w:rPr>
        <w:t>چ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ن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زبان دارند</w:t>
      </w:r>
      <w:ins w:id="1784" w:author="Shokri" w:date="2019-11-10T00:41:00Z">
        <w:r w:rsidR="00BB2A74">
          <w:rPr>
            <w:rFonts w:cs="B Nazanin" w:hint="cs"/>
            <w:sz w:val="28"/>
            <w:szCs w:val="28"/>
            <w:rtl/>
            <w:lang w:bidi="fa-IR"/>
          </w:rPr>
          <w:t>، اما</w:t>
        </w:r>
      </w:ins>
      <w:del w:id="1785" w:author="Shokri" w:date="2019-11-10T00:41:00Z">
        <w:r w:rsidDel="00BB2A74">
          <w:rPr>
            <w:rFonts w:cs="B Nazanin" w:hint="cs"/>
            <w:sz w:val="28"/>
            <w:szCs w:val="28"/>
            <w:rtl/>
            <w:lang w:bidi="fa-IR"/>
          </w:rPr>
          <w:delText xml:space="preserve"> ولی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در ارتباط با شبکه</w:t>
      </w:r>
      <w:ins w:id="1786" w:author="Shokri" w:date="2019-11-10T00:41:00Z">
        <w:r w:rsidR="00BB2A7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787" w:author="Shokri" w:date="2019-11-10T00:41:00Z">
        <w:r w:rsidDel="00BB2A7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های اجتماعی</w:t>
      </w:r>
      <w:del w:id="1788" w:author="Shokri" w:date="2019-11-10T01:55:00Z">
        <w:r w:rsidDel="007C3FA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این نسبت متفاوت </w:t>
      </w:r>
      <w:ins w:id="1789" w:author="Shokri" w:date="2019-11-10T00:41:00Z">
        <w:r w:rsidR="00BB2A74">
          <w:rPr>
            <w:rFonts w:cs="B Nazanin" w:hint="cs"/>
            <w:sz w:val="28"/>
            <w:szCs w:val="28"/>
            <w:rtl/>
            <w:lang w:bidi="fa-IR"/>
          </w:rPr>
          <w:t>است</w:t>
        </w:r>
      </w:ins>
      <w:del w:id="1790" w:author="Shokri" w:date="2019-11-10T00:41:00Z">
        <w:r w:rsidDel="00BB2A74">
          <w:rPr>
            <w:rFonts w:cs="B Nazanin" w:hint="cs"/>
            <w:sz w:val="28"/>
            <w:szCs w:val="28"/>
            <w:rtl/>
            <w:lang w:bidi="fa-IR"/>
          </w:rPr>
          <w:delText>می باشد</w:delText>
        </w:r>
      </w:del>
      <w:r>
        <w:rPr>
          <w:rFonts w:cs="B Nazanin" w:hint="cs"/>
          <w:sz w:val="28"/>
          <w:szCs w:val="28"/>
          <w:rtl/>
          <w:lang w:bidi="fa-IR"/>
        </w:rPr>
        <w:t>.</w:t>
      </w:r>
    </w:p>
    <w:p w:rsidR="00D30A41" w:rsidRPr="00EE4024" w:rsidRDefault="006B7B87" w:rsidP="00F2519F">
      <w:pPr>
        <w:bidi/>
        <w:jc w:val="both"/>
        <w:rPr>
          <w:rFonts w:cs="B Nazanin"/>
          <w:sz w:val="28"/>
          <w:szCs w:val="28"/>
          <w:rtl/>
          <w:lang w:bidi="fa-IR"/>
        </w:rPr>
      </w:pPr>
      <w:del w:id="1791" w:author="Shokri" w:date="2019-11-10T00:41:00Z">
        <w:r w:rsidDel="00BB2A74">
          <w:rPr>
            <w:rFonts w:cs="B Nazanin" w:hint="cs"/>
            <w:sz w:val="28"/>
            <w:szCs w:val="28"/>
            <w:rtl/>
            <w:lang w:bidi="fa-IR"/>
          </w:rPr>
          <w:delText>و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آنچه د</w:t>
      </w:r>
      <w:ins w:id="1792" w:author="Shokri" w:date="2019-11-10T00:41:00Z">
        <w:r w:rsidR="00BB2A74">
          <w:rPr>
            <w:rFonts w:cs="B Nazanin" w:hint="cs"/>
            <w:sz w:val="28"/>
            <w:szCs w:val="28"/>
            <w:rtl/>
            <w:lang w:bidi="fa-IR"/>
          </w:rPr>
          <w:t>ربارۀ</w:t>
        </w:r>
      </w:ins>
      <w:del w:id="1793" w:author="Shokri" w:date="2019-11-10T00:41:00Z">
        <w:r w:rsidDel="00BB2A74">
          <w:rPr>
            <w:rFonts w:cs="B Nazanin" w:hint="cs"/>
            <w:sz w:val="28"/>
            <w:szCs w:val="28"/>
            <w:rtl/>
            <w:lang w:bidi="fa-IR"/>
          </w:rPr>
          <w:delText>ر خصوص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کانال</w:t>
      </w:r>
      <w:ins w:id="1794" w:author="Shokri" w:date="2019-11-10T00:41:00Z">
        <w:r w:rsidR="00BB2A7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795" w:author="Shokri" w:date="2019-11-10T00:41:00Z">
        <w:r w:rsidDel="00BB2A7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های تلویزیونی ماهواره</w:t>
      </w:r>
      <w:ins w:id="1796" w:author="Shokri" w:date="2019-11-10T00:41:00Z">
        <w:r w:rsidR="00BB2A7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797" w:author="Shokri" w:date="2019-11-10T00:41:00Z">
        <w:r w:rsidDel="00BB2A7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ای و دیجیتال در جمهوری قرقیزستان می</w:t>
      </w:r>
      <w:ins w:id="1798" w:author="Shokri" w:date="2019-11-10T00:41:00Z">
        <w:r w:rsidR="00BB2A7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799" w:author="Shokri" w:date="2019-11-10T00:41:00Z">
        <w:r w:rsidDel="00BB2A7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توان گفت اینکه در این جمهوری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حداقل 50 کانال تلو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ز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ون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روس</w:t>
      </w:r>
      <w:ins w:id="1800" w:author="Shokri" w:date="2019-11-10T00:41:00Z">
        <w:r w:rsidR="00BB2A7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801" w:author="Shokri" w:date="2019-11-10T00:41:00Z">
        <w:r w:rsidDel="00BB2A7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زبان وجود دارد</w:t>
      </w:r>
      <w:ins w:id="1802" w:author="Shokri" w:date="2019-11-10T00:42:00Z">
        <w:r w:rsidR="00BB2A74">
          <w:rPr>
            <w:rFonts w:cs="B Nazanin" w:hint="cs"/>
            <w:sz w:val="28"/>
            <w:szCs w:val="28"/>
            <w:rtl/>
            <w:lang w:bidi="fa-IR"/>
          </w:rPr>
          <w:t>،</w:t>
        </w:r>
      </w:ins>
      <w:del w:id="1803" w:author="Shokri" w:date="2019-11-10T01:55:00Z">
        <w:r w:rsidDel="007C3FA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در حالی</w:t>
      </w:r>
      <w:ins w:id="1804" w:author="Shokri" w:date="2019-11-10T00:42:00Z">
        <w:r w:rsidR="00BB2A74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>
        <w:rPr>
          <w:rFonts w:cs="B Nazanin" w:hint="cs"/>
          <w:sz w:val="28"/>
          <w:szCs w:val="28"/>
          <w:rtl/>
          <w:lang w:bidi="fa-IR"/>
        </w:rPr>
        <w:t>که تعداد کانال</w:t>
      </w:r>
      <w:ins w:id="1805" w:author="Shokri" w:date="2019-11-10T00:42:00Z">
        <w:r w:rsidR="00BB2A7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806" w:author="Shokri" w:date="2019-11-10T00:42:00Z">
        <w:r w:rsidDel="00BB2A7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های تلویزیونی ترک</w:t>
      </w:r>
      <w:ins w:id="1807" w:author="Shokri" w:date="2019-11-10T00:42:00Z">
        <w:r w:rsidR="00BB2A7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808" w:author="Shokri" w:date="2019-11-10T00:42:00Z">
        <w:r w:rsidDel="00BB2A7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زبان کمتر از 4 کانال </w:t>
      </w:r>
      <w:ins w:id="1809" w:author="Shokri" w:date="2019-11-10T00:42:00Z">
        <w:r w:rsidR="00BB2A74">
          <w:rPr>
            <w:rFonts w:cs="B Nazanin" w:hint="cs"/>
            <w:sz w:val="28"/>
            <w:szCs w:val="28"/>
            <w:rtl/>
            <w:lang w:bidi="fa-IR"/>
          </w:rPr>
          <w:t>است</w:t>
        </w:r>
      </w:ins>
      <w:del w:id="1810" w:author="Shokri" w:date="2019-11-10T00:42:00Z">
        <w:r w:rsidDel="00BB2A74">
          <w:rPr>
            <w:rFonts w:cs="B Nazanin" w:hint="cs"/>
            <w:sz w:val="28"/>
            <w:szCs w:val="28"/>
            <w:rtl/>
            <w:lang w:bidi="fa-IR"/>
          </w:rPr>
          <w:delText>می باشد</w:delText>
        </w:r>
      </w:del>
      <w:r>
        <w:rPr>
          <w:rFonts w:cs="B Nazanin" w:hint="cs"/>
          <w:sz w:val="28"/>
          <w:szCs w:val="28"/>
          <w:rtl/>
          <w:lang w:bidi="fa-IR"/>
        </w:rPr>
        <w:t>.</w:t>
      </w:r>
      <w:del w:id="1811" w:author="Shokri" w:date="2019-11-10T00:42:00Z">
        <w:r w:rsidDel="00BB2A7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عموم مردم قرقیزستان دسترسی کاملی به </w:t>
      </w:r>
      <w:r w:rsidR="00D30A41" w:rsidRPr="00EE4024">
        <w:rPr>
          <w:rFonts w:cs="B Nazanin"/>
          <w:sz w:val="28"/>
          <w:szCs w:val="28"/>
          <w:rtl/>
          <w:lang w:bidi="fa-IR"/>
        </w:rPr>
        <w:t>کانال</w:t>
      </w:r>
      <w:ins w:id="1812" w:author="Shokri" w:date="2019-11-10T00:42:00Z">
        <w:r w:rsidR="00BB2A7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813" w:author="Shokri" w:date="2019-11-10T00:42:00Z">
        <w:r w:rsidR="00D30A41" w:rsidRPr="00EE4024" w:rsidDel="00BB2A74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ها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تلو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ز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ون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EC66DB">
        <w:rPr>
          <w:rFonts w:cs="B Nazanin" w:hint="cs"/>
          <w:sz w:val="28"/>
          <w:szCs w:val="28"/>
          <w:rtl/>
          <w:lang w:bidi="fa-IR"/>
        </w:rPr>
        <w:t>زیر</w:t>
      </w:r>
      <w:ins w:id="1814" w:author="Shokri" w:date="2019-11-10T00:42:00Z">
        <w:r w:rsidR="00173823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  <w:r w:rsidR="00173823">
          <w:rPr>
            <w:rFonts w:cs="B Nazanin" w:hint="cs"/>
            <w:sz w:val="28"/>
            <w:szCs w:val="28"/>
            <w:rtl/>
            <w:lang w:bidi="fa-IR"/>
          </w:rPr>
          <w:lastRenderedPageBreak/>
          <w:t>دارند</w:t>
        </w:r>
        <w:r w:rsidR="00BB2A74">
          <w:rPr>
            <w:rFonts w:cs="B Nazanin" w:hint="cs"/>
            <w:sz w:val="28"/>
            <w:szCs w:val="28"/>
            <w:rtl/>
            <w:lang w:bidi="fa-IR"/>
          </w:rPr>
          <w:t xml:space="preserve"> که جزو</w:t>
        </w:r>
      </w:ins>
      <w:del w:id="1815" w:author="Shokri" w:date="2019-11-10T00:42:00Z">
        <w:r w:rsidR="00EC66DB" w:rsidDel="00BB2A74">
          <w:rPr>
            <w:rFonts w:cs="B Nazanin" w:hint="cs"/>
            <w:sz w:val="28"/>
            <w:szCs w:val="28"/>
            <w:rtl/>
            <w:lang w:bidi="fa-IR"/>
          </w:rPr>
          <w:delText>-</w:delText>
        </w:r>
      </w:del>
      <w:r w:rsidR="00EC66DB">
        <w:rPr>
          <w:rFonts w:cs="B Nazanin" w:hint="cs"/>
          <w:sz w:val="28"/>
          <w:szCs w:val="28"/>
          <w:rtl/>
          <w:lang w:bidi="fa-IR"/>
        </w:rPr>
        <w:t xml:space="preserve"> کانال</w:t>
      </w:r>
      <w:ins w:id="1816" w:author="Shokri" w:date="2019-11-10T00:42:00Z">
        <w:r w:rsidR="00BB2A7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817" w:author="Shokri" w:date="2019-11-10T00:42:00Z">
        <w:r w:rsidR="00EC66DB" w:rsidDel="00BB2A7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EC66DB">
        <w:rPr>
          <w:rFonts w:cs="B Nazanin" w:hint="cs"/>
          <w:sz w:val="28"/>
          <w:szCs w:val="28"/>
          <w:rtl/>
          <w:lang w:bidi="fa-IR"/>
        </w:rPr>
        <w:t>های روس</w:t>
      </w:r>
      <w:ins w:id="1818" w:author="Shokri" w:date="2019-11-10T00:42:00Z">
        <w:r w:rsidR="00BB2A7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819" w:author="Shokri" w:date="2019-11-10T00:42:00Z">
        <w:r w:rsidR="00EC66DB" w:rsidDel="00BB2A7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EC66DB">
        <w:rPr>
          <w:rFonts w:cs="B Nazanin" w:hint="cs"/>
          <w:sz w:val="28"/>
          <w:szCs w:val="28"/>
          <w:rtl/>
          <w:lang w:bidi="fa-IR"/>
        </w:rPr>
        <w:t>ز</w:t>
      </w:r>
      <w:ins w:id="1820" w:author="Shokri" w:date="2019-11-10T00:43:00Z">
        <w:r w:rsidR="00173823">
          <w:rPr>
            <w:rFonts w:cs="B Nazanin" w:hint="cs"/>
            <w:sz w:val="28"/>
            <w:szCs w:val="28"/>
            <w:rtl/>
            <w:lang w:bidi="fa-IR"/>
          </w:rPr>
          <w:t>ن هستند</w:t>
        </w:r>
      </w:ins>
      <w:del w:id="1821" w:author="Shokri" w:date="2019-11-10T00:43:00Z">
        <w:r w:rsidR="00EC66DB" w:rsidDel="00173823">
          <w:rPr>
            <w:rFonts w:cs="B Nazanin" w:hint="cs"/>
            <w:sz w:val="28"/>
            <w:szCs w:val="28"/>
            <w:rtl/>
            <w:lang w:bidi="fa-IR"/>
          </w:rPr>
          <w:delText>بان- دارند: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: </w:t>
      </w:r>
      <w:del w:id="1822" w:author="Shokri" w:date="2019-11-10T01:55:00Z">
        <w:r w:rsidR="00FE1ED2" w:rsidDel="007C3FA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ins w:id="1823" w:author="Shokri" w:date="2019-11-10T00:43:00Z">
        <w:r w:rsidR="00173823">
          <w:rPr>
            <w:rFonts w:cs="Cambria" w:hint="cs"/>
            <w:sz w:val="28"/>
            <w:szCs w:val="28"/>
            <w:rtl/>
            <w:lang w:bidi="fa-IR"/>
          </w:rPr>
          <w:t>«</w:t>
        </w:r>
      </w:ins>
      <w:del w:id="1824" w:author="Shokri" w:date="2019-11-10T00:43:00Z">
        <w:r w:rsidR="00EC66DB" w:rsidDel="00173823">
          <w:rPr>
            <w:rFonts w:cs="Cambria" w:hint="cs"/>
            <w:sz w:val="28"/>
            <w:szCs w:val="28"/>
            <w:rtl/>
            <w:lang w:bidi="fa-IR"/>
          </w:rPr>
          <w:delText xml:space="preserve">" </w:delText>
        </w:r>
      </w:del>
      <w:r w:rsidR="00FE1ED2">
        <w:rPr>
          <w:rFonts w:cs="B Nazanin" w:hint="cs"/>
          <w:sz w:val="28"/>
          <w:szCs w:val="28"/>
          <w:rtl/>
          <w:lang w:bidi="fa-IR"/>
        </w:rPr>
        <w:t>کانال یک روسیه</w:t>
      </w:r>
      <w:ins w:id="1825" w:author="Shokri" w:date="2019-11-10T00:43:00Z">
        <w:r w:rsidR="00173823">
          <w:rPr>
            <w:rFonts w:cs="B Nazanin" w:hint="cs"/>
            <w:sz w:val="28"/>
            <w:szCs w:val="28"/>
            <w:rtl/>
            <w:lang w:bidi="fa-IR"/>
          </w:rPr>
          <w:t>»</w:t>
        </w:r>
      </w:ins>
      <w:del w:id="1826" w:author="Shokri" w:date="2019-11-10T00:43:00Z">
        <w:r w:rsidR="00FE1ED2" w:rsidDel="00173823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  <w:r w:rsidR="00D30A41" w:rsidRPr="00EE4024" w:rsidDel="00173823">
          <w:rPr>
            <w:rFonts w:cs="B Nazanin"/>
            <w:sz w:val="28"/>
            <w:szCs w:val="28"/>
            <w:rtl/>
            <w:lang w:bidi="fa-IR"/>
          </w:rPr>
          <w:delText>"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،</w:t>
      </w:r>
      <w:r w:rsidR="00FE1ED2">
        <w:rPr>
          <w:rFonts w:cs="B Nazanin"/>
          <w:sz w:val="28"/>
          <w:szCs w:val="28"/>
          <w:rtl/>
          <w:lang w:bidi="fa-IR"/>
        </w:rPr>
        <w:t xml:space="preserve"> </w:t>
      </w:r>
      <w:ins w:id="1827" w:author="Shokri" w:date="2019-11-10T00:43:00Z">
        <w:r w:rsidR="00173823">
          <w:rPr>
            <w:rFonts w:cs="B Nazanin" w:hint="cs"/>
            <w:sz w:val="28"/>
            <w:szCs w:val="28"/>
            <w:rtl/>
            <w:lang w:bidi="fa-IR"/>
          </w:rPr>
          <w:t>«</w:t>
        </w:r>
      </w:ins>
      <w:del w:id="1828" w:author="Shokri" w:date="2019-11-10T00:43:00Z">
        <w:r w:rsidR="00FE1ED2" w:rsidDel="00173823">
          <w:rPr>
            <w:rFonts w:cs="B Nazanin"/>
            <w:sz w:val="28"/>
            <w:szCs w:val="28"/>
            <w:rtl/>
            <w:lang w:bidi="fa-IR"/>
          </w:rPr>
          <w:delText>"</w:delText>
        </w:r>
        <w:r w:rsidR="00FE1ED2" w:rsidDel="00173823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FE1ED2">
        <w:rPr>
          <w:rFonts w:cs="B Nazanin" w:hint="cs"/>
          <w:sz w:val="28"/>
          <w:szCs w:val="28"/>
          <w:rtl/>
          <w:lang w:bidi="fa-IR"/>
        </w:rPr>
        <w:t xml:space="preserve">کانال </w:t>
      </w:r>
      <w:del w:id="1829" w:author="Shokri" w:date="2019-11-10T00:43:00Z">
        <w:r w:rsidR="00EC66DB" w:rsidDel="00173823">
          <w:rPr>
            <w:rFonts w:cs="Cambria" w:hint="cs"/>
            <w:sz w:val="28"/>
            <w:szCs w:val="28"/>
            <w:rtl/>
            <w:lang w:bidi="fa-IR"/>
          </w:rPr>
          <w:delText>"</w:delText>
        </w:r>
      </w:del>
      <w:r w:rsidR="00EC66DB">
        <w:rPr>
          <w:rFonts w:cs="Cambria" w:hint="cs"/>
          <w:sz w:val="28"/>
          <w:szCs w:val="28"/>
          <w:rtl/>
          <w:lang w:bidi="fa-IR"/>
        </w:rPr>
        <w:t xml:space="preserve"> </w:t>
      </w:r>
      <w:r w:rsidR="00FE1ED2">
        <w:rPr>
          <w:rFonts w:cs="B Nazanin" w:hint="cs"/>
          <w:sz w:val="28"/>
          <w:szCs w:val="28"/>
          <w:rtl/>
          <w:lang w:bidi="fa-IR"/>
        </w:rPr>
        <w:t>ر</w:t>
      </w:r>
      <w:r w:rsidR="00D30A41" w:rsidRPr="00EE4024">
        <w:rPr>
          <w:rFonts w:cs="B Nazanin"/>
          <w:sz w:val="28"/>
          <w:szCs w:val="28"/>
          <w:rtl/>
          <w:lang w:bidi="fa-IR"/>
        </w:rPr>
        <w:t>وس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ins w:id="1830" w:author="Shokri" w:date="2019-11-10T00:43:00Z">
        <w:r w:rsidR="00173823">
          <w:rPr>
            <w:rFonts w:cs="B Nazanin" w:hint="cs"/>
            <w:sz w:val="28"/>
            <w:szCs w:val="28"/>
            <w:rtl/>
            <w:lang w:bidi="fa-IR"/>
          </w:rPr>
          <w:t>ه»</w:t>
        </w:r>
      </w:ins>
      <w:del w:id="1831" w:author="Shokri" w:date="2019-11-10T00:43:00Z">
        <w:r w:rsidR="00D30A41" w:rsidRPr="00EE4024" w:rsidDel="00173823">
          <w:rPr>
            <w:rFonts w:cs="B Nazanin" w:hint="eastAsia"/>
            <w:sz w:val="28"/>
            <w:szCs w:val="28"/>
            <w:rtl/>
            <w:lang w:bidi="fa-IR"/>
          </w:rPr>
          <w:delText>ه</w:delText>
        </w:r>
        <w:r w:rsidR="00D30A41" w:rsidRPr="00EE4024" w:rsidDel="00173823">
          <w:rPr>
            <w:rFonts w:cs="B Nazanin"/>
            <w:sz w:val="28"/>
            <w:szCs w:val="28"/>
            <w:rtl/>
            <w:lang w:bidi="fa-IR"/>
          </w:rPr>
          <w:delText>"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، "</w:t>
      </w:r>
      <w:r w:rsidR="00D30A41" w:rsidRPr="007C3FA9">
        <w:rPr>
          <w:rFonts w:cs="B Nazanin"/>
          <w:sz w:val="28"/>
          <w:szCs w:val="28"/>
          <w:highlight w:val="yellow"/>
          <w:lang w:bidi="fa-IR"/>
          <w:rPrChange w:id="1832" w:author="Shokri" w:date="2019-11-10T01:55:00Z">
            <w:rPr>
              <w:rFonts w:cs="B Nazanin"/>
              <w:sz w:val="28"/>
              <w:szCs w:val="28"/>
              <w:lang w:bidi="fa-IR"/>
            </w:rPr>
          </w:rPrChange>
        </w:rPr>
        <w:t>NTV"</w:t>
      </w:r>
      <w:del w:id="1833" w:author="Shokri" w:date="2019-11-10T00:50:00Z">
        <w:r w:rsidR="00D30A41" w:rsidRPr="007C3FA9" w:rsidDel="00F2519F">
          <w:rPr>
            <w:rFonts w:cs="B Nazanin"/>
            <w:sz w:val="28"/>
            <w:szCs w:val="28"/>
            <w:highlight w:val="yellow"/>
            <w:rtl/>
            <w:lang w:bidi="fa-IR"/>
            <w:rPrChange w:id="1834" w:author="Shokri" w:date="2019-11-10T01:55:00Z">
              <w:rPr>
                <w:rFonts w:cs="B Nazanin"/>
                <w:sz w:val="28"/>
                <w:szCs w:val="28"/>
                <w:rtl/>
                <w:lang w:bidi="fa-IR"/>
              </w:rPr>
            </w:rPrChange>
          </w:rPr>
          <w:delText>،</w:delText>
        </w:r>
      </w:del>
      <w:r w:rsidR="00D30A41" w:rsidRPr="007C3FA9">
        <w:rPr>
          <w:rFonts w:cs="B Nazanin"/>
          <w:sz w:val="28"/>
          <w:szCs w:val="28"/>
          <w:highlight w:val="yellow"/>
          <w:rtl/>
          <w:lang w:bidi="fa-IR"/>
          <w:rPrChange w:id="1835" w:author="Shokri" w:date="2019-11-10T01:55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</w:t>
      </w:r>
      <w:del w:id="1836" w:author="Shokri" w:date="2019-11-10T00:43:00Z">
        <w:r w:rsidR="00D30A41" w:rsidRPr="007C3FA9" w:rsidDel="00173823">
          <w:rPr>
            <w:rFonts w:cs="B Nazanin"/>
            <w:sz w:val="28"/>
            <w:szCs w:val="28"/>
            <w:highlight w:val="yellow"/>
            <w:lang w:bidi="fa-IR"/>
            <w:rPrChange w:id="1837" w:author="Shokri" w:date="2019-11-10T01:55:00Z">
              <w:rPr>
                <w:rFonts w:cs="B Nazanin"/>
                <w:sz w:val="28"/>
                <w:szCs w:val="28"/>
                <w:lang w:bidi="fa-IR"/>
              </w:rPr>
            </w:rPrChange>
          </w:rPr>
          <w:delText>"</w:delText>
        </w:r>
      </w:del>
      <w:del w:id="1838" w:author="Shokri" w:date="2019-11-10T00:49:00Z">
        <w:r w:rsidR="00D30A41" w:rsidRPr="007C3FA9" w:rsidDel="00F2519F">
          <w:rPr>
            <w:rFonts w:cs="B Nazanin"/>
            <w:sz w:val="28"/>
            <w:szCs w:val="28"/>
            <w:highlight w:val="yellow"/>
            <w:lang w:bidi="fa-IR"/>
            <w:rPrChange w:id="1839" w:author="Shokri" w:date="2019-11-10T01:55:00Z">
              <w:rPr>
                <w:rFonts w:cs="B Nazanin"/>
                <w:sz w:val="28"/>
                <w:szCs w:val="28"/>
                <w:lang w:bidi="fa-IR"/>
              </w:rPr>
            </w:rPrChange>
          </w:rPr>
          <w:delText>REN-TV</w:delText>
        </w:r>
      </w:del>
      <w:del w:id="1840" w:author="Shokri" w:date="2019-11-10T00:43:00Z">
        <w:r w:rsidR="00D30A41" w:rsidRPr="007C3FA9" w:rsidDel="00173823">
          <w:rPr>
            <w:rFonts w:cs="B Nazanin"/>
            <w:sz w:val="28"/>
            <w:szCs w:val="28"/>
            <w:highlight w:val="yellow"/>
            <w:rtl/>
            <w:lang w:bidi="fa-IR"/>
            <w:rPrChange w:id="1841" w:author="Shokri" w:date="2019-11-10T01:55:00Z">
              <w:rPr>
                <w:rFonts w:cs="B Nazanin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="00D30A41" w:rsidRPr="007C3FA9">
        <w:rPr>
          <w:rFonts w:cs="B Nazanin"/>
          <w:sz w:val="28"/>
          <w:szCs w:val="28"/>
          <w:highlight w:val="yellow"/>
          <w:rtl/>
          <w:lang w:bidi="fa-IR"/>
          <w:rPrChange w:id="1842" w:author="Shokri" w:date="2019-11-10T01:55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و </w:t>
      </w:r>
      <w:ins w:id="1843" w:author="Shokri" w:date="2019-11-10T00:49:00Z">
        <w:r w:rsidR="00F2519F" w:rsidRPr="007C3FA9">
          <w:rPr>
            <w:rFonts w:cs="B Nazanin"/>
            <w:sz w:val="28"/>
            <w:szCs w:val="28"/>
            <w:highlight w:val="yellow"/>
            <w:lang w:val="en-US" w:bidi="fa-IR"/>
            <w:rPrChange w:id="1844" w:author="Shokri" w:date="2019-11-10T01:55:00Z">
              <w:rPr>
                <w:rFonts w:cs="B Nazanin"/>
                <w:sz w:val="28"/>
                <w:szCs w:val="28"/>
                <w:lang w:val="en-US" w:bidi="fa-IR"/>
              </w:rPr>
            </w:rPrChange>
          </w:rPr>
          <w:t xml:space="preserve"> </w:t>
        </w:r>
        <w:r w:rsidR="00F2519F" w:rsidRPr="007C3FA9">
          <w:rPr>
            <w:rFonts w:cs="B Nazanin" w:hint="eastAsia"/>
            <w:sz w:val="28"/>
            <w:szCs w:val="28"/>
            <w:highlight w:val="yellow"/>
            <w:rtl/>
            <w:lang w:val="en-US" w:bidi="fa-IR"/>
            <w:rPrChange w:id="1845" w:author="Shokri" w:date="2019-11-10T01:55:00Z">
              <w:rPr>
                <w:rFonts w:cs="B Nazanin" w:hint="eastAsia"/>
                <w:sz w:val="28"/>
                <w:szCs w:val="28"/>
                <w:rtl/>
                <w:lang w:val="en-US" w:bidi="fa-IR"/>
              </w:rPr>
            </w:rPrChange>
          </w:rPr>
          <w:t>«</w:t>
        </w:r>
      </w:ins>
      <w:ins w:id="1846" w:author="Shokri" w:date="2019-11-10T00:50:00Z">
        <w:r w:rsidR="00F2519F" w:rsidRPr="007C3FA9">
          <w:rPr>
            <w:rFonts w:cs="B Nazanin"/>
            <w:sz w:val="28"/>
            <w:szCs w:val="28"/>
            <w:highlight w:val="yellow"/>
            <w:lang w:bidi="fa-IR"/>
            <w:rPrChange w:id="1847" w:author="Shokri" w:date="2019-11-10T01:55:00Z">
              <w:rPr>
                <w:rFonts w:cs="B Nazanin"/>
                <w:sz w:val="28"/>
                <w:szCs w:val="28"/>
                <w:lang w:bidi="fa-IR"/>
              </w:rPr>
            </w:rPrChange>
          </w:rPr>
          <w:t xml:space="preserve"> REN</w:t>
        </w:r>
        <w:r w:rsidR="00F2519F" w:rsidRPr="00EE4024">
          <w:rPr>
            <w:rFonts w:cs="B Nazanin"/>
            <w:sz w:val="28"/>
            <w:szCs w:val="28"/>
            <w:lang w:bidi="fa-IR"/>
          </w:rPr>
          <w:t>-</w:t>
        </w:r>
        <w:r w:rsidR="00F2519F" w:rsidRPr="007C3FA9">
          <w:rPr>
            <w:rFonts w:cs="B Nazanin"/>
            <w:sz w:val="28"/>
            <w:szCs w:val="28"/>
            <w:highlight w:val="yellow"/>
            <w:lang w:bidi="fa-IR"/>
            <w:rPrChange w:id="1848" w:author="Shokri" w:date="2019-11-10T01:55:00Z">
              <w:rPr>
                <w:rFonts w:cs="B Nazanin"/>
                <w:sz w:val="28"/>
                <w:szCs w:val="28"/>
                <w:lang w:bidi="fa-IR"/>
              </w:rPr>
            </w:rPrChange>
          </w:rPr>
          <w:t>TV</w:t>
        </w:r>
        <w:r w:rsidR="00F2519F" w:rsidRPr="007C3FA9">
          <w:rPr>
            <w:rFonts w:cs="B Nazanin"/>
            <w:sz w:val="28"/>
            <w:szCs w:val="28"/>
            <w:highlight w:val="yellow"/>
            <w:rtl/>
            <w:lang w:val="en-US" w:bidi="fa-IR"/>
            <w:rPrChange w:id="1849" w:author="Shokri" w:date="2019-11-10T01:55:00Z">
              <w:rPr>
                <w:rFonts w:cs="B Nazanin"/>
                <w:sz w:val="28"/>
                <w:szCs w:val="28"/>
                <w:rtl/>
                <w:lang w:val="en-US" w:bidi="fa-IR"/>
              </w:rPr>
            </w:rPrChange>
          </w:rPr>
          <w:t xml:space="preserve"> </w:t>
        </w:r>
      </w:ins>
      <w:ins w:id="1850" w:author="Shokri" w:date="2019-11-10T00:49:00Z">
        <w:r w:rsidR="00F2519F" w:rsidRPr="007C3FA9">
          <w:rPr>
            <w:rFonts w:cs="B Nazanin" w:hint="eastAsia"/>
            <w:sz w:val="28"/>
            <w:szCs w:val="28"/>
            <w:highlight w:val="yellow"/>
            <w:rtl/>
            <w:lang w:val="en-US" w:bidi="fa-IR"/>
            <w:rPrChange w:id="1851" w:author="Shokri" w:date="2019-11-10T01:55:00Z">
              <w:rPr>
                <w:rFonts w:cs="B Nazanin" w:hint="eastAsia"/>
                <w:sz w:val="28"/>
                <w:szCs w:val="28"/>
                <w:rtl/>
                <w:lang w:val="en-US" w:bidi="fa-IR"/>
              </w:rPr>
            </w:rPrChange>
          </w:rPr>
          <w:t>»«</w:t>
        </w:r>
        <w:r w:rsidR="00F2519F" w:rsidRPr="007C3FA9">
          <w:rPr>
            <w:rFonts w:cs="B Nazanin"/>
            <w:sz w:val="28"/>
            <w:szCs w:val="28"/>
            <w:highlight w:val="yellow"/>
            <w:lang w:val="en-US" w:bidi="fa-IR"/>
            <w:rPrChange w:id="1852" w:author="Shokri" w:date="2019-11-10T01:55:00Z">
              <w:rPr>
                <w:rFonts w:cs="B Nazanin"/>
                <w:sz w:val="28"/>
                <w:szCs w:val="28"/>
                <w:lang w:val="en-US" w:bidi="fa-IR"/>
              </w:rPr>
            </w:rPrChange>
          </w:rPr>
          <w:t>MIR</w:t>
        </w:r>
      </w:ins>
      <w:del w:id="1853" w:author="Shokri" w:date="2019-11-10T00:48:00Z">
        <w:r w:rsidR="00D30A41" w:rsidRPr="007C3FA9" w:rsidDel="00F2519F">
          <w:rPr>
            <w:rFonts w:cs="B Nazanin"/>
            <w:sz w:val="28"/>
            <w:szCs w:val="28"/>
            <w:highlight w:val="yellow"/>
            <w:rtl/>
            <w:lang w:bidi="fa-IR"/>
            <w:rPrChange w:id="1854" w:author="Shokri" w:date="2019-11-10T01:55:00Z">
              <w:rPr>
                <w:rFonts w:cs="B Nazanin"/>
                <w:sz w:val="28"/>
                <w:szCs w:val="28"/>
                <w:rtl/>
                <w:lang w:bidi="fa-IR"/>
              </w:rPr>
            </w:rPrChange>
          </w:rPr>
          <w:delText>"</w:delText>
        </w:r>
        <w:r w:rsidR="00D30A41" w:rsidRPr="007C3FA9" w:rsidDel="00F2519F">
          <w:rPr>
            <w:rFonts w:cs="B Nazanin"/>
            <w:sz w:val="28"/>
            <w:szCs w:val="28"/>
            <w:highlight w:val="yellow"/>
            <w:lang w:bidi="fa-IR"/>
            <w:rPrChange w:id="1855" w:author="Shokri" w:date="2019-11-10T01:55:00Z">
              <w:rPr>
                <w:rFonts w:cs="B Nazanin"/>
                <w:sz w:val="28"/>
                <w:szCs w:val="28"/>
                <w:lang w:bidi="fa-IR"/>
              </w:rPr>
            </w:rPrChange>
          </w:rPr>
          <w:delText>MI</w:delText>
        </w:r>
      </w:del>
      <w:del w:id="1856" w:author="Shokri" w:date="2019-11-10T00:44:00Z">
        <w:r w:rsidR="00D30A41" w:rsidRPr="007C3FA9" w:rsidDel="00173823">
          <w:rPr>
            <w:rFonts w:cs="B Nazanin"/>
            <w:sz w:val="28"/>
            <w:szCs w:val="28"/>
            <w:highlight w:val="yellow"/>
            <w:lang w:bidi="fa-IR"/>
            <w:rPrChange w:id="1857" w:author="Shokri" w:date="2019-11-10T01:55:00Z">
              <w:rPr>
                <w:rFonts w:cs="B Nazanin"/>
                <w:sz w:val="28"/>
                <w:szCs w:val="28"/>
                <w:lang w:bidi="fa-IR"/>
              </w:rPr>
            </w:rPrChange>
          </w:rPr>
          <w:delText>R</w:delText>
        </w:r>
      </w:del>
      <w:ins w:id="1858" w:author="Shokri" w:date="2019-11-10T00:44:00Z">
        <w:r w:rsidR="00173823" w:rsidRPr="007C3FA9">
          <w:rPr>
            <w:rFonts w:cs="B Nazanin" w:hint="eastAsia"/>
            <w:sz w:val="28"/>
            <w:szCs w:val="28"/>
            <w:highlight w:val="yellow"/>
            <w:rtl/>
            <w:lang w:bidi="fa-IR"/>
            <w:rPrChange w:id="1859" w:author="Shokri" w:date="2019-11-10T01:55:00Z">
              <w:rPr>
                <w:rFonts w:cs="B Nazanin" w:hint="eastAsia"/>
                <w:sz w:val="28"/>
                <w:szCs w:val="28"/>
                <w:rtl/>
                <w:lang w:bidi="fa-IR"/>
              </w:rPr>
            </w:rPrChange>
          </w:rPr>
          <w:t>»</w:t>
        </w:r>
      </w:ins>
      <w:del w:id="1860" w:author="Shokri" w:date="2019-11-10T00:44:00Z">
        <w:r w:rsidR="00D30A41" w:rsidRPr="007C3FA9" w:rsidDel="00173823">
          <w:rPr>
            <w:rFonts w:cs="B Nazanin"/>
            <w:sz w:val="28"/>
            <w:szCs w:val="28"/>
            <w:highlight w:val="yellow"/>
            <w:rtl/>
            <w:lang w:bidi="fa-IR"/>
            <w:rPrChange w:id="1861" w:author="Shokri" w:date="2019-11-10T01:55:00Z">
              <w:rPr>
                <w:rFonts w:cs="B Nazanin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ins w:id="1862" w:author="Shokri" w:date="2019-11-10T00:50:00Z">
        <w:r w:rsidR="00F2519F" w:rsidRPr="007C3FA9">
          <w:rPr>
            <w:rFonts w:cs="B Nazanin" w:hint="eastAsia"/>
            <w:sz w:val="28"/>
            <w:szCs w:val="28"/>
            <w:highlight w:val="yellow"/>
            <w:rtl/>
            <w:lang w:bidi="fa-IR"/>
            <w:rPrChange w:id="1863" w:author="Shokri" w:date="2019-11-10T01:55:00Z">
              <w:rPr>
                <w:rFonts w:cs="B Nazanin" w:hint="eastAsia"/>
                <w:sz w:val="28"/>
                <w:szCs w:val="28"/>
                <w:rtl/>
                <w:lang w:bidi="fa-IR"/>
              </w:rPr>
            </w:rPrChange>
          </w:rPr>
          <w:t>،</w:t>
        </w:r>
      </w:ins>
      <w:del w:id="1864" w:author="Shokri" w:date="2019-11-10T00:50:00Z">
        <w:r w:rsidR="00D30A41" w:rsidRPr="007C3FA9" w:rsidDel="00F2519F">
          <w:rPr>
            <w:rFonts w:cs="B Nazanin"/>
            <w:sz w:val="28"/>
            <w:szCs w:val="28"/>
            <w:highlight w:val="yellow"/>
            <w:rtl/>
            <w:lang w:bidi="fa-IR"/>
            <w:rPrChange w:id="1865" w:author="Shokri" w:date="2019-11-10T01:55:00Z">
              <w:rPr>
                <w:rFonts w:cs="B Nazanin"/>
                <w:sz w:val="28"/>
                <w:szCs w:val="28"/>
                <w:rtl/>
                <w:lang w:bidi="fa-IR"/>
              </w:rPr>
            </w:rPrChange>
          </w:rPr>
          <w:delText>.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 xml:space="preserve"> اما با گذار به تلو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ز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ون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د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>ج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تال،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</w:t>
      </w:r>
      <w:ins w:id="1866" w:author="Shokri" w:date="2019-11-10T00:50:00Z">
        <w:r w:rsidR="00F2519F">
          <w:rPr>
            <w:rFonts w:cs="B Nazanin" w:hint="cs"/>
            <w:sz w:val="28"/>
            <w:szCs w:val="28"/>
            <w:rtl/>
            <w:lang w:bidi="fa-IR"/>
          </w:rPr>
          <w:t>فقط</w:t>
        </w:r>
      </w:ins>
      <w:del w:id="1867" w:author="Shokri" w:date="2019-11-10T00:50:00Z">
        <w:r w:rsidR="00D30A41" w:rsidRPr="00EE4024" w:rsidDel="00F2519F">
          <w:rPr>
            <w:rFonts w:cs="B Nazanin" w:hint="cs"/>
            <w:sz w:val="28"/>
            <w:szCs w:val="28"/>
            <w:rtl/>
            <w:lang w:bidi="fa-IR"/>
          </w:rPr>
          <w:delText>تنها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EC66DB">
        <w:rPr>
          <w:rFonts w:cs="B Nazanin" w:hint="cs"/>
          <w:sz w:val="28"/>
          <w:szCs w:val="28"/>
          <w:rtl/>
          <w:lang w:bidi="fa-IR"/>
        </w:rPr>
        <w:t>3</w:t>
      </w:r>
      <w:r w:rsidR="00D30A41" w:rsidRPr="00EE4024">
        <w:rPr>
          <w:rFonts w:cs="B Nazanin"/>
          <w:sz w:val="28"/>
          <w:szCs w:val="28"/>
          <w:rtl/>
          <w:lang w:bidi="fa-IR"/>
        </w:rPr>
        <w:t>-</w:t>
      </w:r>
      <w:r w:rsidR="00EC66DB">
        <w:rPr>
          <w:rFonts w:cs="B Nazanin" w:hint="cs"/>
          <w:sz w:val="28"/>
          <w:szCs w:val="28"/>
          <w:rtl/>
          <w:lang w:bidi="fa-IR"/>
        </w:rPr>
        <w:t>2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کانال تلو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ز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ون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در دسترس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آزاد</w:t>
      </w:r>
      <w:r w:rsidR="00EC66DB">
        <w:rPr>
          <w:rFonts w:cs="B Nazanin" w:hint="cs"/>
          <w:sz w:val="28"/>
          <w:szCs w:val="28"/>
          <w:rtl/>
          <w:lang w:bidi="fa-IR"/>
        </w:rPr>
        <w:t xml:space="preserve"> و رایگان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باق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خواه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ن</w:t>
      </w:r>
      <w:r w:rsidR="00D30A41" w:rsidRPr="00EE4024">
        <w:rPr>
          <w:rFonts w:cs="B Nazanin"/>
          <w:sz w:val="28"/>
          <w:szCs w:val="28"/>
          <w:rtl/>
          <w:lang w:bidi="fa-IR"/>
        </w:rPr>
        <w:t>د ماند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.</w:t>
      </w:r>
      <w:del w:id="1868" w:author="Shokri" w:date="2019-11-10T01:55:00Z">
        <w:r w:rsidR="00D30A41" w:rsidRPr="00EE4024" w:rsidDel="007C3FA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</w:p>
    <w:p w:rsidR="00EC66DB" w:rsidRDefault="00FE1ED2" w:rsidP="00432AEE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وی</w:t>
      </w:r>
      <w:ins w:id="1869" w:author="Shokri" w:date="2019-11-10T00:50:00Z">
        <w:r w:rsidR="00F2519F">
          <w:rPr>
            <w:rFonts w:cs="B Nazanin" w:hint="cs"/>
            <w:sz w:val="28"/>
            <w:szCs w:val="28"/>
            <w:rtl/>
            <w:lang w:bidi="fa-IR"/>
          </w:rPr>
          <w:t>ژ</w:t>
        </w:r>
      </w:ins>
      <w:del w:id="1870" w:author="Shokri" w:date="2019-11-10T00:50:00Z">
        <w:r w:rsidDel="00F2519F">
          <w:rPr>
            <w:rFonts w:cs="B Nazanin" w:hint="cs"/>
            <w:sz w:val="28"/>
            <w:szCs w:val="28"/>
            <w:rtl/>
            <w:lang w:bidi="fa-IR"/>
          </w:rPr>
          <w:delText>ز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گی شاخص قدرت نرم روسیه عبارت است از </w:t>
      </w:r>
      <w:r w:rsidR="00D30A41" w:rsidRPr="00EE4024">
        <w:rPr>
          <w:rFonts w:cs="B Nazanin"/>
          <w:sz w:val="28"/>
          <w:szCs w:val="28"/>
          <w:rtl/>
          <w:lang w:bidi="fa-IR"/>
        </w:rPr>
        <w:t>نفوذ تار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خ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و فرهنگ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>
        <w:rPr>
          <w:rFonts w:cs="B Nazanin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و خبری- 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اطلاعات (</w:t>
      </w:r>
      <w:del w:id="1871" w:author="Shokri" w:date="2019-11-10T00:50:00Z">
        <w:r w:rsidR="00EC66DB" w:rsidDel="00F2519F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 xml:space="preserve">با توجه به </w:t>
      </w:r>
      <w:r w:rsidR="00EC66DB">
        <w:rPr>
          <w:rFonts w:cs="B Nazanin" w:hint="cs"/>
          <w:sz w:val="28"/>
          <w:szCs w:val="28"/>
          <w:rtl/>
          <w:lang w:bidi="fa-IR"/>
        </w:rPr>
        <w:t xml:space="preserve"> عامل </w:t>
      </w:r>
      <w:r w:rsidR="00D30A41" w:rsidRPr="00EE4024">
        <w:rPr>
          <w:rFonts w:cs="B Nazanin"/>
          <w:sz w:val="28"/>
          <w:szCs w:val="28"/>
          <w:rtl/>
          <w:lang w:bidi="fa-IR"/>
        </w:rPr>
        <w:t>زبان و دسترس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به رسانه</w:t>
      </w:r>
      <w:ins w:id="1872" w:author="Shokri" w:date="2019-11-10T00:50:00Z">
        <w:r w:rsidR="00F2519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873" w:author="Shokri" w:date="2019-11-10T00:50:00Z">
        <w:r w:rsidR="00D30A41" w:rsidRPr="00EE4024" w:rsidDel="00F2519F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ها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روس</w:t>
      </w:r>
      <w:ins w:id="1874" w:author="Shokri" w:date="2019-11-10T00:50:00Z">
        <w:r w:rsidR="00F2519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875" w:author="Shokri" w:date="2019-11-10T00:50:00Z">
        <w:r w:rsidR="00EC66DB" w:rsidDel="00F2519F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EC66DB">
        <w:rPr>
          <w:rFonts w:cs="B Nazanin" w:hint="cs"/>
          <w:sz w:val="28"/>
          <w:szCs w:val="28"/>
          <w:rtl/>
          <w:lang w:bidi="fa-IR"/>
        </w:rPr>
        <w:t>زبان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)، </w:t>
      </w:r>
      <w:r>
        <w:rPr>
          <w:rFonts w:cs="B Nazanin" w:hint="cs"/>
          <w:sz w:val="28"/>
          <w:szCs w:val="28"/>
          <w:rtl/>
          <w:lang w:bidi="fa-IR"/>
        </w:rPr>
        <w:t>نفوذ و ت</w:t>
      </w:r>
      <w:ins w:id="1876" w:author="Shokri" w:date="2019-11-10T00:50:00Z">
        <w:r w:rsidR="00F2519F">
          <w:rPr>
            <w:rFonts w:cs="B Nazanin" w:hint="cs"/>
            <w:sz w:val="28"/>
            <w:szCs w:val="28"/>
            <w:rtl/>
            <w:lang w:bidi="fa-IR"/>
          </w:rPr>
          <w:t>أ</w:t>
        </w:r>
      </w:ins>
      <w:del w:id="1877" w:author="Shokri" w:date="2019-11-10T00:50:00Z">
        <w:r w:rsidDel="00F2519F">
          <w:rPr>
            <w:rFonts w:cs="B Nazanin" w:hint="cs"/>
            <w:sz w:val="28"/>
            <w:szCs w:val="28"/>
            <w:rtl/>
            <w:lang w:bidi="fa-IR"/>
          </w:rPr>
          <w:delText>ا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ثیر </w:t>
      </w:r>
      <w:r w:rsidR="00D30A41" w:rsidRPr="00EE4024">
        <w:rPr>
          <w:rFonts w:cs="B Nazanin"/>
          <w:sz w:val="28"/>
          <w:szCs w:val="28"/>
          <w:rtl/>
          <w:lang w:bidi="fa-IR"/>
        </w:rPr>
        <w:t>آموزش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(دانشگاه</w:t>
      </w:r>
      <w:ins w:id="1878" w:author="Shokri" w:date="2019-11-10T00:50:00Z">
        <w:r w:rsidR="00F2519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879" w:author="Shokri" w:date="2019-11-10T00:50:00Z">
        <w:r w:rsidR="00D30A41" w:rsidRPr="00EE4024" w:rsidDel="00F2519F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ها، برنامه</w:t>
      </w:r>
      <w:ins w:id="1880" w:author="Shokri" w:date="2019-11-10T00:50:00Z">
        <w:r w:rsidR="00F2519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881" w:author="Shokri" w:date="2019-11-10T00:50:00Z">
        <w:r w:rsidR="00D30A41" w:rsidRPr="00EE4024" w:rsidDel="00F2519F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ها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مشترک و استانداردها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آموزش)، کارگران مهاجر (657</w:t>
      </w:r>
      <w:del w:id="1882" w:author="Shokri" w:date="2019-11-10T00:51:00Z">
        <w:r w:rsidR="00D30A41" w:rsidRPr="00EE4024" w:rsidDel="00F2519F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هزار نفر از ساکنان جمهور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قرق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زستان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از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مرز با روس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ه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در سال 2013 عبور کرد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ه</w:t>
      </w:r>
      <w:ins w:id="1883" w:author="Shokri" w:date="2019-11-10T00:51:00Z">
        <w:r w:rsidR="00F2519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884" w:author="Shokri" w:date="2019-11-10T00:51:00Z">
        <w:r w:rsidR="00D30A41" w:rsidRPr="00EE4024" w:rsidDel="00F2519F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اند )</w:t>
      </w:r>
      <w:ins w:id="1885" w:author="Shokri" w:date="2019-11-10T00:51:00Z">
        <w:r w:rsidR="00F2519F">
          <w:rPr>
            <w:rFonts w:cs="B Nazanin" w:hint="cs"/>
            <w:sz w:val="28"/>
            <w:szCs w:val="28"/>
            <w:rtl/>
            <w:lang w:bidi="fa-IR"/>
          </w:rPr>
          <w:t xml:space="preserve"> هستند</w:t>
        </w:r>
      </w:ins>
      <w:r w:rsidR="00D30A41" w:rsidRPr="00EE4024">
        <w:rPr>
          <w:rFonts w:cs="B Nazanin" w:hint="cs"/>
          <w:sz w:val="28"/>
          <w:szCs w:val="28"/>
          <w:rtl/>
          <w:lang w:bidi="fa-IR"/>
        </w:rPr>
        <w:t xml:space="preserve"> که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ب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ش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از 2.2 م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ل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ارد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دلار</w:t>
      </w:r>
      <w:ins w:id="1886" w:author="Shokri" w:date="2019-11-10T00:51:00Z">
        <w:r w:rsidR="00F2519F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 w:rsidR="00D30A41" w:rsidRPr="00EE4024">
        <w:rPr>
          <w:rFonts w:cs="B Nazanin" w:hint="cs"/>
          <w:sz w:val="28"/>
          <w:szCs w:val="28"/>
          <w:rtl/>
          <w:lang w:bidi="fa-IR"/>
        </w:rPr>
        <w:t>درآمد خود را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به قرق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زستان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منتقل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 xml:space="preserve"> کرده</w:t>
      </w:r>
      <w:ins w:id="1887" w:author="Shokri" w:date="2019-11-10T00:51:00Z">
        <w:r w:rsidR="00F2519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888" w:author="Shokri" w:date="2019-11-10T00:51:00Z">
        <w:r w:rsidR="00D30A41" w:rsidRPr="00EE4024" w:rsidDel="00F2519F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 w:hint="cs"/>
          <w:sz w:val="28"/>
          <w:szCs w:val="28"/>
          <w:rtl/>
          <w:lang w:bidi="fa-IR"/>
        </w:rPr>
        <w:t>اند</w:t>
      </w:r>
      <w:del w:id="1889" w:author="Shokri" w:date="2019-11-10T00:51:00Z">
        <w:r w:rsidDel="00F2519F">
          <w:rPr>
            <w:rFonts w:cs="B Nazanin" w:hint="cs"/>
            <w:sz w:val="28"/>
            <w:szCs w:val="28"/>
            <w:rtl/>
            <w:lang w:bidi="fa-IR"/>
          </w:rPr>
          <w:delText xml:space="preserve">؛ </w:delText>
        </w:r>
        <w:r w:rsidR="00D30A41" w:rsidRPr="00EE4024" w:rsidDel="00F2519F">
          <w:rPr>
            <w:rFonts w:cs="B Nazanin" w:hint="cs"/>
            <w:sz w:val="28"/>
            <w:szCs w:val="28"/>
            <w:rtl/>
            <w:lang w:bidi="fa-IR"/>
          </w:rPr>
          <w:delText>می باشد</w:delText>
        </w:r>
      </w:del>
      <w:r>
        <w:rPr>
          <w:rFonts w:cs="B Nazanin"/>
          <w:sz w:val="28"/>
          <w:szCs w:val="28"/>
          <w:rtl/>
          <w:lang w:bidi="fa-IR"/>
        </w:rPr>
        <w:t>.</w:t>
      </w:r>
      <w:del w:id="1890" w:author="Shokri" w:date="2019-11-10T01:56:00Z">
        <w:r w:rsidDel="007C3FA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</w:p>
    <w:p w:rsidR="00D30A41" w:rsidRPr="00EE4024" w:rsidRDefault="00FE1ED2" w:rsidP="00EC66DB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نقطه</w:t>
      </w:r>
      <w:ins w:id="1891" w:author="Shokri" w:date="2019-11-10T00:51:00Z">
        <w:r w:rsidR="00F2519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892" w:author="Shokri" w:date="2019-11-10T00:51:00Z">
        <w:r w:rsidDel="00F2519F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ضعف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</w:t>
      </w:r>
      <w:ins w:id="1893" w:author="Shokri" w:date="2019-11-10T00:51:00Z">
        <w:r w:rsidR="00F2519F">
          <w:rPr>
            <w:rFonts w:cs="B Nazanin" w:hint="cs"/>
            <w:sz w:val="28"/>
            <w:szCs w:val="28"/>
            <w:rtl/>
            <w:lang w:bidi="fa-IR"/>
          </w:rPr>
          <w:t>«</w:t>
        </w:r>
      </w:ins>
      <w:del w:id="1894" w:author="Shokri" w:date="2019-11-10T00:51:00Z">
        <w:r w:rsidR="00D30A41" w:rsidRPr="00EE4024" w:rsidDel="00F2519F">
          <w:rPr>
            <w:rFonts w:cs="B Nazanin"/>
            <w:sz w:val="28"/>
            <w:szCs w:val="28"/>
            <w:rtl/>
            <w:lang w:bidi="fa-IR"/>
          </w:rPr>
          <w:delText>"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قدرت نرم</w:t>
      </w:r>
      <w:ins w:id="1895" w:author="Shokri" w:date="2019-11-10T00:51:00Z">
        <w:r w:rsidR="00F2519F">
          <w:rPr>
            <w:rFonts w:cs="B Nazanin" w:hint="cs"/>
            <w:sz w:val="28"/>
            <w:szCs w:val="28"/>
            <w:rtl/>
            <w:lang w:bidi="fa-IR"/>
          </w:rPr>
          <w:t>»</w:t>
        </w:r>
      </w:ins>
      <w:del w:id="1896" w:author="Shokri" w:date="2019-11-10T00:51:00Z">
        <w:r w:rsidR="00D30A41" w:rsidRPr="00EE4024" w:rsidDel="00F2519F">
          <w:rPr>
            <w:rFonts w:cs="B Nazanin"/>
            <w:sz w:val="28"/>
            <w:szCs w:val="28"/>
            <w:rtl/>
            <w:lang w:bidi="fa-IR"/>
          </w:rPr>
          <w:delText>"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 xml:space="preserve"> روس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>
        <w:rPr>
          <w:rFonts w:cs="B Nazanin" w:hint="cs"/>
          <w:sz w:val="28"/>
          <w:szCs w:val="28"/>
          <w:rtl/>
          <w:lang w:bidi="fa-IR"/>
        </w:rPr>
        <w:t>ه</w:t>
      </w:r>
      <w:ins w:id="1897" w:author="Shokri" w:date="2019-11-10T00:51:00Z">
        <w:r w:rsidR="00F2519F">
          <w:rPr>
            <w:rFonts w:cs="B Nazanin" w:hint="cs"/>
            <w:sz w:val="28"/>
            <w:szCs w:val="28"/>
            <w:rtl/>
            <w:lang w:bidi="fa-IR"/>
          </w:rPr>
          <w:t>،</w:t>
        </w:r>
      </w:ins>
      <w:r w:rsidR="00D30A41" w:rsidRPr="00EE4024">
        <w:rPr>
          <w:rFonts w:cs="B Nazanin"/>
          <w:sz w:val="28"/>
          <w:szCs w:val="28"/>
          <w:rtl/>
          <w:lang w:bidi="fa-IR"/>
        </w:rPr>
        <w:t xml:space="preserve"> فقدان 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ک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تصو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ر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جذاب از آ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نده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است. قدرت نرم روس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ه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فاقد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رهبر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 xml:space="preserve">با 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دستور 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 xml:space="preserve">کار دقیق </w:t>
      </w:r>
      <w:r w:rsidR="00D30A41" w:rsidRPr="00EE4024">
        <w:rPr>
          <w:rFonts w:cs="B Nazanin"/>
          <w:sz w:val="28"/>
          <w:szCs w:val="28"/>
          <w:rtl/>
          <w:lang w:bidi="fa-IR"/>
        </w:rPr>
        <w:t>و تصو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ر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آ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نده</w:t>
      </w:r>
      <w:ins w:id="1898" w:author="Shokri" w:date="2019-11-10T00:52:00Z">
        <w:r w:rsidR="00F2519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899" w:author="Shokri" w:date="2019-11-10T00:52:00Z">
        <w:r w:rsidR="00D30A41" w:rsidRPr="00EE4024" w:rsidDel="00F2519F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 w:hint="cs"/>
          <w:sz w:val="28"/>
          <w:szCs w:val="28"/>
          <w:rtl/>
          <w:lang w:bidi="fa-IR"/>
        </w:rPr>
        <w:t>ای جذاب است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. 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تکی</w:t>
      </w:r>
      <w:ins w:id="1900" w:author="Shokri" w:date="2019-11-10T00:52:00Z">
        <w:r w:rsidR="00F2519F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901" w:author="Shokri" w:date="2019-11-10T00:52:00Z">
        <w:r w:rsidR="00D30A41" w:rsidRPr="00EE4024" w:rsidDel="00F2519F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="00D30A41" w:rsidRPr="00EE4024">
        <w:rPr>
          <w:rFonts w:cs="B Nazanin" w:hint="cs"/>
          <w:sz w:val="28"/>
          <w:szCs w:val="28"/>
          <w:rtl/>
          <w:lang w:bidi="fa-IR"/>
        </w:rPr>
        <w:t xml:space="preserve"> روسیه ب</w:t>
      </w:r>
      <w:r w:rsidR="00D30A41" w:rsidRPr="00EE4024">
        <w:rPr>
          <w:rFonts w:cs="B Nazanin"/>
          <w:sz w:val="28"/>
          <w:szCs w:val="28"/>
          <w:rtl/>
          <w:lang w:bidi="fa-IR"/>
        </w:rPr>
        <w:t>ر پا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ins w:id="1902" w:author="Shokri" w:date="2019-11-10T00:52:00Z">
        <w:r w:rsidR="00F2519F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903" w:author="Shokri" w:date="2019-11-10T00:52:00Z">
        <w:r w:rsidR="00D30A41" w:rsidRPr="00EE4024" w:rsidDel="00F2519F">
          <w:rPr>
            <w:rFonts w:cs="B Nazanin" w:hint="eastAsia"/>
            <w:sz w:val="28"/>
            <w:szCs w:val="28"/>
            <w:rtl/>
            <w:lang w:bidi="fa-IR"/>
          </w:rPr>
          <w:delText>ه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 xml:space="preserve"> کار با نخبگان قب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له</w:t>
      </w:r>
      <w:ins w:id="1904" w:author="Shokri" w:date="2019-11-10T00:52:00Z">
        <w:r w:rsidR="00F2519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905" w:author="Shokri" w:date="2019-11-10T00:52:00Z">
        <w:r w:rsidR="00D30A41" w:rsidRPr="00EE4024" w:rsidDel="00F2519F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>-ال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گارش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در جمهور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قرق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زستان،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باعث از</w:t>
      </w:r>
      <w:del w:id="1906" w:author="Shokri" w:date="2019-11-10T00:52:00Z">
        <w:r w:rsidR="00D30A41" w:rsidRPr="00EE4024" w:rsidDel="00F2519F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 w:hint="cs"/>
          <w:sz w:val="28"/>
          <w:szCs w:val="28"/>
          <w:rtl/>
          <w:lang w:bidi="fa-IR"/>
        </w:rPr>
        <w:t>بین</w:t>
      </w:r>
      <w:ins w:id="1907" w:author="Shokri" w:date="2019-11-10T00:52:00Z">
        <w:r w:rsidR="00F2519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908" w:author="Shokri" w:date="2019-11-10T00:52:00Z">
        <w:r w:rsidR="00D30A41" w:rsidRPr="00EE4024" w:rsidDel="00F2519F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 w:hint="cs"/>
          <w:sz w:val="28"/>
          <w:szCs w:val="28"/>
          <w:rtl/>
          <w:lang w:bidi="fa-IR"/>
        </w:rPr>
        <w:t xml:space="preserve">رفتن جذابیت این قدرت </w:t>
      </w:r>
      <w:r w:rsidR="00D30A41" w:rsidRPr="00EE4024">
        <w:rPr>
          <w:rFonts w:cs="B Nazanin"/>
          <w:sz w:val="28"/>
          <w:szCs w:val="28"/>
          <w:rtl/>
          <w:lang w:bidi="fa-IR"/>
        </w:rPr>
        <w:t>برا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جوانان پرشور 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اس</w:t>
      </w:r>
      <w:ins w:id="1909" w:author="Shokri" w:date="2019-11-10T00:52:00Z">
        <w:r w:rsidR="00F2519F">
          <w:rPr>
            <w:rFonts w:cs="B Nazanin" w:hint="cs"/>
            <w:sz w:val="28"/>
            <w:szCs w:val="28"/>
            <w:rtl/>
            <w:lang w:bidi="fa-IR"/>
          </w:rPr>
          <w:t>ت؛ زیرا</w:t>
        </w:r>
      </w:ins>
      <w:del w:id="1910" w:author="Shokri" w:date="2019-11-10T00:52:00Z">
        <w:r w:rsidR="00D30A41" w:rsidRPr="00EE4024" w:rsidDel="00F2519F">
          <w:rPr>
            <w:rFonts w:cs="B Nazanin" w:hint="cs"/>
            <w:sz w:val="28"/>
            <w:szCs w:val="28"/>
            <w:rtl/>
            <w:lang w:bidi="fa-IR"/>
          </w:rPr>
          <w:delText>ت</w:delText>
        </w:r>
        <w:r w:rsidR="00D30A41" w:rsidRPr="00EE4024" w:rsidDel="00F2519F">
          <w:rPr>
            <w:rFonts w:cs="B Nazanin"/>
            <w:sz w:val="28"/>
            <w:szCs w:val="28"/>
            <w:rtl/>
            <w:lang w:bidi="fa-IR"/>
          </w:rPr>
          <w:delText xml:space="preserve">. </w:delText>
        </w:r>
        <w:r w:rsidR="00EC66DB" w:rsidDel="00F2519F">
          <w:rPr>
            <w:rFonts w:cs="B Nazanin" w:hint="cs"/>
            <w:sz w:val="28"/>
            <w:szCs w:val="28"/>
            <w:rtl/>
            <w:lang w:bidi="fa-IR"/>
          </w:rPr>
          <w:delText>چون</w:delText>
        </w:r>
      </w:del>
      <w:r w:rsidR="00EC66DB">
        <w:rPr>
          <w:rFonts w:cs="B Nazanin" w:hint="cs"/>
          <w:sz w:val="28"/>
          <w:szCs w:val="28"/>
          <w:rtl/>
          <w:lang w:bidi="fa-IR"/>
        </w:rPr>
        <w:t xml:space="preserve"> این نخبگان قادر نیستند</w:t>
      </w:r>
      <w:r>
        <w:rPr>
          <w:rFonts w:cs="B Nazanin" w:hint="cs"/>
          <w:sz w:val="28"/>
          <w:szCs w:val="28"/>
          <w:rtl/>
          <w:lang w:bidi="fa-IR"/>
        </w:rPr>
        <w:t xml:space="preserve"> سیستم دولتی را ب</w:t>
      </w:r>
      <w:ins w:id="1911" w:author="Shokri" w:date="2019-11-10T00:52:00Z">
        <w:r w:rsidR="00F2519F">
          <w:rPr>
            <w:rFonts w:cs="B Nazanin" w:hint="cs"/>
            <w:sz w:val="28"/>
            <w:szCs w:val="28"/>
            <w:rtl/>
            <w:lang w:bidi="fa-IR"/>
          </w:rPr>
          <w:t>ه‌</w:t>
        </w:r>
      </w:ins>
      <w:r>
        <w:rPr>
          <w:rFonts w:cs="B Nazanin" w:hint="cs"/>
          <w:sz w:val="28"/>
          <w:szCs w:val="28"/>
          <w:rtl/>
          <w:lang w:bidi="fa-IR"/>
        </w:rPr>
        <w:t>طور اساسی</w:t>
      </w:r>
      <w:del w:id="1912" w:author="Shokri" w:date="2019-11-10T01:56:00Z">
        <w:r w:rsidDel="007C3FA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و از نو احیا و </w:t>
      </w:r>
      <w:r w:rsidR="00C94296">
        <w:rPr>
          <w:rFonts w:cs="B Nazanin" w:hint="cs"/>
          <w:sz w:val="28"/>
          <w:szCs w:val="28"/>
          <w:rtl/>
          <w:lang w:bidi="fa-IR"/>
        </w:rPr>
        <w:t>ت</w:t>
      </w:r>
      <w:ins w:id="1913" w:author="Shokri" w:date="2019-11-10T00:52:00Z">
        <w:r w:rsidR="00F2519F">
          <w:rPr>
            <w:rFonts w:cs="B Nazanin" w:hint="cs"/>
            <w:sz w:val="28"/>
            <w:szCs w:val="28"/>
            <w:rtl/>
            <w:lang w:bidi="fa-IR"/>
          </w:rPr>
          <w:t>أ</w:t>
        </w:r>
      </w:ins>
      <w:del w:id="1914" w:author="Shokri" w:date="2019-11-10T00:52:00Z">
        <w:r w:rsidR="00C94296" w:rsidDel="00F2519F">
          <w:rPr>
            <w:rFonts w:cs="B Nazanin" w:hint="cs"/>
            <w:sz w:val="28"/>
            <w:szCs w:val="28"/>
            <w:rtl/>
            <w:lang w:bidi="fa-IR"/>
          </w:rPr>
          <w:delText>ا</w:delText>
        </w:r>
      </w:del>
      <w:r w:rsidR="00C94296">
        <w:rPr>
          <w:rFonts w:cs="B Nazanin" w:hint="cs"/>
          <w:sz w:val="28"/>
          <w:szCs w:val="28"/>
          <w:rtl/>
          <w:lang w:bidi="fa-IR"/>
        </w:rPr>
        <w:t xml:space="preserve">سیس </w:t>
      </w:r>
      <w:ins w:id="1915" w:author="Shokri" w:date="2019-11-10T00:52:00Z">
        <w:r w:rsidR="00F2519F">
          <w:rPr>
            <w:rFonts w:cs="B Nazanin" w:hint="cs"/>
            <w:sz w:val="28"/>
            <w:szCs w:val="28"/>
            <w:rtl/>
            <w:lang w:bidi="fa-IR"/>
          </w:rPr>
          <w:t>کنند</w:t>
        </w:r>
      </w:ins>
      <w:del w:id="1916" w:author="Shokri" w:date="2019-11-10T00:52:00Z">
        <w:r w:rsidR="00C94296" w:rsidDel="00F2519F">
          <w:rPr>
            <w:rFonts w:cs="B Nazanin" w:hint="cs"/>
            <w:sz w:val="28"/>
            <w:szCs w:val="28"/>
            <w:rtl/>
            <w:lang w:bidi="fa-IR"/>
          </w:rPr>
          <w:delText>نمایند</w:delText>
        </w:r>
      </w:del>
      <w:r w:rsidR="00C94296">
        <w:rPr>
          <w:rFonts w:cs="B Nazanin" w:hint="cs"/>
          <w:sz w:val="28"/>
          <w:szCs w:val="28"/>
          <w:rtl/>
          <w:lang w:bidi="fa-IR"/>
        </w:rPr>
        <w:t xml:space="preserve"> که دلیل آ</w:t>
      </w:r>
      <w:r>
        <w:rPr>
          <w:rFonts w:cs="B Nazanin" w:hint="cs"/>
          <w:sz w:val="28"/>
          <w:szCs w:val="28"/>
          <w:rtl/>
          <w:lang w:bidi="fa-IR"/>
        </w:rPr>
        <w:t>ن عدم پذیرش مسئولیت در</w:t>
      </w:r>
      <w:r w:rsidR="00C94296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برابر سرنوشت کشور و تما</w:t>
      </w:r>
      <w:r w:rsidR="00C94296">
        <w:rPr>
          <w:rFonts w:cs="B Nazanin" w:hint="cs"/>
          <w:sz w:val="28"/>
          <w:szCs w:val="28"/>
          <w:rtl/>
          <w:lang w:bidi="fa-IR"/>
        </w:rPr>
        <w:t>یل به ح</w:t>
      </w:r>
      <w:r w:rsidR="00EC66DB">
        <w:rPr>
          <w:rFonts w:cs="B Nazanin" w:hint="cs"/>
          <w:sz w:val="28"/>
          <w:szCs w:val="28"/>
          <w:rtl/>
          <w:lang w:bidi="fa-IR"/>
        </w:rPr>
        <w:t>ف</w:t>
      </w:r>
      <w:r w:rsidR="00C94296">
        <w:rPr>
          <w:rFonts w:cs="B Nazanin" w:hint="cs"/>
          <w:sz w:val="28"/>
          <w:szCs w:val="28"/>
          <w:rtl/>
          <w:lang w:bidi="fa-IR"/>
        </w:rPr>
        <w:t>ظ مصونیت خود  در چارچوب آ</w:t>
      </w:r>
      <w:r>
        <w:rPr>
          <w:rFonts w:cs="B Nazanin" w:hint="cs"/>
          <w:sz w:val="28"/>
          <w:szCs w:val="28"/>
          <w:rtl/>
          <w:lang w:bidi="fa-IR"/>
        </w:rPr>
        <w:t>ن شبکه</w:t>
      </w:r>
      <w:ins w:id="1917" w:author="Shokri" w:date="2019-11-10T00:53:00Z">
        <w:r w:rsidR="00F2519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918" w:author="Shokri" w:date="2019-11-10T00:53:00Z">
        <w:r w:rsidDel="00F2519F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های فاسد</w:t>
      </w:r>
      <w:ins w:id="1919" w:author="Shokri" w:date="2019-11-10T00:53:00Z">
        <w:r w:rsidR="00F2519F">
          <w:rPr>
            <w:rFonts w:cs="B Nazanin" w:hint="cs"/>
            <w:sz w:val="28"/>
            <w:szCs w:val="28"/>
            <w:rtl/>
            <w:lang w:bidi="fa-IR"/>
          </w:rPr>
          <w:t xml:space="preserve"> است</w:t>
        </w:r>
      </w:ins>
      <w:r>
        <w:rPr>
          <w:rFonts w:cs="B Nazanin" w:hint="cs"/>
          <w:sz w:val="28"/>
          <w:szCs w:val="28"/>
          <w:rtl/>
          <w:lang w:bidi="fa-IR"/>
        </w:rPr>
        <w:t xml:space="preserve"> که در چند دهه اخیر شکل گرفته</w:t>
      </w:r>
      <w:ins w:id="1920" w:author="Shokri" w:date="2019-11-10T00:53:00Z">
        <w:r w:rsidR="00F2519F">
          <w:rPr>
            <w:rFonts w:cs="B Nazanin" w:hint="cs"/>
            <w:sz w:val="28"/>
            <w:szCs w:val="28"/>
            <w:rtl/>
            <w:lang w:bidi="fa-IR"/>
          </w:rPr>
          <w:t>‌اند</w:t>
        </w:r>
      </w:ins>
      <w:del w:id="1921" w:author="Shokri" w:date="2019-11-10T00:53:00Z">
        <w:r w:rsidDel="00F2519F">
          <w:rPr>
            <w:rFonts w:cs="B Nazanin" w:hint="cs"/>
            <w:sz w:val="28"/>
            <w:szCs w:val="28"/>
            <w:rtl/>
            <w:lang w:bidi="fa-IR"/>
          </w:rPr>
          <w:delText xml:space="preserve"> اند</w:delText>
        </w:r>
        <w:r w:rsidR="00C94296" w:rsidDel="00F2519F">
          <w:rPr>
            <w:rFonts w:cs="B Nazanin" w:hint="cs"/>
            <w:sz w:val="28"/>
            <w:szCs w:val="28"/>
            <w:rtl/>
            <w:lang w:bidi="fa-IR"/>
          </w:rPr>
          <w:delText>؛</w:delText>
        </w:r>
        <w:r w:rsidDel="00F2519F">
          <w:rPr>
            <w:rFonts w:cs="B Nazanin" w:hint="cs"/>
            <w:sz w:val="28"/>
            <w:szCs w:val="28"/>
            <w:rtl/>
            <w:lang w:bidi="fa-IR"/>
          </w:rPr>
          <w:delText xml:space="preserve"> می باشد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. </w:t>
      </w:r>
      <w:r w:rsidR="00D30A41" w:rsidRPr="00EE4024">
        <w:rPr>
          <w:rFonts w:cs="B Nazanin"/>
          <w:sz w:val="28"/>
          <w:szCs w:val="28"/>
          <w:rtl/>
          <w:lang w:bidi="fa-IR"/>
        </w:rPr>
        <w:t>همان</w:t>
      </w:r>
      <w:ins w:id="1922" w:author="Shokri" w:date="2019-11-10T00:53:00Z">
        <w:r w:rsidR="00F2519F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 w:rsidR="00D30A41" w:rsidRPr="00EE4024">
        <w:rPr>
          <w:rFonts w:cs="B Nazanin"/>
          <w:sz w:val="28"/>
          <w:szCs w:val="28"/>
          <w:rtl/>
          <w:lang w:bidi="fa-IR"/>
        </w:rPr>
        <w:t>طور که تجرب</w:t>
      </w:r>
      <w:ins w:id="1923" w:author="Shokri" w:date="2019-11-10T00:53:00Z">
        <w:r w:rsidR="00F2519F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924" w:author="Shokri" w:date="2019-11-10T00:53:00Z">
        <w:r w:rsidR="00D30A41" w:rsidRPr="00EE4024" w:rsidDel="00F2519F">
          <w:rPr>
            <w:rFonts w:cs="B Nazanin"/>
            <w:sz w:val="28"/>
            <w:szCs w:val="28"/>
            <w:rtl/>
            <w:lang w:bidi="fa-IR"/>
          </w:rPr>
          <w:delText>ه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 xml:space="preserve"> اوکرا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ن</w:t>
      </w:r>
      <w:r>
        <w:rPr>
          <w:rFonts w:cs="B Nazanin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نیز </w:t>
      </w:r>
      <w:r>
        <w:rPr>
          <w:rFonts w:cs="B Nazanin"/>
          <w:sz w:val="28"/>
          <w:szCs w:val="28"/>
          <w:rtl/>
          <w:lang w:bidi="fa-IR"/>
        </w:rPr>
        <w:t>نشان داد</w:t>
      </w:r>
      <w:r w:rsidR="00EC66DB">
        <w:rPr>
          <w:rFonts w:cs="B Nazanin" w:hint="cs"/>
          <w:sz w:val="28"/>
          <w:szCs w:val="28"/>
          <w:rtl/>
          <w:lang w:bidi="fa-IR"/>
        </w:rPr>
        <w:t>ه است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، </w:t>
      </w:r>
      <w:r w:rsidR="00432AEE">
        <w:rPr>
          <w:rFonts w:cs="B Nazanin" w:hint="cs"/>
          <w:sz w:val="28"/>
          <w:szCs w:val="28"/>
          <w:rtl/>
          <w:lang w:bidi="fa-IR"/>
        </w:rPr>
        <w:t>شبک</w:t>
      </w:r>
      <w:ins w:id="1925" w:author="Shokri" w:date="2019-11-10T00:53:00Z">
        <w:r w:rsidR="00F2519F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926" w:author="Shokri" w:date="2019-11-10T00:53:00Z">
        <w:r w:rsidR="00432AEE" w:rsidDel="00F2519F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="00432AEE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رهبران اجتماعی </w:t>
      </w:r>
      <w:r w:rsidR="00432AEE">
        <w:rPr>
          <w:rFonts w:cs="B Nazanin" w:hint="cs"/>
          <w:sz w:val="28"/>
          <w:szCs w:val="28"/>
          <w:rtl/>
          <w:lang w:bidi="fa-IR"/>
        </w:rPr>
        <w:t>به مدد و پشتوان</w:t>
      </w:r>
      <w:ins w:id="1927" w:author="Shokri" w:date="2019-11-10T00:53:00Z">
        <w:r w:rsidR="00F2519F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928" w:author="Shokri" w:date="2019-11-10T00:53:00Z">
        <w:r w:rsidR="00432AEE" w:rsidDel="00F2519F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="00432AEE">
        <w:rPr>
          <w:rFonts w:cs="B Nazanin" w:hint="cs"/>
          <w:sz w:val="28"/>
          <w:szCs w:val="28"/>
          <w:rtl/>
          <w:lang w:bidi="fa-IR"/>
        </w:rPr>
        <w:t xml:space="preserve"> حمایت</w:t>
      </w:r>
      <w:ins w:id="1929" w:author="Shokri" w:date="2019-11-10T00:53:00Z">
        <w:r w:rsidR="00F2519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930" w:author="Shokri" w:date="2019-11-10T00:53:00Z">
        <w:r w:rsidR="00432AEE" w:rsidDel="00F2519F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432AEE">
        <w:rPr>
          <w:rFonts w:cs="B Nazanin" w:hint="cs"/>
          <w:sz w:val="28"/>
          <w:szCs w:val="28"/>
          <w:rtl/>
          <w:lang w:bidi="fa-IR"/>
        </w:rPr>
        <w:t>های فکری و مالی رسانه</w:t>
      </w:r>
      <w:ins w:id="1931" w:author="Shokri" w:date="2019-11-10T00:53:00Z">
        <w:r w:rsidR="00F2519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932" w:author="Shokri" w:date="2019-11-10T00:53:00Z">
        <w:r w:rsidR="00432AEE" w:rsidDel="00F2519F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432AEE">
        <w:rPr>
          <w:rFonts w:cs="B Nazanin" w:hint="cs"/>
          <w:sz w:val="28"/>
          <w:szCs w:val="28"/>
          <w:rtl/>
          <w:lang w:bidi="fa-IR"/>
        </w:rPr>
        <w:t>های ت</w:t>
      </w:r>
      <w:ins w:id="1933" w:author="Shokri" w:date="2019-11-10T00:53:00Z">
        <w:r w:rsidR="00F2519F">
          <w:rPr>
            <w:rFonts w:cs="B Nazanin" w:hint="cs"/>
            <w:sz w:val="28"/>
            <w:szCs w:val="28"/>
            <w:rtl/>
            <w:lang w:bidi="fa-IR"/>
          </w:rPr>
          <w:t>أ</w:t>
        </w:r>
      </w:ins>
      <w:del w:id="1934" w:author="Shokri" w:date="2019-11-10T00:53:00Z">
        <w:r w:rsidR="00432AEE" w:rsidDel="00F2519F">
          <w:rPr>
            <w:rFonts w:cs="B Nazanin" w:hint="cs"/>
            <w:sz w:val="28"/>
            <w:szCs w:val="28"/>
            <w:rtl/>
            <w:lang w:bidi="fa-IR"/>
          </w:rPr>
          <w:delText>ا</w:delText>
        </w:r>
      </w:del>
      <w:r w:rsidR="00432AEE">
        <w:rPr>
          <w:rFonts w:cs="B Nazanin" w:hint="cs"/>
          <w:sz w:val="28"/>
          <w:szCs w:val="28"/>
          <w:rtl/>
          <w:lang w:bidi="fa-IR"/>
        </w:rPr>
        <w:t>سیس</w:t>
      </w:r>
      <w:ins w:id="1935" w:author="Shokri" w:date="2019-11-10T00:54:00Z">
        <w:r w:rsidR="00F2519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936" w:author="Shokri" w:date="2019-11-10T00:53:00Z">
        <w:r w:rsidR="00432AEE" w:rsidDel="00F2519F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432AEE">
        <w:rPr>
          <w:rFonts w:cs="B Nazanin" w:hint="cs"/>
          <w:sz w:val="28"/>
          <w:szCs w:val="28"/>
          <w:rtl/>
          <w:lang w:bidi="fa-IR"/>
        </w:rPr>
        <w:t>شده با اهداف خاص</w:t>
      </w:r>
      <w:ins w:id="1937" w:author="Shokri" w:date="2019-11-10T00:54:00Z">
        <w:r w:rsidR="00F2519F">
          <w:rPr>
            <w:rFonts w:cs="B Nazanin" w:hint="cs"/>
            <w:sz w:val="28"/>
            <w:szCs w:val="28"/>
            <w:rtl/>
            <w:lang w:bidi="fa-IR"/>
          </w:rPr>
          <w:t>،</w:t>
        </w:r>
      </w:ins>
      <w:r w:rsidR="00432AEE">
        <w:rPr>
          <w:rFonts w:cs="B Nazanin" w:hint="cs"/>
          <w:sz w:val="28"/>
          <w:szCs w:val="28"/>
          <w:rtl/>
          <w:lang w:bidi="fa-IR"/>
        </w:rPr>
        <w:t xml:space="preserve"> قوی</w:t>
      </w:r>
      <w:ins w:id="1938" w:author="Shokri" w:date="2019-11-10T00:54:00Z">
        <w:r w:rsidR="00F2519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939" w:author="Shokri" w:date="2019-11-10T00:54:00Z">
        <w:r w:rsidR="00432AEE" w:rsidDel="00F2519F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432AEE">
        <w:rPr>
          <w:rFonts w:cs="B Nazanin" w:hint="cs"/>
          <w:sz w:val="28"/>
          <w:szCs w:val="28"/>
          <w:rtl/>
          <w:lang w:bidi="fa-IR"/>
        </w:rPr>
        <w:t>ترین ابزار نفوذ سیاسی ب</w:t>
      </w:r>
      <w:ins w:id="1940" w:author="Shokri" w:date="2019-11-10T00:54:00Z">
        <w:r w:rsidR="00F2519F">
          <w:rPr>
            <w:rFonts w:cs="B Nazanin" w:hint="cs"/>
            <w:sz w:val="28"/>
            <w:szCs w:val="28"/>
            <w:rtl/>
            <w:lang w:bidi="fa-IR"/>
          </w:rPr>
          <w:t xml:space="preserve">ه </w:t>
        </w:r>
      </w:ins>
      <w:r w:rsidR="00432AEE">
        <w:rPr>
          <w:rFonts w:cs="B Nazanin" w:hint="cs"/>
          <w:sz w:val="28"/>
          <w:szCs w:val="28"/>
          <w:rtl/>
          <w:lang w:bidi="fa-IR"/>
        </w:rPr>
        <w:t>شمار می</w:t>
      </w:r>
      <w:ins w:id="1941" w:author="Shokri" w:date="2019-11-10T00:54:00Z">
        <w:r w:rsidR="00F2519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942" w:author="Shokri" w:date="2019-11-10T00:54:00Z">
        <w:r w:rsidR="00432AEE" w:rsidDel="00F2519F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432AEE">
        <w:rPr>
          <w:rFonts w:cs="B Nazanin" w:hint="cs"/>
          <w:sz w:val="28"/>
          <w:szCs w:val="28"/>
          <w:rtl/>
          <w:lang w:bidi="fa-IR"/>
        </w:rPr>
        <w:t>روند.</w:t>
      </w:r>
      <w:del w:id="1943" w:author="Shokri" w:date="2019-11-10T01:56:00Z">
        <w:r w:rsidR="00432AEE" w:rsidDel="007C3FA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مت</w:t>
      </w:r>
      <w:ins w:id="1944" w:author="Shokri" w:date="2019-11-10T00:55:00Z">
        <w:r w:rsidR="0010346D">
          <w:rPr>
            <w:rFonts w:cs="B Nazanin" w:hint="cs"/>
            <w:sz w:val="28"/>
            <w:szCs w:val="28"/>
            <w:rtl/>
            <w:lang w:bidi="fa-IR"/>
          </w:rPr>
          <w:t>أ</w:t>
        </w:r>
      </w:ins>
      <w:del w:id="1945" w:author="Shokri" w:date="2019-11-10T00:55:00Z">
        <w:r w:rsidR="00D30A41" w:rsidRPr="00EE4024" w:rsidDel="0010346D">
          <w:rPr>
            <w:rFonts w:cs="B Nazanin" w:hint="cs"/>
            <w:sz w:val="28"/>
            <w:szCs w:val="28"/>
            <w:rtl/>
            <w:lang w:bidi="fa-IR"/>
          </w:rPr>
          <w:delText>ا</w:delText>
        </w:r>
      </w:del>
      <w:r w:rsidR="00D30A41" w:rsidRPr="00EE4024">
        <w:rPr>
          <w:rFonts w:cs="B Nazanin" w:hint="cs"/>
          <w:sz w:val="28"/>
          <w:szCs w:val="28"/>
          <w:rtl/>
          <w:lang w:bidi="fa-IR"/>
        </w:rPr>
        <w:t>سفانه اکثریت روس</w:t>
      </w:r>
      <w:ins w:id="1946" w:author="Shokri" w:date="2019-11-10T00:55:00Z">
        <w:r w:rsidR="0010346D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947" w:author="Shokri" w:date="2019-11-10T00:55:00Z">
        <w:r w:rsidR="00D30A41" w:rsidRPr="00EE4024" w:rsidDel="0010346D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 w:hint="cs"/>
          <w:sz w:val="28"/>
          <w:szCs w:val="28"/>
          <w:rtl/>
          <w:lang w:bidi="fa-IR"/>
        </w:rPr>
        <w:t xml:space="preserve">زبان منفعل و </w:t>
      </w:r>
      <w:r w:rsidR="00D30A41" w:rsidRPr="00EE4024">
        <w:rPr>
          <w:rFonts w:cs="B Nazanin"/>
          <w:sz w:val="28"/>
          <w:szCs w:val="28"/>
          <w:rtl/>
          <w:lang w:bidi="fa-IR"/>
        </w:rPr>
        <w:t>غ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432AEE">
        <w:rPr>
          <w:rFonts w:cs="B Nazanin" w:hint="cs"/>
          <w:sz w:val="28"/>
          <w:szCs w:val="28"/>
          <w:rtl/>
          <w:lang w:bidi="fa-IR"/>
        </w:rPr>
        <w:t>ر</w:t>
      </w:r>
      <w:del w:id="1948" w:author="Shokri" w:date="2019-11-10T00:55:00Z">
        <w:r w:rsidR="00432AEE" w:rsidDel="0010346D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432AEE">
        <w:rPr>
          <w:rFonts w:cs="B Nazanin" w:hint="cs"/>
          <w:sz w:val="28"/>
          <w:szCs w:val="28"/>
          <w:rtl/>
          <w:lang w:bidi="fa-IR"/>
        </w:rPr>
        <w:t>متحد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 xml:space="preserve"> </w:t>
      </w:r>
      <w:r w:rsidR="00432AEE">
        <w:rPr>
          <w:rFonts w:cs="B Nazanin"/>
          <w:sz w:val="28"/>
          <w:szCs w:val="28"/>
          <w:rtl/>
          <w:lang w:bidi="fa-IR"/>
        </w:rPr>
        <w:t>بدون</w:t>
      </w:r>
      <w:r w:rsidR="00432AEE">
        <w:rPr>
          <w:rFonts w:cs="B Nazanin" w:hint="cs"/>
          <w:sz w:val="28"/>
          <w:szCs w:val="28"/>
          <w:rtl/>
          <w:lang w:bidi="fa-IR"/>
        </w:rPr>
        <w:t xml:space="preserve"> داشتن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چشم</w:t>
      </w:r>
      <w:ins w:id="1949" w:author="Shokri" w:date="2019-11-10T00:55:00Z">
        <w:r w:rsidR="0010346D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950" w:author="Shokri" w:date="2019-11-10T00:55:00Z">
        <w:r w:rsidR="00D30A41" w:rsidRPr="00EE4024" w:rsidDel="0010346D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 xml:space="preserve">انداز </w:t>
      </w:r>
      <w:r w:rsidR="00432AEE">
        <w:rPr>
          <w:rFonts w:cs="B Nazanin" w:hint="cs"/>
          <w:sz w:val="28"/>
          <w:szCs w:val="28"/>
          <w:rtl/>
          <w:lang w:bidi="fa-IR"/>
        </w:rPr>
        <w:t>مشخص اجتماعی- سیاسی و اقتصادی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 xml:space="preserve"> نمی</w:t>
      </w:r>
      <w:ins w:id="1951" w:author="Shokri" w:date="2019-11-10T00:55:00Z">
        <w:r w:rsidR="0010346D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952" w:author="Shokri" w:date="2019-11-10T00:55:00Z">
        <w:r w:rsidR="00D30A41" w:rsidRPr="00EE4024" w:rsidDel="0010346D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D30A41" w:rsidRPr="00EE4024">
        <w:rPr>
          <w:rFonts w:cs="B Nazanin" w:hint="cs"/>
          <w:sz w:val="28"/>
          <w:szCs w:val="28"/>
          <w:rtl/>
          <w:lang w:bidi="fa-IR"/>
        </w:rPr>
        <w:t>تواند با این ابزار مقابله کند.</w:t>
      </w:r>
    </w:p>
    <w:p w:rsidR="00D30A41" w:rsidRPr="00EE4024" w:rsidRDefault="00432AEE" w:rsidP="00D30A41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نقط</w:t>
      </w:r>
      <w:ins w:id="1953" w:author="Shokri" w:date="2019-11-10T00:55:00Z">
        <w:r w:rsidR="0010346D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954" w:author="Shokri" w:date="2019-11-10T00:55:00Z">
        <w:r w:rsidDel="0010346D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قوت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</w:t>
      </w:r>
      <w:ins w:id="1955" w:author="Shokri" w:date="2019-11-10T00:55:00Z">
        <w:r w:rsidR="0010346D">
          <w:rPr>
            <w:rFonts w:cs="B Nazanin" w:hint="cs"/>
            <w:sz w:val="28"/>
            <w:szCs w:val="28"/>
            <w:rtl/>
            <w:lang w:bidi="fa-IR"/>
          </w:rPr>
          <w:t>«</w:t>
        </w:r>
      </w:ins>
      <w:del w:id="1956" w:author="Shokri" w:date="2019-11-10T00:55:00Z">
        <w:r w:rsidR="00D30A41" w:rsidRPr="00EE4024" w:rsidDel="0010346D">
          <w:rPr>
            <w:rFonts w:cs="B Nazanin"/>
            <w:sz w:val="28"/>
            <w:szCs w:val="28"/>
            <w:rtl/>
            <w:lang w:bidi="fa-IR"/>
          </w:rPr>
          <w:delText>"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قدرت نرم</w:t>
      </w:r>
      <w:ins w:id="1957" w:author="Shokri" w:date="2019-11-10T00:55:00Z">
        <w:r w:rsidR="0010346D">
          <w:rPr>
            <w:rFonts w:cs="B Nazanin" w:hint="cs"/>
            <w:sz w:val="28"/>
            <w:szCs w:val="28"/>
            <w:rtl/>
            <w:lang w:bidi="fa-IR"/>
          </w:rPr>
          <w:t>»</w:t>
        </w:r>
      </w:ins>
      <w:del w:id="1958" w:author="Shokri" w:date="2019-11-10T00:55:00Z">
        <w:r w:rsidR="00D30A41" w:rsidRPr="00EE4024" w:rsidDel="0010346D">
          <w:rPr>
            <w:rFonts w:cs="B Nazanin"/>
            <w:sz w:val="28"/>
            <w:szCs w:val="28"/>
            <w:rtl/>
            <w:lang w:bidi="fa-IR"/>
          </w:rPr>
          <w:delText>"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 xml:space="preserve"> روس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ه</w:t>
      </w:r>
      <w:r>
        <w:rPr>
          <w:rFonts w:cs="B Nazanin"/>
          <w:sz w:val="28"/>
          <w:szCs w:val="28"/>
          <w:rtl/>
          <w:lang w:bidi="fa-IR"/>
        </w:rPr>
        <w:t xml:space="preserve"> در</w:t>
      </w:r>
      <w:ins w:id="1959" w:author="Shokri" w:date="2019-11-10T00:55:00Z">
        <w:r w:rsidR="0010346D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>
        <w:rPr>
          <w:rFonts w:cs="B Nazanin" w:hint="cs"/>
          <w:sz w:val="28"/>
          <w:szCs w:val="28"/>
          <w:rtl/>
          <w:lang w:bidi="fa-IR"/>
        </w:rPr>
        <w:t>قرقیزستان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</w:t>
      </w:r>
      <w:del w:id="1960" w:author="Shokri" w:date="2019-11-10T00:55:00Z">
        <w:r w:rsidR="00D30A41" w:rsidRPr="00EE4024" w:rsidDel="0010346D">
          <w:rPr>
            <w:rFonts w:cs="B Nazanin"/>
            <w:sz w:val="28"/>
            <w:szCs w:val="28"/>
            <w:rtl/>
            <w:lang w:bidi="fa-IR"/>
          </w:rPr>
          <w:delText>(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مانند سا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ر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نقاط آس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ا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مرکز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del w:id="1961" w:author="Shokri" w:date="2019-11-10T00:55:00Z">
        <w:r w:rsidR="00D30A41" w:rsidRPr="00EE4024" w:rsidDel="0010346D">
          <w:rPr>
            <w:rFonts w:cs="B Nazanin"/>
            <w:sz w:val="28"/>
            <w:szCs w:val="28"/>
            <w:rtl/>
            <w:lang w:bidi="fa-IR"/>
          </w:rPr>
          <w:delText>)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 xml:space="preserve"> هم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شه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بر</w:t>
      </w:r>
      <w:del w:id="1962" w:author="Shokri" w:date="2019-11-10T00:55:00Z">
        <w:r w:rsidR="00D30A41" w:rsidRPr="00EE4024" w:rsidDel="0010346D">
          <w:rPr>
            <w:rFonts w:cs="B Nazanin"/>
            <w:sz w:val="28"/>
            <w:szCs w:val="28"/>
            <w:rtl/>
            <w:lang w:bidi="fa-IR"/>
          </w:rPr>
          <w:delText xml:space="preserve"> رو</w:delText>
        </w:r>
        <w:r w:rsidR="00D30A41" w:rsidRPr="00EE4024" w:rsidDel="0010346D">
          <w:rPr>
            <w:rFonts w:cs="B Nazanin" w:hint="cs"/>
            <w:sz w:val="28"/>
            <w:szCs w:val="28"/>
            <w:rtl/>
            <w:lang w:bidi="fa-IR"/>
          </w:rPr>
          <w:delText>ی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 xml:space="preserve"> پروژ</w:t>
      </w:r>
      <w:ins w:id="1963" w:author="Shokri" w:date="2019-11-10T00:56:00Z">
        <w:r w:rsidR="0010346D">
          <w:rPr>
            <w:rFonts w:cs="B Nazanin" w:hint="cs"/>
            <w:sz w:val="28"/>
            <w:szCs w:val="28"/>
            <w:rtl/>
            <w:lang w:bidi="fa-IR"/>
          </w:rPr>
          <w:t xml:space="preserve">ۀ </w:t>
        </w:r>
      </w:ins>
      <w:del w:id="1964" w:author="Shokri" w:date="2019-11-10T00:56:00Z">
        <w:r w:rsidR="00D30A41" w:rsidRPr="00EE4024" w:rsidDel="0010346D">
          <w:rPr>
            <w:rFonts w:cs="B Nazanin"/>
            <w:sz w:val="28"/>
            <w:szCs w:val="28"/>
            <w:rtl/>
            <w:lang w:bidi="fa-IR"/>
          </w:rPr>
          <w:delText xml:space="preserve">ه </w:delText>
        </w:r>
      </w:del>
      <w:r w:rsidR="00D30A41" w:rsidRPr="00EE4024">
        <w:rPr>
          <w:rFonts w:cs="B Nazanin"/>
          <w:sz w:val="28"/>
          <w:szCs w:val="28"/>
          <w:rtl/>
          <w:lang w:bidi="fa-IR"/>
        </w:rPr>
        <w:t>مدرن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زاس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ون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اجتماع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و تکنولوژ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 w:hint="eastAsia"/>
          <w:sz w:val="28"/>
          <w:szCs w:val="28"/>
          <w:rtl/>
          <w:lang w:bidi="fa-IR"/>
        </w:rPr>
        <w:t>ک</w:t>
      </w:r>
      <w:r w:rsidR="00D30A41" w:rsidRPr="00EE4024">
        <w:rPr>
          <w:rFonts w:cs="B Nazanin" w:hint="cs"/>
          <w:sz w:val="28"/>
          <w:szCs w:val="28"/>
          <w:rtl/>
          <w:lang w:bidi="fa-IR"/>
        </w:rPr>
        <w:t>ی</w:t>
      </w:r>
      <w:r w:rsidR="00D30A41" w:rsidRPr="00EE4024">
        <w:rPr>
          <w:rFonts w:cs="B Nazanin"/>
          <w:sz w:val="28"/>
          <w:szCs w:val="28"/>
          <w:rtl/>
          <w:lang w:bidi="fa-IR"/>
        </w:rPr>
        <w:t xml:space="preserve"> استوار </w:t>
      </w:r>
      <w:r>
        <w:rPr>
          <w:rFonts w:cs="B Nazanin" w:hint="cs"/>
          <w:sz w:val="28"/>
          <w:szCs w:val="28"/>
          <w:rtl/>
          <w:lang w:bidi="fa-IR"/>
        </w:rPr>
        <w:t xml:space="preserve">بوده </w:t>
      </w:r>
      <w:r w:rsidR="00D30A41" w:rsidRPr="00EE4024">
        <w:rPr>
          <w:rFonts w:cs="B Nazanin"/>
          <w:sz w:val="28"/>
          <w:szCs w:val="28"/>
          <w:rtl/>
          <w:lang w:bidi="fa-IR"/>
        </w:rPr>
        <w:t>است.</w:t>
      </w:r>
    </w:p>
    <w:p w:rsidR="00D30A41" w:rsidRPr="00EE4024" w:rsidRDefault="00D30A41" w:rsidP="00D30A41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EE4024">
        <w:rPr>
          <w:rFonts w:cs="B Nazanin"/>
          <w:sz w:val="28"/>
          <w:szCs w:val="28"/>
          <w:rtl/>
          <w:lang w:bidi="fa-IR"/>
        </w:rPr>
        <w:t>م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خائ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ل</w:t>
      </w:r>
      <w:r w:rsidRPr="00EE4024">
        <w:rPr>
          <w:rFonts w:cs="B Nazanin"/>
          <w:sz w:val="28"/>
          <w:szCs w:val="28"/>
          <w:rtl/>
          <w:lang w:bidi="fa-IR"/>
        </w:rPr>
        <w:t xml:space="preserve"> اسکوبلف، زمان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="00432AEE">
        <w:rPr>
          <w:rFonts w:cs="B Nazanin"/>
          <w:sz w:val="28"/>
          <w:szCs w:val="28"/>
          <w:rtl/>
          <w:lang w:bidi="fa-IR"/>
        </w:rPr>
        <w:t xml:space="preserve"> ک</w:t>
      </w:r>
      <w:r w:rsidR="00432AEE">
        <w:rPr>
          <w:rFonts w:cs="B Nazanin" w:hint="cs"/>
          <w:sz w:val="28"/>
          <w:szCs w:val="28"/>
          <w:rtl/>
          <w:lang w:bidi="fa-IR"/>
        </w:rPr>
        <w:t>ه</w:t>
      </w:r>
      <w:r w:rsidRPr="00EE4024">
        <w:rPr>
          <w:rFonts w:cs="B Nazanin"/>
          <w:sz w:val="28"/>
          <w:szCs w:val="28"/>
          <w:rtl/>
          <w:lang w:bidi="fa-IR"/>
        </w:rPr>
        <w:t xml:space="preserve"> فرماندار فرغانه بود</w:t>
      </w:r>
      <w:r w:rsidR="00C94296">
        <w:rPr>
          <w:rFonts w:cs="B Nazanin" w:hint="cs"/>
          <w:sz w:val="28"/>
          <w:szCs w:val="28"/>
          <w:rtl/>
          <w:lang w:bidi="fa-IR"/>
        </w:rPr>
        <w:t>ه</w:t>
      </w:r>
      <w:r w:rsidRPr="00EE4024">
        <w:rPr>
          <w:rFonts w:cs="B Nazanin"/>
          <w:sz w:val="28"/>
          <w:szCs w:val="28"/>
          <w:rtl/>
          <w:lang w:bidi="fa-IR"/>
        </w:rPr>
        <w:t xml:space="preserve">، در 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ادداشت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و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ژه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>در</w:t>
      </w:r>
      <w:r w:rsidRPr="00EE4024">
        <w:rPr>
          <w:rFonts w:cs="B Nazanin"/>
          <w:sz w:val="28"/>
          <w:szCs w:val="28"/>
          <w:rtl/>
          <w:lang w:bidi="fa-IR"/>
        </w:rPr>
        <w:t xml:space="preserve"> سال 1876، گزارش داد: </w:t>
      </w:r>
      <w:ins w:id="1965" w:author="Shokri" w:date="2019-11-10T00:56:00Z">
        <w:r w:rsidR="0010346D">
          <w:rPr>
            <w:rFonts w:cs="B Nazanin" w:hint="cs"/>
            <w:sz w:val="28"/>
            <w:szCs w:val="28"/>
            <w:rtl/>
            <w:lang w:bidi="fa-IR"/>
          </w:rPr>
          <w:t>«</w:t>
        </w:r>
      </w:ins>
      <w:del w:id="1966" w:author="Shokri" w:date="2019-11-10T00:56:00Z">
        <w:r w:rsidRPr="00EE4024" w:rsidDel="0010346D">
          <w:rPr>
            <w:rFonts w:cs="B Nazanin"/>
            <w:sz w:val="28"/>
            <w:szCs w:val="28"/>
            <w:rtl/>
            <w:lang w:bidi="fa-IR"/>
          </w:rPr>
          <w:delText>"</w:delText>
        </w:r>
      </w:del>
      <w:r w:rsidRPr="00EE4024">
        <w:rPr>
          <w:rFonts w:cs="B Nazanin"/>
          <w:sz w:val="28"/>
          <w:szCs w:val="28"/>
          <w:rtl/>
          <w:lang w:bidi="fa-IR"/>
        </w:rPr>
        <w:t>منطق</w:t>
      </w:r>
      <w:ins w:id="1967" w:author="Shokri" w:date="2019-11-10T00:56:00Z">
        <w:r w:rsidR="0010346D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968" w:author="Shokri" w:date="2019-11-10T00:56:00Z">
        <w:r w:rsidRPr="00EE4024" w:rsidDel="0010346D">
          <w:rPr>
            <w:rFonts w:cs="B Nazanin"/>
            <w:sz w:val="28"/>
            <w:szCs w:val="28"/>
            <w:rtl/>
            <w:lang w:bidi="fa-IR"/>
          </w:rPr>
          <w:delText>ه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ترکستان </w:t>
      </w:r>
      <w:r w:rsidRPr="00EE4024">
        <w:rPr>
          <w:rFonts w:cs="B Nazanin" w:hint="cs"/>
          <w:sz w:val="28"/>
          <w:szCs w:val="28"/>
          <w:rtl/>
          <w:lang w:bidi="fa-IR"/>
        </w:rPr>
        <w:t>طی ده</w:t>
      </w:r>
      <w:ins w:id="1969" w:author="Shokri" w:date="2019-11-10T00:56:00Z">
        <w:r w:rsidR="0010346D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970" w:author="Shokri" w:date="2019-11-10T00:56:00Z">
        <w:r w:rsidRPr="00EE4024" w:rsidDel="0010346D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Pr="00EE4024">
        <w:rPr>
          <w:rFonts w:cs="B Nazanin" w:hint="cs"/>
          <w:sz w:val="28"/>
          <w:szCs w:val="28"/>
          <w:rtl/>
          <w:lang w:bidi="fa-IR"/>
        </w:rPr>
        <w:t xml:space="preserve"> اخیر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>به</w:t>
      </w:r>
      <w:ins w:id="1971" w:author="Shokri" w:date="2019-11-10T00:56:00Z">
        <w:r w:rsidR="0010346D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972" w:author="Shokri" w:date="2019-11-10T00:56:00Z">
        <w:r w:rsidRPr="00EE4024" w:rsidDel="0010346D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  <w:lang w:bidi="fa-IR"/>
        </w:rPr>
        <w:t xml:space="preserve">دلیل </w:t>
      </w:r>
      <w:r w:rsidR="00432AEE">
        <w:rPr>
          <w:rFonts w:cs="B Nazanin" w:hint="cs"/>
          <w:sz w:val="28"/>
          <w:szCs w:val="28"/>
          <w:rtl/>
          <w:lang w:bidi="fa-IR"/>
        </w:rPr>
        <w:t>خوش</w:t>
      </w:r>
      <w:ins w:id="1973" w:author="Shokri" w:date="2019-11-10T00:56:00Z">
        <w:r w:rsidR="0010346D">
          <w:rPr>
            <w:rFonts w:cs="B Nazanin" w:hint="cs"/>
            <w:sz w:val="28"/>
            <w:szCs w:val="28"/>
            <w:rtl/>
            <w:lang w:bidi="fa-IR"/>
          </w:rPr>
          <w:t>‌</w:t>
        </w:r>
      </w:ins>
      <w:r w:rsidR="00432AEE">
        <w:rPr>
          <w:rFonts w:cs="B Nazanin" w:hint="cs"/>
          <w:sz w:val="28"/>
          <w:szCs w:val="28"/>
          <w:rtl/>
          <w:lang w:bidi="fa-IR"/>
        </w:rPr>
        <w:t>مرامی و نیات خیرخواهان</w:t>
      </w:r>
      <w:ins w:id="1974" w:author="Shokri" w:date="2019-11-10T00:56:00Z">
        <w:r w:rsidR="0010346D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975" w:author="Shokri" w:date="2019-11-10T00:56:00Z">
        <w:r w:rsidR="00432AEE" w:rsidDel="0010346D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="00432AEE">
        <w:rPr>
          <w:rFonts w:cs="B Nazanin" w:hint="cs"/>
          <w:sz w:val="28"/>
          <w:szCs w:val="28"/>
          <w:rtl/>
          <w:lang w:bidi="fa-IR"/>
        </w:rPr>
        <w:t xml:space="preserve"> مردمانش پابرجا مانده است</w:t>
      </w:r>
      <w:ins w:id="1976" w:author="Shokri" w:date="2019-11-10T00:56:00Z">
        <w:r w:rsidR="0010346D">
          <w:rPr>
            <w:rFonts w:cs="B Nazanin" w:hint="cs"/>
            <w:sz w:val="28"/>
            <w:szCs w:val="28"/>
            <w:rtl/>
            <w:lang w:bidi="fa-IR"/>
          </w:rPr>
          <w:t>،</w:t>
        </w:r>
      </w:ins>
      <w:r w:rsidR="00432AEE">
        <w:rPr>
          <w:rFonts w:cs="B Nazanin" w:hint="cs"/>
          <w:sz w:val="28"/>
          <w:szCs w:val="28"/>
          <w:rtl/>
          <w:lang w:bidi="fa-IR"/>
        </w:rPr>
        <w:t xml:space="preserve"> نه با زور نیروی نظامی</w:t>
      </w:r>
      <w:ins w:id="1977" w:author="Shokri" w:date="2019-11-10T01:56:00Z">
        <w:r w:rsidR="007C3FA9">
          <w:rPr>
            <w:rFonts w:cs="B Nazanin" w:hint="cs"/>
            <w:sz w:val="28"/>
            <w:szCs w:val="28"/>
            <w:rtl/>
            <w:lang w:bidi="fa-IR"/>
          </w:rPr>
          <w:t>»</w:t>
        </w:r>
      </w:ins>
      <w:r w:rsidR="00432AEE">
        <w:rPr>
          <w:rFonts w:cs="B Nazanin" w:hint="cs"/>
          <w:sz w:val="28"/>
          <w:szCs w:val="28"/>
          <w:rtl/>
          <w:lang w:bidi="fa-IR"/>
        </w:rPr>
        <w:t>.</w:t>
      </w:r>
    </w:p>
    <w:p w:rsidR="00D30A41" w:rsidRPr="00E02393" w:rsidRDefault="00D30A41" w:rsidP="0082055A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E02393">
        <w:rPr>
          <w:rFonts w:cs="B Nazanin"/>
          <w:sz w:val="28"/>
          <w:szCs w:val="28"/>
          <w:rtl/>
          <w:lang w:bidi="fa-IR"/>
        </w:rPr>
        <w:lastRenderedPageBreak/>
        <w:t xml:space="preserve">در قرن نوزدهم، </w:t>
      </w:r>
      <w:ins w:id="1978" w:author="Shokri" w:date="2019-11-10T00:56:00Z">
        <w:r w:rsidR="0010346D">
          <w:rPr>
            <w:rFonts w:cs="B Nazanin" w:hint="cs"/>
            <w:sz w:val="28"/>
            <w:szCs w:val="28"/>
            <w:rtl/>
            <w:lang w:bidi="fa-IR"/>
          </w:rPr>
          <w:t>«</w:t>
        </w:r>
      </w:ins>
      <w:del w:id="1979" w:author="Shokri" w:date="2019-11-10T00:56:00Z">
        <w:r w:rsidRPr="00E02393" w:rsidDel="0010346D">
          <w:rPr>
            <w:rFonts w:cs="B Nazanin"/>
            <w:sz w:val="28"/>
            <w:szCs w:val="28"/>
            <w:rtl/>
            <w:lang w:bidi="fa-IR"/>
          </w:rPr>
          <w:delText>"</w:delText>
        </w:r>
      </w:del>
      <w:r w:rsidRPr="00E02393">
        <w:rPr>
          <w:rFonts w:cs="B Nazanin"/>
          <w:sz w:val="28"/>
          <w:szCs w:val="28"/>
          <w:rtl/>
          <w:lang w:bidi="fa-IR"/>
        </w:rPr>
        <w:t>قدرت نرم</w:t>
      </w:r>
      <w:ins w:id="1980" w:author="Shokri" w:date="2019-11-10T00:56:00Z">
        <w:r w:rsidR="0010346D">
          <w:rPr>
            <w:rFonts w:cs="B Nazanin" w:hint="cs"/>
            <w:sz w:val="28"/>
            <w:szCs w:val="28"/>
            <w:rtl/>
            <w:lang w:bidi="fa-IR"/>
          </w:rPr>
          <w:t>»</w:t>
        </w:r>
      </w:ins>
      <w:del w:id="1981" w:author="Shokri" w:date="2019-11-10T00:56:00Z">
        <w:r w:rsidRPr="00E02393" w:rsidDel="0010346D">
          <w:rPr>
            <w:rFonts w:cs="B Nazanin"/>
            <w:sz w:val="28"/>
            <w:szCs w:val="28"/>
            <w:rtl/>
            <w:lang w:bidi="fa-IR"/>
          </w:rPr>
          <w:delText>"</w:delText>
        </w:r>
      </w:del>
      <w:r w:rsidRPr="00E02393">
        <w:rPr>
          <w:rFonts w:cs="B Nazanin"/>
          <w:sz w:val="28"/>
          <w:szCs w:val="28"/>
          <w:rtl/>
          <w:lang w:bidi="fa-IR"/>
        </w:rPr>
        <w:t xml:space="preserve"> روس</w:t>
      </w:r>
      <w:r w:rsidRPr="00E02393">
        <w:rPr>
          <w:rFonts w:cs="B Nazanin" w:hint="cs"/>
          <w:sz w:val="28"/>
          <w:szCs w:val="28"/>
          <w:rtl/>
          <w:lang w:bidi="fa-IR"/>
        </w:rPr>
        <w:t>ی</w:t>
      </w:r>
      <w:r w:rsidRPr="00E02393">
        <w:rPr>
          <w:rFonts w:cs="B Nazanin" w:hint="eastAsia"/>
          <w:sz w:val="28"/>
          <w:szCs w:val="28"/>
          <w:rtl/>
          <w:lang w:bidi="fa-IR"/>
        </w:rPr>
        <w:t>ه</w:t>
      </w:r>
      <w:r w:rsidRPr="00E02393">
        <w:rPr>
          <w:rFonts w:cs="B Nazanin"/>
          <w:sz w:val="28"/>
          <w:szCs w:val="28"/>
          <w:rtl/>
          <w:lang w:bidi="fa-IR"/>
        </w:rPr>
        <w:t xml:space="preserve"> </w:t>
      </w:r>
      <w:r w:rsidR="0082055A" w:rsidRPr="00E02393">
        <w:rPr>
          <w:rFonts w:cs="B Nazanin" w:hint="cs"/>
          <w:sz w:val="28"/>
          <w:szCs w:val="28"/>
          <w:rtl/>
          <w:lang w:bidi="fa-IR"/>
        </w:rPr>
        <w:t xml:space="preserve"> در منطقه </w:t>
      </w:r>
      <w:r w:rsidR="00432AEE" w:rsidRPr="00E02393">
        <w:rPr>
          <w:rFonts w:cs="B Nazanin" w:hint="cs"/>
          <w:sz w:val="28"/>
          <w:szCs w:val="28"/>
          <w:rtl/>
          <w:lang w:bidi="fa-IR"/>
        </w:rPr>
        <w:t xml:space="preserve">متکی و مبتنی بر  ورود علم و پزشکی اروپایی بوده است. </w:t>
      </w:r>
      <w:r w:rsidRPr="00E02393">
        <w:rPr>
          <w:rFonts w:cs="B Nazanin" w:hint="cs"/>
          <w:sz w:val="28"/>
          <w:szCs w:val="28"/>
          <w:rtl/>
          <w:lang w:bidi="fa-IR"/>
        </w:rPr>
        <w:t>در آن زمان</w:t>
      </w:r>
      <w:r w:rsidRPr="00E02393">
        <w:rPr>
          <w:rFonts w:cs="B Nazanin"/>
          <w:sz w:val="28"/>
          <w:szCs w:val="28"/>
          <w:rtl/>
        </w:rPr>
        <w:t xml:space="preserve"> </w:t>
      </w:r>
      <w:r w:rsidR="00E02393" w:rsidRPr="00E02393">
        <w:rPr>
          <w:rFonts w:cs="B Nazanin" w:hint="cs"/>
          <w:sz w:val="28"/>
          <w:szCs w:val="28"/>
          <w:rtl/>
          <w:lang w:bidi="fa-IR"/>
        </w:rPr>
        <w:t>پیشران</w:t>
      </w:r>
      <w:ins w:id="1982" w:author="Shokri" w:date="2019-11-10T00:57:00Z">
        <w:r w:rsidR="002B6720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983" w:author="Shokri" w:date="2019-11-10T00:57:00Z">
        <w:r w:rsidR="00E02393" w:rsidRPr="00E02393" w:rsidDel="002B6720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E02393" w:rsidRPr="00E02393">
        <w:rPr>
          <w:rFonts w:cs="B Nazanin" w:hint="cs"/>
          <w:sz w:val="28"/>
          <w:szCs w:val="28"/>
          <w:rtl/>
          <w:lang w:bidi="fa-IR"/>
        </w:rPr>
        <w:t>های</w:t>
      </w:r>
      <w:r w:rsidR="00353DAE" w:rsidRPr="00E0239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02393">
        <w:rPr>
          <w:rFonts w:cs="B Nazanin"/>
          <w:sz w:val="28"/>
          <w:szCs w:val="28"/>
          <w:rtl/>
          <w:lang w:bidi="fa-IR"/>
        </w:rPr>
        <w:t>اجتماع</w:t>
      </w:r>
      <w:r w:rsidRPr="00E02393">
        <w:rPr>
          <w:rFonts w:cs="B Nazanin" w:hint="cs"/>
          <w:sz w:val="28"/>
          <w:szCs w:val="28"/>
          <w:rtl/>
          <w:lang w:bidi="fa-IR"/>
        </w:rPr>
        <w:t>ی</w:t>
      </w:r>
      <w:r w:rsidRPr="00E02393">
        <w:rPr>
          <w:rFonts w:cs="B Nazanin"/>
          <w:sz w:val="28"/>
          <w:szCs w:val="28"/>
          <w:rtl/>
          <w:lang w:bidi="fa-IR"/>
        </w:rPr>
        <w:t xml:space="preserve"> و س</w:t>
      </w:r>
      <w:r w:rsidRPr="00E02393">
        <w:rPr>
          <w:rFonts w:cs="B Nazanin" w:hint="cs"/>
          <w:sz w:val="28"/>
          <w:szCs w:val="28"/>
          <w:rtl/>
          <w:lang w:bidi="fa-IR"/>
        </w:rPr>
        <w:t>ی</w:t>
      </w:r>
      <w:r w:rsidRPr="00E02393">
        <w:rPr>
          <w:rFonts w:cs="B Nazanin" w:hint="eastAsia"/>
          <w:sz w:val="28"/>
          <w:szCs w:val="28"/>
          <w:rtl/>
          <w:lang w:bidi="fa-IR"/>
        </w:rPr>
        <w:t>ستم</w:t>
      </w:r>
      <w:r w:rsidRPr="00E02393">
        <w:rPr>
          <w:rFonts w:cs="B Nazanin"/>
          <w:sz w:val="28"/>
          <w:szCs w:val="28"/>
          <w:rtl/>
          <w:lang w:bidi="fa-IR"/>
        </w:rPr>
        <w:t xml:space="preserve"> دسترس</w:t>
      </w:r>
      <w:r w:rsidRPr="00E02393">
        <w:rPr>
          <w:rFonts w:cs="B Nazanin" w:hint="cs"/>
          <w:sz w:val="28"/>
          <w:szCs w:val="28"/>
          <w:rtl/>
          <w:lang w:bidi="fa-IR"/>
        </w:rPr>
        <w:t>ی</w:t>
      </w:r>
      <w:r w:rsidRPr="00E02393">
        <w:rPr>
          <w:rFonts w:cs="B Nazanin"/>
          <w:sz w:val="28"/>
          <w:szCs w:val="28"/>
          <w:rtl/>
          <w:lang w:bidi="fa-IR"/>
        </w:rPr>
        <w:t xml:space="preserve"> به عدالت، بدون </w:t>
      </w:r>
      <w:r w:rsidR="0082055A" w:rsidRPr="00E02393">
        <w:rPr>
          <w:rFonts w:cs="B Nazanin" w:hint="cs"/>
          <w:sz w:val="28"/>
          <w:szCs w:val="28"/>
          <w:rtl/>
          <w:lang w:bidi="fa-IR"/>
        </w:rPr>
        <w:t>تعلقات قبیله</w:t>
      </w:r>
      <w:ins w:id="1984" w:author="Shokri" w:date="2019-11-10T00:57:00Z">
        <w:r w:rsidR="002B6720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985" w:author="Shokri" w:date="2019-11-10T00:57:00Z">
        <w:r w:rsidR="0082055A" w:rsidRPr="00E02393" w:rsidDel="002B6720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82055A" w:rsidRPr="00E02393">
        <w:rPr>
          <w:rFonts w:cs="B Nazanin" w:hint="cs"/>
          <w:sz w:val="28"/>
          <w:szCs w:val="28"/>
          <w:rtl/>
          <w:lang w:bidi="fa-IR"/>
        </w:rPr>
        <w:t>ای و جایگاه اجتماعی</w:t>
      </w:r>
      <w:r w:rsidRPr="00E02393">
        <w:rPr>
          <w:rFonts w:cs="B Nazanin"/>
          <w:sz w:val="28"/>
          <w:szCs w:val="28"/>
          <w:rtl/>
          <w:lang w:bidi="fa-IR"/>
        </w:rPr>
        <w:t xml:space="preserve"> ا</w:t>
      </w:r>
      <w:r w:rsidRPr="00E02393">
        <w:rPr>
          <w:rFonts w:cs="B Nazanin" w:hint="cs"/>
          <w:sz w:val="28"/>
          <w:szCs w:val="28"/>
          <w:rtl/>
          <w:lang w:bidi="fa-IR"/>
        </w:rPr>
        <w:t>ی</w:t>
      </w:r>
      <w:r w:rsidRPr="00E02393">
        <w:rPr>
          <w:rFonts w:cs="B Nazanin" w:hint="eastAsia"/>
          <w:sz w:val="28"/>
          <w:szCs w:val="28"/>
          <w:rtl/>
          <w:lang w:bidi="fa-IR"/>
        </w:rPr>
        <w:t>جاد</w:t>
      </w:r>
      <w:r w:rsidRPr="00E02393">
        <w:rPr>
          <w:rFonts w:cs="B Nazanin"/>
          <w:sz w:val="28"/>
          <w:szCs w:val="28"/>
          <w:rtl/>
          <w:lang w:bidi="fa-IR"/>
        </w:rPr>
        <w:t xml:space="preserve"> شد</w:t>
      </w:r>
      <w:r w:rsidRPr="00E02393">
        <w:rPr>
          <w:rFonts w:cs="B Nazanin" w:hint="cs"/>
          <w:sz w:val="28"/>
          <w:szCs w:val="28"/>
          <w:rtl/>
          <w:lang w:bidi="fa-IR"/>
        </w:rPr>
        <w:t xml:space="preserve">. </w:t>
      </w:r>
      <w:r w:rsidRPr="00E02393">
        <w:rPr>
          <w:rFonts w:cs="B Nazanin"/>
          <w:sz w:val="28"/>
          <w:szCs w:val="28"/>
          <w:rtl/>
          <w:lang w:bidi="fa-IR"/>
        </w:rPr>
        <w:t>فن</w:t>
      </w:r>
      <w:del w:id="1986" w:author="Shokri" w:date="2019-11-10T00:57:00Z">
        <w:r w:rsidRPr="00E02393" w:rsidDel="002B6720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ins w:id="1987" w:author="Shokri" w:date="2019-11-10T00:57:00Z">
        <w:r w:rsidR="002B6720">
          <w:rPr>
            <w:rFonts w:cs="B Nazanin" w:hint="cs"/>
            <w:sz w:val="28"/>
            <w:szCs w:val="28"/>
            <w:rtl/>
            <w:lang w:bidi="fa-IR"/>
          </w:rPr>
          <w:t>ا</w:t>
        </w:r>
      </w:ins>
      <w:del w:id="1988" w:author="Shokri" w:date="2019-11-10T00:57:00Z">
        <w:r w:rsidRPr="00E02393" w:rsidDel="002B6720">
          <w:rPr>
            <w:rFonts w:cs="B Nazanin"/>
            <w:sz w:val="28"/>
            <w:szCs w:val="28"/>
            <w:rtl/>
            <w:lang w:bidi="fa-IR"/>
          </w:rPr>
          <w:delText>آ</w:delText>
        </w:r>
      </w:del>
      <w:r w:rsidRPr="00E02393">
        <w:rPr>
          <w:rFonts w:cs="B Nazanin"/>
          <w:sz w:val="28"/>
          <w:szCs w:val="28"/>
          <w:rtl/>
          <w:lang w:bidi="fa-IR"/>
        </w:rPr>
        <w:t>ور</w:t>
      </w:r>
      <w:r w:rsidRPr="00E02393">
        <w:rPr>
          <w:rFonts w:cs="B Nazanin" w:hint="cs"/>
          <w:sz w:val="28"/>
          <w:szCs w:val="28"/>
          <w:rtl/>
          <w:lang w:bidi="fa-IR"/>
        </w:rPr>
        <w:t>ی</w:t>
      </w:r>
      <w:ins w:id="1989" w:author="Shokri" w:date="2019-11-10T00:57:00Z">
        <w:r w:rsidR="002B6720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990" w:author="Shokri" w:date="2019-11-10T00:57:00Z">
        <w:r w:rsidRPr="00E02393" w:rsidDel="002B6720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02393">
        <w:rPr>
          <w:rFonts w:cs="B Nazanin"/>
          <w:sz w:val="28"/>
          <w:szCs w:val="28"/>
          <w:rtl/>
          <w:lang w:bidi="fa-IR"/>
        </w:rPr>
        <w:t>ها</w:t>
      </w:r>
      <w:r w:rsidRPr="00E02393">
        <w:rPr>
          <w:rFonts w:cs="B Nazanin" w:hint="cs"/>
          <w:sz w:val="28"/>
          <w:szCs w:val="28"/>
          <w:rtl/>
          <w:lang w:bidi="fa-IR"/>
        </w:rPr>
        <w:t>ی</w:t>
      </w:r>
      <w:r w:rsidRPr="00E02393">
        <w:rPr>
          <w:rFonts w:cs="B Nazanin"/>
          <w:sz w:val="28"/>
          <w:szCs w:val="28"/>
          <w:rtl/>
          <w:lang w:bidi="fa-IR"/>
        </w:rPr>
        <w:t xml:space="preserve"> جد</w:t>
      </w:r>
      <w:r w:rsidRPr="00E02393">
        <w:rPr>
          <w:rFonts w:cs="B Nazanin" w:hint="cs"/>
          <w:sz w:val="28"/>
          <w:szCs w:val="28"/>
          <w:rtl/>
          <w:lang w:bidi="fa-IR"/>
        </w:rPr>
        <w:t>ی</w:t>
      </w:r>
      <w:r w:rsidRPr="00E02393">
        <w:rPr>
          <w:rFonts w:cs="B Nazanin" w:hint="eastAsia"/>
          <w:sz w:val="28"/>
          <w:szCs w:val="28"/>
          <w:rtl/>
          <w:lang w:bidi="fa-IR"/>
        </w:rPr>
        <w:t>د</w:t>
      </w:r>
      <w:r w:rsidRPr="00E02393">
        <w:rPr>
          <w:rFonts w:cs="B Nazanin" w:hint="cs"/>
          <w:sz w:val="28"/>
          <w:szCs w:val="28"/>
          <w:rtl/>
          <w:lang w:bidi="fa-IR"/>
        </w:rPr>
        <w:t xml:space="preserve"> و</w:t>
      </w:r>
      <w:r w:rsidRPr="00E02393">
        <w:rPr>
          <w:rFonts w:cs="B Nazanin"/>
          <w:sz w:val="28"/>
          <w:szCs w:val="28"/>
          <w:rtl/>
          <w:lang w:bidi="fa-IR"/>
        </w:rPr>
        <w:t xml:space="preserve"> ز</w:t>
      </w:r>
      <w:r w:rsidRPr="00E02393">
        <w:rPr>
          <w:rFonts w:cs="B Nazanin" w:hint="cs"/>
          <w:sz w:val="28"/>
          <w:szCs w:val="28"/>
          <w:rtl/>
          <w:lang w:bidi="fa-IR"/>
        </w:rPr>
        <w:t>ی</w:t>
      </w:r>
      <w:r w:rsidRPr="00E02393">
        <w:rPr>
          <w:rFonts w:cs="B Nazanin" w:hint="eastAsia"/>
          <w:sz w:val="28"/>
          <w:szCs w:val="28"/>
          <w:rtl/>
          <w:lang w:bidi="fa-IR"/>
        </w:rPr>
        <w:t>رساخت</w:t>
      </w:r>
      <w:ins w:id="1991" w:author="Shokri" w:date="2019-11-10T00:57:00Z">
        <w:r w:rsidR="002B6720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992" w:author="Shokri" w:date="2019-11-10T00:57:00Z">
        <w:r w:rsidRPr="00E02393" w:rsidDel="002B6720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02393">
        <w:rPr>
          <w:rFonts w:cs="B Nazanin"/>
          <w:sz w:val="28"/>
          <w:szCs w:val="28"/>
          <w:rtl/>
          <w:lang w:bidi="fa-IR"/>
        </w:rPr>
        <w:t xml:space="preserve">ها </w:t>
      </w:r>
      <w:r w:rsidRPr="00E02393">
        <w:rPr>
          <w:rFonts w:cs="B Nazanin" w:hint="cs"/>
          <w:sz w:val="28"/>
          <w:szCs w:val="28"/>
          <w:rtl/>
          <w:lang w:bidi="fa-IR"/>
        </w:rPr>
        <w:t>باعث</w:t>
      </w:r>
      <w:r w:rsidRPr="00E02393">
        <w:rPr>
          <w:rFonts w:cs="B Nazanin"/>
          <w:sz w:val="28"/>
          <w:szCs w:val="28"/>
          <w:rtl/>
          <w:lang w:bidi="fa-IR"/>
        </w:rPr>
        <w:t xml:space="preserve"> افزا</w:t>
      </w:r>
      <w:r w:rsidRPr="00E02393">
        <w:rPr>
          <w:rFonts w:cs="B Nazanin" w:hint="cs"/>
          <w:sz w:val="28"/>
          <w:szCs w:val="28"/>
          <w:rtl/>
          <w:lang w:bidi="fa-IR"/>
        </w:rPr>
        <w:t>ی</w:t>
      </w:r>
      <w:r w:rsidRPr="00E02393">
        <w:rPr>
          <w:rFonts w:cs="B Nazanin" w:hint="eastAsia"/>
          <w:sz w:val="28"/>
          <w:szCs w:val="28"/>
          <w:rtl/>
          <w:lang w:bidi="fa-IR"/>
        </w:rPr>
        <w:t>ش</w:t>
      </w:r>
      <w:r w:rsidRPr="00E02393">
        <w:rPr>
          <w:rFonts w:cs="B Nazanin"/>
          <w:sz w:val="28"/>
          <w:szCs w:val="28"/>
          <w:rtl/>
          <w:lang w:bidi="fa-IR"/>
        </w:rPr>
        <w:t xml:space="preserve"> رفاه اقتصاد</w:t>
      </w:r>
      <w:r w:rsidRPr="00E02393">
        <w:rPr>
          <w:rFonts w:cs="B Nazanin" w:hint="cs"/>
          <w:sz w:val="28"/>
          <w:szCs w:val="28"/>
          <w:rtl/>
          <w:lang w:bidi="fa-IR"/>
        </w:rPr>
        <w:t>ی</w:t>
      </w:r>
      <w:r w:rsidRPr="00E02393">
        <w:rPr>
          <w:rFonts w:cs="B Nazanin"/>
          <w:sz w:val="28"/>
          <w:szCs w:val="28"/>
          <w:rtl/>
          <w:lang w:bidi="fa-IR"/>
        </w:rPr>
        <w:t xml:space="preserve"> مردم </w:t>
      </w:r>
      <w:r w:rsidRPr="00E02393">
        <w:rPr>
          <w:rFonts w:cs="B Nazanin" w:hint="cs"/>
          <w:sz w:val="28"/>
          <w:szCs w:val="28"/>
          <w:rtl/>
          <w:lang w:bidi="fa-IR"/>
        </w:rPr>
        <w:t>شد</w:t>
      </w:r>
      <w:r w:rsidRPr="00E02393">
        <w:rPr>
          <w:rFonts w:cs="B Nazanin"/>
          <w:sz w:val="28"/>
          <w:szCs w:val="28"/>
          <w:rtl/>
          <w:lang w:bidi="fa-IR"/>
        </w:rPr>
        <w:t>.</w:t>
      </w:r>
    </w:p>
    <w:p w:rsidR="00C94296" w:rsidRDefault="00D30A41" w:rsidP="00AF1807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EE4024">
        <w:rPr>
          <w:rFonts w:cs="B Nazanin"/>
          <w:sz w:val="28"/>
          <w:szCs w:val="28"/>
          <w:rtl/>
          <w:lang w:bidi="fa-IR"/>
        </w:rPr>
        <w:t>تا زمان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که روس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ه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>ن</w:t>
      </w:r>
      <w:r w:rsidRPr="00EE4024">
        <w:rPr>
          <w:rFonts w:cs="B Nazanin"/>
          <w:sz w:val="28"/>
          <w:szCs w:val="28"/>
          <w:rtl/>
          <w:lang w:bidi="fa-IR"/>
        </w:rPr>
        <w:t>تواند پروژ</w:t>
      </w:r>
      <w:ins w:id="1993" w:author="Shokri" w:date="2019-11-10T01:08:00Z">
        <w:r w:rsidR="00757F6D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994" w:author="Shokri" w:date="2019-11-10T01:08:00Z">
        <w:r w:rsidRPr="00EE4024" w:rsidDel="00757F6D">
          <w:rPr>
            <w:rFonts w:cs="B Nazanin"/>
            <w:sz w:val="28"/>
            <w:szCs w:val="28"/>
            <w:rtl/>
            <w:lang w:bidi="fa-IR"/>
          </w:rPr>
          <w:delText>ه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آ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ند</w:t>
      </w:r>
      <w:ins w:id="1995" w:author="Shokri" w:date="2019-11-10T01:08:00Z">
        <w:r w:rsidR="00757F6D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996" w:author="Shokri" w:date="2019-11-10T01:08:00Z">
        <w:r w:rsidRPr="00EE4024" w:rsidDel="00757F6D">
          <w:rPr>
            <w:rFonts w:cs="B Nazanin" w:hint="eastAsia"/>
            <w:sz w:val="28"/>
            <w:szCs w:val="28"/>
            <w:rtl/>
            <w:lang w:bidi="fa-IR"/>
          </w:rPr>
          <w:delText>ه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خود را به جهان نشان دهد، </w:t>
      </w:r>
      <w:ins w:id="1997" w:author="Shokri" w:date="2019-11-10T01:08:00Z">
        <w:r w:rsidR="00757F6D">
          <w:rPr>
            <w:rFonts w:cs="B Nazanin" w:hint="cs"/>
            <w:sz w:val="28"/>
            <w:szCs w:val="28"/>
            <w:rtl/>
            <w:lang w:bidi="fa-IR"/>
          </w:rPr>
          <w:t>«</w:t>
        </w:r>
      </w:ins>
      <w:del w:id="1998" w:author="Shokri" w:date="2019-11-10T01:08:00Z">
        <w:r w:rsidRPr="00EE4024" w:rsidDel="00757F6D">
          <w:rPr>
            <w:rFonts w:cs="B Nazanin"/>
            <w:sz w:val="28"/>
            <w:szCs w:val="28"/>
            <w:rtl/>
            <w:lang w:bidi="fa-IR"/>
          </w:rPr>
          <w:delText>"</w:delText>
        </w:r>
      </w:del>
      <w:r w:rsidRPr="00EE4024">
        <w:rPr>
          <w:rFonts w:cs="B Nazanin"/>
          <w:sz w:val="28"/>
          <w:szCs w:val="28"/>
          <w:rtl/>
          <w:lang w:bidi="fa-IR"/>
        </w:rPr>
        <w:t>قدرت نرم</w:t>
      </w:r>
      <w:ins w:id="1999" w:author="Shokri" w:date="2019-11-10T01:08:00Z">
        <w:r w:rsidR="00757F6D">
          <w:rPr>
            <w:rFonts w:cs="B Nazanin" w:hint="cs"/>
            <w:sz w:val="28"/>
            <w:szCs w:val="28"/>
            <w:rtl/>
            <w:lang w:bidi="fa-IR"/>
          </w:rPr>
          <w:t>»</w:t>
        </w:r>
      </w:ins>
      <w:del w:id="2000" w:author="Shokri" w:date="2019-11-10T01:08:00Z">
        <w:r w:rsidRPr="00EE4024" w:rsidDel="00757F6D">
          <w:rPr>
            <w:rFonts w:cs="B Nazanin"/>
            <w:sz w:val="28"/>
            <w:szCs w:val="28"/>
            <w:rtl/>
            <w:lang w:bidi="fa-IR"/>
          </w:rPr>
          <w:delText>"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آن به</w:t>
      </w:r>
      <w:ins w:id="2001" w:author="Shokri" w:date="2019-11-10T01:08:00Z">
        <w:r w:rsidR="00757F6D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002" w:author="Shokri" w:date="2019-11-10T01:08:00Z">
        <w:r w:rsidRPr="00EE4024" w:rsidDel="00757F6D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  <w:lang w:bidi="fa-IR"/>
        </w:rPr>
        <w:t>تدر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ج</w:t>
      </w:r>
      <w:r w:rsidRPr="00EE4024">
        <w:rPr>
          <w:rFonts w:cs="B Nazanin"/>
          <w:sz w:val="28"/>
          <w:szCs w:val="28"/>
          <w:rtl/>
          <w:lang w:bidi="fa-IR"/>
        </w:rPr>
        <w:t xml:space="preserve"> نفوذ فرهنگ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و زبان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>خود را</w:t>
      </w:r>
      <w:r w:rsidRPr="00EE4024">
        <w:rPr>
          <w:rFonts w:cs="B Nazanin"/>
          <w:sz w:val="28"/>
          <w:szCs w:val="28"/>
          <w:rtl/>
          <w:lang w:bidi="fa-IR"/>
        </w:rPr>
        <w:t xml:space="preserve"> در م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ان</w:t>
      </w:r>
      <w:r w:rsidRPr="00EE4024">
        <w:rPr>
          <w:rFonts w:cs="B Nazanin"/>
          <w:sz w:val="28"/>
          <w:szCs w:val="28"/>
          <w:rtl/>
          <w:lang w:bidi="fa-IR"/>
        </w:rPr>
        <w:t xml:space="preserve"> مد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 w:hint="eastAsia"/>
          <w:sz w:val="28"/>
          <w:szCs w:val="28"/>
          <w:rtl/>
          <w:lang w:bidi="fa-IR"/>
        </w:rPr>
        <w:t>ران</w:t>
      </w:r>
      <w:r w:rsidRPr="00EE4024">
        <w:rPr>
          <w:rFonts w:cs="B Nazanin"/>
          <w:sz w:val="28"/>
          <w:szCs w:val="28"/>
          <w:rtl/>
          <w:lang w:bidi="fa-IR"/>
        </w:rPr>
        <w:t xml:space="preserve"> پرشور</w:t>
      </w:r>
      <w:ins w:id="2003" w:author="Shokri" w:date="2019-11-10T01:08:00Z">
        <w:r w:rsidR="00757F6D">
          <w:rPr>
            <w:rFonts w:cs="B Nazanin" w:hint="cs"/>
            <w:sz w:val="28"/>
            <w:szCs w:val="28"/>
            <w:rtl/>
            <w:lang w:bidi="fa-IR"/>
          </w:rPr>
          <w:t xml:space="preserve"> و</w:t>
        </w:r>
      </w:ins>
      <w:del w:id="2004" w:author="Shokri" w:date="2019-11-10T01:08:00Z">
        <w:r w:rsidRPr="00EE4024" w:rsidDel="00757F6D">
          <w:rPr>
            <w:rFonts w:cs="B Nazanin"/>
            <w:sz w:val="28"/>
            <w:szCs w:val="28"/>
            <w:rtl/>
            <w:lang w:bidi="fa-IR"/>
          </w:rPr>
          <w:delText>،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بازرگانان</w:t>
      </w:r>
      <w:ins w:id="2005" w:author="Shokri" w:date="2019-11-10T01:08:00Z">
        <w:r w:rsidR="00757F6D">
          <w:rPr>
            <w:rFonts w:cs="B Nazanin" w:hint="cs"/>
            <w:sz w:val="28"/>
            <w:szCs w:val="28"/>
            <w:rtl/>
            <w:lang w:bidi="fa-IR"/>
          </w:rPr>
          <w:t xml:space="preserve"> و</w:t>
        </w:r>
      </w:ins>
      <w:del w:id="2006" w:author="Shokri" w:date="2019-11-10T01:08:00Z">
        <w:r w:rsidRPr="00EE4024" w:rsidDel="00757F6D">
          <w:rPr>
            <w:rFonts w:cs="B Nazanin"/>
            <w:sz w:val="28"/>
            <w:szCs w:val="28"/>
            <w:rtl/>
            <w:lang w:bidi="fa-IR"/>
          </w:rPr>
          <w:delText>،</w:delText>
        </w:r>
      </w:del>
      <w:r w:rsidRPr="00EE4024">
        <w:rPr>
          <w:rFonts w:cs="B Nazanin"/>
          <w:sz w:val="28"/>
          <w:szCs w:val="28"/>
          <w:rtl/>
          <w:lang w:bidi="fa-IR"/>
        </w:rPr>
        <w:t xml:space="preserve"> فعالان مدن</w:t>
      </w:r>
      <w:r w:rsidRPr="00EE4024">
        <w:rPr>
          <w:rFonts w:cs="B Nazanin" w:hint="cs"/>
          <w:sz w:val="28"/>
          <w:szCs w:val="28"/>
          <w:rtl/>
          <w:lang w:bidi="fa-IR"/>
        </w:rPr>
        <w:t>ی</w:t>
      </w:r>
      <w:r w:rsidRPr="00EE4024">
        <w:rPr>
          <w:rFonts w:cs="B Nazanin"/>
          <w:sz w:val="28"/>
          <w:szCs w:val="28"/>
          <w:rtl/>
          <w:lang w:bidi="fa-IR"/>
        </w:rPr>
        <w:t xml:space="preserve"> از </w:t>
      </w:r>
      <w:r w:rsidRPr="00EE4024">
        <w:rPr>
          <w:rFonts w:cs="B Nazanin" w:hint="cs"/>
          <w:sz w:val="28"/>
          <w:szCs w:val="28"/>
          <w:rtl/>
          <w:lang w:bidi="fa-IR"/>
        </w:rPr>
        <w:t xml:space="preserve">دست خواهد داد. </w:t>
      </w:r>
      <w:r w:rsidRPr="00EE4024">
        <w:rPr>
          <w:rFonts w:cs="B Nazanin"/>
          <w:sz w:val="28"/>
          <w:szCs w:val="28"/>
          <w:rtl/>
          <w:lang w:bidi="fa-IR"/>
        </w:rPr>
        <w:t xml:space="preserve">در </w:t>
      </w:r>
      <w:r w:rsidR="0082055A">
        <w:rPr>
          <w:rFonts w:cs="B Nazanin" w:hint="cs"/>
          <w:sz w:val="28"/>
          <w:szCs w:val="28"/>
          <w:rtl/>
          <w:lang w:bidi="fa-IR"/>
        </w:rPr>
        <w:t>این سیستم و در چار</w:t>
      </w:r>
      <w:ins w:id="2007" w:author="Shokri" w:date="2019-11-10T01:08:00Z">
        <w:r w:rsidR="00757F6D">
          <w:rPr>
            <w:rFonts w:cs="B Nazanin" w:hint="cs"/>
            <w:sz w:val="28"/>
            <w:szCs w:val="28"/>
            <w:rtl/>
            <w:lang w:bidi="fa-IR"/>
          </w:rPr>
          <w:t>چ</w:t>
        </w:r>
      </w:ins>
      <w:del w:id="2008" w:author="Shokri" w:date="2019-11-10T01:08:00Z">
        <w:r w:rsidR="0082055A" w:rsidDel="00757F6D">
          <w:rPr>
            <w:rFonts w:cs="B Nazanin" w:hint="cs"/>
            <w:sz w:val="28"/>
            <w:szCs w:val="28"/>
            <w:rtl/>
            <w:lang w:bidi="fa-IR"/>
          </w:rPr>
          <w:delText>ج</w:delText>
        </w:r>
      </w:del>
      <w:r w:rsidR="0082055A">
        <w:rPr>
          <w:rFonts w:cs="B Nazanin" w:hint="cs"/>
          <w:sz w:val="28"/>
          <w:szCs w:val="28"/>
          <w:rtl/>
          <w:lang w:bidi="fa-IR"/>
        </w:rPr>
        <w:t>وب</w:t>
      </w:r>
      <w:r w:rsidR="0082055A">
        <w:rPr>
          <w:rFonts w:cs="B Nazanin"/>
          <w:sz w:val="28"/>
          <w:szCs w:val="28"/>
          <w:rtl/>
          <w:lang w:bidi="fa-IR"/>
        </w:rPr>
        <w:t xml:space="preserve"> روابط دو</w:t>
      </w:r>
      <w:del w:id="2009" w:author="Shokri" w:date="2019-11-10T01:09:00Z">
        <w:r w:rsidR="0082055A" w:rsidDel="00757F6D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82055A">
        <w:rPr>
          <w:rFonts w:cs="B Nazanin"/>
          <w:sz w:val="28"/>
          <w:szCs w:val="28"/>
          <w:rtl/>
          <w:lang w:bidi="fa-IR"/>
        </w:rPr>
        <w:t>جانب</w:t>
      </w:r>
      <w:ins w:id="2010" w:author="Shokri" w:date="2019-11-10T01:09:00Z">
        <w:r w:rsidR="00757F6D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2011" w:author="Shokri" w:date="2019-11-10T01:09:00Z">
        <w:r w:rsidR="0082055A" w:rsidDel="00757F6D">
          <w:rPr>
            <w:rFonts w:cs="B Nazanin"/>
            <w:sz w:val="28"/>
            <w:szCs w:val="28"/>
            <w:rtl/>
            <w:lang w:bidi="fa-IR"/>
          </w:rPr>
          <w:delText>ه</w:delText>
        </w:r>
      </w:del>
      <w:r w:rsidR="0082055A">
        <w:rPr>
          <w:rFonts w:cs="B Nazanin" w:hint="cs"/>
          <w:sz w:val="28"/>
          <w:szCs w:val="28"/>
          <w:rtl/>
          <w:lang w:bidi="fa-IR"/>
        </w:rPr>
        <w:t xml:space="preserve"> موجود</w:t>
      </w:r>
      <w:ins w:id="2012" w:author="Shokri" w:date="2019-11-10T01:09:00Z">
        <w:r w:rsidR="00757F6D">
          <w:rPr>
            <w:rFonts w:cs="B Nazanin" w:hint="cs"/>
            <w:sz w:val="28"/>
            <w:szCs w:val="28"/>
            <w:rtl/>
            <w:lang w:bidi="fa-IR"/>
          </w:rPr>
          <w:t>،</w:t>
        </w:r>
      </w:ins>
      <w:del w:id="2013" w:author="Shokri" w:date="2019-11-10T01:09:00Z">
        <w:r w:rsidRPr="00EE4024" w:rsidDel="00757F6D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  <w:r w:rsidR="0082055A" w:rsidDel="00757F6D">
          <w:rPr>
            <w:rFonts w:cs="B Nazanin" w:hint="cs"/>
            <w:sz w:val="28"/>
            <w:szCs w:val="28"/>
            <w:rtl/>
            <w:lang w:bidi="fa-IR"/>
          </w:rPr>
          <w:delText>؛</w:delText>
        </w:r>
      </w:del>
      <w:r w:rsidR="0082055A">
        <w:rPr>
          <w:rFonts w:cs="B Nazanin" w:hint="cs"/>
          <w:sz w:val="28"/>
          <w:szCs w:val="28"/>
          <w:rtl/>
          <w:lang w:bidi="fa-IR"/>
        </w:rPr>
        <w:t xml:space="preserve"> چنانچه روسیه کمک</w:t>
      </w:r>
      <w:ins w:id="2014" w:author="Shokri" w:date="2019-11-10T01:09:00Z">
        <w:r w:rsidR="00757F6D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015" w:author="Shokri" w:date="2019-11-10T01:09:00Z">
        <w:r w:rsidR="0082055A" w:rsidDel="00757F6D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82055A">
        <w:rPr>
          <w:rFonts w:cs="B Nazanin" w:hint="cs"/>
          <w:sz w:val="28"/>
          <w:szCs w:val="28"/>
          <w:rtl/>
          <w:lang w:bidi="fa-IR"/>
        </w:rPr>
        <w:t>های یارانه</w:t>
      </w:r>
      <w:ins w:id="2016" w:author="Shokri" w:date="2019-11-10T01:09:00Z">
        <w:r w:rsidR="00757F6D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017" w:author="Shokri" w:date="2019-11-10T01:09:00Z">
        <w:r w:rsidR="0082055A" w:rsidDel="00757F6D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82055A">
        <w:rPr>
          <w:rFonts w:cs="B Nazanin" w:hint="cs"/>
          <w:sz w:val="28"/>
          <w:szCs w:val="28"/>
          <w:rtl/>
          <w:lang w:bidi="fa-IR"/>
        </w:rPr>
        <w:t>ای</w:t>
      </w:r>
      <w:del w:id="2018" w:author="Shokri" w:date="2019-11-10T01:57:00Z">
        <w:r w:rsidR="0082055A" w:rsidDel="007C3FA9">
          <w:rPr>
            <w:rFonts w:cs="B Nazanin" w:hint="cs"/>
            <w:sz w:val="28"/>
            <w:szCs w:val="28"/>
            <w:rtl/>
            <w:lang w:bidi="fa-IR"/>
          </w:rPr>
          <w:delText xml:space="preserve"> و سوبسیدی</w:delText>
        </w:r>
      </w:del>
      <w:r w:rsidR="0082055A">
        <w:rPr>
          <w:rFonts w:cs="B Nazanin" w:hint="cs"/>
          <w:sz w:val="28"/>
          <w:szCs w:val="28"/>
          <w:rtl/>
          <w:lang w:bidi="fa-IR"/>
        </w:rPr>
        <w:t xml:space="preserve"> خود به نخبگان قرقیز را کاهش دهد</w:t>
      </w:r>
      <w:ins w:id="2019" w:author="Shokri" w:date="2019-11-10T01:09:00Z">
        <w:r w:rsidR="00757F6D">
          <w:rPr>
            <w:rFonts w:cs="B Nazanin" w:hint="cs"/>
            <w:sz w:val="28"/>
            <w:szCs w:val="28"/>
            <w:rtl/>
            <w:lang w:bidi="fa-IR"/>
          </w:rPr>
          <w:t>،</w:t>
        </w:r>
      </w:ins>
      <w:del w:id="2020" w:author="Shokri" w:date="2019-11-10T01:09:00Z">
        <w:r w:rsidR="0082055A" w:rsidDel="00757F6D">
          <w:rPr>
            <w:rFonts w:cs="B Nazanin" w:hint="cs"/>
            <w:sz w:val="28"/>
            <w:szCs w:val="28"/>
            <w:rtl/>
            <w:lang w:bidi="fa-IR"/>
          </w:rPr>
          <w:delText>؛</w:delText>
        </w:r>
      </w:del>
      <w:r w:rsidR="0082055A">
        <w:rPr>
          <w:rFonts w:cs="B Nazanin" w:hint="cs"/>
          <w:sz w:val="28"/>
          <w:szCs w:val="28"/>
          <w:rtl/>
          <w:lang w:bidi="fa-IR"/>
        </w:rPr>
        <w:t xml:space="preserve"> این طبق</w:t>
      </w:r>
      <w:ins w:id="2021" w:author="Shokri" w:date="2019-11-10T01:09:00Z">
        <w:r w:rsidR="00757F6D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2022" w:author="Shokri" w:date="2019-11-10T01:09:00Z">
        <w:r w:rsidR="0082055A" w:rsidDel="00757F6D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="0082055A">
        <w:rPr>
          <w:rFonts w:cs="B Nazanin" w:hint="cs"/>
          <w:sz w:val="28"/>
          <w:szCs w:val="28"/>
          <w:rtl/>
          <w:lang w:bidi="fa-IR"/>
        </w:rPr>
        <w:t xml:space="preserve"> سیاسی ب</w:t>
      </w:r>
      <w:ins w:id="2023" w:author="Shokri" w:date="2019-11-10T01:09:00Z">
        <w:r w:rsidR="00757F6D">
          <w:rPr>
            <w:rFonts w:cs="B Nazanin" w:hint="cs"/>
            <w:sz w:val="28"/>
            <w:szCs w:val="28"/>
            <w:rtl/>
            <w:lang w:bidi="fa-IR"/>
          </w:rPr>
          <w:t>ه‌</w:t>
        </w:r>
      </w:ins>
      <w:r w:rsidR="0082055A">
        <w:rPr>
          <w:rFonts w:cs="B Nazanin" w:hint="cs"/>
          <w:sz w:val="28"/>
          <w:szCs w:val="28"/>
          <w:rtl/>
          <w:lang w:bidi="fa-IR"/>
        </w:rPr>
        <w:t>راحتی می</w:t>
      </w:r>
      <w:ins w:id="2024" w:author="Shokri" w:date="2019-11-10T01:09:00Z">
        <w:r w:rsidR="00757F6D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025" w:author="Shokri" w:date="2019-11-10T01:09:00Z">
        <w:r w:rsidR="0082055A" w:rsidDel="00757F6D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82055A">
        <w:rPr>
          <w:rFonts w:cs="B Nazanin" w:hint="cs"/>
          <w:sz w:val="28"/>
          <w:szCs w:val="28"/>
          <w:rtl/>
          <w:lang w:bidi="fa-IR"/>
        </w:rPr>
        <w:t xml:space="preserve">تواند نسبت به یافتن جایگزین مناسب از بین رقبا اقدام </w:t>
      </w:r>
      <w:ins w:id="2026" w:author="Shokri" w:date="2019-11-10T01:09:00Z">
        <w:r w:rsidR="00757F6D">
          <w:rPr>
            <w:rFonts w:cs="B Nazanin" w:hint="cs"/>
            <w:sz w:val="28"/>
            <w:szCs w:val="28"/>
            <w:rtl/>
            <w:lang w:bidi="fa-IR"/>
          </w:rPr>
          <w:t>کند</w:t>
        </w:r>
      </w:ins>
      <w:del w:id="2027" w:author="Shokri" w:date="2019-11-10T01:09:00Z">
        <w:r w:rsidR="0082055A" w:rsidDel="00757F6D">
          <w:rPr>
            <w:rFonts w:cs="B Nazanin" w:hint="cs"/>
            <w:sz w:val="28"/>
            <w:szCs w:val="28"/>
            <w:rtl/>
            <w:lang w:bidi="fa-IR"/>
          </w:rPr>
          <w:delText>نماید</w:delText>
        </w:r>
      </w:del>
      <w:r w:rsidR="0082055A">
        <w:rPr>
          <w:rFonts w:cs="B Nazanin" w:hint="cs"/>
          <w:sz w:val="28"/>
          <w:szCs w:val="28"/>
          <w:rtl/>
          <w:lang w:bidi="fa-IR"/>
        </w:rPr>
        <w:t>.</w:t>
      </w:r>
      <w:del w:id="2028" w:author="Shokri" w:date="2019-11-10T01:57:00Z">
        <w:r w:rsidR="0082055A" w:rsidDel="007C3FA9">
          <w:rPr>
            <w:rFonts w:cs="B Nazanin" w:hint="cs"/>
            <w:sz w:val="28"/>
            <w:szCs w:val="28"/>
            <w:rtl/>
            <w:lang w:bidi="fa-IR"/>
          </w:rPr>
          <w:delText xml:space="preserve">  </w:delText>
        </w:r>
      </w:del>
    </w:p>
    <w:p w:rsidR="00D30A41" w:rsidRDefault="00D30A41" w:rsidP="009A130E">
      <w:pPr>
        <w:bidi/>
        <w:jc w:val="both"/>
        <w:rPr>
          <w:rFonts w:cs="B Nazanin"/>
          <w:b/>
          <w:bCs/>
          <w:sz w:val="28"/>
          <w:szCs w:val="28"/>
          <w:rtl/>
        </w:rPr>
      </w:pPr>
      <w:r w:rsidRPr="00EE4024">
        <w:rPr>
          <w:rFonts w:cs="B Nazanin"/>
          <w:b/>
          <w:bCs/>
          <w:sz w:val="28"/>
          <w:szCs w:val="28"/>
          <w:rtl/>
        </w:rPr>
        <w:t>ترک</w:t>
      </w:r>
      <w:r w:rsidRPr="00EE4024">
        <w:rPr>
          <w:rFonts w:cs="B Nazanin" w:hint="cs"/>
          <w:b/>
          <w:bCs/>
          <w:sz w:val="28"/>
          <w:szCs w:val="28"/>
          <w:rtl/>
        </w:rPr>
        <w:t>ی</w:t>
      </w:r>
      <w:r w:rsidRPr="00EE4024">
        <w:rPr>
          <w:rFonts w:cs="B Nazanin" w:hint="eastAsia"/>
          <w:b/>
          <w:bCs/>
          <w:sz w:val="28"/>
          <w:szCs w:val="28"/>
          <w:rtl/>
        </w:rPr>
        <w:t>ه</w:t>
      </w:r>
    </w:p>
    <w:p w:rsidR="00522FC4" w:rsidRDefault="00D30A41" w:rsidP="00AF1807">
      <w:pPr>
        <w:bidi/>
        <w:jc w:val="both"/>
        <w:rPr>
          <w:rFonts w:cs="B Nazanin"/>
          <w:sz w:val="28"/>
          <w:szCs w:val="28"/>
          <w:rtl/>
        </w:rPr>
      </w:pPr>
      <w:r w:rsidRPr="00EE4024">
        <w:rPr>
          <w:rFonts w:cs="B Nazanin" w:hint="eastAsia"/>
          <w:sz w:val="28"/>
          <w:szCs w:val="28"/>
          <w:rtl/>
        </w:rPr>
        <w:t>پان</w:t>
      </w:r>
      <w:r w:rsidRPr="00EE4024">
        <w:rPr>
          <w:rFonts w:cs="B Nazanin"/>
          <w:sz w:val="28"/>
          <w:szCs w:val="28"/>
          <w:rtl/>
        </w:rPr>
        <w:t xml:space="preserve"> ترک</w:t>
      </w:r>
      <w:r w:rsidRPr="00EE4024">
        <w:rPr>
          <w:rFonts w:cs="B Nazanin" w:hint="cs"/>
          <w:sz w:val="28"/>
          <w:szCs w:val="28"/>
          <w:rtl/>
        </w:rPr>
        <w:t>یزم</w:t>
      </w:r>
      <w:r w:rsidRPr="00EE4024">
        <w:rPr>
          <w:rFonts w:cs="B Nazanin"/>
          <w:sz w:val="28"/>
          <w:szCs w:val="28"/>
          <w:rtl/>
        </w:rPr>
        <w:t xml:space="preserve"> به</w:t>
      </w:r>
      <w:ins w:id="2029" w:author="Shokri" w:date="2019-11-10T01:09:00Z">
        <w:r w:rsidR="00757F6D">
          <w:rPr>
            <w:rFonts w:cs="B Nazanin" w:hint="cs"/>
            <w:sz w:val="28"/>
            <w:szCs w:val="28"/>
            <w:rtl/>
          </w:rPr>
          <w:t>‌</w:t>
        </w:r>
      </w:ins>
      <w:del w:id="2030" w:author="Shokri" w:date="2019-11-10T01:09:00Z">
        <w:r w:rsidRPr="00EE4024" w:rsidDel="00757F6D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عنوان</w:t>
      </w:r>
      <w:r w:rsidR="00BE5C2A">
        <w:rPr>
          <w:rFonts w:cs="B Nazanin" w:hint="cs"/>
          <w:sz w:val="28"/>
          <w:szCs w:val="28"/>
          <w:rtl/>
        </w:rPr>
        <w:t xml:space="preserve"> یک</w:t>
      </w:r>
      <w:r w:rsidRPr="00EE4024">
        <w:rPr>
          <w:rFonts w:cs="B Nazanin"/>
          <w:sz w:val="28"/>
          <w:szCs w:val="28"/>
          <w:rtl/>
        </w:rPr>
        <w:t xml:space="preserve"> 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دئولوژ</w:t>
      </w:r>
      <w:r w:rsidR="0049153D">
        <w:rPr>
          <w:rFonts w:cs="B Nazanin" w:hint="cs"/>
          <w:sz w:val="28"/>
          <w:szCs w:val="28"/>
          <w:rtl/>
        </w:rPr>
        <w:t xml:space="preserve">ی </w:t>
      </w:r>
      <w:r w:rsidR="00BE5C2A">
        <w:rPr>
          <w:rFonts w:cs="B Nazanin" w:hint="cs"/>
          <w:sz w:val="28"/>
          <w:szCs w:val="28"/>
          <w:rtl/>
        </w:rPr>
        <w:t>ک</w:t>
      </w:r>
      <w:r w:rsidR="0049153D">
        <w:rPr>
          <w:rFonts w:cs="B Nazanin" w:hint="cs"/>
          <w:sz w:val="28"/>
          <w:szCs w:val="28"/>
          <w:rtl/>
        </w:rPr>
        <w:t>ه</w:t>
      </w:r>
      <w:r w:rsidR="00BE5C2A">
        <w:rPr>
          <w:rFonts w:cs="B Nazanin" w:hint="cs"/>
          <w:sz w:val="28"/>
          <w:szCs w:val="28"/>
          <w:rtl/>
        </w:rPr>
        <w:t xml:space="preserve"> ادعای تعیین سرنوشت ملل آسیای مرکزی را در سر دارد</w:t>
      </w:r>
      <w:del w:id="2031" w:author="Shokri" w:date="2019-11-10T01:09:00Z">
        <w:r w:rsidR="00BE5C2A" w:rsidDel="00757F6D">
          <w:rPr>
            <w:rFonts w:cs="B Nazanin" w:hint="cs"/>
            <w:sz w:val="28"/>
            <w:szCs w:val="28"/>
            <w:rtl/>
          </w:rPr>
          <w:delText>؛</w:delText>
        </w:r>
      </w:del>
      <w:r w:rsidR="00BE5C2A">
        <w:rPr>
          <w:rFonts w:cs="B Nazanin" w:hint="cs"/>
          <w:sz w:val="28"/>
          <w:szCs w:val="28"/>
          <w:rtl/>
        </w:rPr>
        <w:t xml:space="preserve"> در مقام عمل نقش کم</w:t>
      </w:r>
      <w:ins w:id="2032" w:author="Shokri" w:date="2019-11-10T01:10:00Z">
        <w:r w:rsidR="00757F6D">
          <w:rPr>
            <w:rFonts w:cs="B Nazanin" w:hint="cs"/>
            <w:sz w:val="28"/>
            <w:szCs w:val="28"/>
            <w:rtl/>
          </w:rPr>
          <w:t>‌</w:t>
        </w:r>
      </w:ins>
      <w:del w:id="2033" w:author="Shokri" w:date="2019-11-10T01:10:00Z">
        <w:r w:rsidR="00BE5C2A" w:rsidDel="00757F6D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BE5C2A">
        <w:rPr>
          <w:rFonts w:cs="B Nazanin" w:hint="cs"/>
          <w:sz w:val="28"/>
          <w:szCs w:val="28"/>
          <w:rtl/>
        </w:rPr>
        <w:t xml:space="preserve">رنگی </w:t>
      </w:r>
      <w:r w:rsidR="0049153D">
        <w:rPr>
          <w:rFonts w:cs="B Nazanin" w:hint="cs"/>
          <w:sz w:val="28"/>
          <w:szCs w:val="28"/>
          <w:rtl/>
        </w:rPr>
        <w:t xml:space="preserve">هم </w:t>
      </w:r>
      <w:r w:rsidR="00BE5C2A">
        <w:rPr>
          <w:rFonts w:cs="B Nazanin" w:hint="cs"/>
          <w:sz w:val="28"/>
          <w:szCs w:val="28"/>
          <w:rtl/>
        </w:rPr>
        <w:t xml:space="preserve">در روابط بین </w:t>
      </w:r>
      <w:del w:id="2034" w:author="Shokri" w:date="2019-11-10T01:57:00Z">
        <w:r w:rsidR="0049153D" w:rsidDel="007C3FA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49153D">
        <w:rPr>
          <w:rFonts w:cs="B Nazanin" w:hint="cs"/>
          <w:sz w:val="28"/>
          <w:szCs w:val="28"/>
          <w:rtl/>
        </w:rPr>
        <w:t>کشورهای آ</w:t>
      </w:r>
      <w:r w:rsidR="00BE5C2A">
        <w:rPr>
          <w:rFonts w:cs="B Nazanin" w:hint="cs"/>
          <w:sz w:val="28"/>
          <w:szCs w:val="28"/>
          <w:rtl/>
        </w:rPr>
        <w:t>سیای مرکزی و هم در روابط و من</w:t>
      </w:r>
      <w:r w:rsidR="0049153D">
        <w:rPr>
          <w:rFonts w:cs="B Nazanin" w:hint="cs"/>
          <w:sz w:val="28"/>
          <w:szCs w:val="28"/>
          <w:rtl/>
        </w:rPr>
        <w:t xml:space="preserve">اسبات </w:t>
      </w:r>
      <w:ins w:id="2035" w:author="Shokri" w:date="2019-11-10T01:10:00Z">
        <w:r w:rsidR="00757F6D">
          <w:rPr>
            <w:rFonts w:cs="B Nazanin" w:hint="cs"/>
            <w:sz w:val="28"/>
            <w:szCs w:val="28"/>
            <w:rtl/>
          </w:rPr>
          <w:t>آ</w:t>
        </w:r>
      </w:ins>
      <w:del w:id="2036" w:author="Shokri" w:date="2019-11-10T01:10:00Z">
        <w:r w:rsidR="0049153D" w:rsidDel="00757F6D">
          <w:rPr>
            <w:rFonts w:cs="B Nazanin" w:hint="cs"/>
            <w:sz w:val="28"/>
            <w:szCs w:val="28"/>
            <w:rtl/>
          </w:rPr>
          <w:delText>ا</w:delText>
        </w:r>
      </w:del>
      <w:r w:rsidR="0049153D">
        <w:rPr>
          <w:rFonts w:cs="B Nazanin" w:hint="cs"/>
          <w:sz w:val="28"/>
          <w:szCs w:val="28"/>
          <w:rtl/>
        </w:rPr>
        <w:t xml:space="preserve">نها با </w:t>
      </w:r>
      <w:r w:rsidR="00BE5C2A">
        <w:rPr>
          <w:rFonts w:cs="B Nazanin" w:hint="cs"/>
          <w:sz w:val="28"/>
          <w:szCs w:val="28"/>
          <w:rtl/>
        </w:rPr>
        <w:t>صاحب اصلی این برند</w:t>
      </w:r>
      <w:r w:rsidR="00EC66DB">
        <w:rPr>
          <w:rFonts w:cs="B Nazanin" w:hint="cs"/>
          <w:sz w:val="28"/>
          <w:szCs w:val="28"/>
          <w:rtl/>
        </w:rPr>
        <w:t xml:space="preserve"> </w:t>
      </w:r>
      <w:r w:rsidR="00BE5C2A">
        <w:rPr>
          <w:rFonts w:cs="B Nazanin" w:hint="cs"/>
          <w:sz w:val="28"/>
          <w:szCs w:val="28"/>
          <w:rtl/>
        </w:rPr>
        <w:t>(</w:t>
      </w:r>
      <w:del w:id="2037" w:author="Shokri" w:date="2019-11-10T01:10:00Z">
        <w:r w:rsidR="00BE5C2A" w:rsidDel="00757F6D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BE5C2A">
        <w:rPr>
          <w:rFonts w:cs="B Nazanin" w:hint="cs"/>
          <w:sz w:val="28"/>
          <w:szCs w:val="28"/>
          <w:rtl/>
        </w:rPr>
        <w:t>ای</w:t>
      </w:r>
      <w:r w:rsidR="0049153D">
        <w:rPr>
          <w:rFonts w:cs="B Nazanin" w:hint="cs"/>
          <w:sz w:val="28"/>
          <w:szCs w:val="28"/>
          <w:rtl/>
        </w:rPr>
        <w:t>ئو</w:t>
      </w:r>
      <w:r w:rsidR="0049153D" w:rsidRPr="007C3FA9">
        <w:rPr>
          <w:rFonts w:cs="B Nazanin" w:hint="eastAsia"/>
          <w:sz w:val="28"/>
          <w:szCs w:val="28"/>
          <w:highlight w:val="yellow"/>
          <w:rtl/>
          <w:rPrChange w:id="2038" w:author="Shokri" w:date="2019-11-10T01:57:00Z">
            <w:rPr>
              <w:rFonts w:cs="B Nazanin" w:hint="eastAsia"/>
              <w:sz w:val="28"/>
              <w:szCs w:val="28"/>
              <w:rtl/>
            </w:rPr>
          </w:rPrChange>
        </w:rPr>
        <w:t>لوز</w:t>
      </w:r>
      <w:r w:rsidR="0049153D" w:rsidRPr="007C3FA9">
        <w:rPr>
          <w:rFonts w:cs="B Nazanin" w:hint="cs"/>
          <w:sz w:val="28"/>
          <w:szCs w:val="28"/>
          <w:highlight w:val="yellow"/>
          <w:rtl/>
          <w:rPrChange w:id="2039" w:author="Shokri" w:date="2019-11-10T01:57:00Z">
            <w:rPr>
              <w:rFonts w:cs="B Nazanin" w:hint="cs"/>
              <w:sz w:val="28"/>
              <w:szCs w:val="28"/>
              <w:rtl/>
            </w:rPr>
          </w:rPrChange>
        </w:rPr>
        <w:t>ی</w:t>
      </w:r>
      <w:r w:rsidR="0049153D">
        <w:rPr>
          <w:rFonts w:cs="B Nazanin" w:hint="cs"/>
          <w:sz w:val="28"/>
          <w:szCs w:val="28"/>
          <w:rtl/>
        </w:rPr>
        <w:t xml:space="preserve">) که ترکیه </w:t>
      </w:r>
      <w:ins w:id="2040" w:author="Shokri" w:date="2019-11-10T01:10:00Z">
        <w:r w:rsidR="00757F6D">
          <w:rPr>
            <w:rFonts w:cs="B Nazanin" w:hint="cs"/>
            <w:sz w:val="28"/>
            <w:szCs w:val="28"/>
            <w:rtl/>
          </w:rPr>
          <w:t>است</w:t>
        </w:r>
      </w:ins>
      <w:del w:id="2041" w:author="Shokri" w:date="2019-11-10T01:10:00Z">
        <w:r w:rsidR="0049153D" w:rsidDel="00757F6D">
          <w:rPr>
            <w:rFonts w:cs="B Nazanin" w:hint="cs"/>
            <w:sz w:val="28"/>
            <w:szCs w:val="28"/>
            <w:rtl/>
          </w:rPr>
          <w:delText xml:space="preserve">می باشد </w:delText>
        </w:r>
      </w:del>
      <w:ins w:id="2042" w:author="Shokri" w:date="2019-11-10T01:10:00Z">
        <w:r w:rsidR="00757F6D">
          <w:rPr>
            <w:rFonts w:cs="B Nazanin" w:hint="cs"/>
            <w:sz w:val="28"/>
            <w:szCs w:val="28"/>
            <w:rtl/>
          </w:rPr>
          <w:t>،</w:t>
        </w:r>
      </w:ins>
      <w:del w:id="2043" w:author="Shokri" w:date="2019-11-10T01:10:00Z">
        <w:r w:rsidR="0049153D" w:rsidDel="00757F6D">
          <w:rPr>
            <w:rFonts w:cs="B Nazanin" w:hint="cs"/>
            <w:sz w:val="28"/>
            <w:szCs w:val="28"/>
            <w:rtl/>
          </w:rPr>
          <w:delText>؛</w:delText>
        </w:r>
      </w:del>
      <w:r w:rsidR="0049153D">
        <w:rPr>
          <w:rFonts w:cs="B Nazanin" w:hint="cs"/>
          <w:sz w:val="28"/>
          <w:szCs w:val="28"/>
          <w:rtl/>
        </w:rPr>
        <w:t xml:space="preserve"> ایفا می</w:t>
      </w:r>
      <w:ins w:id="2044" w:author="Shokri" w:date="2019-11-10T01:10:00Z">
        <w:r w:rsidR="00757F6D">
          <w:rPr>
            <w:rFonts w:cs="B Nazanin" w:hint="cs"/>
            <w:sz w:val="28"/>
            <w:szCs w:val="28"/>
            <w:rtl/>
          </w:rPr>
          <w:t>‌</w:t>
        </w:r>
      </w:ins>
      <w:del w:id="2045" w:author="Shokri" w:date="2019-11-10T01:10:00Z">
        <w:r w:rsidR="0049153D" w:rsidDel="00757F6D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49153D">
        <w:rPr>
          <w:rFonts w:cs="B Nazanin" w:hint="cs"/>
          <w:sz w:val="28"/>
          <w:szCs w:val="28"/>
          <w:rtl/>
        </w:rPr>
        <w:t>کند.</w:t>
      </w:r>
      <w:r w:rsidRPr="00EE4024">
        <w:rPr>
          <w:rFonts w:cs="B Nazanin"/>
          <w:sz w:val="28"/>
          <w:szCs w:val="28"/>
          <w:rtl/>
        </w:rPr>
        <w:t xml:space="preserve"> اما 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ن</w:t>
      </w:r>
      <w:r w:rsidR="0049153D">
        <w:rPr>
          <w:rFonts w:cs="B Nazanin"/>
          <w:sz w:val="28"/>
          <w:szCs w:val="28"/>
          <w:rtl/>
        </w:rPr>
        <w:t xml:space="preserve"> </w:t>
      </w:r>
      <w:r w:rsidR="0049153D">
        <w:rPr>
          <w:rFonts w:cs="B Nazanin" w:hint="cs"/>
          <w:sz w:val="28"/>
          <w:szCs w:val="28"/>
          <w:rtl/>
        </w:rPr>
        <w:t>دکت</w:t>
      </w:r>
      <w:r w:rsidR="0049153D" w:rsidRPr="00757F6D">
        <w:rPr>
          <w:rFonts w:cs="B Nazanin" w:hint="eastAsia"/>
          <w:sz w:val="28"/>
          <w:szCs w:val="28"/>
          <w:highlight w:val="yellow"/>
          <w:rtl/>
          <w:rPrChange w:id="2046" w:author="Shokri" w:date="2019-11-10T01:10:00Z">
            <w:rPr>
              <w:rFonts w:cs="B Nazanin" w:hint="eastAsia"/>
              <w:sz w:val="28"/>
              <w:szCs w:val="28"/>
              <w:rtl/>
            </w:rPr>
          </w:rPrChange>
        </w:rPr>
        <w:t>ر</w:t>
      </w:r>
      <w:r w:rsidR="0049153D" w:rsidRPr="00757F6D">
        <w:rPr>
          <w:rFonts w:cs="B Nazanin" w:hint="cs"/>
          <w:sz w:val="28"/>
          <w:szCs w:val="28"/>
          <w:highlight w:val="yellow"/>
          <w:rtl/>
          <w:rPrChange w:id="2047" w:author="Shokri" w:date="2019-11-10T01:10:00Z">
            <w:rPr>
              <w:rFonts w:cs="B Nazanin" w:hint="cs"/>
              <w:sz w:val="28"/>
              <w:szCs w:val="28"/>
              <w:rtl/>
            </w:rPr>
          </w:rPrChange>
        </w:rPr>
        <w:t>ی</w:t>
      </w:r>
      <w:r w:rsidR="0049153D">
        <w:rPr>
          <w:rFonts w:cs="B Nazanin" w:hint="cs"/>
          <w:sz w:val="28"/>
          <w:szCs w:val="28"/>
          <w:rtl/>
        </w:rPr>
        <w:t xml:space="preserve">ن </w:t>
      </w:r>
      <w:r w:rsidRPr="00EE4024">
        <w:rPr>
          <w:rFonts w:cs="B Nazanin"/>
          <w:sz w:val="28"/>
          <w:szCs w:val="28"/>
          <w:rtl/>
        </w:rPr>
        <w:t xml:space="preserve">که </w:t>
      </w:r>
      <w:r w:rsidR="0049153D">
        <w:rPr>
          <w:rFonts w:cs="B Nazanin" w:hint="cs"/>
          <w:sz w:val="28"/>
          <w:szCs w:val="28"/>
          <w:rtl/>
        </w:rPr>
        <w:t>در قرن نوزدهم میلادی مطرح شده است</w:t>
      </w:r>
      <w:ins w:id="2048" w:author="Shokri" w:date="2019-11-10T01:10:00Z">
        <w:r w:rsidR="00757F6D">
          <w:rPr>
            <w:rFonts w:cs="B Nazanin" w:hint="cs"/>
            <w:sz w:val="28"/>
            <w:szCs w:val="28"/>
            <w:rtl/>
          </w:rPr>
          <w:t>،</w:t>
        </w:r>
      </w:ins>
      <w:del w:id="2049" w:author="Shokri" w:date="2019-11-10T01:10:00Z">
        <w:r w:rsidR="00EC66DB" w:rsidDel="00757F6D">
          <w:rPr>
            <w:rFonts w:cs="B Nazanin" w:hint="cs"/>
            <w:sz w:val="28"/>
            <w:szCs w:val="28"/>
            <w:rtl/>
          </w:rPr>
          <w:delText>؛</w:delText>
        </w:r>
      </w:del>
      <w:r w:rsidR="00EC66DB">
        <w:rPr>
          <w:rFonts w:cs="B Nazanin" w:hint="cs"/>
          <w:sz w:val="28"/>
          <w:szCs w:val="28"/>
          <w:rtl/>
        </w:rPr>
        <w:t xml:space="preserve"> می</w:t>
      </w:r>
      <w:ins w:id="2050" w:author="Shokri" w:date="2019-11-10T01:11:00Z">
        <w:r w:rsidR="00757F6D">
          <w:rPr>
            <w:rFonts w:cs="B Nazanin" w:hint="cs"/>
            <w:sz w:val="28"/>
            <w:szCs w:val="28"/>
            <w:rtl/>
          </w:rPr>
          <w:t>‌</w:t>
        </w:r>
      </w:ins>
      <w:del w:id="2051" w:author="Shokri" w:date="2019-11-10T01:10:00Z">
        <w:r w:rsidR="00EC66DB" w:rsidDel="00757F6D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EC66DB">
        <w:rPr>
          <w:rFonts w:cs="B Nazanin" w:hint="cs"/>
          <w:sz w:val="28"/>
          <w:szCs w:val="28"/>
          <w:rtl/>
        </w:rPr>
        <w:t>تواند در آینده به</w:t>
      </w:r>
      <w:ins w:id="2052" w:author="Shokri" w:date="2019-11-10T01:11:00Z">
        <w:r w:rsidR="00757F6D">
          <w:rPr>
            <w:rFonts w:cs="B Nazanin" w:hint="cs"/>
            <w:sz w:val="28"/>
            <w:szCs w:val="28"/>
            <w:rtl/>
          </w:rPr>
          <w:t>‌</w:t>
        </w:r>
      </w:ins>
      <w:del w:id="2053" w:author="Shokri" w:date="2019-11-10T01:11:00Z">
        <w:r w:rsidR="00EC66DB" w:rsidDel="00757F6D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EC66DB">
        <w:rPr>
          <w:rFonts w:cs="B Nazanin" w:hint="cs"/>
          <w:sz w:val="28"/>
          <w:szCs w:val="28"/>
          <w:rtl/>
        </w:rPr>
        <w:t>ع</w:t>
      </w:r>
      <w:r w:rsidR="0049153D">
        <w:rPr>
          <w:rFonts w:cs="B Nazanin" w:hint="cs"/>
          <w:sz w:val="28"/>
          <w:szCs w:val="28"/>
          <w:rtl/>
        </w:rPr>
        <w:t>نوان مانع و سدی در برابر احیا و</w:t>
      </w:r>
      <w:r w:rsidR="00EC66DB">
        <w:rPr>
          <w:rFonts w:cs="B Nazanin" w:hint="cs"/>
          <w:sz w:val="28"/>
          <w:szCs w:val="28"/>
          <w:rtl/>
        </w:rPr>
        <w:t xml:space="preserve"> بازسازی حضور روسیه در کشورهای آ</w:t>
      </w:r>
      <w:r w:rsidR="0049153D">
        <w:rPr>
          <w:rFonts w:cs="B Nazanin" w:hint="cs"/>
          <w:sz w:val="28"/>
          <w:szCs w:val="28"/>
          <w:rtl/>
        </w:rPr>
        <w:t>سیای</w:t>
      </w:r>
      <w:r w:rsidR="00F6314F">
        <w:rPr>
          <w:rFonts w:cs="B Nazanin" w:hint="cs"/>
          <w:sz w:val="28"/>
          <w:szCs w:val="28"/>
          <w:rtl/>
        </w:rPr>
        <w:t xml:space="preserve"> مرکزی</w:t>
      </w:r>
      <w:ins w:id="2054" w:author="Shokri" w:date="2019-11-10T01:11:00Z">
        <w:r w:rsidR="00757F6D">
          <w:rPr>
            <w:rFonts w:cs="B Nazanin" w:hint="cs"/>
            <w:sz w:val="28"/>
            <w:szCs w:val="28"/>
            <w:rtl/>
          </w:rPr>
          <w:t xml:space="preserve"> باشد.</w:t>
        </w:r>
      </w:ins>
      <w:del w:id="2055" w:author="Shokri" w:date="2019-11-10T01:11:00Z">
        <w:r w:rsidR="00F6314F" w:rsidDel="00757F6D">
          <w:rPr>
            <w:rFonts w:cs="B Nazanin" w:hint="cs"/>
            <w:sz w:val="28"/>
            <w:szCs w:val="28"/>
            <w:rtl/>
          </w:rPr>
          <w:delText xml:space="preserve"> شود</w:delText>
        </w:r>
      </w:del>
      <w:r w:rsidR="00F6314F">
        <w:rPr>
          <w:rFonts w:cs="B Nazanin" w:hint="cs"/>
          <w:sz w:val="28"/>
          <w:szCs w:val="28"/>
          <w:rtl/>
        </w:rPr>
        <w:t xml:space="preserve"> </w:t>
      </w:r>
      <w:ins w:id="2056" w:author="Shokri" w:date="2019-11-10T01:11:00Z">
        <w:r w:rsidR="00757F6D">
          <w:rPr>
            <w:rFonts w:cs="B Nazanin" w:hint="cs"/>
            <w:sz w:val="28"/>
            <w:szCs w:val="28"/>
            <w:rtl/>
          </w:rPr>
          <w:t>کما اینکه</w:t>
        </w:r>
      </w:ins>
      <w:del w:id="2057" w:author="Shokri" w:date="2019-11-10T01:11:00Z">
        <w:r w:rsidR="00F6314F" w:rsidDel="00757F6D">
          <w:rPr>
            <w:rFonts w:cs="B Nazanin" w:hint="cs"/>
            <w:sz w:val="28"/>
            <w:szCs w:val="28"/>
            <w:rtl/>
          </w:rPr>
          <w:delText>گواینکه</w:delText>
        </w:r>
      </w:del>
      <w:r w:rsidR="00F6314F">
        <w:rPr>
          <w:rFonts w:cs="B Nazanin" w:hint="cs"/>
          <w:sz w:val="28"/>
          <w:szCs w:val="28"/>
          <w:rtl/>
        </w:rPr>
        <w:t xml:space="preserve"> پان ت</w:t>
      </w:r>
      <w:r w:rsidR="00522FC4">
        <w:rPr>
          <w:rFonts w:cs="B Nazanin" w:hint="cs"/>
          <w:sz w:val="28"/>
          <w:szCs w:val="28"/>
          <w:rtl/>
        </w:rPr>
        <w:t xml:space="preserve">رکیزم </w:t>
      </w:r>
      <w:r w:rsidR="00EC66DB">
        <w:rPr>
          <w:rFonts w:cs="B Nazanin" w:hint="cs"/>
          <w:sz w:val="28"/>
          <w:szCs w:val="28"/>
          <w:rtl/>
        </w:rPr>
        <w:t xml:space="preserve">یک قرن پیش از آن توسط </w:t>
      </w:r>
      <w:r w:rsidR="0049153D">
        <w:rPr>
          <w:rFonts w:cs="B Nazanin" w:hint="cs"/>
          <w:sz w:val="28"/>
          <w:szCs w:val="28"/>
          <w:rtl/>
        </w:rPr>
        <w:t>سرویس اطلاعاتی بریتانیا ایج</w:t>
      </w:r>
      <w:ins w:id="2058" w:author="Shokri" w:date="2019-11-10T01:11:00Z">
        <w:r w:rsidR="00757F6D">
          <w:rPr>
            <w:rFonts w:cs="B Nazanin" w:hint="cs"/>
            <w:sz w:val="28"/>
            <w:szCs w:val="28"/>
            <w:rtl/>
          </w:rPr>
          <w:t>ا</w:t>
        </w:r>
      </w:ins>
      <w:r w:rsidR="0049153D">
        <w:rPr>
          <w:rFonts w:cs="B Nazanin" w:hint="cs"/>
          <w:sz w:val="28"/>
          <w:szCs w:val="28"/>
          <w:rtl/>
        </w:rPr>
        <w:t>د شده بود.</w:t>
      </w:r>
      <w:ins w:id="2059" w:author="Shokri" w:date="2019-11-10T01:11:00Z">
        <w:r w:rsidR="00757F6D">
          <w:rPr>
            <w:rFonts w:cs="B Nazanin" w:hint="cs"/>
            <w:sz w:val="28"/>
            <w:szCs w:val="28"/>
            <w:rtl/>
          </w:rPr>
          <w:t>«</w:t>
        </w:r>
      </w:ins>
      <w:del w:id="2060" w:author="Shokri" w:date="2019-11-10T01:11:00Z">
        <w:r w:rsidRPr="00EE4024" w:rsidDel="00757F6D">
          <w:rPr>
            <w:rFonts w:cs="B Nazanin" w:hint="cs"/>
            <w:sz w:val="28"/>
            <w:szCs w:val="28"/>
            <w:rtl/>
          </w:rPr>
          <w:delText xml:space="preserve"> </w:delText>
        </w:r>
      </w:del>
      <w:del w:id="2061" w:author="Shokri" w:date="2019-11-10T01:57:00Z">
        <w:r w:rsidRPr="00EE4024" w:rsidDel="007C3FA9">
          <w:rPr>
            <w:rFonts w:cs="B Nazanin"/>
            <w:sz w:val="28"/>
            <w:szCs w:val="28"/>
          </w:rPr>
          <w:delText>"</w:delText>
        </w:r>
      </w:del>
      <w:r w:rsidRPr="00EE4024">
        <w:rPr>
          <w:rFonts w:cs="B Nazanin"/>
          <w:sz w:val="28"/>
          <w:szCs w:val="28"/>
          <w:rtl/>
        </w:rPr>
        <w:t>قدرت نرم</w:t>
      </w:r>
      <w:ins w:id="2062" w:author="Shokri" w:date="2019-11-10T01:12:00Z">
        <w:r w:rsidR="00757F6D">
          <w:rPr>
            <w:rFonts w:cs="B Nazanin" w:hint="cs"/>
            <w:sz w:val="28"/>
            <w:szCs w:val="28"/>
            <w:rtl/>
          </w:rPr>
          <w:t>»</w:t>
        </w:r>
      </w:ins>
      <w:del w:id="2063" w:author="Shokri" w:date="2019-11-10T01:11:00Z">
        <w:r w:rsidRPr="00EE4024" w:rsidDel="00757F6D">
          <w:rPr>
            <w:rFonts w:cs="B Nazanin"/>
            <w:sz w:val="28"/>
            <w:szCs w:val="28"/>
            <w:rtl/>
          </w:rPr>
          <w:delText>"</w:delText>
        </w:r>
      </w:del>
      <w:r w:rsidRPr="00EE4024">
        <w:rPr>
          <w:rFonts w:cs="B Nazanin"/>
          <w:sz w:val="28"/>
          <w:szCs w:val="28"/>
          <w:rtl/>
        </w:rPr>
        <w:t xml:space="preserve"> ترک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ه</w:t>
      </w:r>
      <w:r w:rsidR="0049153D">
        <w:rPr>
          <w:rFonts w:cs="B Nazanin"/>
          <w:sz w:val="28"/>
          <w:szCs w:val="28"/>
          <w:rtl/>
        </w:rPr>
        <w:t xml:space="preserve"> در</w:t>
      </w:r>
      <w:r w:rsidR="0049153D">
        <w:rPr>
          <w:rFonts w:cs="B Nazanin" w:hint="cs"/>
          <w:sz w:val="28"/>
          <w:szCs w:val="28"/>
          <w:rtl/>
        </w:rPr>
        <w:t xml:space="preserve"> قرقیزستان</w:t>
      </w:r>
      <w:r w:rsidRPr="00EE4024">
        <w:rPr>
          <w:rFonts w:cs="B Nazanin"/>
          <w:sz w:val="28"/>
          <w:szCs w:val="28"/>
          <w:rtl/>
        </w:rPr>
        <w:t xml:space="preserve"> </w:t>
      </w:r>
      <w:r w:rsidR="00EC66DB">
        <w:rPr>
          <w:rFonts w:cs="B Nazanin" w:hint="cs"/>
          <w:sz w:val="28"/>
          <w:szCs w:val="28"/>
          <w:rtl/>
        </w:rPr>
        <w:t>ب</w:t>
      </w:r>
      <w:ins w:id="2064" w:author="Shokri" w:date="2019-11-10T01:12:00Z">
        <w:r w:rsidR="00757F6D">
          <w:rPr>
            <w:rFonts w:cs="B Nazanin" w:hint="cs"/>
            <w:sz w:val="28"/>
            <w:szCs w:val="28"/>
            <w:rtl/>
          </w:rPr>
          <w:t>ه‌</w:t>
        </w:r>
      </w:ins>
      <w:r w:rsidR="00EC66DB">
        <w:rPr>
          <w:rFonts w:cs="B Nazanin" w:hint="cs"/>
          <w:sz w:val="28"/>
          <w:szCs w:val="28"/>
          <w:rtl/>
        </w:rPr>
        <w:t>واسط</w:t>
      </w:r>
      <w:ins w:id="2065" w:author="Shokri" w:date="2019-11-10T01:12:00Z">
        <w:r w:rsidR="00757F6D">
          <w:rPr>
            <w:rFonts w:cs="B Nazanin" w:hint="cs"/>
            <w:sz w:val="28"/>
            <w:szCs w:val="28"/>
            <w:rtl/>
          </w:rPr>
          <w:t>ۀ</w:t>
        </w:r>
      </w:ins>
      <w:del w:id="2066" w:author="Shokri" w:date="2019-11-10T01:12:00Z">
        <w:r w:rsidR="00EC66DB" w:rsidDel="00757F6D">
          <w:rPr>
            <w:rFonts w:cs="B Nazanin" w:hint="cs"/>
            <w:sz w:val="28"/>
            <w:szCs w:val="28"/>
            <w:rtl/>
          </w:rPr>
          <w:delText>ه</w:delText>
        </w:r>
      </w:del>
      <w:r w:rsidR="00EC66DB">
        <w:rPr>
          <w:rFonts w:cs="B Nazanin" w:hint="cs"/>
          <w:sz w:val="28"/>
          <w:szCs w:val="28"/>
          <w:rtl/>
        </w:rPr>
        <w:t xml:space="preserve"> سیستم </w:t>
      </w:r>
      <w:ins w:id="2067" w:author="Shokri" w:date="2019-11-10T01:12:00Z">
        <w:r w:rsidR="00757F6D">
          <w:rPr>
            <w:rFonts w:cs="B Nazanin" w:hint="cs"/>
            <w:sz w:val="28"/>
            <w:szCs w:val="28"/>
            <w:rtl/>
          </w:rPr>
          <w:t>آ</w:t>
        </w:r>
      </w:ins>
      <w:del w:id="2068" w:author="Shokri" w:date="2019-11-10T01:12:00Z">
        <w:r w:rsidR="00EC66DB" w:rsidDel="00757F6D">
          <w:rPr>
            <w:rFonts w:cs="B Nazanin" w:hint="cs"/>
            <w:sz w:val="28"/>
            <w:szCs w:val="28"/>
            <w:rtl/>
          </w:rPr>
          <w:delText>ا</w:delText>
        </w:r>
      </w:del>
      <w:r w:rsidR="0049153D">
        <w:rPr>
          <w:rFonts w:cs="B Nazanin" w:hint="cs"/>
          <w:sz w:val="28"/>
          <w:szCs w:val="28"/>
          <w:rtl/>
        </w:rPr>
        <w:t>موزشی قوی اعمال م</w:t>
      </w:r>
      <w:r w:rsidR="00F6314F">
        <w:rPr>
          <w:rFonts w:cs="B Nazanin" w:hint="cs"/>
          <w:sz w:val="28"/>
          <w:szCs w:val="28"/>
          <w:rtl/>
        </w:rPr>
        <w:t>ی</w:t>
      </w:r>
      <w:ins w:id="2069" w:author="Shokri" w:date="2019-11-10T01:12:00Z">
        <w:r w:rsidR="00757F6D">
          <w:rPr>
            <w:rFonts w:cs="B Nazanin" w:hint="cs"/>
            <w:sz w:val="28"/>
            <w:szCs w:val="28"/>
            <w:rtl/>
          </w:rPr>
          <w:t>‌</w:t>
        </w:r>
      </w:ins>
      <w:del w:id="2070" w:author="Shokri" w:date="2019-11-10T01:12:00Z">
        <w:r w:rsidR="00F6314F" w:rsidDel="00757F6D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F6314F">
        <w:rPr>
          <w:rFonts w:cs="B Nazanin" w:hint="cs"/>
          <w:sz w:val="28"/>
          <w:szCs w:val="28"/>
          <w:rtl/>
        </w:rPr>
        <w:t>شود</w:t>
      </w:r>
      <w:del w:id="2071" w:author="Shokri" w:date="2019-11-10T01:12:00Z">
        <w:r w:rsidR="00F6314F" w:rsidDel="00757F6D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F6314F">
        <w:rPr>
          <w:rFonts w:cs="B Nazanin" w:hint="cs"/>
          <w:sz w:val="28"/>
          <w:szCs w:val="28"/>
          <w:rtl/>
        </w:rPr>
        <w:t>. این سیستم جایگزین نظام آ</w:t>
      </w:r>
      <w:r w:rsidR="0049153D">
        <w:rPr>
          <w:rFonts w:cs="B Nazanin" w:hint="cs"/>
          <w:sz w:val="28"/>
          <w:szCs w:val="28"/>
          <w:rtl/>
        </w:rPr>
        <w:t xml:space="preserve">موزشی با کیفیت دوره شوروی شده است. </w:t>
      </w:r>
    </w:p>
    <w:p w:rsidR="00D30A41" w:rsidRDefault="00D30A41" w:rsidP="00F6314F">
      <w:pPr>
        <w:bidi/>
        <w:jc w:val="both"/>
        <w:rPr>
          <w:rFonts w:cs="B Nazanin"/>
          <w:sz w:val="28"/>
          <w:szCs w:val="28"/>
          <w:rtl/>
        </w:rPr>
      </w:pPr>
      <w:r w:rsidRPr="00EE4024">
        <w:rPr>
          <w:rFonts w:cs="B Nazanin" w:hint="cs"/>
          <w:sz w:val="28"/>
          <w:szCs w:val="28"/>
          <w:rtl/>
        </w:rPr>
        <w:t>ت</w:t>
      </w:r>
      <w:r w:rsidR="00C9269B">
        <w:rPr>
          <w:rFonts w:cs="B Nazanin"/>
          <w:sz w:val="28"/>
          <w:szCs w:val="28"/>
          <w:rtl/>
        </w:rPr>
        <w:t>ا به امروز، 22</w:t>
      </w:r>
      <w:r w:rsidR="00C9269B">
        <w:rPr>
          <w:rFonts w:cs="B Nazanin" w:hint="cs"/>
          <w:sz w:val="28"/>
          <w:szCs w:val="28"/>
          <w:rtl/>
        </w:rPr>
        <w:t xml:space="preserve"> م</w:t>
      </w:r>
      <w:ins w:id="2072" w:author="Shokri" w:date="2019-11-10T01:12:00Z">
        <w:r w:rsidR="00757F6D">
          <w:rPr>
            <w:rFonts w:cs="B Nazanin" w:hint="cs"/>
            <w:sz w:val="28"/>
            <w:szCs w:val="28"/>
            <w:rtl/>
          </w:rPr>
          <w:t>ؤ</w:t>
        </w:r>
      </w:ins>
      <w:del w:id="2073" w:author="Shokri" w:date="2019-11-10T01:12:00Z">
        <w:r w:rsidR="00C9269B" w:rsidDel="00757F6D">
          <w:rPr>
            <w:rFonts w:cs="B Nazanin" w:hint="cs"/>
            <w:sz w:val="28"/>
            <w:szCs w:val="28"/>
            <w:rtl/>
          </w:rPr>
          <w:delText>و</w:delText>
        </w:r>
      </w:del>
      <w:r w:rsidR="00C9269B">
        <w:rPr>
          <w:rFonts w:cs="B Nazanin" w:hint="cs"/>
          <w:sz w:val="28"/>
          <w:szCs w:val="28"/>
          <w:rtl/>
        </w:rPr>
        <w:t>سس</w:t>
      </w:r>
      <w:ins w:id="2074" w:author="Shokri" w:date="2019-11-10T01:12:00Z">
        <w:r w:rsidR="00757F6D">
          <w:rPr>
            <w:rFonts w:cs="B Nazanin" w:hint="cs"/>
            <w:sz w:val="28"/>
            <w:szCs w:val="28"/>
            <w:rtl/>
          </w:rPr>
          <w:t>ۀ</w:t>
        </w:r>
      </w:ins>
      <w:del w:id="2075" w:author="Shokri" w:date="2019-11-10T01:12:00Z">
        <w:r w:rsidR="00C9269B" w:rsidDel="00757F6D">
          <w:rPr>
            <w:rFonts w:cs="B Nazanin" w:hint="cs"/>
            <w:sz w:val="28"/>
            <w:szCs w:val="28"/>
            <w:rtl/>
          </w:rPr>
          <w:delText>ه</w:delText>
        </w:r>
      </w:del>
      <w:r w:rsidR="00C9269B">
        <w:rPr>
          <w:rFonts w:cs="B Nazanin" w:hint="cs"/>
          <w:sz w:val="28"/>
          <w:szCs w:val="28"/>
          <w:rtl/>
        </w:rPr>
        <w:t xml:space="preserve"> </w:t>
      </w:r>
      <w:r w:rsidRPr="00EE4024">
        <w:rPr>
          <w:rFonts w:cs="B Nazanin"/>
          <w:sz w:val="28"/>
          <w:szCs w:val="28"/>
          <w:rtl/>
        </w:rPr>
        <w:t>آموزش</w:t>
      </w:r>
      <w:r w:rsidRPr="00EE4024">
        <w:rPr>
          <w:rFonts w:cs="B Nazanin" w:hint="cs"/>
          <w:sz w:val="28"/>
          <w:szCs w:val="28"/>
          <w:rtl/>
        </w:rPr>
        <w:t>ی</w:t>
      </w:r>
      <w:r w:rsidR="00C9269B">
        <w:rPr>
          <w:rFonts w:cs="B Nazanin" w:hint="cs"/>
          <w:sz w:val="28"/>
          <w:szCs w:val="28"/>
          <w:rtl/>
        </w:rPr>
        <w:t xml:space="preserve"> انجمن </w:t>
      </w:r>
      <w:r w:rsidR="00F6314F">
        <w:rPr>
          <w:rFonts w:cs="B Nazanin" w:hint="cs"/>
          <w:b/>
          <w:bCs/>
          <w:sz w:val="28"/>
          <w:szCs w:val="28"/>
          <w:rtl/>
        </w:rPr>
        <w:t>ثبات</w:t>
      </w:r>
      <w:r w:rsidR="00C9269B">
        <w:rPr>
          <w:rFonts w:cs="B Nazanin" w:hint="cs"/>
          <w:sz w:val="28"/>
          <w:szCs w:val="28"/>
          <w:rtl/>
        </w:rPr>
        <w:t xml:space="preserve"> </w:t>
      </w:r>
      <w:r w:rsidRPr="00EE4024">
        <w:rPr>
          <w:rFonts w:cs="B Nazanin"/>
          <w:sz w:val="28"/>
          <w:szCs w:val="28"/>
          <w:rtl/>
        </w:rPr>
        <w:t>ترک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ه</w:t>
      </w:r>
      <w:r w:rsidR="00C9269B">
        <w:rPr>
          <w:rFonts w:cs="B Nazanin" w:hint="cs"/>
          <w:sz w:val="28"/>
          <w:szCs w:val="28"/>
          <w:rtl/>
        </w:rPr>
        <w:t xml:space="preserve"> در قرقیزستان فعالیت دارد. </w:t>
      </w:r>
      <w:r w:rsidRPr="00EE4024">
        <w:rPr>
          <w:rFonts w:cs="B Nazanin"/>
          <w:sz w:val="28"/>
          <w:szCs w:val="28"/>
          <w:rtl/>
        </w:rPr>
        <w:t>در م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ان</w:t>
      </w:r>
      <w:r w:rsidRPr="00EE4024">
        <w:rPr>
          <w:rFonts w:cs="B Nazanin"/>
          <w:sz w:val="28"/>
          <w:szCs w:val="28"/>
          <w:rtl/>
        </w:rPr>
        <w:t xml:space="preserve"> آنها 9 </w:t>
      </w:r>
      <w:r w:rsidR="00C9269B">
        <w:rPr>
          <w:rFonts w:cs="B Nazanin" w:hint="cs"/>
          <w:sz w:val="28"/>
          <w:szCs w:val="28"/>
          <w:rtl/>
        </w:rPr>
        <w:t>مدرسه بین</w:t>
      </w:r>
      <w:ins w:id="2076" w:author="Shokri" w:date="2019-11-10T01:12:00Z">
        <w:r w:rsidR="00757F6D">
          <w:rPr>
            <w:rFonts w:cs="B Nazanin" w:hint="cs"/>
            <w:sz w:val="28"/>
            <w:szCs w:val="28"/>
            <w:rtl/>
          </w:rPr>
          <w:t>‌</w:t>
        </w:r>
      </w:ins>
      <w:del w:id="2077" w:author="Shokri" w:date="2019-11-10T01:12:00Z">
        <w:r w:rsidR="00C9269B" w:rsidDel="00757F6D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C9269B">
        <w:rPr>
          <w:rFonts w:cs="B Nazanin" w:hint="cs"/>
          <w:sz w:val="28"/>
          <w:szCs w:val="28"/>
          <w:rtl/>
        </w:rPr>
        <w:t xml:space="preserve">المللی پسرانه </w:t>
      </w:r>
      <w:r w:rsidR="00C9269B">
        <w:rPr>
          <w:rFonts w:cs="B Nazanin"/>
          <w:sz w:val="28"/>
          <w:szCs w:val="28"/>
          <w:rtl/>
        </w:rPr>
        <w:t>و 5 م</w:t>
      </w:r>
      <w:r w:rsidR="00C9269B">
        <w:rPr>
          <w:rFonts w:cs="B Nazanin" w:hint="cs"/>
          <w:sz w:val="28"/>
          <w:szCs w:val="28"/>
          <w:rtl/>
        </w:rPr>
        <w:t>درس</w:t>
      </w:r>
      <w:ins w:id="2078" w:author="Shokri" w:date="2019-11-10T01:12:00Z">
        <w:r w:rsidR="00757F6D">
          <w:rPr>
            <w:rFonts w:cs="B Nazanin" w:hint="cs"/>
            <w:sz w:val="28"/>
            <w:szCs w:val="28"/>
            <w:rtl/>
          </w:rPr>
          <w:t>ۀ</w:t>
        </w:r>
      </w:ins>
      <w:del w:id="2079" w:author="Shokri" w:date="2019-11-10T01:12:00Z">
        <w:r w:rsidR="00C9269B" w:rsidDel="00757F6D">
          <w:rPr>
            <w:rFonts w:cs="B Nazanin" w:hint="cs"/>
            <w:sz w:val="28"/>
            <w:szCs w:val="28"/>
            <w:rtl/>
          </w:rPr>
          <w:delText>ه</w:delText>
        </w:r>
      </w:del>
      <w:del w:id="2080" w:author="Shokri" w:date="2019-11-10T01:57:00Z">
        <w:r w:rsidR="00C9269B" w:rsidDel="007C3FA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 xml:space="preserve"> ب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ن</w:t>
      </w:r>
      <w:ins w:id="2081" w:author="Shokri" w:date="2019-11-10T01:12:00Z">
        <w:r w:rsidR="00757F6D">
          <w:rPr>
            <w:rFonts w:cs="B Nazanin" w:hint="cs"/>
            <w:sz w:val="28"/>
            <w:szCs w:val="28"/>
            <w:rtl/>
          </w:rPr>
          <w:t>‌</w:t>
        </w:r>
      </w:ins>
      <w:del w:id="2082" w:author="Shokri" w:date="2019-11-10T01:12:00Z">
        <w:r w:rsidRPr="00EE4024" w:rsidDel="00757F6D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الملل</w:t>
      </w:r>
      <w:r w:rsidRPr="00EE4024">
        <w:rPr>
          <w:rFonts w:cs="B Nazanin" w:hint="cs"/>
          <w:sz w:val="28"/>
          <w:szCs w:val="28"/>
          <w:rtl/>
        </w:rPr>
        <w:t>ی</w:t>
      </w:r>
      <w:r w:rsidR="00C9269B">
        <w:rPr>
          <w:rFonts w:cs="B Nazanin" w:hint="cs"/>
          <w:sz w:val="28"/>
          <w:szCs w:val="28"/>
          <w:rtl/>
        </w:rPr>
        <w:t xml:space="preserve"> دخترانه </w:t>
      </w:r>
      <w:ins w:id="2083" w:author="Shokri" w:date="2019-11-10T01:12:00Z">
        <w:r w:rsidR="00757F6D">
          <w:rPr>
            <w:rFonts w:cs="B Nazanin" w:hint="cs"/>
            <w:sz w:val="28"/>
            <w:szCs w:val="28"/>
            <w:rtl/>
          </w:rPr>
          <w:t>است</w:t>
        </w:r>
      </w:ins>
      <w:del w:id="2084" w:author="Shokri" w:date="2019-11-10T01:12:00Z">
        <w:r w:rsidR="00C9269B" w:rsidDel="00757F6D">
          <w:rPr>
            <w:rFonts w:cs="B Nazanin" w:hint="cs"/>
            <w:sz w:val="28"/>
            <w:szCs w:val="28"/>
            <w:rtl/>
          </w:rPr>
          <w:delText>می باشد</w:delText>
        </w:r>
      </w:del>
      <w:del w:id="2085" w:author="Shokri" w:date="2019-11-10T01:57:00Z">
        <w:r w:rsidR="00C9269B" w:rsidDel="007C3FA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 xml:space="preserve"> </w:t>
      </w:r>
      <w:r w:rsidRPr="00EE4024">
        <w:rPr>
          <w:rFonts w:cs="B Nazanin" w:hint="cs"/>
          <w:sz w:val="28"/>
          <w:szCs w:val="28"/>
          <w:rtl/>
        </w:rPr>
        <w:t xml:space="preserve">و همچنین </w:t>
      </w:r>
      <w:r w:rsidRPr="00EE4024">
        <w:rPr>
          <w:rFonts w:cs="B Nazanin"/>
          <w:sz w:val="28"/>
          <w:szCs w:val="28"/>
          <w:rtl/>
        </w:rPr>
        <w:t>مدرسه ب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ن</w:t>
      </w:r>
      <w:ins w:id="2086" w:author="Shokri" w:date="2019-11-10T01:13:00Z">
        <w:r w:rsidR="00757F6D">
          <w:rPr>
            <w:rFonts w:cs="B Nazanin" w:hint="cs"/>
            <w:sz w:val="28"/>
            <w:szCs w:val="28"/>
            <w:rtl/>
          </w:rPr>
          <w:t>‌</w:t>
        </w:r>
      </w:ins>
      <w:del w:id="2087" w:author="Shokri" w:date="2019-11-10T01:13:00Z">
        <w:r w:rsidRPr="00EE4024" w:rsidDel="00757F6D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الملل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</w:t>
      </w:r>
      <w:ins w:id="2088" w:author="Shokri" w:date="2019-11-10T01:13:00Z">
        <w:r w:rsidR="00757F6D">
          <w:rPr>
            <w:rFonts w:cs="B Nazanin" w:hint="cs"/>
            <w:sz w:val="28"/>
            <w:szCs w:val="28"/>
            <w:rtl/>
          </w:rPr>
          <w:t>«</w:t>
        </w:r>
      </w:ins>
      <w:del w:id="2089" w:author="Shokri" w:date="2019-11-10T01:13:00Z">
        <w:r w:rsidRPr="00EE4024" w:rsidDel="00757F6D">
          <w:rPr>
            <w:rFonts w:cs="B Nazanin"/>
            <w:sz w:val="28"/>
            <w:szCs w:val="28"/>
            <w:rtl/>
          </w:rPr>
          <w:delText>"</w:delText>
        </w:r>
      </w:del>
      <w:r w:rsidRPr="00EE4024">
        <w:rPr>
          <w:rFonts w:cs="B Nazanin"/>
          <w:sz w:val="28"/>
          <w:szCs w:val="28"/>
          <w:rtl/>
        </w:rPr>
        <w:t>جاد</w:t>
      </w:r>
      <w:ins w:id="2090" w:author="Shokri" w:date="2019-11-10T01:57:00Z">
        <w:r w:rsidR="007C3FA9">
          <w:rPr>
            <w:rFonts w:cs="B Nazanin" w:hint="cs"/>
            <w:sz w:val="28"/>
            <w:szCs w:val="28"/>
            <w:rtl/>
          </w:rPr>
          <w:t>ۀ</w:t>
        </w:r>
      </w:ins>
      <w:del w:id="2091" w:author="Shokri" w:date="2019-11-10T01:57:00Z">
        <w:r w:rsidRPr="00EE4024" w:rsidDel="007C3FA9">
          <w:rPr>
            <w:rFonts w:cs="B Nazanin"/>
            <w:sz w:val="28"/>
            <w:szCs w:val="28"/>
            <w:rtl/>
          </w:rPr>
          <w:delText>ه</w:delText>
        </w:r>
      </w:del>
      <w:r w:rsidRPr="00EE4024">
        <w:rPr>
          <w:rFonts w:cs="B Nazanin"/>
          <w:sz w:val="28"/>
          <w:szCs w:val="28"/>
          <w:rtl/>
        </w:rPr>
        <w:t xml:space="preserve"> ابر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ش</w:t>
      </w:r>
      <w:ins w:id="2092" w:author="Shokri" w:date="2019-11-10T01:13:00Z">
        <w:r w:rsidR="00757F6D">
          <w:rPr>
            <w:rFonts w:cs="B Nazanin" w:hint="cs"/>
            <w:sz w:val="28"/>
            <w:szCs w:val="28"/>
            <w:rtl/>
          </w:rPr>
          <w:t>م»</w:t>
        </w:r>
      </w:ins>
      <w:del w:id="2093" w:author="Shokri" w:date="2019-11-10T01:13:00Z">
        <w:r w:rsidRPr="00EE4024" w:rsidDel="00757F6D">
          <w:rPr>
            <w:rFonts w:cs="B Nazanin" w:hint="eastAsia"/>
            <w:sz w:val="28"/>
            <w:szCs w:val="28"/>
            <w:rtl/>
          </w:rPr>
          <w:delText>م</w:delText>
        </w:r>
        <w:r w:rsidRPr="00EE4024" w:rsidDel="00757F6D">
          <w:rPr>
            <w:rFonts w:cs="B Nazanin"/>
            <w:sz w:val="28"/>
            <w:szCs w:val="28"/>
            <w:rtl/>
          </w:rPr>
          <w:delText>"</w:delText>
        </w:r>
      </w:del>
      <w:r w:rsidRPr="00EE4024">
        <w:rPr>
          <w:rFonts w:cs="B Nazanin"/>
          <w:sz w:val="28"/>
          <w:szCs w:val="28"/>
          <w:rtl/>
        </w:rPr>
        <w:t xml:space="preserve"> و دانشگاه ب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ن</w:t>
      </w:r>
      <w:ins w:id="2094" w:author="Shokri" w:date="2019-11-10T01:13:00Z">
        <w:r w:rsidR="00757F6D">
          <w:rPr>
            <w:rFonts w:cs="B Nazanin" w:hint="cs"/>
            <w:sz w:val="28"/>
            <w:szCs w:val="28"/>
            <w:rtl/>
          </w:rPr>
          <w:t>‌</w:t>
        </w:r>
      </w:ins>
      <w:del w:id="2095" w:author="Shokri" w:date="2019-11-10T01:13:00Z">
        <w:r w:rsidRPr="00EE4024" w:rsidDel="00757F6D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الملل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آتا</w:t>
      </w:r>
      <w:r w:rsidR="00F6314F">
        <w:rPr>
          <w:rFonts w:cs="B Nazanin" w:hint="cs"/>
          <w:sz w:val="28"/>
          <w:szCs w:val="28"/>
          <w:rtl/>
        </w:rPr>
        <w:t xml:space="preserve"> </w:t>
      </w:r>
      <w:r w:rsidRPr="00EE4024">
        <w:rPr>
          <w:rFonts w:cs="B Nazanin"/>
          <w:sz w:val="28"/>
          <w:szCs w:val="28"/>
          <w:rtl/>
        </w:rPr>
        <w:t>ترک-آلات</w:t>
      </w:r>
      <w:r w:rsidRPr="00EE4024">
        <w:rPr>
          <w:rFonts w:cs="B Nazanin" w:hint="cs"/>
          <w:sz w:val="28"/>
          <w:szCs w:val="28"/>
          <w:rtl/>
        </w:rPr>
        <w:t>و</w:t>
      </w:r>
      <w:r w:rsidRPr="00EE4024">
        <w:rPr>
          <w:rFonts w:cs="B Nazanin"/>
          <w:sz w:val="28"/>
          <w:szCs w:val="28"/>
          <w:rtl/>
        </w:rPr>
        <w:t xml:space="preserve"> در قلمرو جمهور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قرق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زستان</w:t>
      </w:r>
      <w:r w:rsidRPr="00EE4024">
        <w:rPr>
          <w:rFonts w:cs="B Nazanin" w:hint="cs"/>
          <w:sz w:val="28"/>
          <w:szCs w:val="28"/>
          <w:rtl/>
        </w:rPr>
        <w:t xml:space="preserve"> در حال فعالیت </w:t>
      </w:r>
      <w:ins w:id="2096" w:author="Shokri" w:date="2019-11-10T01:13:00Z">
        <w:r w:rsidR="00757F6D">
          <w:rPr>
            <w:rFonts w:cs="B Nazanin" w:hint="cs"/>
            <w:sz w:val="28"/>
            <w:szCs w:val="28"/>
            <w:rtl/>
          </w:rPr>
          <w:t>هستند</w:t>
        </w:r>
      </w:ins>
      <w:del w:id="2097" w:author="Shokri" w:date="2019-11-10T01:13:00Z">
        <w:r w:rsidRPr="00EE4024" w:rsidDel="00757F6D">
          <w:rPr>
            <w:rFonts w:cs="B Nazanin" w:hint="cs"/>
            <w:sz w:val="28"/>
            <w:szCs w:val="28"/>
            <w:rtl/>
          </w:rPr>
          <w:delText>می باشند</w:delText>
        </w:r>
      </w:del>
      <w:r w:rsidRPr="00EE4024">
        <w:rPr>
          <w:rFonts w:cs="B Nazanin" w:hint="cs"/>
          <w:sz w:val="28"/>
          <w:szCs w:val="28"/>
          <w:rtl/>
        </w:rPr>
        <w:t xml:space="preserve">. </w:t>
      </w:r>
      <w:r w:rsidRPr="00EE4024">
        <w:rPr>
          <w:rFonts w:cs="B Nazanin"/>
          <w:sz w:val="28"/>
          <w:szCs w:val="28"/>
          <w:rtl/>
        </w:rPr>
        <w:t>بخش قابل</w:t>
      </w:r>
      <w:ins w:id="2098" w:author="Shokri" w:date="2019-11-10T01:58:00Z">
        <w:r w:rsidR="007C3FA9">
          <w:rPr>
            <w:rFonts w:cs="B Nazanin" w:hint="cs"/>
            <w:sz w:val="28"/>
            <w:szCs w:val="28"/>
            <w:rtl/>
          </w:rPr>
          <w:t>‌</w:t>
        </w:r>
      </w:ins>
      <w:del w:id="2099" w:author="Shokri" w:date="2019-11-10T01:58:00Z">
        <w:r w:rsidRPr="00EE4024" w:rsidDel="007C3FA9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توجه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از نسل جوان </w:t>
      </w:r>
      <w:r w:rsidRPr="00EE4024">
        <w:rPr>
          <w:rFonts w:cs="B Nazanin" w:hint="cs"/>
          <w:sz w:val="28"/>
          <w:szCs w:val="28"/>
          <w:rtl/>
        </w:rPr>
        <w:t xml:space="preserve">فعال </w:t>
      </w:r>
      <w:r w:rsidRPr="00EE4024">
        <w:rPr>
          <w:rFonts w:cs="B Nazanin"/>
          <w:sz w:val="28"/>
          <w:szCs w:val="28"/>
          <w:rtl/>
        </w:rPr>
        <w:t>قرق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زستان</w:t>
      </w:r>
      <w:r w:rsidR="00C9269B">
        <w:rPr>
          <w:rFonts w:cs="B Nazanin"/>
          <w:sz w:val="28"/>
          <w:szCs w:val="28"/>
          <w:rtl/>
        </w:rPr>
        <w:t xml:space="preserve"> در </w:t>
      </w:r>
      <w:r w:rsidR="00C9269B">
        <w:rPr>
          <w:rFonts w:cs="B Nazanin" w:hint="cs"/>
          <w:sz w:val="28"/>
          <w:szCs w:val="28"/>
          <w:rtl/>
        </w:rPr>
        <w:t>این م</w:t>
      </w:r>
      <w:ins w:id="2100" w:author="Shokri" w:date="2019-11-10T01:13:00Z">
        <w:r w:rsidR="00757F6D">
          <w:rPr>
            <w:rFonts w:cs="B Nazanin" w:hint="cs"/>
            <w:sz w:val="28"/>
            <w:szCs w:val="28"/>
            <w:rtl/>
          </w:rPr>
          <w:t>ؤ</w:t>
        </w:r>
      </w:ins>
      <w:del w:id="2101" w:author="Shokri" w:date="2019-11-10T01:13:00Z">
        <w:r w:rsidR="00C9269B" w:rsidDel="00757F6D">
          <w:rPr>
            <w:rFonts w:cs="B Nazanin" w:hint="cs"/>
            <w:sz w:val="28"/>
            <w:szCs w:val="28"/>
            <w:rtl/>
          </w:rPr>
          <w:delText>و</w:delText>
        </w:r>
      </w:del>
      <w:r w:rsidR="00C9269B">
        <w:rPr>
          <w:rFonts w:cs="B Nazanin" w:hint="cs"/>
          <w:sz w:val="28"/>
          <w:szCs w:val="28"/>
          <w:rtl/>
        </w:rPr>
        <w:t xml:space="preserve">سسات </w:t>
      </w:r>
      <w:r w:rsidRPr="00EE4024">
        <w:rPr>
          <w:rFonts w:cs="B Nazanin" w:hint="cs"/>
          <w:sz w:val="28"/>
          <w:szCs w:val="28"/>
          <w:rtl/>
        </w:rPr>
        <w:t xml:space="preserve">در حال تحصیل </w:t>
      </w:r>
      <w:ins w:id="2102" w:author="Shokri" w:date="2019-11-10T01:13:00Z">
        <w:r w:rsidR="00757F6D">
          <w:rPr>
            <w:rFonts w:cs="B Nazanin" w:hint="cs"/>
            <w:sz w:val="28"/>
            <w:szCs w:val="28"/>
            <w:rtl/>
          </w:rPr>
          <w:t>هستند</w:t>
        </w:r>
      </w:ins>
      <w:del w:id="2103" w:author="Shokri" w:date="2019-11-10T01:13:00Z">
        <w:r w:rsidRPr="00EE4024" w:rsidDel="00757F6D">
          <w:rPr>
            <w:rFonts w:cs="B Nazanin" w:hint="cs"/>
            <w:sz w:val="28"/>
            <w:szCs w:val="28"/>
            <w:rtl/>
          </w:rPr>
          <w:delText>می باشند</w:delText>
        </w:r>
      </w:del>
      <w:r w:rsidRPr="00EE4024">
        <w:rPr>
          <w:rFonts w:cs="B Nazanin" w:hint="cs"/>
          <w:sz w:val="28"/>
          <w:szCs w:val="28"/>
          <w:rtl/>
        </w:rPr>
        <w:t>. نمی</w:t>
      </w:r>
      <w:ins w:id="2104" w:author="Shokri" w:date="2019-11-10T01:13:00Z">
        <w:r w:rsidR="00757F6D">
          <w:rPr>
            <w:rFonts w:cs="B Nazanin" w:hint="cs"/>
            <w:sz w:val="28"/>
            <w:szCs w:val="28"/>
            <w:rtl/>
          </w:rPr>
          <w:t>‌</w:t>
        </w:r>
      </w:ins>
      <w:del w:id="2105" w:author="Shokri" w:date="2019-11-10T01:13:00Z">
        <w:r w:rsidRPr="00EE4024" w:rsidDel="00757F6D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</w:rPr>
        <w:t xml:space="preserve">توان گفت که </w:t>
      </w:r>
      <w:ins w:id="2106" w:author="Shokri" w:date="2019-11-10T01:13:00Z">
        <w:r w:rsidR="00757F6D">
          <w:rPr>
            <w:rFonts w:cs="B Nazanin" w:hint="cs"/>
            <w:sz w:val="28"/>
            <w:szCs w:val="28"/>
            <w:rtl/>
          </w:rPr>
          <w:t>همۀ</w:t>
        </w:r>
      </w:ins>
      <w:del w:id="2107" w:author="Shokri" w:date="2019-11-10T01:13:00Z">
        <w:r w:rsidRPr="00EE4024" w:rsidDel="00757F6D">
          <w:rPr>
            <w:rFonts w:cs="B Nazanin" w:hint="cs"/>
            <w:sz w:val="28"/>
            <w:szCs w:val="28"/>
            <w:rtl/>
          </w:rPr>
          <w:delText>تمام</w:delText>
        </w:r>
      </w:del>
      <w:r w:rsidRPr="00EE4024">
        <w:rPr>
          <w:rFonts w:cs="B Nazanin"/>
          <w:sz w:val="28"/>
          <w:szCs w:val="28"/>
          <w:rtl/>
        </w:rPr>
        <w:t xml:space="preserve"> فارغ</w:t>
      </w:r>
      <w:ins w:id="2108" w:author="Shokri" w:date="2019-11-10T01:13:00Z">
        <w:r w:rsidR="00757F6D">
          <w:rPr>
            <w:rFonts w:cs="B Nazanin" w:hint="cs"/>
            <w:sz w:val="28"/>
            <w:szCs w:val="28"/>
            <w:rtl/>
          </w:rPr>
          <w:t>‌</w:t>
        </w:r>
      </w:ins>
      <w:del w:id="2109" w:author="Shokri" w:date="2019-11-10T01:13:00Z">
        <w:r w:rsidRPr="00EE4024" w:rsidDel="00757F6D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التحص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لان</w:t>
      </w:r>
      <w:r w:rsidRPr="00EE4024">
        <w:rPr>
          <w:rFonts w:cs="B Nazanin"/>
          <w:sz w:val="28"/>
          <w:szCs w:val="28"/>
          <w:rtl/>
        </w:rPr>
        <w:t xml:space="preserve"> م</w:t>
      </w:r>
      <w:ins w:id="2110" w:author="Shokri" w:date="2019-11-10T01:13:00Z">
        <w:r w:rsidR="00757F6D">
          <w:rPr>
            <w:rFonts w:cs="B Nazanin" w:hint="cs"/>
            <w:sz w:val="28"/>
            <w:szCs w:val="28"/>
            <w:rtl/>
          </w:rPr>
          <w:t>ؤ</w:t>
        </w:r>
      </w:ins>
      <w:del w:id="2111" w:author="Shokri" w:date="2019-11-10T01:13:00Z">
        <w:r w:rsidRPr="00EE4024" w:rsidDel="00757F6D">
          <w:rPr>
            <w:rFonts w:cs="B Nazanin"/>
            <w:sz w:val="28"/>
            <w:szCs w:val="28"/>
            <w:rtl/>
          </w:rPr>
          <w:delText>و</w:delText>
        </w:r>
      </w:del>
      <w:r w:rsidRPr="00EE4024">
        <w:rPr>
          <w:rFonts w:cs="B Nazanin"/>
          <w:sz w:val="28"/>
          <w:szCs w:val="28"/>
          <w:rtl/>
        </w:rPr>
        <w:t>سسات آموزش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ترک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به</w:t>
      </w:r>
      <w:ins w:id="2112" w:author="Shokri" w:date="2019-11-10T01:13:00Z">
        <w:r w:rsidR="00757F6D">
          <w:rPr>
            <w:rFonts w:cs="B Nazanin" w:hint="cs"/>
            <w:sz w:val="28"/>
            <w:szCs w:val="28"/>
            <w:rtl/>
          </w:rPr>
          <w:t>‌</w:t>
        </w:r>
      </w:ins>
      <w:del w:id="2113" w:author="Shokri" w:date="2019-11-10T01:13:00Z">
        <w:r w:rsidRPr="00EE4024" w:rsidDel="00757F6D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راحت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طرفدار 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دئولوژ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ترک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ه</w:t>
      </w:r>
      <w:ins w:id="2114" w:author="Shokri" w:date="2019-11-10T01:14:00Z">
        <w:r w:rsidR="00757F6D">
          <w:rPr>
            <w:rFonts w:cs="B Nazanin" w:hint="cs"/>
            <w:sz w:val="28"/>
            <w:szCs w:val="28"/>
            <w:rtl/>
          </w:rPr>
          <w:t>‌</w:t>
        </w:r>
      </w:ins>
      <w:del w:id="2115" w:author="Shokri" w:date="2019-11-10T01:14:00Z">
        <w:r w:rsidRPr="00EE4024" w:rsidDel="00757F6D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</w:rPr>
        <w:t>اند</w:t>
      </w:r>
      <w:ins w:id="2116" w:author="Shokri" w:date="2019-11-10T01:14:00Z">
        <w:r w:rsidR="00757F6D">
          <w:rPr>
            <w:rFonts w:cs="B Nazanin" w:hint="cs"/>
            <w:sz w:val="28"/>
            <w:szCs w:val="28"/>
            <w:rtl/>
          </w:rPr>
          <w:t>،</w:t>
        </w:r>
      </w:ins>
      <w:del w:id="2117" w:author="Shokri" w:date="2019-11-10T01:14:00Z">
        <w:r w:rsidRPr="00EE4024" w:rsidDel="00757F6D">
          <w:rPr>
            <w:rFonts w:cs="B Nazanin"/>
            <w:sz w:val="28"/>
            <w:szCs w:val="28"/>
            <w:rtl/>
          </w:rPr>
          <w:delText>.</w:delText>
        </w:r>
      </w:del>
      <w:r w:rsidRPr="00EE4024">
        <w:rPr>
          <w:rFonts w:cs="B Nazanin"/>
          <w:sz w:val="28"/>
          <w:szCs w:val="28"/>
          <w:rtl/>
        </w:rPr>
        <w:t xml:space="preserve"> به</w:t>
      </w:r>
      <w:ins w:id="2118" w:author="Shokri" w:date="2019-11-10T01:14:00Z">
        <w:r w:rsidR="00757F6D">
          <w:rPr>
            <w:rFonts w:cs="B Nazanin" w:hint="cs"/>
            <w:sz w:val="28"/>
            <w:szCs w:val="28"/>
            <w:rtl/>
          </w:rPr>
          <w:t>‌</w:t>
        </w:r>
      </w:ins>
      <w:del w:id="2119" w:author="Shokri" w:date="2019-11-10T01:14:00Z">
        <w:r w:rsidRPr="00EE4024" w:rsidDel="00757F6D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و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ژه</w:t>
      </w:r>
      <w:r w:rsidRPr="00EE4024">
        <w:rPr>
          <w:rFonts w:cs="B Nazanin"/>
          <w:sz w:val="28"/>
          <w:szCs w:val="28"/>
          <w:rtl/>
        </w:rPr>
        <w:t xml:space="preserve"> اگر آنها </w:t>
      </w:r>
      <w:r w:rsidRPr="00EE4024">
        <w:rPr>
          <w:rFonts w:cs="B Nazanin" w:hint="cs"/>
          <w:sz w:val="28"/>
          <w:szCs w:val="28"/>
          <w:rtl/>
        </w:rPr>
        <w:t>فرزندان</w:t>
      </w:r>
      <w:r w:rsidRPr="00EE4024">
        <w:rPr>
          <w:rFonts w:cs="B Nazanin"/>
          <w:sz w:val="28"/>
          <w:szCs w:val="28"/>
          <w:rtl/>
        </w:rPr>
        <w:t xml:space="preserve"> خانواده</w:t>
      </w:r>
      <w:ins w:id="2120" w:author="Shokri" w:date="2019-11-10T01:14:00Z">
        <w:r w:rsidR="00757F6D">
          <w:rPr>
            <w:rFonts w:cs="B Nazanin" w:hint="cs"/>
            <w:sz w:val="28"/>
            <w:szCs w:val="28"/>
            <w:rtl/>
          </w:rPr>
          <w:t>‌</w:t>
        </w:r>
      </w:ins>
      <w:del w:id="2121" w:author="Shokri" w:date="2019-11-10T01:14:00Z">
        <w:r w:rsidRPr="00EE4024" w:rsidDel="00757F6D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ها</w:t>
      </w:r>
      <w:r w:rsidRPr="00EE4024">
        <w:rPr>
          <w:rFonts w:cs="B Nazanin" w:hint="cs"/>
          <w:sz w:val="28"/>
          <w:szCs w:val="28"/>
          <w:rtl/>
        </w:rPr>
        <w:t>ی تحصیل</w:t>
      </w:r>
      <w:ins w:id="2122" w:author="Shokri" w:date="2019-11-10T01:14:00Z">
        <w:r w:rsidR="00757F6D">
          <w:rPr>
            <w:rFonts w:cs="B Nazanin" w:hint="cs"/>
            <w:sz w:val="28"/>
            <w:szCs w:val="28"/>
            <w:rtl/>
          </w:rPr>
          <w:t>‌</w:t>
        </w:r>
      </w:ins>
      <w:del w:id="2123" w:author="Shokri" w:date="2019-11-10T01:14:00Z">
        <w:r w:rsidRPr="00EE4024" w:rsidDel="00757F6D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</w:rPr>
        <w:t>کرد</w:t>
      </w:r>
      <w:ins w:id="2124" w:author="Shokri" w:date="2019-11-10T01:14:00Z">
        <w:r w:rsidR="00757F6D">
          <w:rPr>
            <w:rFonts w:cs="B Nazanin" w:hint="cs"/>
            <w:sz w:val="28"/>
            <w:szCs w:val="28"/>
            <w:rtl/>
          </w:rPr>
          <w:t>ۀ</w:t>
        </w:r>
      </w:ins>
      <w:del w:id="2125" w:author="Shokri" w:date="2019-11-10T01:14:00Z">
        <w:r w:rsidRPr="00EE4024" w:rsidDel="00757F6D">
          <w:rPr>
            <w:rFonts w:cs="B Nazanin" w:hint="cs"/>
            <w:sz w:val="28"/>
            <w:szCs w:val="28"/>
            <w:rtl/>
          </w:rPr>
          <w:delText>ه</w:delText>
        </w:r>
      </w:del>
      <w:r w:rsidRPr="00EE4024">
        <w:rPr>
          <w:rFonts w:cs="B Nazanin" w:hint="cs"/>
          <w:sz w:val="28"/>
          <w:szCs w:val="28"/>
          <w:rtl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>شهری</w:t>
      </w:r>
      <w:r w:rsidRPr="00EE4024">
        <w:rPr>
          <w:rFonts w:cs="B Nazanin"/>
          <w:sz w:val="28"/>
          <w:szCs w:val="28"/>
          <w:rtl/>
        </w:rPr>
        <w:t xml:space="preserve"> با فرهنگ </w:t>
      </w:r>
      <w:r w:rsidRPr="00EE4024">
        <w:rPr>
          <w:rFonts w:cs="B Nazanin" w:hint="cs"/>
          <w:sz w:val="28"/>
          <w:szCs w:val="28"/>
          <w:rtl/>
        </w:rPr>
        <w:t xml:space="preserve">زمان </w:t>
      </w:r>
      <w:r w:rsidRPr="00EE4024">
        <w:rPr>
          <w:rFonts w:cs="B Nazanin"/>
          <w:sz w:val="28"/>
          <w:szCs w:val="28"/>
          <w:rtl/>
        </w:rPr>
        <w:t>شورو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</w:t>
      </w:r>
      <w:r w:rsidRPr="00EE4024">
        <w:rPr>
          <w:rFonts w:cs="B Nazanin" w:hint="cs"/>
          <w:sz w:val="28"/>
          <w:szCs w:val="28"/>
          <w:rtl/>
        </w:rPr>
        <w:t>باشند</w:t>
      </w:r>
      <w:r w:rsidRPr="00EE4024">
        <w:rPr>
          <w:rFonts w:cs="B Nazanin"/>
          <w:sz w:val="28"/>
          <w:szCs w:val="28"/>
          <w:rtl/>
        </w:rPr>
        <w:t>.</w:t>
      </w:r>
      <w:r w:rsidRPr="00EE4024">
        <w:rPr>
          <w:rFonts w:cs="B Nazanin" w:hint="cs"/>
          <w:sz w:val="28"/>
          <w:szCs w:val="28"/>
          <w:rtl/>
        </w:rPr>
        <w:t xml:space="preserve"> </w:t>
      </w:r>
      <w:r w:rsidRPr="00EE4024">
        <w:rPr>
          <w:rFonts w:cs="B Nazanin"/>
          <w:sz w:val="28"/>
          <w:szCs w:val="28"/>
          <w:rtl/>
        </w:rPr>
        <w:t>در پا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ان</w:t>
      </w:r>
      <w:r w:rsidRPr="00EE4024">
        <w:rPr>
          <w:rFonts w:cs="B Nazanin"/>
          <w:sz w:val="28"/>
          <w:szCs w:val="28"/>
          <w:rtl/>
        </w:rPr>
        <w:t xml:space="preserve"> سال 2013، ب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ش</w:t>
      </w:r>
      <w:r w:rsidRPr="00EE4024">
        <w:rPr>
          <w:rFonts w:cs="B Nazanin"/>
          <w:sz w:val="28"/>
          <w:szCs w:val="28"/>
          <w:rtl/>
        </w:rPr>
        <w:t xml:space="preserve"> از 9 هزار نفر در م</w:t>
      </w:r>
      <w:ins w:id="2126" w:author="Shokri" w:date="2019-11-10T01:14:00Z">
        <w:r w:rsidR="00757F6D">
          <w:rPr>
            <w:rFonts w:cs="B Nazanin" w:hint="cs"/>
            <w:sz w:val="28"/>
            <w:szCs w:val="28"/>
            <w:rtl/>
          </w:rPr>
          <w:t>ؤ</w:t>
        </w:r>
      </w:ins>
      <w:del w:id="2127" w:author="Shokri" w:date="2019-11-10T01:14:00Z">
        <w:r w:rsidRPr="00EE4024" w:rsidDel="00757F6D">
          <w:rPr>
            <w:rFonts w:cs="B Nazanin"/>
            <w:sz w:val="28"/>
            <w:szCs w:val="28"/>
            <w:rtl/>
          </w:rPr>
          <w:delText>و</w:delText>
        </w:r>
      </w:del>
      <w:r w:rsidRPr="00EE4024">
        <w:rPr>
          <w:rFonts w:cs="B Nazanin"/>
          <w:sz w:val="28"/>
          <w:szCs w:val="28"/>
          <w:rtl/>
        </w:rPr>
        <w:t xml:space="preserve">سسات انجمن </w:t>
      </w:r>
      <w:r w:rsidR="00F6314F">
        <w:rPr>
          <w:rFonts w:cs="B Nazanin"/>
          <w:sz w:val="28"/>
          <w:szCs w:val="28"/>
          <w:rtl/>
        </w:rPr>
        <w:t>ثبات</w:t>
      </w:r>
      <w:r w:rsidRPr="00EE4024">
        <w:rPr>
          <w:rFonts w:cs="B Nazanin"/>
          <w:sz w:val="28"/>
          <w:szCs w:val="28"/>
          <w:rtl/>
        </w:rPr>
        <w:t xml:space="preserve"> در قرق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زستان</w:t>
      </w:r>
      <w:r w:rsidRPr="00EE4024">
        <w:rPr>
          <w:rFonts w:cs="B Nazanin"/>
          <w:sz w:val="28"/>
          <w:szCs w:val="28"/>
          <w:rtl/>
        </w:rPr>
        <w:t xml:space="preserve"> تحص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ل</w:t>
      </w:r>
      <w:r w:rsidRPr="00EE4024">
        <w:rPr>
          <w:rFonts w:cs="B Nazanin"/>
          <w:sz w:val="28"/>
          <w:szCs w:val="28"/>
          <w:rtl/>
        </w:rPr>
        <w:t xml:space="preserve"> م</w:t>
      </w:r>
      <w:r w:rsidRPr="00EE4024">
        <w:rPr>
          <w:rFonts w:cs="B Nazanin" w:hint="cs"/>
          <w:sz w:val="28"/>
          <w:szCs w:val="28"/>
          <w:rtl/>
        </w:rPr>
        <w:t>ی</w:t>
      </w:r>
      <w:ins w:id="2128" w:author="Shokri" w:date="2019-11-10T01:14:00Z">
        <w:r w:rsidR="00757F6D">
          <w:rPr>
            <w:rFonts w:cs="B Nazanin" w:hint="cs"/>
            <w:sz w:val="28"/>
            <w:szCs w:val="28"/>
            <w:rtl/>
          </w:rPr>
          <w:t>‌</w:t>
        </w:r>
      </w:ins>
      <w:del w:id="2129" w:author="Shokri" w:date="2019-11-10T01:14:00Z">
        <w:r w:rsidR="00C9269B" w:rsidDel="00757F6D">
          <w:rPr>
            <w:rFonts w:cs="B Nazanin"/>
            <w:sz w:val="28"/>
            <w:szCs w:val="28"/>
            <w:rtl/>
          </w:rPr>
          <w:delText xml:space="preserve"> </w:delText>
        </w:r>
      </w:del>
      <w:r w:rsidR="00C9269B">
        <w:rPr>
          <w:rFonts w:cs="B Nazanin"/>
          <w:sz w:val="28"/>
          <w:szCs w:val="28"/>
          <w:rtl/>
        </w:rPr>
        <w:t>ک</w:t>
      </w:r>
      <w:r w:rsidR="00C9269B">
        <w:rPr>
          <w:rFonts w:cs="B Nazanin" w:hint="cs"/>
          <w:sz w:val="28"/>
          <w:szCs w:val="28"/>
          <w:rtl/>
        </w:rPr>
        <w:t>ردند</w:t>
      </w:r>
      <w:del w:id="2130" w:author="Shokri" w:date="2019-11-10T01:14:00Z">
        <w:r w:rsidR="00C9269B" w:rsidDel="00757F6D">
          <w:rPr>
            <w:rFonts w:cs="B Nazanin" w:hint="cs"/>
            <w:sz w:val="28"/>
            <w:szCs w:val="28"/>
            <w:rtl/>
          </w:rPr>
          <w:delText xml:space="preserve">. </w:delText>
        </w:r>
      </w:del>
      <w:r w:rsidRPr="00EE4024">
        <w:rPr>
          <w:rFonts w:cs="B Nazanin"/>
          <w:sz w:val="28"/>
          <w:szCs w:val="28"/>
          <w:rtl/>
        </w:rPr>
        <w:t>. مز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ت</w:t>
      </w:r>
      <w:r w:rsidRPr="00EE4024">
        <w:rPr>
          <w:rFonts w:cs="B Nazanin"/>
          <w:sz w:val="28"/>
          <w:szCs w:val="28"/>
          <w:rtl/>
        </w:rPr>
        <w:t xml:space="preserve"> اصل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آنها، در </w:t>
      </w:r>
      <w:r w:rsidRPr="00EE4024">
        <w:rPr>
          <w:rFonts w:cs="B Nazanin"/>
          <w:sz w:val="28"/>
          <w:szCs w:val="28"/>
          <w:rtl/>
        </w:rPr>
        <w:lastRenderedPageBreak/>
        <w:t>مقا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سه</w:t>
      </w:r>
      <w:r w:rsidRPr="00EE4024">
        <w:rPr>
          <w:rFonts w:cs="B Nazanin"/>
          <w:sz w:val="28"/>
          <w:szCs w:val="28"/>
          <w:rtl/>
        </w:rPr>
        <w:t xml:space="preserve"> با مدارس محل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،</w:t>
      </w:r>
      <w:r w:rsidRPr="00EE4024">
        <w:rPr>
          <w:rFonts w:cs="B Nazanin"/>
          <w:sz w:val="28"/>
          <w:szCs w:val="28"/>
          <w:rtl/>
        </w:rPr>
        <w:t xml:space="preserve"> ت</w:t>
      </w:r>
      <w:ins w:id="2131" w:author="Shokri" w:date="2019-11-10T01:14:00Z">
        <w:r w:rsidR="00757F6D">
          <w:rPr>
            <w:rFonts w:cs="B Nazanin" w:hint="cs"/>
            <w:sz w:val="28"/>
            <w:szCs w:val="28"/>
            <w:rtl/>
          </w:rPr>
          <w:t>أ</w:t>
        </w:r>
      </w:ins>
      <w:del w:id="2132" w:author="Shokri" w:date="2019-11-10T01:14:00Z">
        <w:r w:rsidRPr="00EE4024" w:rsidDel="00757F6D">
          <w:rPr>
            <w:rFonts w:cs="B Nazanin"/>
            <w:sz w:val="28"/>
            <w:szCs w:val="28"/>
            <w:rtl/>
          </w:rPr>
          <w:delText>ا</w:delText>
        </w:r>
      </w:del>
      <w:r w:rsidRPr="00EE4024">
        <w:rPr>
          <w:rFonts w:cs="B Nazanin"/>
          <w:sz w:val="28"/>
          <w:szCs w:val="28"/>
          <w:rtl/>
        </w:rPr>
        <w:t>ک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د</w:t>
      </w:r>
      <w:r w:rsidRPr="00EE4024">
        <w:rPr>
          <w:rFonts w:cs="B Nazanin"/>
          <w:sz w:val="28"/>
          <w:szCs w:val="28"/>
          <w:rtl/>
        </w:rPr>
        <w:t xml:space="preserve"> بر مطالع</w:t>
      </w:r>
      <w:ins w:id="2133" w:author="Shokri" w:date="2019-11-10T01:14:00Z">
        <w:r w:rsidR="00757F6D">
          <w:rPr>
            <w:rFonts w:cs="B Nazanin" w:hint="cs"/>
            <w:sz w:val="28"/>
            <w:szCs w:val="28"/>
            <w:rtl/>
          </w:rPr>
          <w:t>ۀ</w:t>
        </w:r>
      </w:ins>
      <w:del w:id="2134" w:author="Shokri" w:date="2019-11-10T01:14:00Z">
        <w:r w:rsidRPr="00EE4024" w:rsidDel="00757F6D">
          <w:rPr>
            <w:rFonts w:cs="B Nazanin"/>
            <w:sz w:val="28"/>
            <w:szCs w:val="28"/>
            <w:rtl/>
          </w:rPr>
          <w:delText>ه</w:delText>
        </w:r>
      </w:del>
      <w:r w:rsidRPr="00EE4024">
        <w:rPr>
          <w:rFonts w:cs="B Nazanin"/>
          <w:sz w:val="28"/>
          <w:szCs w:val="28"/>
          <w:rtl/>
        </w:rPr>
        <w:t xml:space="preserve"> علوم دق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ق</w:t>
      </w:r>
      <w:r w:rsidRPr="00EE4024">
        <w:rPr>
          <w:rFonts w:cs="B Nazanin"/>
          <w:sz w:val="28"/>
          <w:szCs w:val="28"/>
          <w:rtl/>
        </w:rPr>
        <w:t xml:space="preserve"> و انگل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س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است. </w:t>
      </w:r>
      <w:del w:id="2135" w:author="Shokri" w:date="2019-11-10T01:15:00Z">
        <w:r w:rsidRPr="00EE4024" w:rsidDel="00757F6D">
          <w:rPr>
            <w:rFonts w:cs="B Nazanin"/>
            <w:sz w:val="28"/>
            <w:szCs w:val="28"/>
            <w:rtl/>
          </w:rPr>
          <w:delText>به عنوان مثال،</w:delText>
        </w:r>
      </w:del>
      <w:ins w:id="2136" w:author="Shokri" w:date="2019-11-10T01:15:00Z">
        <w:r w:rsidR="00757F6D">
          <w:rPr>
            <w:rFonts w:cs="B Nazanin" w:hint="cs"/>
            <w:sz w:val="28"/>
            <w:szCs w:val="28"/>
            <w:rtl/>
          </w:rPr>
          <w:t xml:space="preserve">مثلاً </w:t>
        </w:r>
      </w:ins>
      <w:del w:id="2137" w:author="Shokri" w:date="2019-11-10T01:15:00Z">
        <w:r w:rsidRPr="00EE4024" w:rsidDel="00757F6D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در سال 2012، 6 نفر از قرق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زستان</w:t>
      </w:r>
      <w:r w:rsidR="00C9269B">
        <w:rPr>
          <w:rFonts w:cs="B Nazanin"/>
          <w:sz w:val="28"/>
          <w:szCs w:val="28"/>
          <w:rtl/>
        </w:rPr>
        <w:t xml:space="preserve"> </w:t>
      </w:r>
      <w:r w:rsidR="00C9269B">
        <w:rPr>
          <w:rFonts w:cs="B Nazanin" w:hint="cs"/>
          <w:sz w:val="28"/>
          <w:szCs w:val="28"/>
          <w:rtl/>
        </w:rPr>
        <w:t xml:space="preserve">در </w:t>
      </w:r>
      <w:r w:rsidRPr="00EE4024">
        <w:rPr>
          <w:rFonts w:cs="B Nazanin"/>
          <w:sz w:val="28"/>
          <w:szCs w:val="28"/>
          <w:rtl/>
        </w:rPr>
        <w:t>المپ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اد</w:t>
      </w:r>
      <w:r w:rsidR="00C9269B">
        <w:rPr>
          <w:rFonts w:cs="B Nazanin" w:hint="cs"/>
          <w:sz w:val="28"/>
          <w:szCs w:val="28"/>
          <w:rtl/>
        </w:rPr>
        <w:t xml:space="preserve"> بین</w:t>
      </w:r>
      <w:ins w:id="2138" w:author="Shokri" w:date="2019-11-10T01:15:00Z">
        <w:r w:rsidR="00757F6D">
          <w:rPr>
            <w:rFonts w:cs="B Nazanin" w:hint="cs"/>
            <w:sz w:val="28"/>
            <w:szCs w:val="28"/>
            <w:rtl/>
          </w:rPr>
          <w:t>‌</w:t>
        </w:r>
      </w:ins>
      <w:del w:id="2139" w:author="Shokri" w:date="2019-11-10T01:15:00Z">
        <w:r w:rsidR="00C9269B" w:rsidDel="00757F6D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C9269B">
        <w:rPr>
          <w:rFonts w:cs="B Nazanin" w:hint="cs"/>
          <w:sz w:val="28"/>
          <w:szCs w:val="28"/>
          <w:rtl/>
        </w:rPr>
        <w:t>المللی</w:t>
      </w:r>
      <w:r w:rsidRPr="00EE4024">
        <w:rPr>
          <w:rFonts w:cs="B Nazanin"/>
          <w:sz w:val="28"/>
          <w:szCs w:val="28"/>
          <w:rtl/>
        </w:rPr>
        <w:t xml:space="preserve"> ف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ز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ک</w:t>
      </w:r>
      <w:r w:rsidR="00C9269B">
        <w:rPr>
          <w:rFonts w:cs="B Nazanin"/>
          <w:sz w:val="28"/>
          <w:szCs w:val="28"/>
          <w:rtl/>
        </w:rPr>
        <w:t xml:space="preserve"> </w:t>
      </w:r>
      <w:r w:rsidR="00C9269B">
        <w:rPr>
          <w:rFonts w:cs="B Nazanin" w:hint="cs"/>
          <w:sz w:val="28"/>
          <w:szCs w:val="28"/>
          <w:rtl/>
        </w:rPr>
        <w:t>شرکت کردند</w:t>
      </w:r>
      <w:r w:rsidRPr="00EE4024">
        <w:rPr>
          <w:rFonts w:cs="B Nazanin"/>
          <w:sz w:val="28"/>
          <w:szCs w:val="28"/>
          <w:rtl/>
        </w:rPr>
        <w:t xml:space="preserve"> </w:t>
      </w:r>
      <w:r w:rsidRPr="00EE4024">
        <w:rPr>
          <w:rFonts w:cs="B Nazanin" w:hint="cs"/>
          <w:sz w:val="28"/>
          <w:szCs w:val="28"/>
          <w:rtl/>
        </w:rPr>
        <w:t xml:space="preserve">که </w:t>
      </w:r>
      <w:r w:rsidRPr="00EE4024">
        <w:rPr>
          <w:rFonts w:cs="B Nazanin"/>
          <w:sz w:val="28"/>
          <w:szCs w:val="28"/>
          <w:rtl/>
        </w:rPr>
        <w:t>5 نفر ا</w:t>
      </w:r>
      <w:r w:rsidRPr="00EE4024">
        <w:rPr>
          <w:rFonts w:cs="B Nazanin" w:hint="eastAsia"/>
          <w:sz w:val="28"/>
          <w:szCs w:val="28"/>
          <w:rtl/>
        </w:rPr>
        <w:t>ز</w:t>
      </w:r>
      <w:r w:rsidRPr="00EE4024">
        <w:rPr>
          <w:rFonts w:cs="B Nazanin"/>
          <w:sz w:val="28"/>
          <w:szCs w:val="28"/>
          <w:rtl/>
        </w:rPr>
        <w:t xml:space="preserve"> آنها </w:t>
      </w:r>
      <w:r w:rsidRPr="00EE4024">
        <w:rPr>
          <w:rFonts w:cs="B Nazanin" w:hint="cs"/>
          <w:sz w:val="28"/>
          <w:szCs w:val="28"/>
          <w:rtl/>
        </w:rPr>
        <w:t>از مدارس</w:t>
      </w:r>
      <w:r w:rsidRPr="00EE4024">
        <w:rPr>
          <w:rFonts w:cs="B Nazanin"/>
          <w:sz w:val="28"/>
          <w:szCs w:val="28"/>
          <w:rtl/>
        </w:rPr>
        <w:t xml:space="preserve"> ترک بودند.</w:t>
      </w:r>
    </w:p>
    <w:p w:rsidR="00F6314F" w:rsidRPr="00EE4024" w:rsidRDefault="00F6314F" w:rsidP="00F6314F">
      <w:pPr>
        <w:bidi/>
        <w:jc w:val="center"/>
        <w:rPr>
          <w:rFonts w:cs="B Nazanin"/>
          <w:sz w:val="28"/>
          <w:szCs w:val="28"/>
          <w:rtl/>
        </w:rPr>
      </w:pPr>
      <w:r>
        <w:rPr>
          <w:noProof/>
          <w:lang w:val="en-US"/>
        </w:rPr>
        <w:drawing>
          <wp:inline distT="0" distB="0" distL="0" distR="0" wp14:anchorId="63421AE6" wp14:editId="7A0ECBA2">
            <wp:extent cx="4526194" cy="2465082"/>
            <wp:effectExtent l="0" t="0" r="8255" b="0"/>
            <wp:docPr id="25" name="Picture 25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Related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11"/>
                    <a:stretch/>
                  </pic:blipFill>
                  <pic:spPr bwMode="auto">
                    <a:xfrm>
                      <a:off x="0" y="0"/>
                      <a:ext cx="4530229" cy="24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0A41" w:rsidRPr="00EE4024" w:rsidRDefault="00D30A41" w:rsidP="00D30A41">
      <w:pPr>
        <w:bidi/>
        <w:jc w:val="both"/>
        <w:rPr>
          <w:rFonts w:cs="B Nazanin"/>
          <w:sz w:val="28"/>
          <w:szCs w:val="28"/>
          <w:rtl/>
        </w:rPr>
      </w:pPr>
      <w:r w:rsidRPr="00EE4024">
        <w:rPr>
          <w:rFonts w:cs="B Nazanin"/>
          <w:sz w:val="28"/>
          <w:szCs w:val="28"/>
          <w:rtl/>
        </w:rPr>
        <w:t>ب</w:t>
      </w:r>
      <w:ins w:id="2140" w:author="Shokri" w:date="2019-11-10T01:15:00Z">
        <w:r w:rsidR="00757F6D">
          <w:rPr>
            <w:rFonts w:cs="B Nazanin" w:hint="cs"/>
            <w:sz w:val="28"/>
            <w:szCs w:val="28"/>
            <w:rtl/>
          </w:rPr>
          <w:t>ُ</w:t>
        </w:r>
      </w:ins>
      <w:r w:rsidRPr="00EE4024">
        <w:rPr>
          <w:rFonts w:cs="B Nazanin"/>
          <w:sz w:val="28"/>
          <w:szCs w:val="28"/>
          <w:rtl/>
        </w:rPr>
        <w:t>عد اطلاعات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</w:t>
      </w:r>
      <w:del w:id="2141" w:author="Shokri" w:date="2019-11-10T01:15:00Z">
        <w:r w:rsidRPr="00EE4024" w:rsidDel="00757F6D">
          <w:rPr>
            <w:rFonts w:cs="B Nazanin"/>
            <w:sz w:val="28"/>
            <w:szCs w:val="28"/>
            <w:rtl/>
          </w:rPr>
          <w:delText>"</w:delText>
        </w:r>
      </w:del>
      <w:r w:rsidRPr="00EE4024">
        <w:rPr>
          <w:rFonts w:cs="B Nazanin"/>
          <w:sz w:val="28"/>
          <w:szCs w:val="28"/>
          <w:rtl/>
        </w:rPr>
        <w:t>قدرت نرم</w:t>
      </w:r>
      <w:del w:id="2142" w:author="Shokri" w:date="2019-11-10T01:15:00Z">
        <w:r w:rsidRPr="00EE4024" w:rsidDel="00757F6D">
          <w:rPr>
            <w:rFonts w:cs="B Nazanin"/>
            <w:sz w:val="28"/>
            <w:szCs w:val="28"/>
            <w:rtl/>
          </w:rPr>
          <w:delText>"</w:delText>
        </w:r>
      </w:del>
      <w:r w:rsidRPr="00EE4024">
        <w:rPr>
          <w:rFonts w:cs="B Nazanin"/>
          <w:sz w:val="28"/>
          <w:szCs w:val="28"/>
          <w:rtl/>
        </w:rPr>
        <w:t xml:space="preserve"> ترک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ه</w:t>
      </w:r>
      <w:r w:rsidRPr="00EE4024">
        <w:rPr>
          <w:rFonts w:cs="B Nazanin"/>
          <w:sz w:val="28"/>
          <w:szCs w:val="28"/>
          <w:rtl/>
        </w:rPr>
        <w:t xml:space="preserve"> </w:t>
      </w:r>
      <w:r w:rsidRPr="00EE4024">
        <w:rPr>
          <w:rFonts w:cs="B Nazanin" w:hint="cs"/>
          <w:sz w:val="28"/>
          <w:szCs w:val="28"/>
          <w:rtl/>
        </w:rPr>
        <w:t>با افزایش شهروندان مسلط به زبان ترکی</w:t>
      </w:r>
      <w:r w:rsidRPr="00EE4024">
        <w:rPr>
          <w:rFonts w:cs="B Nazanin"/>
          <w:sz w:val="28"/>
          <w:szCs w:val="28"/>
          <w:rtl/>
        </w:rPr>
        <w:t xml:space="preserve"> توسعه </w:t>
      </w:r>
      <w:r w:rsidRPr="00EE4024">
        <w:rPr>
          <w:rFonts w:cs="B Nazanin" w:hint="cs"/>
          <w:sz w:val="28"/>
          <w:szCs w:val="28"/>
          <w:rtl/>
        </w:rPr>
        <w:t>می</w:t>
      </w:r>
      <w:ins w:id="2143" w:author="Shokri" w:date="2019-11-10T01:15:00Z">
        <w:r w:rsidR="00757F6D">
          <w:rPr>
            <w:rFonts w:cs="B Nazanin" w:hint="cs"/>
            <w:sz w:val="28"/>
            <w:szCs w:val="28"/>
            <w:rtl/>
          </w:rPr>
          <w:t>‌</w:t>
        </w:r>
      </w:ins>
      <w:del w:id="2144" w:author="Shokri" w:date="2019-11-10T01:15:00Z">
        <w:r w:rsidRPr="00EE4024" w:rsidDel="00757F6D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</w:rPr>
        <w:t>یابد</w:t>
      </w:r>
      <w:r w:rsidRPr="00EE4024">
        <w:rPr>
          <w:rFonts w:cs="B Nazanin"/>
          <w:sz w:val="28"/>
          <w:szCs w:val="28"/>
          <w:rtl/>
        </w:rPr>
        <w:t xml:space="preserve">. در حال حاضر 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ک</w:t>
      </w:r>
      <w:r w:rsidR="00C9269B">
        <w:rPr>
          <w:rFonts w:cs="B Nazanin"/>
          <w:sz w:val="28"/>
          <w:szCs w:val="28"/>
          <w:rtl/>
        </w:rPr>
        <w:t xml:space="preserve"> روزنامه </w:t>
      </w:r>
      <w:ins w:id="2145" w:author="Shokri" w:date="2019-11-10T01:15:00Z">
        <w:r w:rsidR="00757F6D">
          <w:rPr>
            <w:rFonts w:cs="B Nazanin" w:hint="cs"/>
            <w:sz w:val="28"/>
            <w:szCs w:val="28"/>
            <w:rtl/>
          </w:rPr>
          <w:t>«</w:t>
        </w:r>
      </w:ins>
      <w:del w:id="2146" w:author="Shokri" w:date="2019-11-10T01:15:00Z">
        <w:r w:rsidR="00C9269B" w:rsidDel="00757F6D">
          <w:rPr>
            <w:rFonts w:cs="B Nazanin"/>
            <w:sz w:val="28"/>
            <w:szCs w:val="28"/>
            <w:rtl/>
          </w:rPr>
          <w:delText>"</w:delText>
        </w:r>
      </w:del>
      <w:r w:rsidR="00C9269B">
        <w:rPr>
          <w:rFonts w:cs="B Nazanin"/>
          <w:sz w:val="28"/>
          <w:szCs w:val="28"/>
          <w:rtl/>
        </w:rPr>
        <w:t>ز</w:t>
      </w:r>
      <w:r w:rsidR="00C9269B">
        <w:rPr>
          <w:rFonts w:cs="B Nazanin" w:hint="cs"/>
          <w:sz w:val="28"/>
          <w:szCs w:val="28"/>
          <w:rtl/>
        </w:rPr>
        <w:t>مان</w:t>
      </w:r>
      <w:del w:id="2147" w:author="Shokri" w:date="2019-11-10T01:58:00Z">
        <w:r w:rsidR="00C9269B" w:rsidDel="007C3FA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 xml:space="preserve"> قرق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زستان</w:t>
      </w:r>
      <w:ins w:id="2148" w:author="Shokri" w:date="2019-11-10T01:16:00Z">
        <w:r w:rsidR="00757F6D">
          <w:rPr>
            <w:rFonts w:cs="B Nazanin" w:hint="cs"/>
            <w:sz w:val="28"/>
            <w:szCs w:val="28"/>
            <w:rtl/>
          </w:rPr>
          <w:t>»</w:t>
        </w:r>
      </w:ins>
      <w:del w:id="2149" w:author="Shokri" w:date="2019-11-10T01:16:00Z">
        <w:r w:rsidRPr="00EE4024" w:rsidDel="00757F6D">
          <w:rPr>
            <w:rFonts w:cs="B Nazanin"/>
            <w:sz w:val="28"/>
            <w:szCs w:val="28"/>
            <w:rtl/>
          </w:rPr>
          <w:delText>"</w:delText>
        </w:r>
      </w:del>
      <w:r w:rsidRPr="00EE4024">
        <w:rPr>
          <w:rFonts w:cs="B Nazanin"/>
          <w:sz w:val="28"/>
          <w:szCs w:val="28"/>
          <w:rtl/>
        </w:rPr>
        <w:t xml:space="preserve"> در ب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شکک</w:t>
      </w:r>
      <w:r w:rsidR="00C9269B">
        <w:rPr>
          <w:rFonts w:cs="B Nazanin"/>
          <w:sz w:val="28"/>
          <w:szCs w:val="28"/>
          <w:rtl/>
        </w:rPr>
        <w:t xml:space="preserve"> منتشر</w:t>
      </w:r>
      <w:r w:rsidR="00C9269B">
        <w:rPr>
          <w:rFonts w:cs="B Nazanin" w:hint="cs"/>
          <w:sz w:val="28"/>
          <w:szCs w:val="28"/>
          <w:rtl/>
        </w:rPr>
        <w:t xml:space="preserve"> می</w:t>
      </w:r>
      <w:ins w:id="2150" w:author="Shokri" w:date="2019-11-10T01:16:00Z">
        <w:r w:rsidR="00757F6D">
          <w:rPr>
            <w:rFonts w:cs="B Nazanin" w:hint="cs"/>
            <w:sz w:val="28"/>
            <w:szCs w:val="28"/>
            <w:rtl/>
          </w:rPr>
          <w:t>‌</w:t>
        </w:r>
      </w:ins>
      <w:del w:id="2151" w:author="Shokri" w:date="2019-11-10T01:16:00Z">
        <w:r w:rsidR="00C9269B" w:rsidDel="00757F6D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C9269B">
        <w:rPr>
          <w:rFonts w:cs="B Nazanin" w:hint="cs"/>
          <w:sz w:val="28"/>
          <w:szCs w:val="28"/>
          <w:rtl/>
        </w:rPr>
        <w:t>شود</w:t>
      </w:r>
      <w:del w:id="2152" w:author="Shokri" w:date="2019-11-10T01:58:00Z">
        <w:r w:rsidR="00C9269B" w:rsidDel="007C3FA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 xml:space="preserve"> و 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ک</w:t>
      </w:r>
      <w:r w:rsidRPr="00EE4024">
        <w:rPr>
          <w:rFonts w:cs="B Nazanin"/>
          <w:sz w:val="28"/>
          <w:szCs w:val="28"/>
          <w:rtl/>
        </w:rPr>
        <w:t xml:space="preserve"> راد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و</w:t>
      </w:r>
      <w:r w:rsidRPr="00EE4024">
        <w:rPr>
          <w:rFonts w:cs="B Nazanin"/>
          <w:sz w:val="28"/>
          <w:szCs w:val="28"/>
          <w:rtl/>
        </w:rPr>
        <w:t xml:space="preserve"> </w:t>
      </w:r>
      <w:r w:rsidR="00C9269B">
        <w:rPr>
          <w:rFonts w:cs="B Nazanin" w:hint="cs"/>
          <w:sz w:val="28"/>
          <w:szCs w:val="28"/>
          <w:rtl/>
        </w:rPr>
        <w:t xml:space="preserve">نیز </w:t>
      </w:r>
      <w:r w:rsidRPr="00EE4024">
        <w:rPr>
          <w:rFonts w:cs="B Nazanin"/>
          <w:sz w:val="28"/>
          <w:szCs w:val="28"/>
          <w:rtl/>
        </w:rPr>
        <w:t xml:space="preserve">- </w:t>
      </w:r>
      <w:r w:rsidRPr="00EE4024">
        <w:rPr>
          <w:rFonts w:cs="B Nazanin"/>
          <w:sz w:val="28"/>
          <w:szCs w:val="28"/>
        </w:rPr>
        <w:t>manas.fm</w:t>
      </w:r>
      <w:r w:rsidR="00C9269B">
        <w:rPr>
          <w:rFonts w:cs="B Nazanin"/>
          <w:sz w:val="28"/>
          <w:szCs w:val="28"/>
          <w:rtl/>
        </w:rPr>
        <w:t xml:space="preserve"> </w:t>
      </w:r>
      <w:r w:rsidR="00C9269B">
        <w:rPr>
          <w:rFonts w:cs="B Nazanin" w:hint="cs"/>
          <w:sz w:val="28"/>
          <w:szCs w:val="28"/>
          <w:rtl/>
        </w:rPr>
        <w:t>فعالیت دارد.</w:t>
      </w:r>
    </w:p>
    <w:p w:rsidR="00D30A41" w:rsidRPr="00EE4024" w:rsidRDefault="00D30A41" w:rsidP="00D30A41">
      <w:pPr>
        <w:bidi/>
        <w:jc w:val="both"/>
        <w:rPr>
          <w:rFonts w:cs="B Nazanin"/>
          <w:sz w:val="28"/>
          <w:szCs w:val="28"/>
          <w:rtl/>
        </w:rPr>
      </w:pPr>
      <w:r w:rsidRPr="00EE4024">
        <w:rPr>
          <w:rFonts w:cs="B Nazanin"/>
          <w:sz w:val="28"/>
          <w:szCs w:val="28"/>
          <w:rtl/>
        </w:rPr>
        <w:t>ب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ش</w:t>
      </w:r>
      <w:r w:rsidRPr="00EE4024">
        <w:rPr>
          <w:rFonts w:cs="B Nazanin"/>
          <w:sz w:val="28"/>
          <w:szCs w:val="28"/>
          <w:rtl/>
        </w:rPr>
        <w:t xml:space="preserve"> از 300 شرکت مشترک قرق</w:t>
      </w:r>
      <w:r w:rsidRPr="00EE4024">
        <w:rPr>
          <w:rFonts w:cs="B Nazanin" w:hint="cs"/>
          <w:sz w:val="28"/>
          <w:szCs w:val="28"/>
          <w:rtl/>
        </w:rPr>
        <w:t>ی</w:t>
      </w:r>
      <w:r w:rsidR="00C9269B">
        <w:rPr>
          <w:rFonts w:cs="B Nazanin" w:hint="eastAsia"/>
          <w:sz w:val="28"/>
          <w:szCs w:val="28"/>
          <w:rtl/>
        </w:rPr>
        <w:t>ز</w:t>
      </w:r>
      <w:r w:rsidR="00C9269B">
        <w:rPr>
          <w:rFonts w:cs="B Nazanin" w:hint="cs"/>
          <w:sz w:val="28"/>
          <w:szCs w:val="28"/>
          <w:rtl/>
        </w:rPr>
        <w:t xml:space="preserve">- </w:t>
      </w:r>
      <w:r w:rsidRPr="00EE4024">
        <w:rPr>
          <w:rFonts w:cs="B Nazanin"/>
          <w:sz w:val="28"/>
          <w:szCs w:val="28"/>
          <w:rtl/>
        </w:rPr>
        <w:t>ترک</w:t>
      </w:r>
      <w:r w:rsidR="00C9269B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در</w:t>
      </w:r>
      <w:r w:rsidRPr="00EE4024">
        <w:rPr>
          <w:rFonts w:cs="B Nazanin" w:hint="cs"/>
          <w:sz w:val="28"/>
          <w:szCs w:val="28"/>
          <w:rtl/>
        </w:rPr>
        <w:t xml:space="preserve"> </w:t>
      </w:r>
      <w:r w:rsidRPr="00EE4024">
        <w:rPr>
          <w:rFonts w:cs="B Nazanin"/>
          <w:sz w:val="28"/>
          <w:szCs w:val="28"/>
          <w:rtl/>
        </w:rPr>
        <w:t>کشور فعال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ت</w:t>
      </w:r>
      <w:r w:rsidRPr="00EE4024">
        <w:rPr>
          <w:rFonts w:cs="B Nazanin"/>
          <w:sz w:val="28"/>
          <w:szCs w:val="28"/>
          <w:rtl/>
        </w:rPr>
        <w:t xml:space="preserve"> م</w:t>
      </w:r>
      <w:r w:rsidRPr="00EE4024">
        <w:rPr>
          <w:rFonts w:cs="B Nazanin" w:hint="cs"/>
          <w:sz w:val="28"/>
          <w:szCs w:val="28"/>
          <w:rtl/>
        </w:rPr>
        <w:t>ی</w:t>
      </w:r>
      <w:ins w:id="2153" w:author="Shokri" w:date="2019-11-10T01:16:00Z">
        <w:r w:rsidR="00757F6D">
          <w:rPr>
            <w:rFonts w:cs="B Nazanin" w:hint="cs"/>
            <w:sz w:val="28"/>
            <w:szCs w:val="28"/>
            <w:rtl/>
          </w:rPr>
          <w:t>‌</w:t>
        </w:r>
      </w:ins>
      <w:del w:id="2154" w:author="Shokri" w:date="2019-11-10T01:16:00Z">
        <w:r w:rsidRPr="00EE4024" w:rsidDel="00757F6D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کنند که بر</w:t>
      </w:r>
      <w:del w:id="2155" w:author="Shokri" w:date="2019-11-10T01:16:00Z">
        <w:r w:rsidRPr="00EE4024" w:rsidDel="00757F6D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 xml:space="preserve">خلاف </w:t>
      </w:r>
      <w:r w:rsidRPr="00EE4024">
        <w:rPr>
          <w:rFonts w:cs="B Nazanin" w:hint="cs"/>
          <w:sz w:val="28"/>
          <w:szCs w:val="28"/>
          <w:rtl/>
        </w:rPr>
        <w:t>شرکت</w:t>
      </w:r>
      <w:ins w:id="2156" w:author="Shokri" w:date="2019-11-10T01:16:00Z">
        <w:r w:rsidR="00757F6D">
          <w:rPr>
            <w:rFonts w:cs="B Nazanin" w:hint="cs"/>
            <w:sz w:val="28"/>
            <w:szCs w:val="28"/>
            <w:rtl/>
          </w:rPr>
          <w:t>‌</w:t>
        </w:r>
      </w:ins>
      <w:del w:id="2157" w:author="Shokri" w:date="2019-11-10T01:16:00Z">
        <w:r w:rsidRPr="00EE4024" w:rsidDel="00757F6D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</w:rPr>
        <w:t>های</w:t>
      </w:r>
      <w:r w:rsidRPr="00EE4024">
        <w:rPr>
          <w:rFonts w:cs="B Nazanin"/>
          <w:sz w:val="28"/>
          <w:szCs w:val="28"/>
          <w:rtl/>
        </w:rPr>
        <w:t xml:space="preserve"> روس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ه</w:t>
      </w:r>
      <w:ins w:id="2158" w:author="Shokri" w:date="2019-11-10T01:16:00Z">
        <w:r w:rsidR="00757F6D">
          <w:rPr>
            <w:rFonts w:cs="B Nazanin" w:hint="cs"/>
            <w:sz w:val="28"/>
            <w:szCs w:val="28"/>
            <w:rtl/>
          </w:rPr>
          <w:t>‌</w:t>
        </w:r>
      </w:ins>
      <w:del w:id="2159" w:author="Shokri" w:date="2019-11-10T01:16:00Z">
        <w:r w:rsidRPr="00EE4024" w:rsidDel="00757F6D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</w:rPr>
        <w:t>ای</w:t>
      </w:r>
      <w:ins w:id="2160" w:author="Shokri" w:date="2019-11-10T01:16:00Z">
        <w:r w:rsidR="00757F6D">
          <w:rPr>
            <w:rFonts w:cs="B Nazanin" w:hint="cs"/>
            <w:sz w:val="28"/>
            <w:szCs w:val="28"/>
            <w:rtl/>
          </w:rPr>
          <w:t>،</w:t>
        </w:r>
      </w:ins>
      <w:del w:id="2161" w:author="Shokri" w:date="2019-11-10T01:16:00Z">
        <w:r w:rsidRPr="00EE4024" w:rsidDel="00757F6D">
          <w:rPr>
            <w:rFonts w:cs="B Nazanin" w:hint="cs"/>
            <w:sz w:val="28"/>
            <w:szCs w:val="28"/>
            <w:rtl/>
          </w:rPr>
          <w:delText>,</w:delText>
        </w:r>
      </w:del>
      <w:r w:rsidRPr="00EE4024">
        <w:rPr>
          <w:rFonts w:cs="B Nazanin" w:hint="cs"/>
          <w:sz w:val="28"/>
          <w:szCs w:val="28"/>
          <w:rtl/>
        </w:rPr>
        <w:t xml:space="preserve"> </w:t>
      </w:r>
      <w:r w:rsidRPr="00EE4024">
        <w:rPr>
          <w:rFonts w:cs="B Nazanin"/>
          <w:sz w:val="28"/>
          <w:szCs w:val="28"/>
          <w:rtl/>
        </w:rPr>
        <w:t>با م</w:t>
      </w:r>
      <w:ins w:id="2162" w:author="Shokri" w:date="2019-11-10T01:16:00Z">
        <w:r w:rsidR="00757F6D">
          <w:rPr>
            <w:rFonts w:cs="B Nazanin" w:hint="cs"/>
            <w:sz w:val="28"/>
            <w:szCs w:val="28"/>
            <w:rtl/>
          </w:rPr>
          <w:t>ؤ</w:t>
        </w:r>
      </w:ins>
      <w:del w:id="2163" w:author="Shokri" w:date="2019-11-10T01:16:00Z">
        <w:r w:rsidRPr="00EE4024" w:rsidDel="00757F6D">
          <w:rPr>
            <w:rFonts w:cs="B Nazanin"/>
            <w:sz w:val="28"/>
            <w:szCs w:val="28"/>
            <w:rtl/>
          </w:rPr>
          <w:delText>و</w:delText>
        </w:r>
      </w:del>
      <w:r w:rsidRPr="00EE4024">
        <w:rPr>
          <w:rFonts w:cs="B Nazanin"/>
          <w:sz w:val="28"/>
          <w:szCs w:val="28"/>
          <w:rtl/>
        </w:rPr>
        <w:t>سسات آموزش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ترک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در </w:t>
      </w:r>
      <w:r w:rsidRPr="00EE4024">
        <w:rPr>
          <w:rFonts w:cs="B Nazanin" w:hint="cs"/>
          <w:sz w:val="28"/>
          <w:szCs w:val="28"/>
          <w:rtl/>
        </w:rPr>
        <w:t>بخش</w:t>
      </w:r>
      <w:ins w:id="2164" w:author="Shokri" w:date="2019-11-10T01:16:00Z">
        <w:r w:rsidR="00757F6D">
          <w:rPr>
            <w:rFonts w:cs="B Nazanin" w:hint="cs"/>
            <w:sz w:val="28"/>
            <w:szCs w:val="28"/>
            <w:rtl/>
          </w:rPr>
          <w:t>‌</w:t>
        </w:r>
      </w:ins>
      <w:del w:id="2165" w:author="Shokri" w:date="2019-11-10T01:16:00Z">
        <w:r w:rsidRPr="00EE4024" w:rsidDel="00757F6D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</w:rPr>
        <w:t>های مختلف</w:t>
      </w:r>
      <w:r w:rsidRPr="00EE4024">
        <w:rPr>
          <w:rFonts w:cs="B Nazanin"/>
          <w:sz w:val="28"/>
          <w:szCs w:val="28"/>
          <w:rtl/>
        </w:rPr>
        <w:t xml:space="preserve"> همکار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م</w:t>
      </w:r>
      <w:r w:rsidRPr="00EE4024">
        <w:rPr>
          <w:rFonts w:cs="B Nazanin" w:hint="cs"/>
          <w:sz w:val="28"/>
          <w:szCs w:val="28"/>
          <w:rtl/>
        </w:rPr>
        <w:t>ی</w:t>
      </w:r>
      <w:ins w:id="2166" w:author="Shokri" w:date="2019-11-10T01:16:00Z">
        <w:r w:rsidR="00757F6D">
          <w:rPr>
            <w:rFonts w:cs="B Nazanin" w:hint="cs"/>
            <w:sz w:val="28"/>
            <w:szCs w:val="28"/>
            <w:rtl/>
          </w:rPr>
          <w:t>‌</w:t>
        </w:r>
      </w:ins>
      <w:del w:id="2167" w:author="Shokri" w:date="2019-11-10T01:16:00Z">
        <w:r w:rsidRPr="00EE4024" w:rsidDel="00757F6D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کن</w:t>
      </w:r>
      <w:r w:rsidR="00C9269B">
        <w:rPr>
          <w:rFonts w:cs="B Nazanin" w:hint="cs"/>
          <w:sz w:val="28"/>
          <w:szCs w:val="28"/>
          <w:rtl/>
        </w:rPr>
        <w:t>ن</w:t>
      </w:r>
      <w:r w:rsidRPr="00EE4024">
        <w:rPr>
          <w:rFonts w:cs="B Nazanin"/>
          <w:sz w:val="28"/>
          <w:szCs w:val="28"/>
          <w:rtl/>
        </w:rPr>
        <w:t>د. اکث</w:t>
      </w:r>
      <w:ins w:id="2168" w:author="Shokri" w:date="2019-11-10T01:16:00Z">
        <w:r w:rsidR="00757F6D">
          <w:rPr>
            <w:rFonts w:cs="B Nazanin" w:hint="cs"/>
            <w:sz w:val="28"/>
            <w:szCs w:val="28"/>
            <w:rtl/>
          </w:rPr>
          <w:t>ر</w:t>
        </w:r>
      </w:ins>
      <w:del w:id="2169" w:author="Shokri" w:date="2019-11-10T01:16:00Z">
        <w:r w:rsidRPr="00EE4024" w:rsidDel="00757F6D">
          <w:rPr>
            <w:rFonts w:cs="B Nazanin"/>
            <w:sz w:val="28"/>
            <w:szCs w:val="28"/>
            <w:rtl/>
          </w:rPr>
          <w:delText>ر</w:delText>
        </w:r>
        <w:r w:rsidRPr="00EE4024" w:rsidDel="00757F6D">
          <w:rPr>
            <w:rFonts w:cs="B Nazanin" w:hint="cs"/>
            <w:sz w:val="28"/>
            <w:szCs w:val="28"/>
            <w:rtl/>
          </w:rPr>
          <w:delText>ی</w:delText>
        </w:r>
        <w:r w:rsidRPr="00EE4024" w:rsidDel="00757F6D">
          <w:rPr>
            <w:rFonts w:cs="B Nazanin" w:hint="eastAsia"/>
            <w:sz w:val="28"/>
            <w:szCs w:val="28"/>
            <w:rtl/>
          </w:rPr>
          <w:delText>ت</w:delText>
        </w:r>
      </w:del>
      <w:r w:rsidRPr="00EE4024">
        <w:rPr>
          <w:rFonts w:cs="B Nazanin"/>
          <w:sz w:val="28"/>
          <w:szCs w:val="28"/>
          <w:rtl/>
        </w:rPr>
        <w:t xml:space="preserve"> کارمندان 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ن</w:t>
      </w:r>
      <w:r w:rsidR="00C9269B">
        <w:rPr>
          <w:rFonts w:cs="B Nazanin"/>
          <w:sz w:val="28"/>
          <w:szCs w:val="28"/>
          <w:rtl/>
        </w:rPr>
        <w:t xml:space="preserve"> شرکت</w:t>
      </w:r>
      <w:ins w:id="2170" w:author="Shokri" w:date="2019-11-10T01:16:00Z">
        <w:r w:rsidR="00757F6D">
          <w:rPr>
            <w:rFonts w:cs="B Nazanin" w:hint="cs"/>
            <w:sz w:val="28"/>
            <w:szCs w:val="28"/>
            <w:rtl/>
          </w:rPr>
          <w:t>‌</w:t>
        </w:r>
      </w:ins>
      <w:del w:id="2171" w:author="Shokri" w:date="2019-11-10T01:16:00Z">
        <w:r w:rsidR="00C9269B" w:rsidDel="00757F6D">
          <w:rPr>
            <w:rFonts w:cs="B Nazanin"/>
            <w:sz w:val="28"/>
            <w:szCs w:val="28"/>
            <w:rtl/>
          </w:rPr>
          <w:delText xml:space="preserve"> </w:delText>
        </w:r>
      </w:del>
      <w:r w:rsidR="00C9269B">
        <w:rPr>
          <w:rFonts w:cs="B Nazanin"/>
          <w:sz w:val="28"/>
          <w:szCs w:val="28"/>
          <w:rtl/>
        </w:rPr>
        <w:t>ها</w:t>
      </w:r>
      <w:ins w:id="2172" w:author="Shokri" w:date="2019-11-10T01:16:00Z">
        <w:r w:rsidR="00757F6D">
          <w:rPr>
            <w:rFonts w:cs="B Nazanin" w:hint="cs"/>
            <w:sz w:val="28"/>
            <w:szCs w:val="28"/>
            <w:rtl/>
          </w:rPr>
          <w:t>،</w:t>
        </w:r>
      </w:ins>
      <w:del w:id="2173" w:author="Shokri" w:date="2019-11-10T01:17:00Z">
        <w:r w:rsidR="00C9269B" w:rsidDel="00757F6D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 xml:space="preserve"> فارغ</w:t>
      </w:r>
      <w:ins w:id="2174" w:author="Shokri" w:date="2019-11-10T01:17:00Z">
        <w:r w:rsidR="00757F6D">
          <w:rPr>
            <w:rFonts w:cs="B Nazanin" w:hint="cs"/>
            <w:sz w:val="28"/>
            <w:szCs w:val="28"/>
            <w:rtl/>
          </w:rPr>
          <w:t>‌</w:t>
        </w:r>
      </w:ins>
      <w:del w:id="2175" w:author="Shokri" w:date="2019-11-10T01:17:00Z">
        <w:r w:rsidRPr="00EE4024" w:rsidDel="00757F6D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التحص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لان</w:t>
      </w:r>
      <w:r w:rsidRPr="00EE4024">
        <w:rPr>
          <w:rFonts w:cs="B Nazanin"/>
          <w:sz w:val="28"/>
          <w:szCs w:val="28"/>
          <w:rtl/>
        </w:rPr>
        <w:t xml:space="preserve"> م</w:t>
      </w:r>
      <w:ins w:id="2176" w:author="Shokri" w:date="2019-11-10T01:17:00Z">
        <w:r w:rsidR="00757F6D">
          <w:rPr>
            <w:rFonts w:cs="B Nazanin" w:hint="cs"/>
            <w:sz w:val="28"/>
            <w:szCs w:val="28"/>
            <w:rtl/>
          </w:rPr>
          <w:t>ؤ</w:t>
        </w:r>
      </w:ins>
      <w:del w:id="2177" w:author="Shokri" w:date="2019-11-10T01:17:00Z">
        <w:r w:rsidRPr="00EE4024" w:rsidDel="00757F6D">
          <w:rPr>
            <w:rFonts w:cs="B Nazanin"/>
            <w:sz w:val="28"/>
            <w:szCs w:val="28"/>
            <w:rtl/>
          </w:rPr>
          <w:delText>و</w:delText>
        </w:r>
      </w:del>
      <w:r w:rsidRPr="00EE4024">
        <w:rPr>
          <w:rFonts w:cs="B Nazanin"/>
          <w:sz w:val="28"/>
          <w:szCs w:val="28"/>
          <w:rtl/>
        </w:rPr>
        <w:t>سسات ترک</w:t>
      </w:r>
      <w:r w:rsidRPr="00EE4024">
        <w:rPr>
          <w:rFonts w:cs="B Nazanin" w:hint="cs"/>
          <w:sz w:val="28"/>
          <w:szCs w:val="28"/>
          <w:rtl/>
        </w:rPr>
        <w:t xml:space="preserve">ی </w:t>
      </w:r>
      <w:ins w:id="2178" w:author="Shokri" w:date="2019-11-10T01:17:00Z">
        <w:r w:rsidR="00757F6D">
          <w:rPr>
            <w:rFonts w:cs="B Nazanin" w:hint="cs"/>
            <w:sz w:val="28"/>
            <w:szCs w:val="28"/>
            <w:rtl/>
          </w:rPr>
          <w:t>هستند</w:t>
        </w:r>
      </w:ins>
      <w:del w:id="2179" w:author="Shokri" w:date="2019-11-10T01:17:00Z">
        <w:r w:rsidRPr="00EE4024" w:rsidDel="00757F6D">
          <w:rPr>
            <w:rFonts w:cs="B Nazanin" w:hint="cs"/>
            <w:sz w:val="28"/>
            <w:szCs w:val="28"/>
            <w:rtl/>
          </w:rPr>
          <w:delText>می باشند</w:delText>
        </w:r>
      </w:del>
      <w:r w:rsidRPr="00EE4024">
        <w:rPr>
          <w:rFonts w:cs="B Nazanin" w:hint="cs"/>
          <w:sz w:val="28"/>
          <w:szCs w:val="28"/>
          <w:rtl/>
        </w:rPr>
        <w:t xml:space="preserve">. </w:t>
      </w:r>
      <w:r w:rsidRPr="00EE4024">
        <w:rPr>
          <w:rFonts w:cs="B Nazanin"/>
          <w:sz w:val="28"/>
          <w:szCs w:val="28"/>
          <w:rtl/>
        </w:rPr>
        <w:t>در جمهور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>قرقیزستان</w:t>
      </w:r>
      <w:r w:rsidRPr="00EE4024">
        <w:rPr>
          <w:rFonts w:cs="B Nazanin"/>
          <w:sz w:val="28"/>
          <w:szCs w:val="28"/>
          <w:rtl/>
        </w:rPr>
        <w:t xml:space="preserve"> انجمن کارآفر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نان</w:t>
      </w:r>
      <w:r w:rsidRPr="00EE4024">
        <w:rPr>
          <w:rFonts w:cs="B Nazanin"/>
          <w:sz w:val="28"/>
          <w:szCs w:val="28"/>
          <w:rtl/>
        </w:rPr>
        <w:t xml:space="preserve"> جوان </w:t>
      </w:r>
      <w:r w:rsidR="00C9269B">
        <w:rPr>
          <w:rFonts w:cs="B Nazanin" w:hint="cs"/>
          <w:sz w:val="28"/>
          <w:szCs w:val="28"/>
          <w:rtl/>
        </w:rPr>
        <w:t>مشغول</w:t>
      </w:r>
      <w:r w:rsidRPr="00EE4024">
        <w:rPr>
          <w:rFonts w:cs="B Nazanin" w:hint="cs"/>
          <w:sz w:val="28"/>
          <w:szCs w:val="28"/>
          <w:rtl/>
        </w:rPr>
        <w:t xml:space="preserve"> </w:t>
      </w:r>
      <w:r w:rsidRPr="00EE4024">
        <w:rPr>
          <w:rFonts w:cs="B Nazanin"/>
          <w:sz w:val="28"/>
          <w:szCs w:val="28"/>
          <w:rtl/>
        </w:rPr>
        <w:t>فعال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ت</w:t>
      </w:r>
      <w:r w:rsidRPr="00EE4024">
        <w:rPr>
          <w:rFonts w:cs="B Nazanin"/>
          <w:sz w:val="28"/>
          <w:szCs w:val="28"/>
          <w:rtl/>
        </w:rPr>
        <w:t xml:space="preserve"> </w:t>
      </w:r>
      <w:r w:rsidRPr="00EE4024">
        <w:rPr>
          <w:rFonts w:cs="B Nazanin" w:hint="cs"/>
          <w:sz w:val="28"/>
          <w:szCs w:val="28"/>
          <w:rtl/>
        </w:rPr>
        <w:t xml:space="preserve">است که از طرف </w:t>
      </w:r>
      <w:r w:rsidRPr="00EE4024">
        <w:rPr>
          <w:rFonts w:cs="B Nazanin"/>
          <w:sz w:val="28"/>
          <w:szCs w:val="28"/>
          <w:rtl/>
        </w:rPr>
        <w:t>چند</w:t>
      </w:r>
      <w:del w:id="2180" w:author="Shokri" w:date="2019-11-10T01:17:00Z">
        <w:r w:rsidRPr="00EE4024" w:rsidDel="00757F6D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صد فارغ</w:t>
      </w:r>
      <w:ins w:id="2181" w:author="Shokri" w:date="2019-11-10T01:17:00Z">
        <w:r w:rsidR="00757F6D">
          <w:rPr>
            <w:rFonts w:cs="B Nazanin" w:hint="cs"/>
            <w:sz w:val="28"/>
            <w:szCs w:val="28"/>
            <w:rtl/>
          </w:rPr>
          <w:t>‌</w:t>
        </w:r>
      </w:ins>
      <w:del w:id="2182" w:author="Shokri" w:date="2019-11-10T01:17:00Z">
        <w:r w:rsidRPr="00EE4024" w:rsidDel="00757F6D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التحص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ل</w:t>
      </w:r>
      <w:r w:rsidRPr="00EE4024">
        <w:rPr>
          <w:rFonts w:cs="B Nazanin"/>
          <w:sz w:val="28"/>
          <w:szCs w:val="28"/>
          <w:rtl/>
        </w:rPr>
        <w:t xml:space="preserve"> از م</w:t>
      </w:r>
      <w:ins w:id="2183" w:author="Shokri" w:date="2019-11-10T01:17:00Z">
        <w:r w:rsidR="00757F6D">
          <w:rPr>
            <w:rFonts w:cs="B Nazanin" w:hint="cs"/>
            <w:sz w:val="28"/>
            <w:szCs w:val="28"/>
            <w:rtl/>
          </w:rPr>
          <w:t>ؤ</w:t>
        </w:r>
      </w:ins>
      <w:del w:id="2184" w:author="Shokri" w:date="2019-11-10T01:17:00Z">
        <w:r w:rsidRPr="00EE4024" w:rsidDel="00757F6D">
          <w:rPr>
            <w:rFonts w:cs="B Nazanin"/>
            <w:sz w:val="28"/>
            <w:szCs w:val="28"/>
            <w:rtl/>
          </w:rPr>
          <w:delText>و</w:delText>
        </w:r>
      </w:del>
      <w:r w:rsidRPr="00EE4024">
        <w:rPr>
          <w:rFonts w:cs="B Nazanin"/>
          <w:sz w:val="28"/>
          <w:szCs w:val="28"/>
          <w:rtl/>
        </w:rPr>
        <w:t>سسات ترک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که از نظر اقتصاد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و ژئوپل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ت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ک</w:t>
      </w:r>
      <w:r w:rsidRPr="00EE4024">
        <w:rPr>
          <w:rFonts w:cs="B Nazanin"/>
          <w:sz w:val="28"/>
          <w:szCs w:val="28"/>
          <w:rtl/>
        </w:rPr>
        <w:t xml:space="preserve"> </w:t>
      </w:r>
      <w:r w:rsidRPr="00EE4024">
        <w:rPr>
          <w:rFonts w:cs="B Nazanin" w:hint="cs"/>
          <w:sz w:val="28"/>
          <w:szCs w:val="28"/>
          <w:rtl/>
        </w:rPr>
        <w:t xml:space="preserve">از </w:t>
      </w:r>
      <w:r w:rsidRPr="00EE4024">
        <w:rPr>
          <w:rFonts w:cs="B Nazanin"/>
          <w:sz w:val="28"/>
          <w:szCs w:val="28"/>
          <w:rtl/>
        </w:rPr>
        <w:t>آنکار</w:t>
      </w:r>
      <w:r w:rsidR="00C9269B">
        <w:rPr>
          <w:rFonts w:cs="B Nazanin" w:hint="cs"/>
          <w:sz w:val="28"/>
          <w:szCs w:val="28"/>
          <w:rtl/>
        </w:rPr>
        <w:t xml:space="preserve">ا </w:t>
      </w:r>
      <w:del w:id="2185" w:author="Shokri" w:date="2019-11-10T01:58:00Z">
        <w:r w:rsidR="00C9269B" w:rsidDel="007C3FA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C9269B">
        <w:rPr>
          <w:rFonts w:cs="B Nazanin" w:hint="cs"/>
          <w:sz w:val="28"/>
          <w:szCs w:val="28"/>
          <w:rtl/>
        </w:rPr>
        <w:t xml:space="preserve">دستور </w:t>
      </w:r>
      <w:r w:rsidRPr="00EE4024">
        <w:rPr>
          <w:rFonts w:cs="B Nazanin" w:hint="cs"/>
          <w:sz w:val="28"/>
          <w:szCs w:val="28"/>
          <w:rtl/>
        </w:rPr>
        <w:t>می</w:t>
      </w:r>
      <w:ins w:id="2186" w:author="Shokri" w:date="2019-11-10T01:17:00Z">
        <w:r w:rsidR="00757F6D">
          <w:rPr>
            <w:rFonts w:cs="B Nazanin" w:hint="cs"/>
            <w:sz w:val="28"/>
            <w:szCs w:val="28"/>
            <w:rtl/>
          </w:rPr>
          <w:t>‌</w:t>
        </w:r>
      </w:ins>
      <w:del w:id="2187" w:author="Shokri" w:date="2019-11-10T01:17:00Z">
        <w:r w:rsidR="00C9269B" w:rsidDel="00757F6D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</w:rPr>
        <w:t>گیرند</w:t>
      </w:r>
      <w:r w:rsidRPr="00EE4024">
        <w:rPr>
          <w:rFonts w:cs="B Nazanin"/>
          <w:sz w:val="28"/>
          <w:szCs w:val="28"/>
          <w:rtl/>
        </w:rPr>
        <w:t>.</w:t>
      </w:r>
      <w:r w:rsidRPr="00EE4024">
        <w:rPr>
          <w:rFonts w:cs="B Nazanin" w:hint="cs"/>
          <w:sz w:val="28"/>
          <w:szCs w:val="28"/>
          <w:rtl/>
        </w:rPr>
        <w:t xml:space="preserve"> برنام</w:t>
      </w:r>
      <w:ins w:id="2188" w:author="Shokri" w:date="2019-11-10T01:17:00Z">
        <w:r w:rsidR="00757F6D">
          <w:rPr>
            <w:rFonts w:cs="B Nazanin" w:hint="cs"/>
            <w:sz w:val="28"/>
            <w:szCs w:val="28"/>
            <w:rtl/>
          </w:rPr>
          <w:t>ۀ</w:t>
        </w:r>
      </w:ins>
      <w:del w:id="2189" w:author="Shokri" w:date="2019-11-10T01:17:00Z">
        <w:r w:rsidRPr="00EE4024" w:rsidDel="00757F6D">
          <w:rPr>
            <w:rFonts w:cs="B Nazanin" w:hint="cs"/>
            <w:sz w:val="28"/>
            <w:szCs w:val="28"/>
            <w:rtl/>
          </w:rPr>
          <w:delText>ه</w:delText>
        </w:r>
      </w:del>
      <w:r w:rsidRPr="00EE4024">
        <w:rPr>
          <w:rFonts w:cs="B Nazanin" w:hint="cs"/>
          <w:sz w:val="28"/>
          <w:szCs w:val="28"/>
          <w:rtl/>
        </w:rPr>
        <w:t xml:space="preserve"> ت</w:t>
      </w:r>
      <w:ins w:id="2190" w:author="Shokri" w:date="2019-11-10T01:17:00Z">
        <w:r w:rsidR="00757F6D">
          <w:rPr>
            <w:rFonts w:cs="B Nazanin" w:hint="cs"/>
            <w:sz w:val="28"/>
            <w:szCs w:val="28"/>
            <w:rtl/>
          </w:rPr>
          <w:t>أ</w:t>
        </w:r>
      </w:ins>
      <w:del w:id="2191" w:author="Shokri" w:date="2019-11-10T01:17:00Z">
        <w:r w:rsidRPr="00EE4024" w:rsidDel="00757F6D">
          <w:rPr>
            <w:rFonts w:cs="B Nazanin" w:hint="cs"/>
            <w:sz w:val="28"/>
            <w:szCs w:val="28"/>
            <w:rtl/>
          </w:rPr>
          <w:delText>ا</w:delText>
        </w:r>
      </w:del>
      <w:r w:rsidRPr="00EE4024">
        <w:rPr>
          <w:rFonts w:cs="B Nazanin" w:hint="cs"/>
          <w:sz w:val="28"/>
          <w:szCs w:val="28"/>
          <w:rtl/>
        </w:rPr>
        <w:t xml:space="preserve">سیس </w:t>
      </w:r>
      <w:r w:rsidRPr="00EE4024">
        <w:rPr>
          <w:rFonts w:cs="B Nazanin"/>
          <w:sz w:val="28"/>
          <w:szCs w:val="28"/>
          <w:rtl/>
        </w:rPr>
        <w:t>مرکز فرهنگ</w:t>
      </w:r>
      <w:r w:rsidRPr="00EE4024">
        <w:rPr>
          <w:rFonts w:cs="B Nazanin" w:hint="cs"/>
          <w:sz w:val="28"/>
          <w:szCs w:val="28"/>
          <w:rtl/>
        </w:rPr>
        <w:t>ی</w:t>
      </w:r>
      <w:r w:rsidR="00C9269B">
        <w:rPr>
          <w:rFonts w:cs="B Nazanin"/>
          <w:sz w:val="28"/>
          <w:szCs w:val="28"/>
          <w:rtl/>
        </w:rPr>
        <w:t xml:space="preserve"> </w:t>
      </w:r>
      <w:r w:rsidRPr="00EE4024">
        <w:rPr>
          <w:rFonts w:cs="B Nazanin" w:hint="cs"/>
          <w:sz w:val="28"/>
          <w:szCs w:val="28"/>
          <w:rtl/>
        </w:rPr>
        <w:t>ی</w:t>
      </w:r>
      <w:r w:rsidR="00C9269B">
        <w:rPr>
          <w:rFonts w:cs="B Nazanin" w:hint="cs"/>
          <w:sz w:val="28"/>
          <w:szCs w:val="28"/>
          <w:rtl/>
        </w:rPr>
        <w:t>ونس</w:t>
      </w:r>
      <w:r w:rsidR="00C9269B">
        <w:rPr>
          <w:rFonts w:cs="B Nazanin"/>
          <w:sz w:val="28"/>
          <w:szCs w:val="28"/>
          <w:rtl/>
        </w:rPr>
        <w:t xml:space="preserve"> </w:t>
      </w:r>
      <w:r w:rsidR="00C9269B">
        <w:rPr>
          <w:rFonts w:cs="B Nazanin" w:hint="cs"/>
          <w:sz w:val="28"/>
          <w:szCs w:val="28"/>
          <w:rtl/>
        </w:rPr>
        <w:t>عمره</w:t>
      </w:r>
      <w:ins w:id="2192" w:author="Shokri" w:date="2019-11-10T01:17:00Z">
        <w:r w:rsidR="00757F6D">
          <w:rPr>
            <w:rFonts w:cs="B Nazanin" w:hint="cs"/>
            <w:sz w:val="28"/>
            <w:szCs w:val="28"/>
            <w:rtl/>
          </w:rPr>
          <w:t>،</w:t>
        </w:r>
      </w:ins>
      <w:r w:rsidR="00C9269B">
        <w:rPr>
          <w:rFonts w:cs="B Nazanin" w:hint="cs"/>
          <w:sz w:val="28"/>
          <w:szCs w:val="28"/>
          <w:rtl/>
        </w:rPr>
        <w:t xml:space="preserve"> </w:t>
      </w:r>
      <w:r w:rsidRPr="00EE4024">
        <w:rPr>
          <w:rFonts w:cs="B Nazanin"/>
          <w:sz w:val="28"/>
          <w:szCs w:val="28"/>
          <w:rtl/>
        </w:rPr>
        <w:t>شاعر مشهور ترک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ه</w:t>
      </w:r>
      <w:ins w:id="2193" w:author="Shokri" w:date="2019-11-10T01:17:00Z">
        <w:r w:rsidR="00757F6D">
          <w:rPr>
            <w:rFonts w:cs="B Nazanin" w:hint="cs"/>
            <w:sz w:val="28"/>
            <w:szCs w:val="28"/>
            <w:rtl/>
          </w:rPr>
          <w:t>،</w:t>
        </w:r>
      </w:ins>
      <w:r w:rsidRPr="00EE4024">
        <w:rPr>
          <w:rFonts w:cs="B Nazanin" w:hint="cs"/>
          <w:sz w:val="28"/>
          <w:szCs w:val="28"/>
          <w:rtl/>
        </w:rPr>
        <w:t xml:space="preserve"> نیز وجود دارد</w:t>
      </w:r>
      <w:r w:rsidRPr="00EE4024">
        <w:rPr>
          <w:rFonts w:cs="B Nazanin"/>
          <w:sz w:val="28"/>
          <w:szCs w:val="28"/>
          <w:rtl/>
        </w:rPr>
        <w:t>.</w:t>
      </w:r>
    </w:p>
    <w:p w:rsidR="00D30A41" w:rsidRPr="00EE4024" w:rsidRDefault="00D30A41" w:rsidP="00C9269B">
      <w:pPr>
        <w:bidi/>
        <w:jc w:val="both"/>
        <w:rPr>
          <w:rFonts w:cs="B Nazanin"/>
          <w:sz w:val="28"/>
          <w:szCs w:val="28"/>
          <w:rtl/>
        </w:rPr>
      </w:pPr>
      <w:r w:rsidRPr="00EE4024">
        <w:rPr>
          <w:rFonts w:cs="B Nazanin"/>
          <w:sz w:val="28"/>
          <w:szCs w:val="28"/>
          <w:rtl/>
        </w:rPr>
        <w:t>توسع</w:t>
      </w:r>
      <w:ins w:id="2194" w:author="Shokri" w:date="2019-11-10T01:18:00Z">
        <w:r w:rsidR="00985AE2">
          <w:rPr>
            <w:rFonts w:cs="B Nazanin" w:hint="cs"/>
            <w:sz w:val="28"/>
            <w:szCs w:val="28"/>
            <w:rtl/>
          </w:rPr>
          <w:t>ۀ</w:t>
        </w:r>
      </w:ins>
      <w:del w:id="2195" w:author="Shokri" w:date="2019-11-10T01:18:00Z">
        <w:r w:rsidRPr="00EE4024" w:rsidDel="00985AE2">
          <w:rPr>
            <w:rFonts w:cs="B Nazanin"/>
            <w:sz w:val="28"/>
            <w:szCs w:val="28"/>
            <w:rtl/>
          </w:rPr>
          <w:delText>ه</w:delText>
        </w:r>
      </w:del>
      <w:r w:rsidRPr="00EE4024">
        <w:rPr>
          <w:rFonts w:cs="B Nazanin"/>
          <w:sz w:val="28"/>
          <w:szCs w:val="28"/>
          <w:rtl/>
        </w:rPr>
        <w:t xml:space="preserve"> اقتصاد</w:t>
      </w:r>
      <w:r w:rsidR="00C9269B">
        <w:rPr>
          <w:rFonts w:cs="B Nazanin" w:hint="cs"/>
          <w:sz w:val="28"/>
          <w:szCs w:val="28"/>
          <w:rtl/>
        </w:rPr>
        <w:t xml:space="preserve"> ترکی در طی چند ده</w:t>
      </w:r>
      <w:ins w:id="2196" w:author="Shokri" w:date="2019-11-10T01:18:00Z">
        <w:r w:rsidR="00985AE2">
          <w:rPr>
            <w:rFonts w:cs="B Nazanin" w:hint="cs"/>
            <w:sz w:val="28"/>
            <w:szCs w:val="28"/>
            <w:rtl/>
          </w:rPr>
          <w:t>ۀ</w:t>
        </w:r>
      </w:ins>
      <w:del w:id="2197" w:author="Shokri" w:date="2019-11-10T01:18:00Z">
        <w:r w:rsidR="00C9269B" w:rsidDel="00985AE2">
          <w:rPr>
            <w:rFonts w:cs="B Nazanin" w:hint="cs"/>
            <w:sz w:val="28"/>
            <w:szCs w:val="28"/>
            <w:rtl/>
          </w:rPr>
          <w:delText>ه</w:delText>
        </w:r>
      </w:del>
      <w:r w:rsidR="00C9269B">
        <w:rPr>
          <w:rFonts w:cs="B Nazanin" w:hint="cs"/>
          <w:sz w:val="28"/>
          <w:szCs w:val="28"/>
          <w:rtl/>
        </w:rPr>
        <w:t xml:space="preserve"> اخیر بخصوص در حوز</w:t>
      </w:r>
      <w:ins w:id="2198" w:author="Shokri" w:date="2019-11-10T01:18:00Z">
        <w:r w:rsidR="00985AE2">
          <w:rPr>
            <w:rFonts w:cs="B Nazanin" w:hint="cs"/>
            <w:sz w:val="28"/>
            <w:szCs w:val="28"/>
            <w:rtl/>
          </w:rPr>
          <w:t>ۀ</w:t>
        </w:r>
      </w:ins>
      <w:del w:id="2199" w:author="Shokri" w:date="2019-11-10T01:18:00Z">
        <w:r w:rsidR="00C9269B" w:rsidDel="00985AE2">
          <w:rPr>
            <w:rFonts w:cs="B Nazanin" w:hint="cs"/>
            <w:sz w:val="28"/>
            <w:szCs w:val="28"/>
            <w:rtl/>
          </w:rPr>
          <w:delText>ه</w:delText>
        </w:r>
      </w:del>
      <w:r w:rsidR="00C9269B">
        <w:rPr>
          <w:rFonts w:cs="B Nazanin" w:hint="cs"/>
          <w:sz w:val="28"/>
          <w:szCs w:val="28"/>
          <w:rtl/>
        </w:rPr>
        <w:t xml:space="preserve"> صنابع سبک هم</w:t>
      </w:r>
      <w:r w:rsidR="00EC66DB">
        <w:rPr>
          <w:rFonts w:cs="B Nazanin" w:hint="cs"/>
          <w:sz w:val="28"/>
          <w:szCs w:val="28"/>
          <w:rtl/>
        </w:rPr>
        <w:t>چون نساجی در ذهن مردم قرقیزستان</w:t>
      </w:r>
      <w:r w:rsidR="00C9269B">
        <w:rPr>
          <w:rFonts w:cs="B Nazanin" w:hint="cs"/>
          <w:sz w:val="28"/>
          <w:szCs w:val="28"/>
          <w:rtl/>
        </w:rPr>
        <w:t xml:space="preserve"> سیمایی را از ترکیه ب</w:t>
      </w:r>
      <w:r w:rsidR="00EC66DB">
        <w:rPr>
          <w:rFonts w:cs="B Nazanin" w:hint="cs"/>
          <w:sz w:val="28"/>
          <w:szCs w:val="28"/>
          <w:rtl/>
        </w:rPr>
        <w:t>ه</w:t>
      </w:r>
      <w:ins w:id="2200" w:author="Shokri" w:date="2019-11-10T01:18:00Z">
        <w:r w:rsidR="00985AE2">
          <w:rPr>
            <w:rFonts w:cs="B Nazanin" w:hint="cs"/>
            <w:sz w:val="28"/>
            <w:szCs w:val="28"/>
            <w:rtl/>
          </w:rPr>
          <w:t>‌</w:t>
        </w:r>
      </w:ins>
      <w:del w:id="2201" w:author="Shokri" w:date="2019-11-10T01:18:00Z">
        <w:r w:rsidR="00EC66DB" w:rsidDel="00985AE2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C9269B">
        <w:rPr>
          <w:rFonts w:cs="B Nazanin" w:hint="cs"/>
          <w:sz w:val="28"/>
          <w:szCs w:val="28"/>
          <w:rtl/>
        </w:rPr>
        <w:t>عنوان قطب پیشرفت تکنولوزی ترسیم کرده است.</w:t>
      </w:r>
      <w:del w:id="2202" w:author="Shokri" w:date="2019-11-10T01:59:00Z">
        <w:r w:rsidR="00C9269B" w:rsidDel="007C3FA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 xml:space="preserve"> </w:t>
      </w:r>
      <w:r w:rsidRPr="00EE4024">
        <w:rPr>
          <w:rFonts w:cs="B Nazanin" w:hint="cs"/>
          <w:sz w:val="28"/>
          <w:szCs w:val="28"/>
          <w:rtl/>
        </w:rPr>
        <w:t>به</w:t>
      </w:r>
      <w:ins w:id="2203" w:author="Shokri" w:date="2019-11-10T01:18:00Z">
        <w:r w:rsidR="00985AE2">
          <w:rPr>
            <w:rFonts w:cs="B Nazanin" w:hint="cs"/>
            <w:sz w:val="28"/>
            <w:szCs w:val="28"/>
            <w:rtl/>
          </w:rPr>
          <w:t>‌</w:t>
        </w:r>
      </w:ins>
      <w:del w:id="2204" w:author="Shokri" w:date="2019-11-10T01:18:00Z">
        <w:r w:rsidRPr="00EE4024" w:rsidDel="00985AE2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</w:rPr>
        <w:t>دلیل</w:t>
      </w:r>
      <w:r w:rsidRPr="00EE4024">
        <w:rPr>
          <w:rFonts w:cs="B Nazanin"/>
          <w:sz w:val="28"/>
          <w:szCs w:val="28"/>
          <w:rtl/>
        </w:rPr>
        <w:t xml:space="preserve"> نسبت</w:t>
      </w:r>
      <w:r w:rsidRPr="00EE4024">
        <w:rPr>
          <w:rFonts w:cs="B Nazanin" w:hint="cs"/>
          <w:sz w:val="28"/>
          <w:szCs w:val="28"/>
          <w:rtl/>
        </w:rPr>
        <w:t xml:space="preserve"> خوب</w:t>
      </w:r>
      <w:r w:rsidRPr="00EE4024">
        <w:rPr>
          <w:rFonts w:cs="B Nazanin"/>
          <w:sz w:val="28"/>
          <w:szCs w:val="28"/>
          <w:rtl/>
        </w:rPr>
        <w:t xml:space="preserve"> ق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مت</w:t>
      </w:r>
      <w:r w:rsidRPr="00EE4024">
        <w:rPr>
          <w:rFonts w:cs="B Nazanin"/>
          <w:sz w:val="28"/>
          <w:szCs w:val="28"/>
          <w:rtl/>
        </w:rPr>
        <w:t xml:space="preserve"> </w:t>
      </w:r>
      <w:r w:rsidRPr="00EE4024">
        <w:rPr>
          <w:rFonts w:cs="B Nazanin" w:hint="cs"/>
          <w:sz w:val="28"/>
          <w:szCs w:val="28"/>
          <w:rtl/>
        </w:rPr>
        <w:t>و</w:t>
      </w:r>
      <w:r w:rsidRPr="00EE4024">
        <w:rPr>
          <w:rFonts w:cs="B Nazanin"/>
          <w:sz w:val="28"/>
          <w:szCs w:val="28"/>
          <w:rtl/>
        </w:rPr>
        <w:t xml:space="preserve"> ک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ف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ت</w:t>
      </w:r>
      <w:r w:rsidRPr="00EE4024">
        <w:rPr>
          <w:rFonts w:cs="B Nazanin"/>
          <w:sz w:val="28"/>
          <w:szCs w:val="28"/>
          <w:rtl/>
        </w:rPr>
        <w:t xml:space="preserve"> </w:t>
      </w:r>
      <w:r w:rsidRPr="00EE4024">
        <w:rPr>
          <w:rFonts w:cs="B Nazanin" w:hint="cs"/>
          <w:sz w:val="28"/>
          <w:szCs w:val="28"/>
          <w:rtl/>
        </w:rPr>
        <w:t>اجناس</w:t>
      </w:r>
      <w:r w:rsidRPr="00EE4024">
        <w:rPr>
          <w:rFonts w:cs="B Nazanin"/>
          <w:sz w:val="28"/>
          <w:szCs w:val="28"/>
          <w:rtl/>
        </w:rPr>
        <w:t>، شهروندان قرق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ز</w:t>
      </w:r>
      <w:r w:rsidRPr="00EE4024">
        <w:rPr>
          <w:rFonts w:cs="B Nazanin"/>
          <w:sz w:val="28"/>
          <w:szCs w:val="28"/>
          <w:rtl/>
        </w:rPr>
        <w:t xml:space="preserve"> لباس و کفش</w:t>
      </w:r>
      <w:del w:id="2205" w:author="Shokri" w:date="2019-11-10T01:18:00Z">
        <w:r w:rsidRPr="00EE4024" w:rsidDel="00985AE2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 w:hint="eastAsia"/>
          <w:sz w:val="28"/>
          <w:szCs w:val="28"/>
          <w:rtl/>
        </w:rPr>
        <w:t>،</w:t>
      </w:r>
      <w:r w:rsidRPr="00EE4024">
        <w:rPr>
          <w:rFonts w:cs="B Nazanin"/>
          <w:sz w:val="28"/>
          <w:szCs w:val="28"/>
          <w:rtl/>
        </w:rPr>
        <w:t xml:space="preserve"> محصولات، تجه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زات</w:t>
      </w:r>
      <w:r w:rsidRPr="00EE4024">
        <w:rPr>
          <w:rFonts w:cs="B Nazanin"/>
          <w:sz w:val="28"/>
          <w:szCs w:val="28"/>
          <w:rtl/>
        </w:rPr>
        <w:t xml:space="preserve"> و ماش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ن</w:t>
      </w:r>
      <w:ins w:id="2206" w:author="Shokri" w:date="2019-11-10T01:18:00Z">
        <w:r w:rsidR="00985AE2">
          <w:rPr>
            <w:rFonts w:cs="B Nazanin" w:hint="cs"/>
            <w:sz w:val="28"/>
            <w:szCs w:val="28"/>
            <w:rtl/>
          </w:rPr>
          <w:t>‌</w:t>
        </w:r>
      </w:ins>
      <w:del w:id="2207" w:author="Shokri" w:date="2019-11-10T01:18:00Z">
        <w:r w:rsidRPr="00EE4024" w:rsidDel="00985AE2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آلات صنعت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،</w:t>
      </w:r>
      <w:r w:rsidRPr="00EE4024">
        <w:rPr>
          <w:rFonts w:cs="B Nazanin"/>
          <w:sz w:val="28"/>
          <w:szCs w:val="28"/>
          <w:rtl/>
        </w:rPr>
        <w:t xml:space="preserve"> پارچه</w:t>
      </w:r>
      <w:ins w:id="2208" w:author="Shokri" w:date="2019-11-10T01:18:00Z">
        <w:r w:rsidR="00985AE2">
          <w:rPr>
            <w:rFonts w:cs="B Nazanin" w:hint="cs"/>
            <w:sz w:val="28"/>
            <w:szCs w:val="28"/>
            <w:rtl/>
          </w:rPr>
          <w:t>‌</w:t>
        </w:r>
      </w:ins>
      <w:del w:id="2209" w:author="Shokri" w:date="2019-11-10T01:18:00Z">
        <w:r w:rsidRPr="00EE4024" w:rsidDel="00985AE2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ها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نساج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>، ژنراتورها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الکتر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ک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و دستگاه</w:t>
      </w:r>
      <w:ins w:id="2210" w:author="Shokri" w:date="2019-11-10T01:19:00Z">
        <w:r w:rsidR="00985AE2">
          <w:rPr>
            <w:rFonts w:cs="B Nazanin" w:hint="cs"/>
            <w:sz w:val="28"/>
            <w:szCs w:val="28"/>
            <w:rtl/>
          </w:rPr>
          <w:t>‌</w:t>
        </w:r>
      </w:ins>
      <w:del w:id="2211" w:author="Shokri" w:date="2019-11-10T01:19:00Z">
        <w:r w:rsidRPr="00EE4024" w:rsidDel="00985AE2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ها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پلاست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ک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ترک</w:t>
      </w:r>
      <w:r w:rsidRPr="00EE4024">
        <w:rPr>
          <w:rFonts w:cs="B Nazanin" w:hint="cs"/>
          <w:sz w:val="28"/>
          <w:szCs w:val="28"/>
          <w:rtl/>
        </w:rPr>
        <w:t>ی را ترجیح می</w:t>
      </w:r>
      <w:ins w:id="2212" w:author="Shokri" w:date="2019-11-10T01:19:00Z">
        <w:r w:rsidR="00985AE2">
          <w:rPr>
            <w:rFonts w:cs="B Nazanin" w:hint="cs"/>
            <w:sz w:val="28"/>
            <w:szCs w:val="28"/>
            <w:rtl/>
          </w:rPr>
          <w:t>‌</w:t>
        </w:r>
      </w:ins>
      <w:del w:id="2213" w:author="Shokri" w:date="2019-11-10T01:19:00Z">
        <w:r w:rsidRPr="00EE4024" w:rsidDel="00985AE2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</w:rPr>
        <w:t>دهند</w:t>
      </w:r>
      <w:r w:rsidRPr="00EE4024">
        <w:rPr>
          <w:rFonts w:cs="B Nazanin"/>
          <w:sz w:val="28"/>
          <w:szCs w:val="28"/>
          <w:rtl/>
        </w:rPr>
        <w:t>.</w:t>
      </w:r>
    </w:p>
    <w:p w:rsidR="00D30A41" w:rsidRPr="00EE4024" w:rsidRDefault="00D30A41" w:rsidP="00D30A41">
      <w:pPr>
        <w:bidi/>
        <w:jc w:val="both"/>
        <w:rPr>
          <w:rFonts w:cs="B Nazanin"/>
          <w:sz w:val="28"/>
          <w:szCs w:val="28"/>
          <w:rtl/>
        </w:rPr>
      </w:pPr>
      <w:r w:rsidRPr="00EE4024">
        <w:rPr>
          <w:rFonts w:cs="B Nazanin"/>
          <w:sz w:val="28"/>
          <w:szCs w:val="28"/>
          <w:rtl/>
        </w:rPr>
        <w:lastRenderedPageBreak/>
        <w:t>پتانس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ل</w:t>
      </w:r>
      <w:r w:rsidRPr="00EE4024">
        <w:rPr>
          <w:rFonts w:cs="B Nazanin"/>
          <w:sz w:val="28"/>
          <w:szCs w:val="28"/>
          <w:rtl/>
        </w:rPr>
        <w:t xml:space="preserve"> </w:t>
      </w:r>
      <w:del w:id="2214" w:author="Shokri" w:date="2019-11-10T01:59:00Z">
        <w:r w:rsidRPr="00EE4024" w:rsidDel="007C3FA9">
          <w:rPr>
            <w:rFonts w:cs="B Nazanin"/>
            <w:sz w:val="28"/>
            <w:szCs w:val="28"/>
            <w:rtl/>
          </w:rPr>
          <w:delText>"</w:delText>
        </w:r>
      </w:del>
      <w:r w:rsidRPr="00EE4024">
        <w:rPr>
          <w:rFonts w:cs="B Nazanin"/>
          <w:sz w:val="28"/>
          <w:szCs w:val="28"/>
          <w:rtl/>
        </w:rPr>
        <w:t>قدرت نرم</w:t>
      </w:r>
      <w:del w:id="2215" w:author="Shokri" w:date="2019-11-10T01:20:00Z">
        <w:r w:rsidRPr="00EE4024" w:rsidDel="00C653DE">
          <w:rPr>
            <w:rFonts w:cs="B Nazanin"/>
            <w:sz w:val="28"/>
            <w:szCs w:val="28"/>
            <w:rtl/>
          </w:rPr>
          <w:delText>"</w:delText>
        </w:r>
      </w:del>
      <w:r w:rsidRPr="00EE4024">
        <w:rPr>
          <w:rFonts w:cs="B Nazanin"/>
          <w:sz w:val="28"/>
          <w:szCs w:val="28"/>
          <w:rtl/>
        </w:rPr>
        <w:t xml:space="preserve"> ترک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ه</w:t>
      </w:r>
      <w:r w:rsidRPr="00EE4024">
        <w:rPr>
          <w:rFonts w:cs="B Nazanin"/>
          <w:sz w:val="28"/>
          <w:szCs w:val="28"/>
          <w:rtl/>
        </w:rPr>
        <w:t xml:space="preserve"> در </w:t>
      </w:r>
      <w:r w:rsidR="00C9269B">
        <w:rPr>
          <w:rFonts w:cs="B Nazanin" w:hint="cs"/>
          <w:sz w:val="28"/>
          <w:szCs w:val="28"/>
          <w:rtl/>
        </w:rPr>
        <w:t xml:space="preserve">بخش </w:t>
      </w:r>
      <w:r w:rsidRPr="00EE4024">
        <w:rPr>
          <w:rFonts w:cs="B Nazanin"/>
          <w:sz w:val="28"/>
          <w:szCs w:val="28"/>
          <w:rtl/>
        </w:rPr>
        <w:t>آموزش</w:t>
      </w:r>
      <w:r w:rsidR="00C9269B">
        <w:rPr>
          <w:rFonts w:cs="B Nazanin" w:hint="cs"/>
          <w:sz w:val="28"/>
          <w:szCs w:val="28"/>
          <w:rtl/>
        </w:rPr>
        <w:t xml:space="preserve"> در قرقیزستان رو</w:t>
      </w:r>
      <w:del w:id="2216" w:author="Shokri" w:date="2019-11-10T01:20:00Z">
        <w:r w:rsidR="00C9269B" w:rsidDel="00C653DE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C9269B">
        <w:rPr>
          <w:rFonts w:cs="B Nazanin" w:hint="cs"/>
          <w:sz w:val="28"/>
          <w:szCs w:val="28"/>
          <w:rtl/>
        </w:rPr>
        <w:t>به</w:t>
      </w:r>
      <w:ins w:id="2217" w:author="Shokri" w:date="2019-11-10T01:20:00Z">
        <w:r w:rsidR="00C653DE">
          <w:rPr>
            <w:rFonts w:cs="B Nazanin" w:hint="cs"/>
            <w:sz w:val="28"/>
            <w:szCs w:val="28"/>
            <w:rtl/>
          </w:rPr>
          <w:t>‌</w:t>
        </w:r>
      </w:ins>
      <w:del w:id="2218" w:author="Shokri" w:date="2019-11-10T01:20:00Z">
        <w:r w:rsidR="00C9269B" w:rsidDel="00C653DE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C9269B">
        <w:rPr>
          <w:rFonts w:cs="B Nazanin" w:hint="cs"/>
          <w:sz w:val="28"/>
          <w:szCs w:val="28"/>
          <w:rtl/>
        </w:rPr>
        <w:t>رشد است و این مسئله می</w:t>
      </w:r>
      <w:ins w:id="2219" w:author="Shokri" w:date="2019-11-10T01:20:00Z">
        <w:r w:rsidR="00C653DE">
          <w:rPr>
            <w:rFonts w:cs="B Nazanin" w:hint="cs"/>
            <w:sz w:val="28"/>
            <w:szCs w:val="28"/>
            <w:rtl/>
          </w:rPr>
          <w:t>‌</w:t>
        </w:r>
      </w:ins>
      <w:del w:id="2220" w:author="Shokri" w:date="2019-11-10T01:20:00Z">
        <w:r w:rsidR="00C9269B" w:rsidDel="00C653DE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C9269B">
        <w:rPr>
          <w:rFonts w:cs="B Nazanin" w:hint="cs"/>
          <w:sz w:val="28"/>
          <w:szCs w:val="28"/>
          <w:rtl/>
        </w:rPr>
        <w:t>توان</w:t>
      </w:r>
      <w:r w:rsidR="00EC66DB">
        <w:rPr>
          <w:rFonts w:cs="B Nazanin" w:hint="cs"/>
          <w:sz w:val="28"/>
          <w:szCs w:val="28"/>
          <w:rtl/>
        </w:rPr>
        <w:t>د</w:t>
      </w:r>
      <w:del w:id="2221" w:author="Shokri" w:date="2019-11-10T01:20:00Z">
        <w:r w:rsidR="00C9269B" w:rsidDel="00C653DE">
          <w:rPr>
            <w:rFonts w:cs="B Nazanin" w:hint="cs"/>
            <w:sz w:val="28"/>
            <w:szCs w:val="28"/>
            <w:rtl/>
          </w:rPr>
          <w:delText xml:space="preserve"> به</w:delText>
        </w:r>
      </w:del>
      <w:r w:rsidR="00C9269B">
        <w:rPr>
          <w:rFonts w:cs="B Nazanin" w:hint="cs"/>
          <w:sz w:val="28"/>
          <w:szCs w:val="28"/>
          <w:rtl/>
        </w:rPr>
        <w:t xml:space="preserve"> </w:t>
      </w:r>
      <w:r w:rsidRPr="00EE4024">
        <w:rPr>
          <w:rFonts w:cs="B Nazanin" w:hint="cs"/>
          <w:sz w:val="28"/>
          <w:szCs w:val="28"/>
          <w:rtl/>
        </w:rPr>
        <w:t>به</w:t>
      </w:r>
      <w:r w:rsidRPr="00EE4024">
        <w:rPr>
          <w:rFonts w:cs="B Nazanin"/>
          <w:sz w:val="28"/>
          <w:szCs w:val="28"/>
          <w:rtl/>
        </w:rPr>
        <w:t xml:space="preserve"> شکل</w:t>
      </w:r>
      <w:ins w:id="2222" w:author="Shokri" w:date="2019-11-10T01:20:00Z">
        <w:r w:rsidR="00C653DE">
          <w:rPr>
            <w:rFonts w:cs="B Nazanin" w:hint="cs"/>
            <w:sz w:val="28"/>
            <w:szCs w:val="28"/>
            <w:rtl/>
          </w:rPr>
          <w:t>‌</w:t>
        </w:r>
      </w:ins>
      <w:del w:id="2223" w:author="Shokri" w:date="2019-11-10T01:20:00Z">
        <w:r w:rsidRPr="00EE4024" w:rsidDel="00C653DE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گ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ر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ساختارها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شبکه</w:t>
      </w:r>
      <w:ins w:id="2224" w:author="Shokri" w:date="2019-11-10T01:20:00Z">
        <w:r w:rsidR="00C653DE">
          <w:rPr>
            <w:rFonts w:cs="B Nazanin" w:hint="cs"/>
            <w:sz w:val="28"/>
            <w:szCs w:val="28"/>
            <w:rtl/>
          </w:rPr>
          <w:t>‌</w:t>
        </w:r>
      </w:ins>
      <w:del w:id="2225" w:author="Shokri" w:date="2019-11-10T01:20:00Z">
        <w:r w:rsidRPr="00EE4024" w:rsidDel="00C653DE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</w:rPr>
        <w:t>های</w:t>
      </w:r>
      <w:r w:rsidRPr="00EE4024">
        <w:rPr>
          <w:rFonts w:cs="B Nazanin"/>
          <w:sz w:val="28"/>
          <w:szCs w:val="28"/>
          <w:rtl/>
        </w:rPr>
        <w:t xml:space="preserve"> اجتماع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و تجار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</w:t>
      </w:r>
      <w:r w:rsidR="00C9269B">
        <w:rPr>
          <w:rFonts w:cs="B Nazanin" w:hint="cs"/>
          <w:sz w:val="28"/>
          <w:szCs w:val="28"/>
          <w:rtl/>
        </w:rPr>
        <w:t xml:space="preserve">منجر </w:t>
      </w:r>
      <w:ins w:id="2226" w:author="Shokri" w:date="2019-11-10T01:20:00Z">
        <w:r w:rsidR="00C653DE">
          <w:rPr>
            <w:rFonts w:cs="B Nazanin" w:hint="cs"/>
            <w:sz w:val="28"/>
            <w:szCs w:val="28"/>
            <w:rtl/>
          </w:rPr>
          <w:t>می‌شود</w:t>
        </w:r>
      </w:ins>
      <w:del w:id="2227" w:author="Shokri" w:date="2019-11-10T01:20:00Z">
        <w:r w:rsidR="00C9269B" w:rsidDel="00C653DE">
          <w:rPr>
            <w:rFonts w:cs="B Nazanin" w:hint="cs"/>
            <w:sz w:val="28"/>
            <w:szCs w:val="28"/>
            <w:rtl/>
          </w:rPr>
          <w:delText>گردد</w:delText>
        </w:r>
      </w:del>
      <w:r w:rsidR="00C9269B">
        <w:rPr>
          <w:rFonts w:cs="B Nazanin" w:hint="cs"/>
          <w:sz w:val="28"/>
          <w:szCs w:val="28"/>
          <w:rtl/>
        </w:rPr>
        <w:t xml:space="preserve">. </w:t>
      </w:r>
      <w:r w:rsidRPr="00EE4024">
        <w:rPr>
          <w:rFonts w:cs="B Nazanin"/>
          <w:sz w:val="28"/>
          <w:szCs w:val="28"/>
          <w:rtl/>
        </w:rPr>
        <w:t>در زم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ن</w:t>
      </w:r>
      <w:ins w:id="2228" w:author="Shokri" w:date="2019-11-10T01:20:00Z">
        <w:r w:rsidR="00C653DE">
          <w:rPr>
            <w:rFonts w:cs="B Nazanin" w:hint="cs"/>
            <w:sz w:val="28"/>
            <w:szCs w:val="28"/>
            <w:rtl/>
          </w:rPr>
          <w:t>ۀ</w:t>
        </w:r>
      </w:ins>
      <w:del w:id="2229" w:author="Shokri" w:date="2019-11-10T01:20:00Z">
        <w:r w:rsidRPr="00EE4024" w:rsidDel="00C653DE">
          <w:rPr>
            <w:rFonts w:cs="B Nazanin" w:hint="eastAsia"/>
            <w:sz w:val="28"/>
            <w:szCs w:val="28"/>
            <w:rtl/>
          </w:rPr>
          <w:delText>ه</w:delText>
        </w:r>
      </w:del>
      <w:r w:rsidRPr="00EE4024">
        <w:rPr>
          <w:rFonts w:cs="B Nazanin"/>
          <w:sz w:val="28"/>
          <w:szCs w:val="28"/>
          <w:rtl/>
        </w:rPr>
        <w:t xml:space="preserve"> ساخت</w:t>
      </w:r>
      <w:ins w:id="2230" w:author="Shokri" w:date="2019-11-10T01:21:00Z">
        <w:r w:rsidR="00C653DE">
          <w:rPr>
            <w:rFonts w:cs="B Nazanin" w:hint="cs"/>
            <w:sz w:val="28"/>
            <w:szCs w:val="28"/>
            <w:rtl/>
          </w:rPr>
          <w:t>‌</w:t>
        </w:r>
      </w:ins>
      <w:del w:id="2231" w:author="Shokri" w:date="2019-11-10T01:21:00Z">
        <w:r w:rsidRPr="00EE4024" w:rsidDel="00C653DE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و</w:t>
      </w:r>
      <w:del w:id="2232" w:author="Shokri" w:date="2019-11-10T01:21:00Z">
        <w:r w:rsidRPr="00EE4024" w:rsidDel="00C653DE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ساز،</w:t>
      </w:r>
      <w:r w:rsidR="00B253A6">
        <w:rPr>
          <w:rFonts w:cs="B Nazanin" w:hint="cs"/>
          <w:sz w:val="28"/>
          <w:szCs w:val="28"/>
          <w:rtl/>
        </w:rPr>
        <w:t xml:space="preserve"> عمران</w:t>
      </w:r>
      <w:del w:id="2233" w:author="Shokri" w:date="2019-11-10T01:59:00Z">
        <w:r w:rsidR="00B253A6" w:rsidDel="007C3FA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 xml:space="preserve"> تجارت، صنا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ع</w:t>
      </w:r>
      <w:r w:rsidRPr="00EE4024">
        <w:rPr>
          <w:rFonts w:cs="B Nazanin"/>
          <w:sz w:val="28"/>
          <w:szCs w:val="28"/>
          <w:rtl/>
        </w:rPr>
        <w:t xml:space="preserve"> </w:t>
      </w:r>
      <w:r w:rsidR="00B253A6">
        <w:rPr>
          <w:rFonts w:cs="B Nazanin" w:hint="cs"/>
          <w:sz w:val="28"/>
          <w:szCs w:val="28"/>
          <w:rtl/>
        </w:rPr>
        <w:t xml:space="preserve">تبدیلی کشاورزی </w:t>
      </w:r>
      <w:r w:rsidRPr="00EE4024">
        <w:rPr>
          <w:rFonts w:cs="B Nazanin"/>
          <w:sz w:val="28"/>
          <w:szCs w:val="28"/>
          <w:rtl/>
        </w:rPr>
        <w:t>و صنا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ع</w:t>
      </w:r>
      <w:r w:rsidRPr="00EE4024">
        <w:rPr>
          <w:rFonts w:cs="B Nazanin"/>
          <w:sz w:val="28"/>
          <w:szCs w:val="28"/>
          <w:rtl/>
        </w:rPr>
        <w:t xml:space="preserve"> غذا</w:t>
      </w:r>
      <w:r w:rsidRPr="00EE4024">
        <w:rPr>
          <w:rFonts w:cs="B Nazanin" w:hint="cs"/>
          <w:sz w:val="28"/>
          <w:szCs w:val="28"/>
          <w:rtl/>
        </w:rPr>
        <w:t>یی</w:t>
      </w:r>
      <w:r w:rsidRPr="00EE4024">
        <w:rPr>
          <w:rFonts w:cs="B Nazanin" w:hint="eastAsia"/>
          <w:sz w:val="28"/>
          <w:szCs w:val="28"/>
          <w:rtl/>
        </w:rPr>
        <w:t>،</w:t>
      </w:r>
      <w:r w:rsidRPr="00EE4024">
        <w:rPr>
          <w:rFonts w:cs="B Nazanin"/>
          <w:sz w:val="28"/>
          <w:szCs w:val="28"/>
          <w:rtl/>
        </w:rPr>
        <w:t xml:space="preserve"> نقش تجارت ترک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ه</w:t>
      </w:r>
      <w:r w:rsidRPr="00EE4024">
        <w:rPr>
          <w:rFonts w:cs="B Nazanin"/>
          <w:sz w:val="28"/>
          <w:szCs w:val="28"/>
          <w:rtl/>
        </w:rPr>
        <w:t xml:space="preserve"> سال</w:t>
      </w:r>
      <w:ins w:id="2234" w:author="Shokri" w:date="2019-11-10T01:21:00Z">
        <w:r w:rsidR="00C653DE">
          <w:rPr>
            <w:rFonts w:cs="B Nazanin" w:hint="cs"/>
            <w:sz w:val="28"/>
            <w:szCs w:val="28"/>
            <w:rtl/>
          </w:rPr>
          <w:t>‌</w:t>
        </w:r>
      </w:ins>
      <w:del w:id="2235" w:author="Shokri" w:date="2019-11-10T01:21:00Z">
        <w:r w:rsidRPr="00EE4024" w:rsidDel="00C653DE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به</w:t>
      </w:r>
      <w:ins w:id="2236" w:author="Shokri" w:date="2019-11-10T01:21:00Z">
        <w:r w:rsidR="00C653DE">
          <w:rPr>
            <w:rFonts w:cs="B Nazanin" w:hint="cs"/>
            <w:sz w:val="28"/>
            <w:szCs w:val="28"/>
            <w:rtl/>
          </w:rPr>
          <w:t>‌</w:t>
        </w:r>
      </w:ins>
      <w:del w:id="2237" w:author="Shokri" w:date="2019-11-10T01:21:00Z">
        <w:r w:rsidRPr="00EE4024" w:rsidDel="00C653DE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 xml:space="preserve">سال در حال رشد </w:t>
      </w:r>
      <w:r w:rsidRPr="00EE4024">
        <w:rPr>
          <w:rFonts w:cs="B Nazanin" w:hint="cs"/>
          <w:sz w:val="28"/>
          <w:szCs w:val="28"/>
          <w:rtl/>
        </w:rPr>
        <w:t>بوده</w:t>
      </w:r>
      <w:r w:rsidRPr="00EE4024">
        <w:rPr>
          <w:rFonts w:cs="B Nazanin"/>
          <w:sz w:val="28"/>
          <w:szCs w:val="28"/>
          <w:rtl/>
        </w:rPr>
        <w:t xml:space="preserve">، </w:t>
      </w:r>
      <w:r w:rsidRPr="00EE4024">
        <w:rPr>
          <w:rFonts w:cs="B Nazanin" w:hint="cs"/>
          <w:sz w:val="28"/>
          <w:szCs w:val="28"/>
          <w:rtl/>
        </w:rPr>
        <w:t xml:space="preserve">و در حال ایجاد </w:t>
      </w:r>
      <w:r w:rsidRPr="00EE4024">
        <w:rPr>
          <w:rFonts w:cs="B Nazanin"/>
          <w:sz w:val="28"/>
          <w:szCs w:val="28"/>
          <w:rtl/>
        </w:rPr>
        <w:t>زنج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ر</w:t>
      </w:r>
      <w:ins w:id="2238" w:author="Shokri" w:date="2019-11-10T01:21:00Z">
        <w:r w:rsidR="00C653DE">
          <w:rPr>
            <w:rFonts w:cs="B Nazanin" w:hint="cs"/>
            <w:sz w:val="28"/>
            <w:szCs w:val="28"/>
            <w:rtl/>
          </w:rPr>
          <w:t>ۀ</w:t>
        </w:r>
      </w:ins>
      <w:del w:id="2239" w:author="Shokri" w:date="2019-11-10T01:21:00Z">
        <w:r w:rsidRPr="00EE4024" w:rsidDel="00C653DE">
          <w:rPr>
            <w:rFonts w:cs="B Nazanin" w:hint="eastAsia"/>
            <w:sz w:val="28"/>
            <w:szCs w:val="28"/>
            <w:rtl/>
          </w:rPr>
          <w:delText>ه</w:delText>
        </w:r>
      </w:del>
      <w:r w:rsidRPr="00EE4024">
        <w:rPr>
          <w:rFonts w:cs="B Nazanin"/>
          <w:sz w:val="28"/>
          <w:szCs w:val="28"/>
          <w:rtl/>
        </w:rPr>
        <w:t xml:space="preserve"> تول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د</w:t>
      </w:r>
      <w:r w:rsidRPr="00EE4024">
        <w:rPr>
          <w:rFonts w:cs="B Nazanin"/>
          <w:sz w:val="28"/>
          <w:szCs w:val="28"/>
          <w:rtl/>
        </w:rPr>
        <w:t xml:space="preserve"> و تجارت برا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خود </w:t>
      </w:r>
      <w:ins w:id="2240" w:author="Shokri" w:date="2019-11-10T01:21:00Z">
        <w:r w:rsidR="00C653DE">
          <w:rPr>
            <w:rFonts w:cs="B Nazanin" w:hint="cs"/>
            <w:sz w:val="28"/>
            <w:szCs w:val="28"/>
            <w:rtl/>
          </w:rPr>
          <w:t>است</w:t>
        </w:r>
      </w:ins>
      <w:del w:id="2241" w:author="Shokri" w:date="2019-11-10T01:21:00Z">
        <w:r w:rsidRPr="00EE4024" w:rsidDel="00C653DE">
          <w:rPr>
            <w:rFonts w:cs="B Nazanin" w:hint="cs"/>
            <w:sz w:val="28"/>
            <w:szCs w:val="28"/>
            <w:rtl/>
          </w:rPr>
          <w:delText>می باش</w:delText>
        </w:r>
        <w:r w:rsidRPr="00EE4024" w:rsidDel="00C653DE">
          <w:rPr>
            <w:rFonts w:cs="B Nazanin"/>
            <w:sz w:val="28"/>
            <w:szCs w:val="28"/>
            <w:rtl/>
          </w:rPr>
          <w:delText>د</w:delText>
        </w:r>
      </w:del>
      <w:r w:rsidRPr="00EE4024">
        <w:rPr>
          <w:rFonts w:cs="B Nazanin"/>
          <w:sz w:val="28"/>
          <w:szCs w:val="28"/>
          <w:rtl/>
        </w:rPr>
        <w:t>.</w:t>
      </w:r>
    </w:p>
    <w:p w:rsidR="00D30A41" w:rsidRPr="00EE4024" w:rsidRDefault="00D30A41" w:rsidP="00D30A41">
      <w:pPr>
        <w:bidi/>
        <w:jc w:val="both"/>
        <w:rPr>
          <w:rFonts w:cs="B Nazanin"/>
          <w:sz w:val="28"/>
          <w:szCs w:val="28"/>
          <w:rtl/>
        </w:rPr>
      </w:pPr>
      <w:r w:rsidRPr="00EE4024">
        <w:rPr>
          <w:rFonts w:cs="B Nazanin"/>
          <w:sz w:val="28"/>
          <w:szCs w:val="28"/>
          <w:rtl/>
        </w:rPr>
        <w:t>از سال 1995،</w:t>
      </w:r>
      <w:r w:rsidRPr="00EE4024">
        <w:rPr>
          <w:rFonts w:cs="B Nazanin" w:hint="cs"/>
          <w:sz w:val="28"/>
          <w:szCs w:val="28"/>
          <w:rtl/>
        </w:rPr>
        <w:t xml:space="preserve"> تا به حال</w:t>
      </w:r>
      <w:r w:rsidRPr="00EE4024">
        <w:rPr>
          <w:rFonts w:cs="B Nazanin"/>
          <w:sz w:val="28"/>
          <w:szCs w:val="28"/>
          <w:rtl/>
        </w:rPr>
        <w:t xml:space="preserve"> حدود 300 م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ل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ون</w:t>
      </w:r>
      <w:r w:rsidRPr="00EE4024">
        <w:rPr>
          <w:rFonts w:cs="B Nazanin"/>
          <w:sz w:val="28"/>
          <w:szCs w:val="28"/>
          <w:rtl/>
        </w:rPr>
        <w:t xml:space="preserve"> دلار سرما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ه</w:t>
      </w:r>
      <w:ins w:id="2242" w:author="Shokri" w:date="2019-11-10T01:21:00Z">
        <w:r w:rsidR="00C653DE">
          <w:rPr>
            <w:rFonts w:cs="B Nazanin" w:hint="cs"/>
            <w:sz w:val="28"/>
            <w:szCs w:val="28"/>
            <w:rtl/>
          </w:rPr>
          <w:t>‌</w:t>
        </w:r>
      </w:ins>
      <w:del w:id="2243" w:author="Shokri" w:date="2019-11-10T01:21:00Z">
        <w:r w:rsidRPr="00EE4024" w:rsidDel="00C653DE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گذار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مستق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م</w:t>
      </w:r>
      <w:r w:rsidRPr="00EE4024">
        <w:rPr>
          <w:rFonts w:cs="B Nazanin"/>
          <w:sz w:val="28"/>
          <w:szCs w:val="28"/>
          <w:rtl/>
        </w:rPr>
        <w:t xml:space="preserve"> از</w:t>
      </w:r>
      <w:ins w:id="2244" w:author="Shokri" w:date="2019-11-10T01:21:00Z">
        <w:r w:rsidR="00C653DE">
          <w:rPr>
            <w:rFonts w:cs="B Nazanin" w:hint="cs"/>
            <w:sz w:val="28"/>
            <w:szCs w:val="28"/>
            <w:rtl/>
          </w:rPr>
          <w:t xml:space="preserve"> سوی</w:t>
        </w:r>
      </w:ins>
      <w:r w:rsidRPr="00EE4024">
        <w:rPr>
          <w:rFonts w:cs="B Nazanin"/>
          <w:sz w:val="28"/>
          <w:szCs w:val="28"/>
          <w:rtl/>
        </w:rPr>
        <w:t xml:space="preserve"> ترک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ه</w:t>
      </w:r>
      <w:r w:rsidRPr="00EE4024">
        <w:rPr>
          <w:rFonts w:cs="B Nazanin"/>
          <w:sz w:val="28"/>
          <w:szCs w:val="28"/>
          <w:rtl/>
        </w:rPr>
        <w:t xml:space="preserve"> به قرق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زستان</w:t>
      </w:r>
      <w:r w:rsidRPr="00EE4024">
        <w:rPr>
          <w:rFonts w:cs="B Nazanin"/>
          <w:sz w:val="28"/>
          <w:szCs w:val="28"/>
          <w:rtl/>
        </w:rPr>
        <w:t xml:space="preserve"> در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افت</w:t>
      </w:r>
      <w:r w:rsidRPr="00EE4024">
        <w:rPr>
          <w:rFonts w:cs="B Nazanin"/>
          <w:sz w:val="28"/>
          <w:szCs w:val="28"/>
          <w:rtl/>
        </w:rPr>
        <w:t xml:space="preserve"> شده است. ساختار سرما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ه</w:t>
      </w:r>
      <w:ins w:id="2245" w:author="Shokri" w:date="2019-11-10T01:21:00Z">
        <w:r w:rsidR="00C653DE">
          <w:rPr>
            <w:rFonts w:cs="B Nazanin" w:hint="cs"/>
            <w:sz w:val="28"/>
            <w:szCs w:val="28"/>
            <w:rtl/>
          </w:rPr>
          <w:t>‌</w:t>
        </w:r>
      </w:ins>
      <w:del w:id="2246" w:author="Shokri" w:date="2019-11-10T01:21:00Z">
        <w:r w:rsidRPr="00EE4024" w:rsidDel="00C653DE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 xml:space="preserve">گذاران موفق </w:t>
      </w:r>
      <w:r w:rsidRPr="00EE4024">
        <w:rPr>
          <w:rFonts w:cs="B Nazanin" w:hint="cs"/>
          <w:sz w:val="28"/>
          <w:szCs w:val="28"/>
          <w:rtl/>
        </w:rPr>
        <w:t>ترک بیشتر از</w:t>
      </w:r>
      <w:r w:rsidRPr="00EE4024">
        <w:rPr>
          <w:rFonts w:cs="B Nazanin"/>
          <w:sz w:val="28"/>
          <w:szCs w:val="28"/>
          <w:rtl/>
        </w:rPr>
        <w:t xml:space="preserve"> شرکت</w:t>
      </w:r>
      <w:ins w:id="2247" w:author="Shokri" w:date="2019-11-10T01:21:00Z">
        <w:r w:rsidR="00C653DE">
          <w:rPr>
            <w:rFonts w:cs="B Nazanin" w:hint="cs"/>
            <w:sz w:val="28"/>
            <w:szCs w:val="28"/>
            <w:rtl/>
          </w:rPr>
          <w:t>‌</w:t>
        </w:r>
      </w:ins>
      <w:del w:id="2248" w:author="Shokri" w:date="2019-11-10T01:21:00Z">
        <w:r w:rsidRPr="00EE4024" w:rsidDel="00C653DE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ها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کوچک و متوسط </w:t>
      </w:r>
      <w:ins w:id="2249" w:author="Shokri" w:date="2019-11-10T01:22:00Z">
        <w:r w:rsidR="00C653DE">
          <w:rPr>
            <w:rFonts w:cs="B Nazanin" w:hint="cs"/>
            <w:sz w:val="28"/>
            <w:szCs w:val="28"/>
            <w:rtl/>
          </w:rPr>
          <w:t>است</w:t>
        </w:r>
      </w:ins>
      <w:del w:id="2250" w:author="Shokri" w:date="2019-11-10T01:22:00Z">
        <w:r w:rsidRPr="00EE4024" w:rsidDel="00C653DE">
          <w:rPr>
            <w:rFonts w:cs="B Nazanin" w:hint="cs"/>
            <w:sz w:val="28"/>
            <w:szCs w:val="28"/>
            <w:rtl/>
          </w:rPr>
          <w:delText>می باشد</w:delText>
        </w:r>
      </w:del>
      <w:r w:rsidRPr="00EE4024">
        <w:rPr>
          <w:rFonts w:cs="B Nazanin"/>
          <w:sz w:val="28"/>
          <w:szCs w:val="28"/>
          <w:rtl/>
        </w:rPr>
        <w:t>.</w:t>
      </w:r>
      <w:r w:rsidRPr="00EE4024">
        <w:rPr>
          <w:rFonts w:cs="B Nazanin" w:hint="cs"/>
          <w:sz w:val="28"/>
          <w:szCs w:val="28"/>
          <w:rtl/>
        </w:rPr>
        <w:t xml:space="preserve"> </w:t>
      </w:r>
    </w:p>
    <w:p w:rsidR="00B15EBB" w:rsidRDefault="00D30A41" w:rsidP="002073C9">
      <w:pPr>
        <w:bidi/>
        <w:jc w:val="both"/>
        <w:rPr>
          <w:ins w:id="2251" w:author="Shokri" w:date="2019-11-10T01:23:00Z"/>
          <w:rFonts w:cs="B Nazanin"/>
          <w:sz w:val="28"/>
          <w:szCs w:val="28"/>
          <w:rtl/>
        </w:rPr>
      </w:pP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ک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از و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ژگ</w:t>
      </w:r>
      <w:r w:rsidRPr="00EE4024">
        <w:rPr>
          <w:rFonts w:cs="B Nazanin" w:hint="cs"/>
          <w:sz w:val="28"/>
          <w:szCs w:val="28"/>
          <w:rtl/>
        </w:rPr>
        <w:t>ی</w:t>
      </w:r>
      <w:ins w:id="2252" w:author="Shokri" w:date="2019-11-10T01:22:00Z">
        <w:r w:rsidR="00B15EBB">
          <w:rPr>
            <w:rFonts w:cs="B Nazanin" w:hint="cs"/>
            <w:sz w:val="28"/>
            <w:szCs w:val="28"/>
            <w:rtl/>
          </w:rPr>
          <w:t>‌</w:t>
        </w:r>
      </w:ins>
      <w:del w:id="2253" w:author="Shokri" w:date="2019-11-10T01:22:00Z">
        <w:r w:rsidRPr="00EE4024" w:rsidDel="00B15EBB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ها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متما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ز</w:t>
      </w:r>
      <w:r w:rsidRPr="00EE4024">
        <w:rPr>
          <w:rFonts w:cs="B Nazanin"/>
          <w:sz w:val="28"/>
          <w:szCs w:val="28"/>
          <w:rtl/>
        </w:rPr>
        <w:t xml:space="preserve"> نفوذ ترک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ه</w:t>
      </w:r>
      <w:r w:rsidR="00B253A6">
        <w:rPr>
          <w:rFonts w:cs="B Nazanin"/>
          <w:sz w:val="28"/>
          <w:szCs w:val="28"/>
          <w:rtl/>
        </w:rPr>
        <w:t xml:space="preserve"> د</w:t>
      </w:r>
      <w:r w:rsidR="00EC66DB">
        <w:rPr>
          <w:rFonts w:cs="B Nazanin" w:hint="cs"/>
          <w:sz w:val="28"/>
          <w:szCs w:val="28"/>
          <w:rtl/>
        </w:rPr>
        <w:t>ر قرقیزستان</w:t>
      </w:r>
      <w:r w:rsidR="002073C9">
        <w:rPr>
          <w:rFonts w:cs="B Nazanin"/>
          <w:sz w:val="28"/>
          <w:szCs w:val="28"/>
          <w:rtl/>
        </w:rPr>
        <w:t xml:space="preserve"> نسبت به</w:t>
      </w:r>
      <w:r w:rsidR="002073C9">
        <w:rPr>
          <w:rFonts w:cs="B Nazanin" w:hint="cs"/>
          <w:sz w:val="28"/>
          <w:szCs w:val="28"/>
          <w:rtl/>
        </w:rPr>
        <w:t xml:space="preserve"> </w:t>
      </w:r>
      <w:r w:rsidRPr="00EE4024">
        <w:rPr>
          <w:rFonts w:cs="B Nazanin"/>
          <w:sz w:val="28"/>
          <w:szCs w:val="28"/>
          <w:rtl/>
        </w:rPr>
        <w:t>د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گر</w:t>
      </w:r>
      <w:r w:rsidRPr="00EE4024">
        <w:rPr>
          <w:rFonts w:cs="B Nazanin"/>
          <w:sz w:val="28"/>
          <w:szCs w:val="28"/>
          <w:rtl/>
        </w:rPr>
        <w:t xml:space="preserve"> باز</w:t>
      </w:r>
      <w:r w:rsidRPr="00EE4024">
        <w:rPr>
          <w:rFonts w:cs="B Nazanin" w:hint="cs"/>
          <w:sz w:val="28"/>
          <w:szCs w:val="28"/>
          <w:rtl/>
        </w:rPr>
        <w:t>ی</w:t>
      </w:r>
      <w:r w:rsidR="002073C9">
        <w:rPr>
          <w:rFonts w:cs="B Nazanin" w:hint="cs"/>
          <w:sz w:val="28"/>
          <w:szCs w:val="28"/>
          <w:rtl/>
        </w:rPr>
        <w:t>گران و رقبا</w:t>
      </w:r>
      <w:r w:rsidRPr="00EE4024">
        <w:rPr>
          <w:rFonts w:cs="B Nazanin" w:hint="eastAsia"/>
          <w:sz w:val="28"/>
          <w:szCs w:val="28"/>
          <w:rtl/>
        </w:rPr>
        <w:t>،</w:t>
      </w:r>
      <w:r w:rsidRPr="00EE4024">
        <w:rPr>
          <w:rFonts w:cs="B Nazanin"/>
          <w:sz w:val="28"/>
          <w:szCs w:val="28"/>
          <w:rtl/>
        </w:rPr>
        <w:t xml:space="preserve"> استفاده از </w:t>
      </w:r>
      <w:ins w:id="2254" w:author="Shokri" w:date="2019-11-10T01:22:00Z">
        <w:r w:rsidR="00B15EBB">
          <w:rPr>
            <w:rFonts w:cs="B Nazanin" w:hint="cs"/>
            <w:sz w:val="28"/>
            <w:szCs w:val="28"/>
            <w:rtl/>
          </w:rPr>
          <w:t>«</w:t>
        </w:r>
      </w:ins>
      <w:del w:id="2255" w:author="Shokri" w:date="2019-11-10T01:22:00Z">
        <w:r w:rsidRPr="00EE4024" w:rsidDel="00B15EBB">
          <w:rPr>
            <w:rFonts w:cs="B Nazanin"/>
            <w:sz w:val="28"/>
            <w:szCs w:val="28"/>
            <w:rtl/>
          </w:rPr>
          <w:delText>"</w:delText>
        </w:r>
      </w:del>
      <w:r w:rsidRPr="00EE4024">
        <w:rPr>
          <w:rFonts w:cs="B Nazanin"/>
          <w:sz w:val="28"/>
          <w:szCs w:val="28"/>
          <w:rtl/>
        </w:rPr>
        <w:t>قدرت نرم</w:t>
      </w:r>
      <w:del w:id="2256" w:author="Shokri" w:date="2019-11-10T01:22:00Z">
        <w:r w:rsidRPr="00EE4024" w:rsidDel="00B15EBB">
          <w:rPr>
            <w:rFonts w:cs="B Nazanin"/>
            <w:sz w:val="28"/>
            <w:szCs w:val="28"/>
            <w:rtl/>
          </w:rPr>
          <w:delText>"</w:delText>
        </w:r>
      </w:del>
      <w:r w:rsidRPr="00EE4024">
        <w:rPr>
          <w:rFonts w:cs="B Nazanin"/>
          <w:sz w:val="28"/>
          <w:szCs w:val="28"/>
          <w:rtl/>
        </w:rPr>
        <w:t xml:space="preserve"> </w:t>
      </w:r>
      <w:r w:rsidR="00B253A6">
        <w:rPr>
          <w:rFonts w:cs="B Nazanin" w:hint="cs"/>
          <w:sz w:val="28"/>
          <w:szCs w:val="28"/>
          <w:rtl/>
          <w:lang w:bidi="fa-IR"/>
        </w:rPr>
        <w:t>دینی</w:t>
      </w:r>
      <w:ins w:id="2257" w:author="Shokri" w:date="2019-11-10T01:22:00Z">
        <w:r w:rsidR="00B15EBB">
          <w:rPr>
            <w:rFonts w:cs="B Nazanin" w:hint="cs"/>
            <w:sz w:val="28"/>
            <w:szCs w:val="28"/>
            <w:rtl/>
            <w:lang w:bidi="fa-IR"/>
          </w:rPr>
          <w:t>»</w:t>
        </w:r>
      </w:ins>
      <w:r w:rsidRPr="00EE4024">
        <w:rPr>
          <w:rFonts w:cs="B Nazanin"/>
          <w:sz w:val="28"/>
          <w:szCs w:val="28"/>
          <w:rtl/>
        </w:rPr>
        <w:t xml:space="preserve"> است</w:t>
      </w:r>
      <w:r w:rsidRPr="00EE4024">
        <w:rPr>
          <w:rFonts w:cs="B Nazanin" w:hint="cs"/>
          <w:sz w:val="28"/>
          <w:szCs w:val="28"/>
          <w:rtl/>
        </w:rPr>
        <w:t>. ب</w:t>
      </w:r>
      <w:r w:rsidRPr="00EE4024">
        <w:rPr>
          <w:rFonts w:cs="B Nazanin"/>
          <w:sz w:val="28"/>
          <w:szCs w:val="28"/>
          <w:rtl/>
        </w:rPr>
        <w:t>ا استفاده از مدل</w:t>
      </w:r>
      <w:ins w:id="2258" w:author="Shokri" w:date="2019-11-10T01:22:00Z">
        <w:r w:rsidR="00B15EBB">
          <w:rPr>
            <w:rFonts w:cs="B Nazanin" w:hint="cs"/>
            <w:sz w:val="28"/>
            <w:szCs w:val="28"/>
            <w:rtl/>
          </w:rPr>
          <w:t>‌</w:t>
        </w:r>
      </w:ins>
      <w:del w:id="2259" w:author="Shokri" w:date="2019-11-10T01:22:00Z">
        <w:r w:rsidRPr="00EE4024" w:rsidDel="00B15EBB">
          <w:rPr>
            <w:rFonts w:cs="B Nazanin"/>
            <w:sz w:val="28"/>
            <w:szCs w:val="28"/>
            <w:rtl/>
          </w:rPr>
          <w:delText xml:space="preserve"> </w:delText>
        </w:r>
      </w:del>
      <w:r w:rsidR="00B253A6">
        <w:rPr>
          <w:rFonts w:cs="B Nazanin" w:hint="cs"/>
          <w:sz w:val="28"/>
          <w:szCs w:val="28"/>
          <w:rtl/>
        </w:rPr>
        <w:t>های دین</w:t>
      </w:r>
      <w:r w:rsidRPr="00EE4024">
        <w:rPr>
          <w:rFonts w:cs="B Nazanin" w:hint="cs"/>
          <w:sz w:val="28"/>
          <w:szCs w:val="28"/>
          <w:rtl/>
        </w:rPr>
        <w:t>ی</w:t>
      </w:r>
      <w:del w:id="2260" w:author="Shokri" w:date="2019-11-10T01:22:00Z">
        <w:r w:rsidRPr="00EE4024" w:rsidDel="00B15EBB">
          <w:rPr>
            <w:rFonts w:cs="B Nazanin" w:hint="eastAsia"/>
            <w:sz w:val="28"/>
            <w:szCs w:val="28"/>
            <w:rtl/>
          </w:rPr>
          <w:delText>،</w:delText>
        </w:r>
      </w:del>
      <w:r w:rsidRPr="00EE4024">
        <w:rPr>
          <w:rFonts w:cs="B Nazanin"/>
          <w:sz w:val="28"/>
          <w:szCs w:val="28"/>
          <w:rtl/>
        </w:rPr>
        <w:t xml:space="preserve"> که در آن د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ن</w:t>
      </w:r>
      <w:r w:rsidRPr="00EE4024">
        <w:rPr>
          <w:rFonts w:cs="B Nazanin"/>
          <w:sz w:val="28"/>
          <w:szCs w:val="28"/>
          <w:rtl/>
        </w:rPr>
        <w:t xml:space="preserve"> به دولت وابسته است، ترک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ه</w:t>
      </w:r>
      <w:r w:rsidRPr="00EE4024">
        <w:rPr>
          <w:rFonts w:cs="B Nazanin"/>
          <w:sz w:val="28"/>
          <w:szCs w:val="28"/>
          <w:rtl/>
        </w:rPr>
        <w:t xml:space="preserve"> از سازمان</w:t>
      </w:r>
      <w:ins w:id="2261" w:author="Shokri" w:date="2019-11-10T01:22:00Z">
        <w:r w:rsidR="00B15EBB">
          <w:rPr>
            <w:rFonts w:cs="B Nazanin" w:hint="cs"/>
            <w:sz w:val="28"/>
            <w:szCs w:val="28"/>
            <w:rtl/>
          </w:rPr>
          <w:t>‌</w:t>
        </w:r>
      </w:ins>
      <w:del w:id="2262" w:author="Shokri" w:date="2019-11-10T01:22:00Z">
        <w:r w:rsidRPr="00EE4024" w:rsidDel="00B15EBB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ها</w:t>
      </w:r>
      <w:r w:rsidRPr="00EE4024">
        <w:rPr>
          <w:rFonts w:cs="B Nazanin" w:hint="cs"/>
          <w:sz w:val="28"/>
          <w:szCs w:val="28"/>
          <w:rtl/>
        </w:rPr>
        <w:t>ی</w:t>
      </w:r>
      <w:r w:rsidR="00B253A6">
        <w:rPr>
          <w:rFonts w:cs="B Nazanin"/>
          <w:sz w:val="28"/>
          <w:szCs w:val="28"/>
          <w:rtl/>
        </w:rPr>
        <w:t xml:space="preserve"> </w:t>
      </w:r>
      <w:r w:rsidR="00B253A6">
        <w:rPr>
          <w:rFonts w:cs="B Nazanin" w:hint="cs"/>
          <w:sz w:val="28"/>
          <w:szCs w:val="28"/>
          <w:rtl/>
        </w:rPr>
        <w:t>دینی</w:t>
      </w:r>
      <w:r w:rsidRPr="00EE4024">
        <w:rPr>
          <w:rFonts w:cs="B Nazanin"/>
          <w:sz w:val="28"/>
          <w:szCs w:val="28"/>
          <w:rtl/>
        </w:rPr>
        <w:t xml:space="preserve"> خ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ر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ه</w:t>
      </w:r>
      <w:r w:rsidR="00B253A6">
        <w:rPr>
          <w:rFonts w:cs="B Nazanin"/>
          <w:sz w:val="28"/>
          <w:szCs w:val="28"/>
          <w:rtl/>
        </w:rPr>
        <w:t xml:space="preserve"> و </w:t>
      </w:r>
      <w:r w:rsidR="00B253A6">
        <w:rPr>
          <w:rFonts w:cs="B Nazanin" w:hint="cs"/>
          <w:sz w:val="28"/>
          <w:szCs w:val="28"/>
          <w:rtl/>
        </w:rPr>
        <w:t>بنی</w:t>
      </w:r>
      <w:r w:rsidR="00EC66DB">
        <w:rPr>
          <w:rFonts w:cs="B Nazanin" w:hint="cs"/>
          <w:sz w:val="28"/>
          <w:szCs w:val="28"/>
          <w:rtl/>
        </w:rPr>
        <w:t>ا</w:t>
      </w:r>
      <w:r w:rsidR="00B253A6">
        <w:rPr>
          <w:rFonts w:cs="B Nazanin" w:hint="cs"/>
          <w:sz w:val="28"/>
          <w:szCs w:val="28"/>
          <w:rtl/>
        </w:rPr>
        <w:t>دهای اجتماعی</w:t>
      </w:r>
      <w:r w:rsidRPr="00EE4024">
        <w:rPr>
          <w:rFonts w:cs="B Nazanin"/>
          <w:sz w:val="28"/>
          <w:szCs w:val="28"/>
          <w:rtl/>
        </w:rPr>
        <w:t xml:space="preserve"> حما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ت</w:t>
      </w:r>
      <w:r w:rsidRPr="00EE4024">
        <w:rPr>
          <w:rFonts w:cs="B Nazanin"/>
          <w:sz w:val="28"/>
          <w:szCs w:val="28"/>
          <w:rtl/>
        </w:rPr>
        <w:t xml:space="preserve"> م</w:t>
      </w:r>
      <w:r w:rsidRPr="00EE4024">
        <w:rPr>
          <w:rFonts w:cs="B Nazanin" w:hint="cs"/>
          <w:sz w:val="28"/>
          <w:szCs w:val="28"/>
          <w:rtl/>
        </w:rPr>
        <w:t>ی</w:t>
      </w:r>
      <w:ins w:id="2263" w:author="Shokri" w:date="2019-11-10T01:22:00Z">
        <w:r w:rsidR="00B15EBB">
          <w:rPr>
            <w:rFonts w:cs="B Nazanin" w:hint="cs"/>
            <w:sz w:val="28"/>
            <w:szCs w:val="28"/>
            <w:rtl/>
          </w:rPr>
          <w:t>‌</w:t>
        </w:r>
      </w:ins>
      <w:del w:id="2264" w:author="Shokri" w:date="2019-11-10T01:22:00Z">
        <w:r w:rsidRPr="00EE4024" w:rsidDel="00B15EBB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کند که در پا</w:t>
      </w:r>
      <w:r w:rsidRPr="00EE4024">
        <w:rPr>
          <w:rFonts w:cs="B Nazanin" w:hint="cs"/>
          <w:sz w:val="28"/>
          <w:szCs w:val="28"/>
          <w:rtl/>
        </w:rPr>
        <w:t>یی</w:t>
      </w:r>
      <w:r w:rsidRPr="00EE4024">
        <w:rPr>
          <w:rFonts w:cs="B Nazanin" w:hint="eastAsia"/>
          <w:sz w:val="28"/>
          <w:szCs w:val="28"/>
          <w:rtl/>
        </w:rPr>
        <w:t>ن</w:t>
      </w:r>
      <w:ins w:id="2265" w:author="Shokri" w:date="2019-11-10T01:22:00Z">
        <w:r w:rsidR="00B15EBB">
          <w:rPr>
            <w:rFonts w:cs="B Nazanin" w:hint="cs"/>
            <w:sz w:val="28"/>
            <w:szCs w:val="28"/>
            <w:rtl/>
          </w:rPr>
          <w:t>‌</w:t>
        </w:r>
      </w:ins>
      <w:del w:id="2266" w:author="Shokri" w:date="2019-11-10T01:22:00Z">
        <w:r w:rsidRPr="00EE4024" w:rsidDel="00B15EBB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تر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ن</w:t>
      </w:r>
      <w:r w:rsidRPr="00EE4024">
        <w:rPr>
          <w:rFonts w:cs="B Nazanin"/>
          <w:sz w:val="28"/>
          <w:szCs w:val="28"/>
          <w:rtl/>
        </w:rPr>
        <w:t xml:space="preserve"> سط</w:t>
      </w:r>
      <w:r w:rsidRPr="00EE4024">
        <w:rPr>
          <w:rFonts w:cs="B Nazanin" w:hint="cs"/>
          <w:sz w:val="28"/>
          <w:szCs w:val="28"/>
          <w:rtl/>
        </w:rPr>
        <w:t>وح</w:t>
      </w:r>
      <w:r w:rsidRPr="00EE4024">
        <w:rPr>
          <w:rFonts w:cs="B Nazanin"/>
          <w:sz w:val="28"/>
          <w:szCs w:val="28"/>
          <w:rtl/>
        </w:rPr>
        <w:t xml:space="preserve"> </w:t>
      </w:r>
      <w:r w:rsidRPr="00EE4024">
        <w:rPr>
          <w:rFonts w:cs="B Nazanin" w:hint="cs"/>
          <w:sz w:val="28"/>
          <w:szCs w:val="28"/>
          <w:rtl/>
        </w:rPr>
        <w:t>فعالیت کرده</w:t>
      </w:r>
      <w:r w:rsidRPr="00EE4024">
        <w:rPr>
          <w:rFonts w:cs="B Nazanin"/>
          <w:sz w:val="28"/>
          <w:szCs w:val="28"/>
          <w:rtl/>
        </w:rPr>
        <w:t>، مشکلات روزمر</w:t>
      </w:r>
      <w:ins w:id="2267" w:author="Shokri" w:date="2019-11-10T01:23:00Z">
        <w:r w:rsidR="00B15EBB">
          <w:rPr>
            <w:rFonts w:cs="B Nazanin" w:hint="cs"/>
            <w:sz w:val="28"/>
            <w:szCs w:val="28"/>
            <w:rtl/>
          </w:rPr>
          <w:t>ۀ</w:t>
        </w:r>
      </w:ins>
      <w:del w:id="2268" w:author="Shokri" w:date="2019-11-10T01:23:00Z">
        <w:r w:rsidRPr="00EE4024" w:rsidDel="00B15EBB">
          <w:rPr>
            <w:rFonts w:cs="B Nazanin"/>
            <w:sz w:val="28"/>
            <w:szCs w:val="28"/>
            <w:rtl/>
          </w:rPr>
          <w:delText>ه</w:delText>
        </w:r>
      </w:del>
      <w:r w:rsidRPr="00EE4024">
        <w:rPr>
          <w:rFonts w:cs="B Nazanin"/>
          <w:sz w:val="28"/>
          <w:szCs w:val="28"/>
          <w:rtl/>
        </w:rPr>
        <w:t xml:space="preserve"> مردم عاد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را حل م</w:t>
      </w:r>
      <w:r w:rsidRPr="00EE4024">
        <w:rPr>
          <w:rFonts w:cs="B Nazanin" w:hint="cs"/>
          <w:sz w:val="28"/>
          <w:szCs w:val="28"/>
          <w:rtl/>
        </w:rPr>
        <w:t>ی</w:t>
      </w:r>
      <w:ins w:id="2269" w:author="Shokri" w:date="2019-11-10T01:23:00Z">
        <w:r w:rsidR="00B15EBB">
          <w:rPr>
            <w:rFonts w:cs="B Nazanin" w:hint="cs"/>
            <w:sz w:val="28"/>
            <w:szCs w:val="28"/>
            <w:rtl/>
          </w:rPr>
          <w:t>‌</w:t>
        </w:r>
      </w:ins>
      <w:del w:id="2270" w:author="Shokri" w:date="2019-11-10T01:23:00Z">
        <w:r w:rsidRPr="00EE4024" w:rsidDel="00B15EBB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ک</w:t>
      </w:r>
      <w:r w:rsidRPr="00EE4024">
        <w:rPr>
          <w:rFonts w:cs="B Nazanin" w:hint="cs"/>
          <w:sz w:val="28"/>
          <w:szCs w:val="28"/>
          <w:rtl/>
        </w:rPr>
        <w:t>ن</w:t>
      </w:r>
      <w:r w:rsidRPr="00EE4024">
        <w:rPr>
          <w:rFonts w:cs="B Nazanin"/>
          <w:sz w:val="28"/>
          <w:szCs w:val="28"/>
          <w:rtl/>
        </w:rPr>
        <w:t>ند</w:t>
      </w:r>
      <w:r w:rsidRPr="00EE4024">
        <w:rPr>
          <w:rFonts w:cs="B Nazanin" w:hint="cs"/>
          <w:sz w:val="28"/>
          <w:szCs w:val="28"/>
          <w:rtl/>
        </w:rPr>
        <w:t>.</w:t>
      </w:r>
      <w:del w:id="2271" w:author="Shokri" w:date="2019-11-10T01:59:00Z">
        <w:r w:rsidRPr="00EE4024" w:rsidDel="007C3FA9">
          <w:rPr>
            <w:rFonts w:cs="B Nazanin" w:hint="cs"/>
            <w:sz w:val="28"/>
            <w:szCs w:val="28"/>
            <w:rtl/>
          </w:rPr>
          <w:delText xml:space="preserve"> </w:delText>
        </w:r>
      </w:del>
    </w:p>
    <w:p w:rsidR="00D30A41" w:rsidRPr="00EE4024" w:rsidRDefault="00D30A41" w:rsidP="00AF1807">
      <w:pPr>
        <w:bidi/>
        <w:jc w:val="both"/>
        <w:rPr>
          <w:rFonts w:cs="B Nazanin"/>
          <w:sz w:val="28"/>
          <w:szCs w:val="28"/>
        </w:rPr>
      </w:pPr>
      <w:r w:rsidRPr="00EE4024">
        <w:rPr>
          <w:rFonts w:cs="B Nazanin"/>
          <w:sz w:val="28"/>
          <w:szCs w:val="28"/>
          <w:rtl/>
        </w:rPr>
        <w:t>احداث مساجد، حما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ت</w:t>
      </w:r>
      <w:r w:rsidRPr="00EE4024">
        <w:rPr>
          <w:rFonts w:cs="B Nazanin"/>
          <w:sz w:val="28"/>
          <w:szCs w:val="28"/>
          <w:rtl/>
        </w:rPr>
        <w:t xml:space="preserve"> از فقرا،</w:t>
      </w:r>
      <w:r w:rsidR="00EC66DB">
        <w:rPr>
          <w:rFonts w:cs="B Nazanin" w:hint="cs"/>
          <w:sz w:val="28"/>
          <w:szCs w:val="28"/>
          <w:rtl/>
        </w:rPr>
        <w:t xml:space="preserve"> دعوت به همبستگی امت اسلامی</w:t>
      </w:r>
      <w:r w:rsidRPr="00EE4024">
        <w:rPr>
          <w:rFonts w:cs="B Nazanin" w:hint="eastAsia"/>
          <w:sz w:val="28"/>
          <w:szCs w:val="28"/>
          <w:rtl/>
        </w:rPr>
        <w:t>،</w:t>
      </w:r>
      <w:r w:rsidRPr="00EE4024">
        <w:rPr>
          <w:rFonts w:cs="B Nazanin"/>
          <w:sz w:val="28"/>
          <w:szCs w:val="28"/>
          <w:rtl/>
        </w:rPr>
        <w:t xml:space="preserve"> کار</w:t>
      </w:r>
      <w:r w:rsidRPr="00EE4024">
        <w:rPr>
          <w:rFonts w:cs="B Nazanin" w:hint="cs"/>
          <w:sz w:val="28"/>
          <w:szCs w:val="28"/>
          <w:rtl/>
        </w:rPr>
        <w:t>های</w:t>
      </w:r>
      <w:r w:rsidRPr="00EE4024">
        <w:rPr>
          <w:rFonts w:cs="B Nazanin"/>
          <w:sz w:val="28"/>
          <w:szCs w:val="28"/>
          <w:rtl/>
        </w:rPr>
        <w:t xml:space="preserve"> مف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د</w:t>
      </w:r>
      <w:r w:rsidRPr="00EE4024">
        <w:rPr>
          <w:rFonts w:cs="B Nazanin"/>
          <w:sz w:val="28"/>
          <w:szCs w:val="28"/>
          <w:rtl/>
        </w:rPr>
        <w:t xml:space="preserve"> و کارآمد اجتماع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</w:t>
      </w:r>
      <w:r w:rsidRPr="00EE4024">
        <w:rPr>
          <w:rFonts w:cs="B Nazanin" w:hint="cs"/>
          <w:sz w:val="28"/>
          <w:szCs w:val="28"/>
          <w:rtl/>
        </w:rPr>
        <w:t xml:space="preserve">است </w:t>
      </w:r>
      <w:r w:rsidRPr="00EE4024">
        <w:rPr>
          <w:rFonts w:cs="B Nazanin"/>
          <w:sz w:val="28"/>
          <w:szCs w:val="28"/>
          <w:rtl/>
        </w:rPr>
        <w:t>که</w:t>
      </w:r>
      <w:del w:id="2272" w:author="Shokri" w:date="2019-11-10T01:59:00Z">
        <w:r w:rsidRPr="00EE4024" w:rsidDel="007C3FA9">
          <w:rPr>
            <w:rFonts w:cs="B Nazanin"/>
            <w:sz w:val="28"/>
            <w:szCs w:val="28"/>
            <w:rtl/>
          </w:rPr>
          <w:delText xml:space="preserve"> توسط</w:delText>
        </w:r>
      </w:del>
      <w:r w:rsidRPr="00EE4024">
        <w:rPr>
          <w:rFonts w:cs="B Nazanin"/>
          <w:sz w:val="28"/>
          <w:szCs w:val="28"/>
          <w:rtl/>
        </w:rPr>
        <w:t xml:space="preserve"> </w:t>
      </w:r>
      <w:r w:rsidR="00B253A6">
        <w:rPr>
          <w:rFonts w:cs="B Nazanin" w:hint="cs"/>
          <w:sz w:val="28"/>
          <w:szCs w:val="28"/>
          <w:rtl/>
        </w:rPr>
        <w:t>محافل و</w:t>
      </w:r>
      <w:r w:rsidR="00B253A6">
        <w:rPr>
          <w:rFonts w:cs="B Nazanin"/>
          <w:sz w:val="28"/>
          <w:szCs w:val="28"/>
          <w:rtl/>
        </w:rPr>
        <w:t xml:space="preserve"> </w:t>
      </w:r>
      <w:r w:rsidR="00EC66DB">
        <w:rPr>
          <w:rFonts w:cs="B Nazanin" w:hint="cs"/>
          <w:sz w:val="28"/>
          <w:szCs w:val="28"/>
          <w:rtl/>
        </w:rPr>
        <w:t>بنیادهای دینی ترک</w:t>
      </w:r>
      <w:ins w:id="2273" w:author="Shokri" w:date="2019-11-10T01:23:00Z">
        <w:r w:rsidR="00B15EBB">
          <w:rPr>
            <w:rFonts w:cs="B Nazanin" w:hint="cs"/>
            <w:sz w:val="28"/>
            <w:szCs w:val="28"/>
            <w:rtl/>
          </w:rPr>
          <w:t>‌</w:t>
        </w:r>
      </w:ins>
      <w:del w:id="2274" w:author="Shokri" w:date="2019-11-10T01:23:00Z">
        <w:r w:rsidR="00EC66DB" w:rsidDel="00B15EBB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EC66DB">
        <w:rPr>
          <w:rFonts w:cs="B Nazanin" w:hint="cs"/>
          <w:sz w:val="28"/>
          <w:szCs w:val="28"/>
          <w:rtl/>
        </w:rPr>
        <w:t>گرا</w:t>
      </w:r>
      <w:ins w:id="2275" w:author="Shokri" w:date="2019-11-10T01:59:00Z">
        <w:r w:rsidR="007C3FA9">
          <w:rPr>
            <w:rFonts w:cs="B Nazanin" w:hint="cs"/>
            <w:sz w:val="28"/>
            <w:szCs w:val="28"/>
            <w:rtl/>
          </w:rPr>
          <w:t xml:space="preserve"> آن را</w:t>
        </w:r>
      </w:ins>
      <w:r w:rsidRPr="00EE4024">
        <w:rPr>
          <w:rFonts w:cs="B Nazanin"/>
          <w:sz w:val="28"/>
          <w:szCs w:val="28"/>
          <w:rtl/>
        </w:rPr>
        <w:t xml:space="preserve"> انجام </w:t>
      </w:r>
      <w:r w:rsidRPr="00EE4024">
        <w:rPr>
          <w:rFonts w:cs="B Nazanin" w:hint="cs"/>
          <w:sz w:val="28"/>
          <w:szCs w:val="28"/>
          <w:rtl/>
        </w:rPr>
        <w:t>می</w:t>
      </w:r>
      <w:ins w:id="2276" w:author="Shokri" w:date="2019-11-10T01:23:00Z">
        <w:r w:rsidR="00B15EBB">
          <w:rPr>
            <w:rFonts w:cs="B Nazanin" w:hint="cs"/>
            <w:sz w:val="28"/>
            <w:szCs w:val="28"/>
            <w:rtl/>
          </w:rPr>
          <w:t>‌</w:t>
        </w:r>
      </w:ins>
      <w:ins w:id="2277" w:author="Shokri" w:date="2019-11-10T01:59:00Z">
        <w:r w:rsidR="007C3FA9">
          <w:rPr>
            <w:rFonts w:cs="B Nazanin" w:hint="cs"/>
            <w:sz w:val="28"/>
            <w:szCs w:val="28"/>
            <w:rtl/>
          </w:rPr>
          <w:t>دهند</w:t>
        </w:r>
      </w:ins>
      <w:del w:id="2278" w:author="Shokri" w:date="2019-11-10T01:23:00Z">
        <w:r w:rsidRPr="00EE4024" w:rsidDel="00B15EBB">
          <w:rPr>
            <w:rFonts w:cs="B Nazanin" w:hint="cs"/>
            <w:sz w:val="28"/>
            <w:szCs w:val="28"/>
            <w:rtl/>
          </w:rPr>
          <w:delText xml:space="preserve"> </w:delText>
        </w:r>
      </w:del>
      <w:del w:id="2279" w:author="Shokri" w:date="2019-11-10T01:59:00Z">
        <w:r w:rsidRPr="00EE4024" w:rsidDel="007C3FA9">
          <w:rPr>
            <w:rFonts w:cs="B Nazanin" w:hint="cs"/>
            <w:sz w:val="28"/>
            <w:szCs w:val="28"/>
            <w:rtl/>
          </w:rPr>
          <w:delText>شود</w:delText>
        </w:r>
      </w:del>
      <w:r w:rsidRPr="00EE4024">
        <w:rPr>
          <w:rFonts w:cs="B Nazanin" w:hint="cs"/>
          <w:sz w:val="28"/>
          <w:szCs w:val="28"/>
          <w:rtl/>
        </w:rPr>
        <w:t>.</w:t>
      </w:r>
      <w:r w:rsidRPr="00EE4024">
        <w:rPr>
          <w:rFonts w:cs="B Nazanin"/>
          <w:sz w:val="28"/>
          <w:szCs w:val="28"/>
          <w:rtl/>
        </w:rPr>
        <w:t xml:space="preserve"> </w:t>
      </w:r>
      <w:r w:rsidRPr="00EE4024">
        <w:rPr>
          <w:rFonts w:cs="B Nazanin" w:hint="cs"/>
          <w:sz w:val="28"/>
          <w:szCs w:val="28"/>
          <w:rtl/>
        </w:rPr>
        <w:t>این فعالیت</w:t>
      </w:r>
      <w:ins w:id="2280" w:author="Shokri" w:date="2019-11-10T01:23:00Z">
        <w:r w:rsidR="00B15EBB">
          <w:rPr>
            <w:rFonts w:cs="B Nazanin" w:hint="cs"/>
            <w:sz w:val="28"/>
            <w:szCs w:val="28"/>
            <w:rtl/>
          </w:rPr>
          <w:t>‌</w:t>
        </w:r>
      </w:ins>
      <w:del w:id="2281" w:author="Shokri" w:date="2019-11-10T01:23:00Z">
        <w:r w:rsidRPr="00EE4024" w:rsidDel="00B15EBB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</w:rPr>
        <w:t>ها</w:t>
      </w:r>
      <w:r w:rsidRPr="00EE4024">
        <w:rPr>
          <w:rFonts w:cs="B Nazanin"/>
          <w:sz w:val="28"/>
          <w:szCs w:val="28"/>
          <w:rtl/>
        </w:rPr>
        <w:t xml:space="preserve"> مز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ت</w:t>
      </w:r>
      <w:r w:rsidRPr="00EE4024">
        <w:rPr>
          <w:rFonts w:cs="B Nazanin"/>
          <w:sz w:val="28"/>
          <w:szCs w:val="28"/>
          <w:rtl/>
        </w:rPr>
        <w:t xml:space="preserve"> بزرگ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</w:t>
      </w:r>
      <w:r w:rsidR="00EC66DB">
        <w:rPr>
          <w:rFonts w:cs="B Nazanin" w:hint="cs"/>
          <w:sz w:val="28"/>
          <w:szCs w:val="28"/>
          <w:rtl/>
        </w:rPr>
        <w:t xml:space="preserve">به ترکیه </w:t>
      </w:r>
      <w:r w:rsidRPr="00EE4024">
        <w:rPr>
          <w:rFonts w:cs="B Nazanin"/>
          <w:sz w:val="28"/>
          <w:szCs w:val="28"/>
          <w:rtl/>
        </w:rPr>
        <w:t>نسبت به سا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ر</w:t>
      </w:r>
      <w:r w:rsidRPr="00EE4024">
        <w:rPr>
          <w:rFonts w:cs="B Nazanin"/>
          <w:sz w:val="28"/>
          <w:szCs w:val="28"/>
          <w:rtl/>
        </w:rPr>
        <w:t xml:space="preserve"> رقبا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قدرت نرم در جمهور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قرق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زستان</w:t>
      </w:r>
      <w:r w:rsidRPr="00EE4024">
        <w:rPr>
          <w:rFonts w:cs="B Nazanin"/>
          <w:sz w:val="28"/>
          <w:szCs w:val="28"/>
          <w:rtl/>
        </w:rPr>
        <w:t xml:space="preserve"> م</w:t>
      </w:r>
      <w:r w:rsidRPr="00EE4024">
        <w:rPr>
          <w:rFonts w:cs="B Nazanin" w:hint="cs"/>
          <w:sz w:val="28"/>
          <w:szCs w:val="28"/>
          <w:rtl/>
        </w:rPr>
        <w:t>ی</w:t>
      </w:r>
      <w:ins w:id="2282" w:author="Shokri" w:date="2019-11-10T01:23:00Z">
        <w:r w:rsidR="00B15EBB">
          <w:rPr>
            <w:rFonts w:cs="B Nazanin" w:hint="cs"/>
            <w:sz w:val="28"/>
            <w:szCs w:val="28"/>
            <w:rtl/>
          </w:rPr>
          <w:t>‌</w:t>
        </w:r>
      </w:ins>
      <w:del w:id="2283" w:author="Shokri" w:date="2019-11-10T01:23:00Z">
        <w:r w:rsidRPr="00EE4024" w:rsidDel="00B15EBB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دهد</w:t>
      </w:r>
      <w:r w:rsidRPr="00EE4024">
        <w:rPr>
          <w:rFonts w:cs="B Nazanin" w:hint="cs"/>
          <w:sz w:val="28"/>
          <w:szCs w:val="28"/>
          <w:rtl/>
        </w:rPr>
        <w:t>.</w:t>
      </w:r>
      <w:r w:rsidRPr="00EE4024">
        <w:rPr>
          <w:rFonts w:cs="B Nazanin"/>
          <w:sz w:val="28"/>
          <w:szCs w:val="28"/>
          <w:rtl/>
        </w:rPr>
        <w:t xml:space="preserve"> بن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ادها</w:t>
      </w:r>
      <w:r w:rsidRPr="00EE4024">
        <w:rPr>
          <w:rFonts w:cs="B Nazanin" w:hint="cs"/>
          <w:sz w:val="28"/>
          <w:szCs w:val="28"/>
          <w:rtl/>
        </w:rPr>
        <w:t>یی</w:t>
      </w:r>
      <w:r w:rsidRPr="00EE4024">
        <w:rPr>
          <w:rFonts w:cs="B Nazanin"/>
          <w:sz w:val="28"/>
          <w:szCs w:val="28"/>
          <w:rtl/>
        </w:rPr>
        <w:t xml:space="preserve"> مانند "</w:t>
      </w:r>
      <w:r w:rsidRPr="00EE4024">
        <w:rPr>
          <w:rFonts w:cs="B Nazanin"/>
          <w:sz w:val="28"/>
          <w:szCs w:val="28"/>
        </w:rPr>
        <w:t xml:space="preserve">Turku </w:t>
      </w:r>
      <w:r w:rsidRPr="007C3FA9">
        <w:rPr>
          <w:rFonts w:cs="B Nazanin"/>
          <w:sz w:val="28"/>
          <w:szCs w:val="28"/>
          <w:highlight w:val="yellow"/>
          <w:rPrChange w:id="2284" w:author="Shokri" w:date="2019-11-10T02:00:00Z">
            <w:rPr>
              <w:rFonts w:cs="B Nazanin"/>
              <w:sz w:val="28"/>
              <w:szCs w:val="28"/>
            </w:rPr>
          </w:rPrChange>
        </w:rPr>
        <w:t>Diyanat Vakfi"</w:t>
      </w:r>
      <w:r w:rsidRPr="007C3FA9">
        <w:rPr>
          <w:rFonts w:cs="B Nazanin"/>
          <w:sz w:val="28"/>
          <w:szCs w:val="28"/>
          <w:highlight w:val="yellow"/>
          <w:rtl/>
          <w:rPrChange w:id="2285" w:author="Shokri" w:date="2019-11-10T02:00:00Z">
            <w:rPr>
              <w:rFonts w:cs="B Nazanin"/>
              <w:sz w:val="28"/>
              <w:szCs w:val="28"/>
              <w:rtl/>
            </w:rPr>
          </w:rPrChange>
        </w:rPr>
        <w:t xml:space="preserve">، </w:t>
      </w:r>
      <w:r w:rsidRPr="007C3FA9">
        <w:rPr>
          <w:rFonts w:cs="B Nazanin"/>
          <w:sz w:val="28"/>
          <w:szCs w:val="28"/>
          <w:highlight w:val="yellow"/>
          <w:rPrChange w:id="2286" w:author="Shokri" w:date="2019-11-10T02:00:00Z">
            <w:rPr>
              <w:rFonts w:cs="B Nazanin"/>
              <w:sz w:val="28"/>
              <w:szCs w:val="28"/>
            </w:rPr>
          </w:rPrChange>
        </w:rPr>
        <w:t>"Nurdzhuler</w:t>
      </w:r>
      <w:del w:id="2287" w:author="Shokri" w:date="2019-11-10T01:23:00Z">
        <w:r w:rsidRPr="007C3FA9" w:rsidDel="00B15EBB">
          <w:rPr>
            <w:rFonts w:cs="B Nazanin"/>
            <w:sz w:val="28"/>
            <w:szCs w:val="28"/>
            <w:highlight w:val="yellow"/>
            <w:rtl/>
            <w:rPrChange w:id="2288" w:author="Shokri" w:date="2019-11-10T02:00:00Z">
              <w:rPr>
                <w:rFonts w:cs="B Nazanin"/>
                <w:sz w:val="28"/>
                <w:szCs w:val="28"/>
                <w:rtl/>
              </w:rPr>
            </w:rPrChange>
          </w:rPr>
          <w:delText>"</w:delText>
        </w:r>
      </w:del>
      <w:r w:rsidRPr="00EE4024">
        <w:rPr>
          <w:rFonts w:cs="B Nazanin"/>
          <w:sz w:val="28"/>
          <w:szCs w:val="28"/>
          <w:rtl/>
        </w:rPr>
        <w:t xml:space="preserve"> به</w:t>
      </w:r>
      <w:ins w:id="2289" w:author="Shokri" w:date="2019-11-10T01:23:00Z">
        <w:r w:rsidR="00B15EBB">
          <w:rPr>
            <w:rFonts w:cs="B Nazanin" w:hint="cs"/>
            <w:sz w:val="28"/>
            <w:szCs w:val="28"/>
            <w:rtl/>
          </w:rPr>
          <w:t>‌</w:t>
        </w:r>
      </w:ins>
      <w:del w:id="2290" w:author="Shokri" w:date="2019-11-10T01:23:00Z">
        <w:r w:rsidRPr="00EE4024" w:rsidDel="00B15EBB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 xml:space="preserve">عنوان 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ک</w:t>
      </w:r>
      <w:r w:rsidRPr="00EE4024">
        <w:rPr>
          <w:rFonts w:cs="B Nazanin"/>
          <w:sz w:val="28"/>
          <w:szCs w:val="28"/>
          <w:rtl/>
        </w:rPr>
        <w:t xml:space="preserve"> اهرم م</w:t>
      </w:r>
      <w:ins w:id="2291" w:author="Shokri" w:date="2019-11-10T01:23:00Z">
        <w:r w:rsidR="00B15EBB">
          <w:rPr>
            <w:rFonts w:cs="B Nazanin" w:hint="cs"/>
            <w:sz w:val="28"/>
            <w:szCs w:val="28"/>
            <w:rtl/>
          </w:rPr>
          <w:t>ؤ</w:t>
        </w:r>
      </w:ins>
      <w:del w:id="2292" w:author="Shokri" w:date="2019-11-10T01:23:00Z">
        <w:r w:rsidRPr="00EE4024" w:rsidDel="00B15EBB">
          <w:rPr>
            <w:rFonts w:cs="B Nazanin"/>
            <w:sz w:val="28"/>
            <w:szCs w:val="28"/>
            <w:rtl/>
          </w:rPr>
          <w:delText>و</w:delText>
        </w:r>
      </w:del>
      <w:r w:rsidRPr="00EE4024">
        <w:rPr>
          <w:rFonts w:cs="B Nazanin"/>
          <w:sz w:val="28"/>
          <w:szCs w:val="28"/>
          <w:rtl/>
        </w:rPr>
        <w:t>ثر برا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تبل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غ</w:t>
      </w:r>
      <w:r w:rsidRPr="00EE4024">
        <w:rPr>
          <w:rFonts w:cs="B Nazanin"/>
          <w:sz w:val="28"/>
          <w:szCs w:val="28"/>
          <w:rtl/>
        </w:rPr>
        <w:t xml:space="preserve"> پان ترک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زم</w:t>
      </w:r>
      <w:r w:rsidRPr="00EE4024">
        <w:rPr>
          <w:rFonts w:cs="B Nazanin"/>
          <w:sz w:val="28"/>
          <w:szCs w:val="28"/>
          <w:rtl/>
        </w:rPr>
        <w:t xml:space="preserve"> عمل م</w:t>
      </w:r>
      <w:r w:rsidRPr="00EE4024">
        <w:rPr>
          <w:rFonts w:cs="B Nazanin" w:hint="cs"/>
          <w:sz w:val="28"/>
          <w:szCs w:val="28"/>
          <w:rtl/>
        </w:rPr>
        <w:t>ی</w:t>
      </w:r>
      <w:ins w:id="2293" w:author="Shokri" w:date="2019-11-10T01:24:00Z">
        <w:r w:rsidR="00B15EBB">
          <w:rPr>
            <w:rFonts w:cs="B Nazanin" w:hint="cs"/>
            <w:sz w:val="28"/>
            <w:szCs w:val="28"/>
            <w:rtl/>
          </w:rPr>
          <w:t>‌</w:t>
        </w:r>
      </w:ins>
      <w:del w:id="2294" w:author="Shokri" w:date="2019-11-10T01:23:00Z">
        <w:r w:rsidR="00B253A6" w:rsidDel="00B15EBB">
          <w:rPr>
            <w:rFonts w:cs="B Nazanin"/>
            <w:sz w:val="28"/>
            <w:szCs w:val="28"/>
            <w:rtl/>
          </w:rPr>
          <w:delText xml:space="preserve"> </w:delText>
        </w:r>
      </w:del>
      <w:r w:rsidR="00B253A6">
        <w:rPr>
          <w:rFonts w:cs="B Nazanin"/>
          <w:sz w:val="28"/>
          <w:szCs w:val="28"/>
          <w:rtl/>
        </w:rPr>
        <w:t>کنند.</w:t>
      </w:r>
      <w:r w:rsidRPr="00EE4024">
        <w:rPr>
          <w:rFonts w:cs="B Nazanin"/>
          <w:sz w:val="28"/>
          <w:szCs w:val="28"/>
          <w:rtl/>
        </w:rPr>
        <w:t xml:space="preserve"> بن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ادها</w:t>
      </w:r>
      <w:r w:rsidR="00B253A6">
        <w:rPr>
          <w:rFonts w:cs="B Nazanin" w:hint="cs"/>
          <w:sz w:val="28"/>
          <w:szCs w:val="28"/>
          <w:rtl/>
        </w:rPr>
        <w:t>ی مذکور</w:t>
      </w:r>
      <w:r w:rsidRPr="00EE4024">
        <w:rPr>
          <w:rFonts w:cs="B Nazanin"/>
          <w:sz w:val="28"/>
          <w:szCs w:val="28"/>
          <w:rtl/>
        </w:rPr>
        <w:t xml:space="preserve"> سالانه هزاران جوان را برا</w:t>
      </w:r>
      <w:r w:rsidRPr="00EE4024">
        <w:rPr>
          <w:rFonts w:cs="B Nazanin" w:hint="cs"/>
          <w:sz w:val="28"/>
          <w:szCs w:val="28"/>
          <w:rtl/>
        </w:rPr>
        <w:t>ی</w:t>
      </w:r>
      <w:r w:rsidR="00B253A6">
        <w:rPr>
          <w:rFonts w:cs="B Nazanin"/>
          <w:sz w:val="28"/>
          <w:szCs w:val="28"/>
          <w:rtl/>
        </w:rPr>
        <w:t xml:space="preserve"> </w:t>
      </w:r>
      <w:r w:rsidR="00B253A6">
        <w:rPr>
          <w:rFonts w:cs="B Nazanin" w:hint="cs"/>
          <w:sz w:val="28"/>
          <w:szCs w:val="28"/>
          <w:rtl/>
        </w:rPr>
        <w:t>آموزش</w:t>
      </w:r>
      <w:ins w:id="2295" w:author="Shokri" w:date="2019-11-10T01:24:00Z">
        <w:r w:rsidR="00B15EBB">
          <w:rPr>
            <w:rFonts w:cs="B Nazanin" w:hint="cs"/>
            <w:sz w:val="28"/>
            <w:szCs w:val="28"/>
            <w:rtl/>
          </w:rPr>
          <w:t>‌</w:t>
        </w:r>
      </w:ins>
      <w:del w:id="2296" w:author="Shokri" w:date="2019-11-10T01:24:00Z">
        <w:r w:rsidR="00B253A6" w:rsidDel="00B15EBB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B253A6">
        <w:rPr>
          <w:rFonts w:cs="B Nazanin" w:hint="cs"/>
          <w:sz w:val="28"/>
          <w:szCs w:val="28"/>
          <w:rtl/>
        </w:rPr>
        <w:t>های</w:t>
      </w:r>
      <w:r w:rsidRPr="00EE4024">
        <w:rPr>
          <w:rFonts w:cs="B Nazanin"/>
          <w:sz w:val="28"/>
          <w:szCs w:val="28"/>
          <w:rtl/>
        </w:rPr>
        <w:t xml:space="preserve"> د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ن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</w:t>
      </w:r>
      <w:r w:rsidRPr="00EE4024">
        <w:rPr>
          <w:rFonts w:cs="B Nazanin" w:hint="cs"/>
          <w:sz w:val="28"/>
          <w:szCs w:val="28"/>
          <w:rtl/>
        </w:rPr>
        <w:t>به</w:t>
      </w:r>
      <w:r w:rsidRPr="00EE4024">
        <w:rPr>
          <w:rFonts w:cs="B Nazanin"/>
          <w:sz w:val="28"/>
          <w:szCs w:val="28"/>
          <w:rtl/>
        </w:rPr>
        <w:t xml:space="preserve"> ترک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ه</w:t>
      </w:r>
      <w:r w:rsidRPr="00EE4024">
        <w:rPr>
          <w:rFonts w:cs="B Nazanin"/>
          <w:sz w:val="28"/>
          <w:szCs w:val="28"/>
          <w:rtl/>
        </w:rPr>
        <w:t xml:space="preserve"> م</w:t>
      </w:r>
      <w:r w:rsidRPr="00EE4024">
        <w:rPr>
          <w:rFonts w:cs="B Nazanin" w:hint="cs"/>
          <w:sz w:val="28"/>
          <w:szCs w:val="28"/>
          <w:rtl/>
        </w:rPr>
        <w:t>ی</w:t>
      </w:r>
      <w:ins w:id="2297" w:author="Shokri" w:date="2019-11-10T01:24:00Z">
        <w:r w:rsidR="00B15EBB">
          <w:rPr>
            <w:rFonts w:cs="B Nazanin" w:hint="cs"/>
            <w:sz w:val="28"/>
            <w:szCs w:val="28"/>
            <w:rtl/>
          </w:rPr>
          <w:t>‌</w:t>
        </w:r>
      </w:ins>
      <w:del w:id="2298" w:author="Shokri" w:date="2019-11-10T01:24:00Z">
        <w:r w:rsidRPr="00EE4024" w:rsidDel="00B15EBB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 xml:space="preserve">فرستند و </w:t>
      </w:r>
      <w:r w:rsidRPr="00EE4024">
        <w:rPr>
          <w:rFonts w:cs="B Nazanin" w:hint="cs"/>
          <w:sz w:val="28"/>
          <w:szCs w:val="28"/>
          <w:rtl/>
        </w:rPr>
        <w:t xml:space="preserve">پس </w:t>
      </w:r>
      <w:r w:rsidR="00AC3C12">
        <w:rPr>
          <w:rFonts w:cs="B Nazanin"/>
          <w:sz w:val="28"/>
          <w:szCs w:val="28"/>
          <w:rtl/>
        </w:rPr>
        <w:t>از بازگشت</w:t>
      </w:r>
      <w:ins w:id="2299" w:author="Shokri" w:date="2019-11-10T01:24:00Z">
        <w:r w:rsidR="00B15EBB">
          <w:rPr>
            <w:rFonts w:cs="B Nazanin" w:hint="cs"/>
            <w:sz w:val="28"/>
            <w:szCs w:val="28"/>
            <w:rtl/>
          </w:rPr>
          <w:t>،</w:t>
        </w:r>
      </w:ins>
      <w:del w:id="2300" w:author="Shokri" w:date="2019-11-10T01:24:00Z">
        <w:r w:rsidR="00AC3C12" w:rsidDel="00B15EBB">
          <w:rPr>
            <w:rFonts w:cs="B Nazanin" w:hint="cs"/>
            <w:sz w:val="28"/>
            <w:szCs w:val="28"/>
            <w:rtl/>
          </w:rPr>
          <w:delText>؛</w:delText>
        </w:r>
      </w:del>
      <w:r w:rsidR="00AC3C12">
        <w:rPr>
          <w:rFonts w:cs="B Nazanin" w:hint="cs"/>
          <w:sz w:val="28"/>
          <w:szCs w:val="28"/>
          <w:rtl/>
        </w:rPr>
        <w:t xml:space="preserve"> </w:t>
      </w:r>
      <w:r w:rsidRPr="00EE4024">
        <w:rPr>
          <w:rFonts w:cs="B Nazanin"/>
          <w:sz w:val="28"/>
          <w:szCs w:val="28"/>
          <w:rtl/>
        </w:rPr>
        <w:t xml:space="preserve">از </w:t>
      </w:r>
      <w:r w:rsidRPr="00EE4024">
        <w:rPr>
          <w:rFonts w:cs="B Nazanin" w:hint="cs"/>
          <w:sz w:val="28"/>
          <w:szCs w:val="28"/>
          <w:rtl/>
        </w:rPr>
        <w:t>فعالیت</w:t>
      </w:r>
      <w:ins w:id="2301" w:author="Shokri" w:date="2019-11-10T01:24:00Z">
        <w:r w:rsidR="00B15EBB">
          <w:rPr>
            <w:rFonts w:cs="B Nazanin" w:hint="cs"/>
            <w:sz w:val="28"/>
            <w:szCs w:val="28"/>
            <w:rtl/>
          </w:rPr>
          <w:t>‌</w:t>
        </w:r>
      </w:ins>
      <w:del w:id="2302" w:author="Shokri" w:date="2019-11-10T01:24:00Z">
        <w:r w:rsidRPr="00EE4024" w:rsidDel="00B15EBB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</w:rPr>
        <w:t xml:space="preserve">های آنها در </w:t>
      </w:r>
      <w:r w:rsidRPr="00EE4024">
        <w:rPr>
          <w:rFonts w:cs="B Nazanin"/>
          <w:sz w:val="28"/>
          <w:szCs w:val="28"/>
          <w:rtl/>
        </w:rPr>
        <w:t>تجا</w:t>
      </w:r>
      <w:r w:rsidRPr="00EE4024">
        <w:rPr>
          <w:rFonts w:cs="B Nazanin" w:hint="cs"/>
          <w:sz w:val="28"/>
          <w:szCs w:val="28"/>
          <w:rtl/>
        </w:rPr>
        <w:t>رت</w:t>
      </w:r>
      <w:r w:rsidRPr="00EE4024">
        <w:rPr>
          <w:rFonts w:cs="B Nazanin"/>
          <w:sz w:val="28"/>
          <w:szCs w:val="28"/>
          <w:rtl/>
        </w:rPr>
        <w:t xml:space="preserve"> و </w:t>
      </w:r>
      <w:r w:rsidRPr="00EE4024">
        <w:rPr>
          <w:rFonts w:cs="B Nazanin" w:hint="cs"/>
          <w:sz w:val="28"/>
          <w:szCs w:val="28"/>
          <w:rtl/>
        </w:rPr>
        <w:t xml:space="preserve">یا </w:t>
      </w:r>
      <w:r w:rsidR="00B253A6">
        <w:rPr>
          <w:rFonts w:cs="B Nazanin" w:hint="cs"/>
          <w:sz w:val="28"/>
          <w:szCs w:val="28"/>
          <w:rtl/>
        </w:rPr>
        <w:t>گسترش</w:t>
      </w:r>
      <w:r w:rsidRPr="00EE4024">
        <w:rPr>
          <w:rFonts w:cs="B Nazanin"/>
          <w:sz w:val="28"/>
          <w:szCs w:val="28"/>
          <w:rtl/>
        </w:rPr>
        <w:t xml:space="preserve"> اسلام حما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ت</w:t>
      </w:r>
      <w:r w:rsidRPr="00EE4024">
        <w:rPr>
          <w:rFonts w:cs="B Nazanin"/>
          <w:sz w:val="28"/>
          <w:szCs w:val="28"/>
          <w:rtl/>
        </w:rPr>
        <w:t xml:space="preserve"> م</w:t>
      </w:r>
      <w:r w:rsidRPr="00EE4024">
        <w:rPr>
          <w:rFonts w:cs="B Nazanin" w:hint="cs"/>
          <w:sz w:val="28"/>
          <w:szCs w:val="28"/>
          <w:rtl/>
        </w:rPr>
        <w:t>ی</w:t>
      </w:r>
      <w:ins w:id="2303" w:author="Shokri" w:date="2019-11-10T01:24:00Z">
        <w:r w:rsidR="00B15EBB">
          <w:rPr>
            <w:rFonts w:cs="B Nazanin" w:hint="cs"/>
            <w:sz w:val="28"/>
            <w:szCs w:val="28"/>
            <w:rtl/>
          </w:rPr>
          <w:t>‌</w:t>
        </w:r>
      </w:ins>
      <w:del w:id="2304" w:author="Shokri" w:date="2019-11-10T01:24:00Z">
        <w:r w:rsidRPr="00EE4024" w:rsidDel="00B15EBB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کنند.</w:t>
      </w:r>
      <w:r w:rsidR="002073C9">
        <w:rPr>
          <w:rFonts w:cs="B Nazanin" w:hint="cs"/>
          <w:sz w:val="28"/>
          <w:szCs w:val="28"/>
          <w:rtl/>
        </w:rPr>
        <w:t xml:space="preserve"> </w:t>
      </w:r>
      <w:r w:rsidRPr="00EE4024">
        <w:rPr>
          <w:rFonts w:cs="B Nazanin"/>
          <w:sz w:val="28"/>
          <w:szCs w:val="28"/>
          <w:rtl/>
        </w:rPr>
        <w:t>سرما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ه</w:t>
      </w:r>
      <w:ins w:id="2305" w:author="Shokri" w:date="2019-11-10T01:24:00Z">
        <w:r w:rsidR="00B15EBB">
          <w:rPr>
            <w:rFonts w:cs="B Nazanin" w:hint="cs"/>
            <w:sz w:val="28"/>
            <w:szCs w:val="28"/>
            <w:rtl/>
          </w:rPr>
          <w:t>‌</w:t>
        </w:r>
      </w:ins>
      <w:del w:id="2306" w:author="Shokri" w:date="2019-11-10T01:24:00Z">
        <w:r w:rsidRPr="00EE4024" w:rsidDel="00B15EBB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گذاران ترک</w:t>
      </w:r>
      <w:r w:rsidRPr="00EE4024">
        <w:rPr>
          <w:rFonts w:cs="B Nazanin" w:hint="cs"/>
          <w:sz w:val="28"/>
          <w:szCs w:val="28"/>
          <w:rtl/>
        </w:rPr>
        <w:t xml:space="preserve"> </w:t>
      </w:r>
      <w:r w:rsidRPr="00EE4024">
        <w:rPr>
          <w:rFonts w:cs="B Nazanin"/>
          <w:sz w:val="28"/>
          <w:szCs w:val="28"/>
          <w:rtl/>
        </w:rPr>
        <w:t>20 م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ل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ون</w:t>
      </w:r>
      <w:r w:rsidRPr="00EE4024">
        <w:rPr>
          <w:rFonts w:cs="B Nazanin"/>
          <w:sz w:val="28"/>
          <w:szCs w:val="28"/>
          <w:rtl/>
        </w:rPr>
        <w:t xml:space="preserve"> دلار </w:t>
      </w:r>
      <w:r w:rsidRPr="00EE4024">
        <w:rPr>
          <w:rFonts w:cs="B Nazanin" w:hint="cs"/>
          <w:sz w:val="28"/>
          <w:szCs w:val="28"/>
          <w:rtl/>
        </w:rPr>
        <w:t xml:space="preserve">در </w:t>
      </w:r>
      <w:r w:rsidR="00B253A6">
        <w:rPr>
          <w:rFonts w:cs="B Nazanin"/>
          <w:sz w:val="28"/>
          <w:szCs w:val="28"/>
          <w:rtl/>
        </w:rPr>
        <w:t>ساخت</w:t>
      </w:r>
      <w:r w:rsidRPr="00EE4024">
        <w:rPr>
          <w:rFonts w:cs="B Nazanin"/>
          <w:sz w:val="28"/>
          <w:szCs w:val="28"/>
          <w:rtl/>
        </w:rPr>
        <w:t xml:space="preserve"> مسجد جامع جد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د</w:t>
      </w:r>
      <w:r w:rsidRPr="00EE4024">
        <w:rPr>
          <w:rFonts w:cs="B Nazanin"/>
          <w:sz w:val="28"/>
          <w:szCs w:val="28"/>
          <w:rtl/>
        </w:rPr>
        <w:t xml:space="preserve"> در ب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شکک</w:t>
      </w:r>
      <w:r w:rsidRPr="00EE4024">
        <w:rPr>
          <w:rFonts w:cs="B Nazanin"/>
          <w:sz w:val="28"/>
          <w:szCs w:val="28"/>
          <w:rtl/>
        </w:rPr>
        <w:t xml:space="preserve"> </w:t>
      </w:r>
      <w:r w:rsidRPr="00EE4024">
        <w:rPr>
          <w:rFonts w:cs="B Nazanin" w:hint="cs"/>
          <w:sz w:val="28"/>
          <w:szCs w:val="28"/>
          <w:rtl/>
        </w:rPr>
        <w:t>پشتیبانی مالی کرده</w:t>
      </w:r>
      <w:ins w:id="2307" w:author="Shokri" w:date="2019-11-10T01:24:00Z">
        <w:r w:rsidR="00B15EBB">
          <w:rPr>
            <w:rFonts w:cs="B Nazanin" w:hint="cs"/>
            <w:sz w:val="28"/>
            <w:szCs w:val="28"/>
            <w:rtl/>
          </w:rPr>
          <w:t>‌</w:t>
        </w:r>
      </w:ins>
      <w:del w:id="2308" w:author="Shokri" w:date="2019-11-10T01:24:00Z">
        <w:r w:rsidRPr="00EE4024" w:rsidDel="00B15EBB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</w:rPr>
        <w:t>اند</w:t>
      </w:r>
      <w:r w:rsidRPr="00EE4024">
        <w:rPr>
          <w:rFonts w:cs="B Nazanin"/>
          <w:sz w:val="28"/>
          <w:szCs w:val="28"/>
          <w:rtl/>
        </w:rPr>
        <w:t xml:space="preserve">، </w:t>
      </w:r>
      <w:r w:rsidRPr="00EE4024">
        <w:rPr>
          <w:rFonts w:cs="B Nazanin" w:hint="cs"/>
          <w:sz w:val="28"/>
          <w:szCs w:val="28"/>
          <w:rtl/>
        </w:rPr>
        <w:t>این مسجد در سال 2016 ت</w:t>
      </w:r>
      <w:ins w:id="2309" w:author="Shokri" w:date="2019-11-10T01:24:00Z">
        <w:r w:rsidR="00B15EBB">
          <w:rPr>
            <w:rFonts w:cs="B Nazanin" w:hint="cs"/>
            <w:sz w:val="28"/>
            <w:szCs w:val="28"/>
            <w:rtl/>
          </w:rPr>
          <w:t>أ</w:t>
        </w:r>
      </w:ins>
      <w:del w:id="2310" w:author="Shokri" w:date="2019-11-10T01:24:00Z">
        <w:r w:rsidRPr="00EE4024" w:rsidDel="00B15EBB">
          <w:rPr>
            <w:rFonts w:cs="B Nazanin" w:hint="cs"/>
            <w:sz w:val="28"/>
            <w:szCs w:val="28"/>
            <w:rtl/>
          </w:rPr>
          <w:delText>ا</w:delText>
        </w:r>
      </w:del>
      <w:r w:rsidRPr="00EE4024">
        <w:rPr>
          <w:rFonts w:cs="B Nazanin" w:hint="cs"/>
          <w:sz w:val="28"/>
          <w:szCs w:val="28"/>
          <w:rtl/>
        </w:rPr>
        <w:t>سیس شد.</w:t>
      </w:r>
      <w:del w:id="2311" w:author="Shokri" w:date="2019-11-10T02:00:00Z">
        <w:r w:rsidRPr="00EE4024" w:rsidDel="007C3FA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B253A6">
        <w:rPr>
          <w:rFonts w:cs="B Nazanin" w:hint="cs"/>
          <w:sz w:val="28"/>
          <w:szCs w:val="28"/>
          <w:rtl/>
        </w:rPr>
        <w:t xml:space="preserve"> </w:t>
      </w:r>
      <w:r w:rsidRPr="00EE4024">
        <w:rPr>
          <w:rFonts w:cs="B Nazanin"/>
          <w:sz w:val="28"/>
          <w:szCs w:val="28"/>
          <w:rtl/>
        </w:rPr>
        <w:t>بن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اد</w:t>
      </w:r>
      <w:r w:rsidRPr="00EE4024">
        <w:rPr>
          <w:rFonts w:cs="B Nazanin"/>
          <w:sz w:val="28"/>
          <w:szCs w:val="28"/>
          <w:rtl/>
        </w:rPr>
        <w:t xml:space="preserve"> </w:t>
      </w:r>
      <w:r w:rsidRPr="00EE4024">
        <w:rPr>
          <w:rFonts w:cs="B Nazanin"/>
          <w:sz w:val="28"/>
          <w:szCs w:val="28"/>
        </w:rPr>
        <w:t>Adep Bashaty</w:t>
      </w:r>
      <w:r w:rsidRPr="00EE4024">
        <w:rPr>
          <w:rFonts w:cs="B Nazanin"/>
          <w:sz w:val="28"/>
          <w:szCs w:val="28"/>
          <w:rtl/>
        </w:rPr>
        <w:t xml:space="preserve"> ده</w:t>
      </w:r>
      <w:ins w:id="2312" w:author="Shokri" w:date="2019-11-10T01:24:00Z">
        <w:r w:rsidR="00B15EBB">
          <w:rPr>
            <w:rFonts w:cs="B Nazanin" w:hint="cs"/>
            <w:sz w:val="28"/>
            <w:szCs w:val="28"/>
            <w:rtl/>
          </w:rPr>
          <w:t>‌</w:t>
        </w:r>
      </w:ins>
      <w:del w:id="2313" w:author="Shokri" w:date="2019-11-10T01:24:00Z">
        <w:r w:rsidR="00AC3C12" w:rsidDel="00B15EBB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ها هزار پ</w:t>
      </w:r>
      <w:r w:rsidRPr="00EE4024">
        <w:rPr>
          <w:rFonts w:cs="B Nazanin" w:hint="cs"/>
          <w:sz w:val="28"/>
          <w:szCs w:val="28"/>
          <w:rtl/>
        </w:rPr>
        <w:t>ی</w:t>
      </w:r>
      <w:r w:rsidR="00B253A6">
        <w:rPr>
          <w:rFonts w:cs="B Nazanin" w:hint="eastAsia"/>
          <w:sz w:val="28"/>
          <w:szCs w:val="28"/>
          <w:rtl/>
        </w:rPr>
        <w:t>رو</w:t>
      </w:r>
      <w:r w:rsidR="00B253A6">
        <w:rPr>
          <w:rFonts w:cs="B Nazanin" w:hint="cs"/>
          <w:sz w:val="28"/>
          <w:szCs w:val="28"/>
          <w:rtl/>
        </w:rPr>
        <w:t xml:space="preserve"> متحد و وفادار</w:t>
      </w:r>
      <w:r w:rsidRPr="00EE4024">
        <w:rPr>
          <w:rFonts w:cs="B Nazanin"/>
          <w:sz w:val="28"/>
          <w:szCs w:val="28"/>
          <w:rtl/>
        </w:rPr>
        <w:t xml:space="preserve"> در سراسر مناطق قرق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زستان</w:t>
      </w:r>
      <w:r w:rsidRPr="00EE4024">
        <w:rPr>
          <w:rFonts w:cs="B Nazanin"/>
          <w:sz w:val="28"/>
          <w:szCs w:val="28"/>
          <w:rtl/>
        </w:rPr>
        <w:t xml:space="preserve"> دارد و نفوذ آن به سرعت در حال افزا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ش</w:t>
      </w:r>
      <w:r w:rsidR="00B253A6">
        <w:rPr>
          <w:rFonts w:cs="B Nazanin"/>
          <w:sz w:val="28"/>
          <w:szCs w:val="28"/>
          <w:rtl/>
        </w:rPr>
        <w:t xml:space="preserve"> است. </w:t>
      </w:r>
      <w:r w:rsidR="00B253A6">
        <w:rPr>
          <w:rFonts w:cs="B Nazanin" w:hint="cs"/>
          <w:sz w:val="28"/>
          <w:szCs w:val="28"/>
          <w:rtl/>
        </w:rPr>
        <w:t>اعتبار ب</w:t>
      </w:r>
      <w:ins w:id="2314" w:author="Shokri" w:date="2019-11-10T01:24:00Z">
        <w:r w:rsidR="00B15EBB">
          <w:rPr>
            <w:rFonts w:cs="B Nazanin" w:hint="cs"/>
            <w:sz w:val="28"/>
            <w:szCs w:val="28"/>
            <w:rtl/>
          </w:rPr>
          <w:t>سیار</w:t>
        </w:r>
      </w:ins>
      <w:del w:id="2315" w:author="Shokri" w:date="2019-11-10T01:24:00Z">
        <w:r w:rsidR="00B253A6" w:rsidDel="00B15EBB">
          <w:rPr>
            <w:rFonts w:cs="B Nazanin" w:hint="cs"/>
            <w:sz w:val="28"/>
            <w:szCs w:val="28"/>
            <w:rtl/>
          </w:rPr>
          <w:delText>الای</w:delText>
        </w:r>
      </w:del>
      <w:r w:rsidR="00B253A6">
        <w:rPr>
          <w:rFonts w:cs="B Nazanin" w:hint="cs"/>
          <w:sz w:val="28"/>
          <w:szCs w:val="28"/>
          <w:rtl/>
        </w:rPr>
        <w:t xml:space="preserve"> اعضای این جنبش در میان مردم بخصوص در مناطق جنوبی قرقیزستان (</w:t>
      </w:r>
      <w:del w:id="2316" w:author="Shokri" w:date="2019-11-10T01:25:00Z">
        <w:r w:rsidR="00EC66DB" w:rsidDel="00B15EBB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EC66DB">
        <w:rPr>
          <w:rFonts w:cs="B Nazanin" w:hint="cs"/>
          <w:sz w:val="28"/>
          <w:szCs w:val="28"/>
          <w:rtl/>
        </w:rPr>
        <w:t>استان</w:t>
      </w:r>
      <w:ins w:id="2317" w:author="Shokri" w:date="2019-11-10T01:25:00Z">
        <w:r w:rsidR="00B15EBB">
          <w:rPr>
            <w:rFonts w:cs="B Nazanin" w:hint="cs"/>
            <w:sz w:val="28"/>
            <w:szCs w:val="28"/>
            <w:rtl/>
          </w:rPr>
          <w:t>‌</w:t>
        </w:r>
      </w:ins>
      <w:del w:id="2318" w:author="Shokri" w:date="2019-11-10T01:25:00Z">
        <w:r w:rsidR="00EC66DB" w:rsidDel="00B15EBB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EC66DB">
        <w:rPr>
          <w:rFonts w:cs="B Nazanin" w:hint="cs"/>
          <w:sz w:val="28"/>
          <w:szCs w:val="28"/>
          <w:rtl/>
        </w:rPr>
        <w:t>های جنوبی و مناطق نوساز)</w:t>
      </w:r>
      <w:ins w:id="2319" w:author="Shokri" w:date="2019-11-10T01:25:00Z">
        <w:r w:rsidR="00B15EBB">
          <w:rPr>
            <w:rFonts w:cs="B Nazanin" w:hint="cs"/>
            <w:sz w:val="28"/>
            <w:szCs w:val="28"/>
            <w:rtl/>
          </w:rPr>
          <w:t xml:space="preserve"> </w:t>
        </w:r>
      </w:ins>
      <w:del w:id="2320" w:author="Shokri" w:date="2019-11-10T01:25:00Z">
        <w:r w:rsidR="00B253A6" w:rsidDel="00B15EBB">
          <w:rPr>
            <w:rFonts w:cs="B Nazanin" w:hint="cs"/>
            <w:sz w:val="28"/>
            <w:szCs w:val="28"/>
            <w:rtl/>
          </w:rPr>
          <w:delText xml:space="preserve">؛ </w:delText>
        </w:r>
      </w:del>
      <w:r w:rsidR="00B253A6">
        <w:rPr>
          <w:rFonts w:cs="B Nazanin" w:hint="cs"/>
          <w:sz w:val="28"/>
          <w:szCs w:val="28"/>
          <w:rtl/>
        </w:rPr>
        <w:t>در تفاوت کیفی روی</w:t>
      </w:r>
      <w:r w:rsidR="00EC66DB">
        <w:rPr>
          <w:rFonts w:cs="B Nazanin" w:hint="cs"/>
          <w:sz w:val="28"/>
          <w:szCs w:val="28"/>
          <w:rtl/>
        </w:rPr>
        <w:t xml:space="preserve">کرد این اعضا نسبت </w:t>
      </w:r>
      <w:ins w:id="2321" w:author="Shokri" w:date="2019-11-10T01:25:00Z">
        <w:r w:rsidR="00B15EBB">
          <w:rPr>
            <w:rFonts w:cs="B Nazanin" w:hint="cs"/>
            <w:sz w:val="28"/>
            <w:szCs w:val="28"/>
            <w:rtl/>
          </w:rPr>
          <w:t xml:space="preserve">به </w:t>
        </w:r>
      </w:ins>
      <w:r w:rsidR="00EC66DB">
        <w:rPr>
          <w:rFonts w:cs="B Nazanin" w:hint="cs"/>
          <w:sz w:val="28"/>
          <w:szCs w:val="28"/>
          <w:rtl/>
        </w:rPr>
        <w:t>طبق</w:t>
      </w:r>
      <w:ins w:id="2322" w:author="Shokri" w:date="2019-11-10T01:25:00Z">
        <w:r w:rsidR="00B15EBB">
          <w:rPr>
            <w:rFonts w:cs="B Nazanin" w:hint="cs"/>
            <w:sz w:val="28"/>
            <w:szCs w:val="28"/>
            <w:rtl/>
          </w:rPr>
          <w:t>ۀ</w:t>
        </w:r>
      </w:ins>
      <w:del w:id="2323" w:author="Shokri" w:date="2019-11-10T01:25:00Z">
        <w:r w:rsidR="00EC66DB" w:rsidDel="00B15EBB">
          <w:rPr>
            <w:rFonts w:cs="B Nazanin" w:hint="cs"/>
            <w:sz w:val="28"/>
            <w:szCs w:val="28"/>
            <w:rtl/>
          </w:rPr>
          <w:delText>ه</w:delText>
        </w:r>
      </w:del>
      <w:r w:rsidR="00EC66DB">
        <w:rPr>
          <w:rFonts w:cs="B Nazanin" w:hint="cs"/>
          <w:sz w:val="28"/>
          <w:szCs w:val="28"/>
          <w:rtl/>
        </w:rPr>
        <w:t xml:space="preserve"> سیاسی و آ</w:t>
      </w:r>
      <w:r w:rsidR="00B253A6">
        <w:rPr>
          <w:rFonts w:cs="B Nazanin" w:hint="cs"/>
          <w:sz w:val="28"/>
          <w:szCs w:val="28"/>
          <w:rtl/>
        </w:rPr>
        <w:t>مادگی آنان برای پذیرفتن مسئولیت</w:t>
      </w:r>
      <w:ins w:id="2324" w:author="Shokri" w:date="2019-11-10T01:25:00Z">
        <w:r w:rsidR="00B15EBB">
          <w:rPr>
            <w:rFonts w:cs="B Nazanin" w:hint="cs"/>
            <w:sz w:val="28"/>
            <w:szCs w:val="28"/>
            <w:rtl/>
          </w:rPr>
          <w:t>‌</w:t>
        </w:r>
      </w:ins>
      <w:del w:id="2325" w:author="Shokri" w:date="2019-11-10T01:25:00Z">
        <w:r w:rsidR="00B253A6" w:rsidDel="00B15EBB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B253A6">
        <w:rPr>
          <w:rFonts w:cs="B Nazanin" w:hint="cs"/>
          <w:sz w:val="28"/>
          <w:szCs w:val="28"/>
          <w:rtl/>
        </w:rPr>
        <w:t>های اجتماعی و فعالیت</w:t>
      </w:r>
      <w:ins w:id="2326" w:author="Shokri" w:date="2019-11-10T01:25:00Z">
        <w:r w:rsidR="00B15EBB">
          <w:rPr>
            <w:rFonts w:cs="B Nazanin" w:hint="cs"/>
            <w:sz w:val="28"/>
            <w:szCs w:val="28"/>
            <w:rtl/>
          </w:rPr>
          <w:t>‌</w:t>
        </w:r>
      </w:ins>
      <w:del w:id="2327" w:author="Shokri" w:date="2019-11-10T01:25:00Z">
        <w:r w:rsidR="00B253A6" w:rsidDel="00B15EBB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B253A6">
        <w:rPr>
          <w:rFonts w:cs="B Nazanin" w:hint="cs"/>
          <w:sz w:val="28"/>
          <w:szCs w:val="28"/>
          <w:rtl/>
        </w:rPr>
        <w:t xml:space="preserve">های تجاری </w:t>
      </w:r>
      <w:ins w:id="2328" w:author="Shokri" w:date="2019-11-10T01:25:00Z">
        <w:r w:rsidR="00B15EBB">
          <w:rPr>
            <w:rFonts w:cs="B Nazanin" w:hint="cs"/>
            <w:sz w:val="28"/>
            <w:szCs w:val="28"/>
            <w:rtl/>
          </w:rPr>
          <w:t>است</w:t>
        </w:r>
      </w:ins>
      <w:del w:id="2329" w:author="Shokri" w:date="2019-11-10T01:25:00Z">
        <w:r w:rsidR="00B253A6" w:rsidDel="00B15EBB">
          <w:rPr>
            <w:rFonts w:cs="B Nazanin" w:hint="cs"/>
            <w:sz w:val="28"/>
            <w:szCs w:val="28"/>
            <w:rtl/>
          </w:rPr>
          <w:delText>می باشد</w:delText>
        </w:r>
      </w:del>
      <w:r w:rsidR="00B253A6">
        <w:rPr>
          <w:rFonts w:cs="B Nazanin" w:hint="cs"/>
          <w:sz w:val="28"/>
          <w:szCs w:val="28"/>
          <w:rtl/>
        </w:rPr>
        <w:t>.</w:t>
      </w:r>
      <w:del w:id="2330" w:author="Shokri" w:date="2019-11-10T02:00:00Z">
        <w:r w:rsidR="00B253A6" w:rsidDel="007C3FA9">
          <w:rPr>
            <w:rFonts w:cs="B Nazanin" w:hint="cs"/>
            <w:sz w:val="28"/>
            <w:szCs w:val="28"/>
            <w:rtl/>
          </w:rPr>
          <w:delText xml:space="preserve"> </w:delText>
        </w:r>
        <w:r w:rsidRPr="00EE4024" w:rsidDel="007C3FA9">
          <w:rPr>
            <w:rFonts w:cs="B Nazanin"/>
            <w:sz w:val="28"/>
            <w:szCs w:val="28"/>
            <w:rtl/>
          </w:rPr>
          <w:delText xml:space="preserve"> </w:delText>
        </w:r>
      </w:del>
    </w:p>
    <w:p w:rsidR="00D30A41" w:rsidRPr="00EE4024" w:rsidRDefault="00D30A41" w:rsidP="00D30A41">
      <w:pPr>
        <w:bidi/>
        <w:jc w:val="both"/>
        <w:rPr>
          <w:rFonts w:cs="B Nazanin"/>
          <w:sz w:val="28"/>
          <w:szCs w:val="28"/>
        </w:rPr>
      </w:pPr>
      <w:r w:rsidRPr="00EE4024">
        <w:rPr>
          <w:rFonts w:cs="B Nazanin"/>
          <w:sz w:val="28"/>
          <w:szCs w:val="28"/>
          <w:rtl/>
        </w:rPr>
        <w:t>در سال 2013، دولت ترک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ه</w:t>
      </w:r>
      <w:r w:rsidRPr="00EE4024">
        <w:rPr>
          <w:rFonts w:cs="B Nazanin"/>
          <w:sz w:val="28"/>
          <w:szCs w:val="28"/>
          <w:rtl/>
        </w:rPr>
        <w:t xml:space="preserve"> 100 م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ل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ون</w:t>
      </w:r>
      <w:r w:rsidRPr="00EE4024">
        <w:rPr>
          <w:rFonts w:cs="B Nazanin"/>
          <w:sz w:val="28"/>
          <w:szCs w:val="28"/>
          <w:rtl/>
        </w:rPr>
        <w:t xml:space="preserve"> دلار وام و 6 م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ل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ون</w:t>
      </w:r>
      <w:r w:rsidR="00B253A6">
        <w:rPr>
          <w:rFonts w:cs="B Nazanin" w:hint="cs"/>
          <w:sz w:val="28"/>
          <w:szCs w:val="28"/>
          <w:rtl/>
        </w:rPr>
        <w:t xml:space="preserve"> دلار</w:t>
      </w:r>
      <w:r w:rsidRPr="00EE4024">
        <w:rPr>
          <w:rFonts w:cs="B Nazanin"/>
          <w:sz w:val="28"/>
          <w:szCs w:val="28"/>
          <w:rtl/>
        </w:rPr>
        <w:t xml:space="preserve"> کمک مال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به دولت قرق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زستان</w:t>
      </w:r>
      <w:r w:rsidRPr="00EE4024">
        <w:rPr>
          <w:rFonts w:cs="B Nazanin"/>
          <w:sz w:val="28"/>
          <w:szCs w:val="28"/>
          <w:rtl/>
        </w:rPr>
        <w:t xml:space="preserve"> </w:t>
      </w:r>
      <w:r w:rsidRPr="00EE4024">
        <w:rPr>
          <w:rFonts w:cs="B Nazanin" w:hint="cs"/>
          <w:sz w:val="28"/>
          <w:szCs w:val="28"/>
          <w:rtl/>
          <w:lang w:bidi="fa-IR"/>
        </w:rPr>
        <w:t>کرد</w:t>
      </w:r>
      <w:r w:rsidRPr="00EE4024">
        <w:rPr>
          <w:rFonts w:cs="B Nazanin"/>
          <w:sz w:val="28"/>
          <w:szCs w:val="28"/>
          <w:rtl/>
        </w:rPr>
        <w:t>. پ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ش</w:t>
      </w:r>
      <w:r w:rsidRPr="00EE4024">
        <w:rPr>
          <w:rFonts w:cs="B Nazanin"/>
          <w:sz w:val="28"/>
          <w:szCs w:val="28"/>
          <w:rtl/>
        </w:rPr>
        <w:t xml:space="preserve"> از آن، در سال 2011، آنکارا رسما</w:t>
      </w:r>
      <w:ins w:id="2331" w:author="Shokri" w:date="2019-11-10T01:25:00Z">
        <w:r w:rsidR="00B15EBB">
          <w:rPr>
            <w:rFonts w:cs="B Nazanin" w:hint="cs"/>
            <w:sz w:val="28"/>
            <w:szCs w:val="28"/>
            <w:rtl/>
          </w:rPr>
          <w:t>ً</w:t>
        </w:r>
      </w:ins>
      <w:r w:rsidRPr="00EE4024">
        <w:rPr>
          <w:rFonts w:cs="B Nazanin"/>
          <w:sz w:val="28"/>
          <w:szCs w:val="28"/>
          <w:rtl/>
        </w:rPr>
        <w:t xml:space="preserve"> 20 م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ل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ون</w:t>
      </w:r>
      <w:r w:rsidRPr="00EE4024">
        <w:rPr>
          <w:rFonts w:cs="B Nazanin"/>
          <w:sz w:val="28"/>
          <w:szCs w:val="28"/>
          <w:rtl/>
        </w:rPr>
        <w:t xml:space="preserve"> دلار کمک مال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برا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حما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ت</w:t>
      </w:r>
      <w:r w:rsidRPr="00EE4024">
        <w:rPr>
          <w:rFonts w:cs="B Nazanin"/>
          <w:sz w:val="28"/>
          <w:szCs w:val="28"/>
          <w:rtl/>
        </w:rPr>
        <w:t xml:space="preserve"> از اقتصاد</w:t>
      </w:r>
      <w:r w:rsidRPr="00EE4024">
        <w:rPr>
          <w:rFonts w:cs="B Nazanin" w:hint="cs"/>
          <w:sz w:val="28"/>
          <w:szCs w:val="28"/>
          <w:rtl/>
        </w:rPr>
        <w:t xml:space="preserve"> کشور</w:t>
      </w:r>
      <w:r w:rsidRPr="00EE4024">
        <w:rPr>
          <w:rFonts w:cs="B Nazanin"/>
          <w:sz w:val="28"/>
          <w:szCs w:val="28"/>
          <w:rtl/>
        </w:rPr>
        <w:t xml:space="preserve"> و همچن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ن</w:t>
      </w:r>
      <w:r w:rsidRPr="00EE4024">
        <w:rPr>
          <w:rFonts w:cs="B Nazanin"/>
          <w:sz w:val="28"/>
          <w:szCs w:val="28"/>
          <w:rtl/>
        </w:rPr>
        <w:t xml:space="preserve"> 11 م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ل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ون</w:t>
      </w:r>
      <w:r w:rsidRPr="00EE4024">
        <w:rPr>
          <w:rFonts w:cs="B Nazanin"/>
          <w:sz w:val="28"/>
          <w:szCs w:val="28"/>
          <w:rtl/>
        </w:rPr>
        <w:t xml:space="preserve"> دلار برا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کارها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بازساز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در جنوب کشور اختصاص داد.</w:t>
      </w:r>
      <w:r w:rsidRPr="00EE4024">
        <w:rPr>
          <w:rFonts w:cs="B Nazanin" w:hint="cs"/>
          <w:sz w:val="28"/>
          <w:szCs w:val="28"/>
          <w:rtl/>
        </w:rPr>
        <w:t xml:space="preserve"> سپس</w:t>
      </w:r>
      <w:r w:rsidRPr="00EE4024">
        <w:rPr>
          <w:rFonts w:cs="B Nazanin"/>
          <w:sz w:val="28"/>
          <w:szCs w:val="28"/>
          <w:rtl/>
        </w:rPr>
        <w:t xml:space="preserve"> بده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51 م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ل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ون</w:t>
      </w:r>
      <w:r w:rsidRPr="00EE4024">
        <w:rPr>
          <w:rFonts w:cs="B Nazanin"/>
          <w:sz w:val="28"/>
          <w:szCs w:val="28"/>
          <w:rtl/>
        </w:rPr>
        <w:t xml:space="preserve"> د</w:t>
      </w:r>
      <w:r w:rsidRPr="00EE4024">
        <w:rPr>
          <w:rFonts w:cs="B Nazanin" w:hint="cs"/>
          <w:sz w:val="28"/>
          <w:szCs w:val="28"/>
          <w:rtl/>
          <w:lang w:bidi="fa-IR"/>
        </w:rPr>
        <w:t>لا</w:t>
      </w:r>
      <w:r w:rsidRPr="00EE4024">
        <w:rPr>
          <w:rFonts w:cs="B Nazanin"/>
          <w:sz w:val="28"/>
          <w:szCs w:val="28"/>
          <w:rtl/>
        </w:rPr>
        <w:t>ر</w:t>
      </w:r>
      <w:r w:rsidRPr="00EE4024">
        <w:rPr>
          <w:rFonts w:cs="B Nazanin" w:hint="cs"/>
          <w:sz w:val="28"/>
          <w:szCs w:val="28"/>
          <w:rtl/>
        </w:rPr>
        <w:t>ی</w:t>
      </w:r>
      <w:r w:rsidR="00B253A6">
        <w:rPr>
          <w:rFonts w:cs="B Nazanin" w:hint="cs"/>
          <w:sz w:val="28"/>
          <w:szCs w:val="28"/>
          <w:rtl/>
        </w:rPr>
        <w:t xml:space="preserve"> </w:t>
      </w:r>
      <w:r w:rsidR="00B253A6" w:rsidRPr="00B15EBB">
        <w:rPr>
          <w:rFonts w:cs="B Nazanin" w:hint="eastAsia"/>
          <w:sz w:val="28"/>
          <w:szCs w:val="28"/>
          <w:highlight w:val="yellow"/>
          <w:rtl/>
          <w:rPrChange w:id="2332" w:author="Shokri" w:date="2019-11-10T01:26:00Z">
            <w:rPr>
              <w:rFonts w:cs="B Nazanin" w:hint="eastAsia"/>
              <w:sz w:val="28"/>
              <w:szCs w:val="28"/>
              <w:rtl/>
            </w:rPr>
          </w:rPrChange>
        </w:rPr>
        <w:t>قرق</w:t>
      </w:r>
      <w:r w:rsidR="00B253A6" w:rsidRPr="00B15EBB">
        <w:rPr>
          <w:rFonts w:cs="B Nazanin" w:hint="cs"/>
          <w:sz w:val="28"/>
          <w:szCs w:val="28"/>
          <w:highlight w:val="yellow"/>
          <w:rtl/>
          <w:rPrChange w:id="2333" w:author="Shokri" w:date="2019-11-10T01:26:00Z">
            <w:rPr>
              <w:rFonts w:cs="B Nazanin" w:hint="cs"/>
              <w:sz w:val="28"/>
              <w:szCs w:val="28"/>
              <w:rtl/>
            </w:rPr>
          </w:rPrChange>
        </w:rPr>
        <w:t>ی</w:t>
      </w:r>
      <w:r w:rsidR="00B253A6" w:rsidRPr="00B15EBB">
        <w:rPr>
          <w:rFonts w:cs="B Nazanin" w:hint="eastAsia"/>
          <w:sz w:val="28"/>
          <w:szCs w:val="28"/>
          <w:highlight w:val="yellow"/>
          <w:rtl/>
          <w:rPrChange w:id="2334" w:author="Shokri" w:date="2019-11-10T01:26:00Z">
            <w:rPr>
              <w:rFonts w:cs="B Nazanin" w:hint="eastAsia"/>
              <w:sz w:val="28"/>
              <w:szCs w:val="28"/>
              <w:rtl/>
            </w:rPr>
          </w:rPrChange>
        </w:rPr>
        <w:t>زستان</w:t>
      </w:r>
      <w:r w:rsidRPr="00B15EBB">
        <w:rPr>
          <w:rFonts w:cs="B Nazanin"/>
          <w:sz w:val="28"/>
          <w:szCs w:val="28"/>
          <w:highlight w:val="yellow"/>
          <w:rtl/>
          <w:rPrChange w:id="2335" w:author="Shokri" w:date="2019-11-10T01:26:00Z">
            <w:rPr>
              <w:rFonts w:cs="B Nazanin"/>
              <w:sz w:val="28"/>
              <w:szCs w:val="28"/>
              <w:rtl/>
            </w:rPr>
          </w:rPrChange>
        </w:rPr>
        <w:t xml:space="preserve"> به ترک</w:t>
      </w:r>
      <w:r w:rsidRPr="00B15EBB">
        <w:rPr>
          <w:rFonts w:cs="B Nazanin" w:hint="cs"/>
          <w:sz w:val="28"/>
          <w:szCs w:val="28"/>
          <w:highlight w:val="yellow"/>
          <w:rtl/>
          <w:rPrChange w:id="2336" w:author="Shokri" w:date="2019-11-10T01:26:00Z">
            <w:rPr>
              <w:rFonts w:cs="B Nazanin" w:hint="cs"/>
              <w:sz w:val="28"/>
              <w:szCs w:val="28"/>
              <w:rtl/>
            </w:rPr>
          </w:rPrChange>
        </w:rPr>
        <w:t>ی</w:t>
      </w:r>
      <w:r w:rsidRPr="00B15EBB">
        <w:rPr>
          <w:rFonts w:cs="B Nazanin" w:hint="eastAsia"/>
          <w:sz w:val="28"/>
          <w:szCs w:val="28"/>
          <w:highlight w:val="yellow"/>
          <w:rtl/>
          <w:rPrChange w:id="2337" w:author="Shokri" w:date="2019-11-10T01:26:00Z">
            <w:rPr>
              <w:rFonts w:cs="B Nazanin" w:hint="eastAsia"/>
              <w:sz w:val="28"/>
              <w:szCs w:val="28"/>
              <w:rtl/>
            </w:rPr>
          </w:rPrChange>
        </w:rPr>
        <w:t>ه</w:t>
      </w:r>
      <w:del w:id="2338" w:author="Shokri" w:date="2019-11-10T01:26:00Z">
        <w:r w:rsidRPr="00B15EBB" w:rsidDel="00B15EBB">
          <w:rPr>
            <w:rFonts w:cs="B Nazanin"/>
            <w:sz w:val="28"/>
            <w:szCs w:val="28"/>
            <w:highlight w:val="yellow"/>
            <w:rtl/>
            <w:rPrChange w:id="2339" w:author="Shokri" w:date="2019-11-10T01:26:00Z">
              <w:rPr>
                <w:rFonts w:cs="B Nazanin"/>
                <w:sz w:val="28"/>
                <w:szCs w:val="28"/>
                <w:rtl/>
              </w:rPr>
            </w:rPrChange>
          </w:rPr>
          <w:delText xml:space="preserve"> </w:delText>
        </w:r>
        <w:r w:rsidR="009006D4" w:rsidRPr="00B15EBB" w:rsidDel="00B15EBB">
          <w:rPr>
            <w:rFonts w:cs="B Nazanin"/>
            <w:sz w:val="28"/>
            <w:szCs w:val="28"/>
            <w:highlight w:val="yellow"/>
            <w:rtl/>
            <w:lang w:bidi="fa-IR"/>
            <w:rPrChange w:id="2340" w:author="Shokri" w:date="2019-11-10T01:26:00Z">
              <w:rPr>
                <w:rFonts w:cs="B Nazanin"/>
                <w:sz w:val="28"/>
                <w:szCs w:val="28"/>
                <w:rtl/>
                <w:lang w:bidi="fa-IR"/>
              </w:rPr>
            </w:rPrChange>
          </w:rPr>
          <w:delText xml:space="preserve"> ب</w:delText>
        </w:r>
        <w:r w:rsidR="00AC3C12" w:rsidRPr="00B15EBB" w:rsidDel="00B15EBB">
          <w:rPr>
            <w:rFonts w:cs="B Nazanin" w:hint="eastAsia"/>
            <w:sz w:val="28"/>
            <w:szCs w:val="28"/>
            <w:highlight w:val="yellow"/>
            <w:rtl/>
            <w:lang w:bidi="fa-IR"/>
            <w:rPrChange w:id="2341" w:author="Shokri" w:date="2019-11-10T01:26:00Z">
              <w:rPr>
                <w:rFonts w:cs="B Nazanin" w:hint="eastAsia"/>
                <w:sz w:val="28"/>
                <w:szCs w:val="28"/>
                <w:rtl/>
                <w:lang w:bidi="fa-IR"/>
              </w:rPr>
            </w:rPrChange>
          </w:rPr>
          <w:delText>ده</w:delText>
        </w:r>
      </w:del>
      <w:r w:rsidRPr="00EE4024">
        <w:rPr>
          <w:rFonts w:cs="B Nazanin" w:hint="cs"/>
          <w:sz w:val="28"/>
          <w:szCs w:val="28"/>
          <w:rtl/>
          <w:lang w:bidi="fa-IR"/>
        </w:rPr>
        <w:t xml:space="preserve"> شد</w:t>
      </w:r>
      <w:r w:rsidRPr="00EE4024">
        <w:rPr>
          <w:rFonts w:cs="B Nazanin"/>
          <w:sz w:val="28"/>
          <w:szCs w:val="28"/>
          <w:rtl/>
        </w:rPr>
        <w:t>.</w:t>
      </w:r>
      <w:r w:rsidRPr="00EE4024">
        <w:rPr>
          <w:rFonts w:cs="B Nazanin" w:hint="cs"/>
          <w:sz w:val="28"/>
          <w:szCs w:val="28"/>
          <w:rtl/>
        </w:rPr>
        <w:t xml:space="preserve"> </w:t>
      </w:r>
    </w:p>
    <w:p w:rsidR="009006D4" w:rsidRPr="002073C9" w:rsidRDefault="009006D4" w:rsidP="00D30A41">
      <w:pPr>
        <w:bidi/>
        <w:jc w:val="both"/>
        <w:rPr>
          <w:rFonts w:cs="B Nazanin"/>
          <w:b/>
          <w:bCs/>
          <w:sz w:val="28"/>
          <w:szCs w:val="28"/>
          <w:rtl/>
        </w:rPr>
      </w:pPr>
      <w:r w:rsidRPr="002073C9">
        <w:rPr>
          <w:rFonts w:cs="B Nazanin" w:hint="cs"/>
          <w:b/>
          <w:bCs/>
          <w:sz w:val="28"/>
          <w:szCs w:val="28"/>
          <w:rtl/>
        </w:rPr>
        <w:lastRenderedPageBreak/>
        <w:t>جمع</w:t>
      </w:r>
      <w:ins w:id="2342" w:author="Shokri" w:date="2019-11-10T01:26:00Z">
        <w:r w:rsidR="00B15EBB">
          <w:rPr>
            <w:rFonts w:cs="B Nazanin" w:hint="cs"/>
            <w:b/>
            <w:bCs/>
            <w:sz w:val="28"/>
            <w:szCs w:val="28"/>
            <w:rtl/>
          </w:rPr>
          <w:t>‌</w:t>
        </w:r>
      </w:ins>
      <w:del w:id="2343" w:author="Shokri" w:date="2019-11-10T01:26:00Z">
        <w:r w:rsidRPr="002073C9" w:rsidDel="00B15EBB">
          <w:rPr>
            <w:rFonts w:cs="B Nazanin" w:hint="cs"/>
            <w:b/>
            <w:bCs/>
            <w:sz w:val="28"/>
            <w:szCs w:val="28"/>
            <w:rtl/>
          </w:rPr>
          <w:delText xml:space="preserve"> </w:delText>
        </w:r>
      </w:del>
      <w:r w:rsidRPr="002073C9">
        <w:rPr>
          <w:rFonts w:cs="B Nazanin" w:hint="cs"/>
          <w:b/>
          <w:bCs/>
          <w:sz w:val="28"/>
          <w:szCs w:val="28"/>
          <w:rtl/>
        </w:rPr>
        <w:t>بندی</w:t>
      </w:r>
      <w:del w:id="2344" w:author="Shokri" w:date="2019-11-10T01:26:00Z">
        <w:r w:rsidRPr="002073C9" w:rsidDel="00B15EBB">
          <w:rPr>
            <w:rFonts w:cs="B Nazanin" w:hint="cs"/>
            <w:b/>
            <w:bCs/>
            <w:sz w:val="28"/>
            <w:szCs w:val="28"/>
            <w:rtl/>
          </w:rPr>
          <w:delText>:</w:delText>
        </w:r>
      </w:del>
    </w:p>
    <w:p w:rsidR="008C39F1" w:rsidRDefault="00D30A41" w:rsidP="002073C9">
      <w:pPr>
        <w:bidi/>
        <w:jc w:val="both"/>
        <w:rPr>
          <w:rFonts w:cs="B Nazanin"/>
          <w:sz w:val="28"/>
          <w:szCs w:val="28"/>
          <w:rtl/>
        </w:rPr>
      </w:pPr>
      <w:r w:rsidRPr="00EE4024">
        <w:rPr>
          <w:rFonts w:cs="B Nazanin"/>
          <w:sz w:val="28"/>
          <w:szCs w:val="28"/>
          <w:rtl/>
        </w:rPr>
        <w:t>در قرق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زستان</w:t>
      </w:r>
      <w:r w:rsidRPr="00EE4024">
        <w:rPr>
          <w:rFonts w:cs="B Nazanin"/>
          <w:sz w:val="28"/>
          <w:szCs w:val="28"/>
          <w:rtl/>
        </w:rPr>
        <w:t xml:space="preserve"> در سال 2014، تعداد سازمان</w:t>
      </w:r>
      <w:ins w:id="2345" w:author="Shokri" w:date="2019-11-10T01:27:00Z">
        <w:r w:rsidR="00B15EBB">
          <w:rPr>
            <w:rFonts w:cs="B Nazanin" w:hint="cs"/>
            <w:sz w:val="28"/>
            <w:szCs w:val="28"/>
            <w:rtl/>
          </w:rPr>
          <w:t>‌</w:t>
        </w:r>
      </w:ins>
      <w:del w:id="2346" w:author="Shokri" w:date="2019-11-10T01:27:00Z">
        <w:r w:rsidRPr="00EE4024" w:rsidDel="00B15EBB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ها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غ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ر</w:t>
      </w:r>
      <w:del w:id="2347" w:author="Shokri" w:date="2019-11-10T01:27:00Z">
        <w:r w:rsidRPr="00EE4024" w:rsidDel="00B15EBB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دولت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به 16،000 افزا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ش</w:t>
      </w:r>
      <w:r w:rsidRPr="00EE4024">
        <w:rPr>
          <w:rFonts w:cs="B Nazanin"/>
          <w:sz w:val="28"/>
          <w:szCs w:val="28"/>
          <w:rtl/>
        </w:rPr>
        <w:t xml:space="preserve"> 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افت</w:t>
      </w:r>
      <w:del w:id="2348" w:author="Shokri" w:date="2019-11-10T01:27:00Z">
        <w:r w:rsidRPr="00EE4024" w:rsidDel="00B15EBB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 xml:space="preserve">، اما </w:t>
      </w:r>
      <w:r w:rsidR="00EC66DB">
        <w:rPr>
          <w:rFonts w:cs="B Nazanin" w:hint="cs"/>
          <w:sz w:val="28"/>
          <w:szCs w:val="28"/>
          <w:rtl/>
        </w:rPr>
        <w:t xml:space="preserve">در واقع </w:t>
      </w:r>
      <w:ins w:id="2349" w:author="Shokri" w:date="2019-11-10T01:27:00Z">
        <w:r w:rsidR="00B15EBB">
          <w:rPr>
            <w:rFonts w:cs="B Nazanin" w:hint="cs"/>
            <w:sz w:val="28"/>
            <w:szCs w:val="28"/>
            <w:rtl/>
          </w:rPr>
          <w:t>فقط</w:t>
        </w:r>
      </w:ins>
      <w:del w:id="2350" w:author="Shokri" w:date="2019-11-10T01:27:00Z">
        <w:r w:rsidR="00EC66DB" w:rsidDel="00B15EBB">
          <w:rPr>
            <w:rFonts w:cs="B Nazanin" w:hint="cs"/>
            <w:sz w:val="28"/>
            <w:szCs w:val="28"/>
            <w:rtl/>
          </w:rPr>
          <w:delText>تنها</w:delText>
        </w:r>
      </w:del>
      <w:r w:rsidR="00EC66DB">
        <w:rPr>
          <w:rFonts w:cs="B Nazanin" w:hint="cs"/>
          <w:sz w:val="28"/>
          <w:szCs w:val="28"/>
          <w:rtl/>
        </w:rPr>
        <w:t xml:space="preserve"> </w:t>
      </w:r>
      <w:r w:rsidRPr="00EE4024">
        <w:rPr>
          <w:rFonts w:cs="B Nazanin"/>
          <w:sz w:val="28"/>
          <w:szCs w:val="28"/>
          <w:rtl/>
        </w:rPr>
        <w:t xml:space="preserve">چند صد </w:t>
      </w:r>
      <w:r w:rsidR="00EC66DB">
        <w:rPr>
          <w:rFonts w:cs="B Nazanin" w:hint="cs"/>
          <w:sz w:val="28"/>
          <w:szCs w:val="28"/>
          <w:rtl/>
          <w:lang w:bidi="fa-IR"/>
        </w:rPr>
        <w:t>سازمان فعالیت</w:t>
      </w:r>
      <w:r w:rsidRPr="00EE4024">
        <w:rPr>
          <w:rFonts w:cs="B Nazanin"/>
          <w:sz w:val="28"/>
          <w:szCs w:val="28"/>
          <w:rtl/>
        </w:rPr>
        <w:t xml:space="preserve"> م</w:t>
      </w:r>
      <w:r w:rsidRPr="00EE4024">
        <w:rPr>
          <w:rFonts w:cs="B Nazanin" w:hint="cs"/>
          <w:sz w:val="28"/>
          <w:szCs w:val="28"/>
          <w:rtl/>
        </w:rPr>
        <w:t>ی</w:t>
      </w:r>
      <w:ins w:id="2351" w:author="Shokri" w:date="2019-11-10T01:28:00Z">
        <w:r w:rsidR="00B15EBB">
          <w:rPr>
            <w:rFonts w:cs="B Nazanin" w:hint="cs"/>
            <w:sz w:val="28"/>
            <w:szCs w:val="28"/>
            <w:rtl/>
          </w:rPr>
          <w:t>‌</w:t>
        </w:r>
      </w:ins>
      <w:del w:id="2352" w:author="Shokri" w:date="2019-11-10T01:28:00Z">
        <w:r w:rsidRPr="00EE4024" w:rsidDel="00B15EBB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 xml:space="preserve">کنند. </w:t>
      </w:r>
      <w:r w:rsidRPr="00EE4024">
        <w:rPr>
          <w:rFonts w:cs="B Nazanin" w:hint="cs"/>
          <w:sz w:val="28"/>
          <w:szCs w:val="28"/>
          <w:rtl/>
        </w:rPr>
        <w:t>اکثر</w:t>
      </w:r>
      <w:del w:id="2353" w:author="Shokri" w:date="2019-11-10T01:28:00Z">
        <w:r w:rsidRPr="00EE4024" w:rsidDel="00B15EBB">
          <w:rPr>
            <w:rFonts w:cs="B Nazanin" w:hint="cs"/>
            <w:sz w:val="28"/>
            <w:szCs w:val="28"/>
            <w:rtl/>
          </w:rPr>
          <w:delText>یت</w:delText>
        </w:r>
      </w:del>
      <w:r w:rsidRPr="00EE4024">
        <w:rPr>
          <w:rFonts w:cs="B Nazanin"/>
          <w:sz w:val="28"/>
          <w:szCs w:val="28"/>
          <w:rtl/>
        </w:rPr>
        <w:t xml:space="preserve"> آنها در ب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شکک</w:t>
      </w:r>
      <w:r w:rsidRPr="00EE4024">
        <w:rPr>
          <w:rFonts w:cs="B Nazanin"/>
          <w:sz w:val="28"/>
          <w:szCs w:val="28"/>
          <w:rtl/>
        </w:rPr>
        <w:t xml:space="preserve"> و اوش </w:t>
      </w:r>
      <w:ins w:id="2354" w:author="Shokri" w:date="2019-11-10T01:28:00Z">
        <w:r w:rsidR="00B15EBB">
          <w:rPr>
            <w:rFonts w:cs="B Nazanin" w:hint="cs"/>
            <w:sz w:val="28"/>
            <w:szCs w:val="28"/>
            <w:rtl/>
          </w:rPr>
          <w:t>هستند</w:t>
        </w:r>
      </w:ins>
      <w:del w:id="2355" w:author="Shokri" w:date="2019-11-10T01:28:00Z">
        <w:r w:rsidRPr="00EE4024" w:rsidDel="00B15EBB">
          <w:rPr>
            <w:rFonts w:cs="B Nazanin" w:hint="cs"/>
            <w:sz w:val="28"/>
            <w:szCs w:val="28"/>
            <w:rtl/>
          </w:rPr>
          <w:delText>می باشند</w:delText>
        </w:r>
      </w:del>
      <w:r w:rsidRPr="00EE4024">
        <w:rPr>
          <w:rFonts w:cs="B Nazanin"/>
          <w:sz w:val="28"/>
          <w:szCs w:val="28"/>
          <w:rtl/>
        </w:rPr>
        <w:t>. بق</w:t>
      </w:r>
      <w:r w:rsidRPr="00EE4024">
        <w:rPr>
          <w:rFonts w:cs="B Nazanin" w:hint="cs"/>
          <w:sz w:val="28"/>
          <w:szCs w:val="28"/>
          <w:rtl/>
        </w:rPr>
        <w:t>ی</w:t>
      </w:r>
      <w:ins w:id="2356" w:author="Shokri" w:date="2019-11-10T01:28:00Z">
        <w:r w:rsidR="00B15EBB">
          <w:rPr>
            <w:rFonts w:cs="B Nazanin" w:hint="cs"/>
            <w:sz w:val="28"/>
            <w:szCs w:val="28"/>
            <w:rtl/>
          </w:rPr>
          <w:t>ۀ</w:t>
        </w:r>
      </w:ins>
      <w:del w:id="2357" w:author="Shokri" w:date="2019-11-10T01:28:00Z">
        <w:r w:rsidRPr="00EE4024" w:rsidDel="00B15EBB">
          <w:rPr>
            <w:rFonts w:cs="B Nazanin" w:hint="eastAsia"/>
            <w:sz w:val="28"/>
            <w:szCs w:val="28"/>
            <w:rtl/>
          </w:rPr>
          <w:delText>ه</w:delText>
        </w:r>
      </w:del>
      <w:r w:rsidRPr="00EE4024">
        <w:rPr>
          <w:rFonts w:cs="B Nazanin"/>
          <w:sz w:val="28"/>
          <w:szCs w:val="28"/>
          <w:rtl/>
        </w:rPr>
        <w:t xml:space="preserve"> سازمان</w:t>
      </w:r>
      <w:ins w:id="2358" w:author="Shokri" w:date="2019-11-10T01:28:00Z">
        <w:r w:rsidR="00B15EBB">
          <w:rPr>
            <w:rFonts w:cs="B Nazanin" w:hint="cs"/>
            <w:sz w:val="28"/>
            <w:szCs w:val="28"/>
            <w:rtl/>
          </w:rPr>
          <w:t>‌</w:t>
        </w:r>
      </w:ins>
      <w:del w:id="2359" w:author="Shokri" w:date="2019-11-10T01:28:00Z">
        <w:r w:rsidRPr="00EE4024" w:rsidDel="00B15EBB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ها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غ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ر</w:t>
      </w:r>
      <w:del w:id="2360" w:author="Shokri" w:date="2019-11-10T01:28:00Z">
        <w:r w:rsidRPr="00EE4024" w:rsidDel="00B15EBB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دولت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در انتظار هستند </w:t>
      </w:r>
      <w:r w:rsidRPr="00EE4024">
        <w:rPr>
          <w:rFonts w:cs="B Nazanin" w:hint="cs"/>
          <w:sz w:val="28"/>
          <w:szCs w:val="28"/>
          <w:rtl/>
        </w:rPr>
        <w:t>و</w:t>
      </w:r>
      <w:del w:id="2361" w:author="Shokri" w:date="2019-11-10T01:28:00Z">
        <w:r w:rsidRPr="00EE4024" w:rsidDel="00B15EBB">
          <w:rPr>
            <w:rFonts w:cs="B Nazanin"/>
            <w:sz w:val="28"/>
            <w:szCs w:val="28"/>
            <w:rtl/>
          </w:rPr>
          <w:delText xml:space="preserve"> ام</w:delText>
        </w:r>
        <w:r w:rsidRPr="00EE4024" w:rsidDel="00B15EBB">
          <w:rPr>
            <w:rFonts w:cs="B Nazanin" w:hint="cs"/>
            <w:sz w:val="28"/>
            <w:szCs w:val="28"/>
            <w:rtl/>
          </w:rPr>
          <w:delText>ی</w:delText>
        </w:r>
        <w:r w:rsidRPr="00EE4024" w:rsidDel="00B15EBB">
          <w:rPr>
            <w:rFonts w:cs="B Nazanin" w:hint="eastAsia"/>
            <w:sz w:val="28"/>
            <w:szCs w:val="28"/>
            <w:rtl/>
          </w:rPr>
          <w:delText>د</w:delText>
        </w:r>
      </w:del>
      <w:r w:rsidRPr="00EE4024">
        <w:rPr>
          <w:rFonts w:cs="B Nazanin"/>
          <w:sz w:val="28"/>
          <w:szCs w:val="28"/>
          <w:rtl/>
        </w:rPr>
        <w:t xml:space="preserve"> به در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افت</w:t>
      </w:r>
      <w:r w:rsidRPr="00EE4024">
        <w:rPr>
          <w:rFonts w:cs="B Nazanin"/>
          <w:sz w:val="28"/>
          <w:szCs w:val="28"/>
          <w:rtl/>
        </w:rPr>
        <w:t xml:space="preserve"> کمک</w:t>
      </w:r>
      <w:ins w:id="2362" w:author="Shokri" w:date="2019-11-10T01:28:00Z">
        <w:r w:rsidR="00B15EBB">
          <w:rPr>
            <w:rFonts w:cs="B Nazanin" w:hint="cs"/>
            <w:sz w:val="28"/>
            <w:szCs w:val="28"/>
            <w:rtl/>
          </w:rPr>
          <w:t>‌</w:t>
        </w:r>
      </w:ins>
      <w:del w:id="2363" w:author="Shokri" w:date="2019-11-10T01:28:00Z">
        <w:r w:rsidRPr="00EE4024" w:rsidDel="00B15EBB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ها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جد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د</w:t>
      </w:r>
      <w:del w:id="2364" w:author="Shokri" w:date="2019-11-10T01:28:00Z">
        <w:r w:rsidRPr="00EE4024" w:rsidDel="00B15EBB">
          <w:rPr>
            <w:rFonts w:cs="B Nazanin"/>
            <w:sz w:val="28"/>
            <w:szCs w:val="28"/>
            <w:rtl/>
          </w:rPr>
          <w:delText xml:space="preserve"> و</w:delText>
        </w:r>
      </w:del>
      <w:r w:rsidRPr="00EE4024">
        <w:rPr>
          <w:rFonts w:cs="B Nazanin"/>
          <w:sz w:val="28"/>
          <w:szCs w:val="28"/>
          <w:rtl/>
        </w:rPr>
        <w:t xml:space="preserve"> 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ا</w:t>
      </w:r>
      <w:r w:rsidRPr="00EE4024">
        <w:rPr>
          <w:rFonts w:cs="B Nazanin"/>
          <w:sz w:val="28"/>
          <w:szCs w:val="28"/>
          <w:rtl/>
        </w:rPr>
        <w:t xml:space="preserve"> استفاده از </w:t>
      </w:r>
      <w:r w:rsidRPr="00EE4024">
        <w:rPr>
          <w:rFonts w:cs="B Nazanin" w:hint="eastAsia"/>
          <w:sz w:val="28"/>
          <w:szCs w:val="28"/>
          <w:rtl/>
        </w:rPr>
        <w:t>وضع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ت</w:t>
      </w:r>
      <w:r w:rsidRPr="00EE4024">
        <w:rPr>
          <w:rFonts w:cs="B Nazanin"/>
          <w:sz w:val="28"/>
          <w:szCs w:val="28"/>
          <w:rtl/>
        </w:rPr>
        <w:t xml:space="preserve"> قانون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خود برا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کسب درآمد از فعال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ت</w:t>
      </w:r>
      <w:ins w:id="2365" w:author="Shokri" w:date="2019-11-10T01:28:00Z">
        <w:r w:rsidR="00B15EBB">
          <w:rPr>
            <w:rFonts w:cs="B Nazanin" w:hint="cs"/>
            <w:sz w:val="28"/>
            <w:szCs w:val="28"/>
            <w:rtl/>
          </w:rPr>
          <w:t>‌</w:t>
        </w:r>
      </w:ins>
      <w:del w:id="2366" w:author="Shokri" w:date="2019-11-10T01:28:00Z">
        <w:r w:rsidRPr="00EE4024" w:rsidDel="00B15EBB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ها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خود</w:t>
      </w:r>
      <w:ins w:id="2367" w:author="Shokri" w:date="2019-11-10T01:28:00Z">
        <w:r w:rsidR="00B15EBB">
          <w:rPr>
            <w:rFonts w:cs="B Nazanin" w:hint="cs"/>
            <w:sz w:val="28"/>
            <w:szCs w:val="28"/>
            <w:rtl/>
          </w:rPr>
          <w:t xml:space="preserve"> امید</w:t>
        </w:r>
      </w:ins>
      <w:r w:rsidRPr="00EE4024">
        <w:rPr>
          <w:rFonts w:cs="B Nazanin"/>
          <w:sz w:val="28"/>
          <w:szCs w:val="28"/>
          <w:rtl/>
        </w:rPr>
        <w:t xml:space="preserve"> دارند.عل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رغم </w:t>
      </w:r>
      <w:r w:rsidRPr="00EE4024">
        <w:rPr>
          <w:rFonts w:cs="B Nazanin" w:hint="cs"/>
          <w:sz w:val="28"/>
          <w:szCs w:val="28"/>
          <w:rtl/>
        </w:rPr>
        <w:t>وجود</w:t>
      </w:r>
      <w:r w:rsidRPr="00EE4024">
        <w:rPr>
          <w:rFonts w:cs="B Nazanin"/>
          <w:sz w:val="28"/>
          <w:szCs w:val="28"/>
          <w:rtl/>
        </w:rPr>
        <w:t xml:space="preserve"> س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ستم</w:t>
      </w:r>
      <w:ins w:id="2368" w:author="Shokri" w:date="2019-11-10T01:29:00Z">
        <w:r w:rsidR="00B15EBB">
          <w:rPr>
            <w:rFonts w:cs="B Nazanin" w:hint="cs"/>
            <w:sz w:val="28"/>
            <w:szCs w:val="28"/>
            <w:rtl/>
          </w:rPr>
          <w:t>‌</w:t>
        </w:r>
      </w:ins>
      <w:del w:id="2369" w:author="Shokri" w:date="2019-11-10T01:29:00Z">
        <w:r w:rsidRPr="00EE4024" w:rsidDel="00B15EBB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</w:rPr>
        <w:t>های</w:t>
      </w:r>
      <w:r w:rsidRPr="00EE4024">
        <w:rPr>
          <w:rFonts w:cs="B Nazanin"/>
          <w:sz w:val="28"/>
          <w:szCs w:val="28"/>
          <w:rtl/>
        </w:rPr>
        <w:t xml:space="preserve"> توسعه</w:t>
      </w:r>
      <w:ins w:id="2370" w:author="Shokri" w:date="2019-11-10T01:29:00Z">
        <w:r w:rsidR="00B15EBB">
          <w:rPr>
            <w:rFonts w:cs="B Nazanin" w:hint="cs"/>
            <w:sz w:val="28"/>
            <w:szCs w:val="28"/>
            <w:rtl/>
          </w:rPr>
          <w:t>‌</w:t>
        </w:r>
      </w:ins>
      <w:del w:id="2371" w:author="Shokri" w:date="2019-11-10T01:29:00Z">
        <w:r w:rsidRPr="00EE4024" w:rsidDel="00B15EBB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افته</w:t>
      </w:r>
      <w:r w:rsidRPr="00EE4024">
        <w:rPr>
          <w:rFonts w:cs="B Nazanin"/>
          <w:sz w:val="28"/>
          <w:szCs w:val="28"/>
          <w:rtl/>
        </w:rPr>
        <w:t xml:space="preserve"> </w:t>
      </w:r>
      <w:ins w:id="2372" w:author="Shokri" w:date="2019-11-10T01:29:00Z">
        <w:r w:rsidR="00B15EBB">
          <w:rPr>
            <w:rFonts w:cs="B Nazanin" w:hint="cs"/>
            <w:sz w:val="28"/>
            <w:szCs w:val="28"/>
            <w:rtl/>
          </w:rPr>
          <w:t>«</w:t>
        </w:r>
      </w:ins>
      <w:del w:id="2373" w:author="Shokri" w:date="2019-11-10T01:29:00Z">
        <w:r w:rsidRPr="00EE4024" w:rsidDel="00B15EBB">
          <w:rPr>
            <w:rFonts w:cs="B Nazanin"/>
            <w:sz w:val="28"/>
            <w:szCs w:val="28"/>
            <w:rtl/>
          </w:rPr>
          <w:delText>"</w:delText>
        </w:r>
      </w:del>
      <w:r w:rsidRPr="00EE4024">
        <w:rPr>
          <w:rFonts w:cs="B Nazanin"/>
          <w:sz w:val="28"/>
          <w:szCs w:val="28"/>
          <w:rtl/>
        </w:rPr>
        <w:t>قدرت نرم</w:t>
      </w:r>
      <w:ins w:id="2374" w:author="Shokri" w:date="2019-11-10T01:29:00Z">
        <w:r w:rsidR="00B15EBB">
          <w:rPr>
            <w:rFonts w:cs="B Nazanin" w:hint="cs"/>
            <w:sz w:val="28"/>
            <w:szCs w:val="28"/>
            <w:rtl/>
          </w:rPr>
          <w:t>»</w:t>
        </w:r>
      </w:ins>
      <w:del w:id="2375" w:author="Shokri" w:date="2019-11-10T01:29:00Z">
        <w:r w:rsidRPr="00EE4024" w:rsidDel="00B15EBB">
          <w:rPr>
            <w:rFonts w:cs="B Nazanin"/>
            <w:sz w:val="28"/>
            <w:szCs w:val="28"/>
            <w:rtl/>
          </w:rPr>
          <w:delText>"</w:delText>
        </w:r>
      </w:del>
      <w:r w:rsidRPr="00EE4024">
        <w:rPr>
          <w:rFonts w:cs="B Nazanin"/>
          <w:sz w:val="28"/>
          <w:szCs w:val="28"/>
          <w:rtl/>
        </w:rPr>
        <w:t xml:space="preserve"> </w:t>
      </w:r>
      <w:r w:rsidRPr="00EE4024">
        <w:rPr>
          <w:rFonts w:cs="B Nazanin" w:hint="cs"/>
          <w:sz w:val="28"/>
          <w:szCs w:val="28"/>
          <w:rtl/>
        </w:rPr>
        <w:t xml:space="preserve">در </w:t>
      </w:r>
      <w:r w:rsidRPr="00EE4024">
        <w:rPr>
          <w:rFonts w:cs="B Nazanin"/>
          <w:sz w:val="28"/>
          <w:szCs w:val="28"/>
          <w:rtl/>
        </w:rPr>
        <w:t>ساختارها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مختلف دولت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در قرق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زستان</w:t>
      </w:r>
      <w:r w:rsidRPr="00EE4024">
        <w:rPr>
          <w:rFonts w:cs="B Nazanin"/>
          <w:sz w:val="28"/>
          <w:szCs w:val="28"/>
          <w:rtl/>
        </w:rPr>
        <w:t>، مشاهده م</w:t>
      </w:r>
      <w:r w:rsidRPr="00EE4024">
        <w:rPr>
          <w:rFonts w:cs="B Nazanin" w:hint="cs"/>
          <w:sz w:val="28"/>
          <w:szCs w:val="28"/>
          <w:rtl/>
        </w:rPr>
        <w:t>ی</w:t>
      </w:r>
      <w:ins w:id="2376" w:author="Shokri" w:date="2019-11-10T01:29:00Z">
        <w:r w:rsidR="00B15EBB">
          <w:rPr>
            <w:rFonts w:cs="B Nazanin" w:hint="cs"/>
            <w:sz w:val="28"/>
            <w:szCs w:val="28"/>
            <w:rtl/>
          </w:rPr>
          <w:t>‌</w:t>
        </w:r>
      </w:ins>
      <w:del w:id="2377" w:author="Shokri" w:date="2019-11-10T01:29:00Z">
        <w:r w:rsidRPr="00EE4024" w:rsidDel="00B15EBB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کن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م</w:t>
      </w:r>
      <w:r w:rsidRPr="00EE4024">
        <w:rPr>
          <w:rFonts w:cs="B Nazanin"/>
          <w:sz w:val="28"/>
          <w:szCs w:val="28"/>
          <w:rtl/>
        </w:rPr>
        <w:t xml:space="preserve"> که ساختار</w:t>
      </w:r>
      <w:r w:rsidRPr="00EE4024">
        <w:rPr>
          <w:rFonts w:cs="B Nazanin" w:hint="cs"/>
          <w:sz w:val="28"/>
          <w:szCs w:val="28"/>
          <w:rtl/>
        </w:rPr>
        <w:t xml:space="preserve">های </w:t>
      </w:r>
      <w:r w:rsidRPr="00EE4024">
        <w:rPr>
          <w:rFonts w:cs="B Nazanin"/>
          <w:sz w:val="28"/>
          <w:szCs w:val="28"/>
          <w:rtl/>
        </w:rPr>
        <w:t>قب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له</w:t>
      </w:r>
      <w:ins w:id="2378" w:author="Shokri" w:date="2019-11-10T01:29:00Z">
        <w:r w:rsidR="00B15EBB">
          <w:rPr>
            <w:rFonts w:cs="B Nazanin" w:hint="cs"/>
            <w:sz w:val="28"/>
            <w:szCs w:val="28"/>
            <w:rtl/>
          </w:rPr>
          <w:t>‌</w:t>
        </w:r>
      </w:ins>
      <w:del w:id="2379" w:author="Shokri" w:date="2019-11-10T01:29:00Z">
        <w:r w:rsidRPr="00EE4024" w:rsidDel="00B15EBB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</w:rPr>
        <w:t>ای</w:t>
      </w:r>
      <w:r w:rsidRPr="00EE4024">
        <w:rPr>
          <w:rFonts w:cs="B Nazanin"/>
          <w:sz w:val="28"/>
          <w:szCs w:val="28"/>
          <w:rtl/>
        </w:rPr>
        <w:t xml:space="preserve"> با استفاده از منابع انسان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و مال</w:t>
      </w:r>
      <w:r w:rsidRPr="00EE4024">
        <w:rPr>
          <w:rFonts w:cs="B Nazanin" w:hint="cs"/>
          <w:sz w:val="28"/>
          <w:szCs w:val="28"/>
          <w:rtl/>
        </w:rPr>
        <w:t>ی  به</w:t>
      </w:r>
      <w:ins w:id="2380" w:author="Shokri" w:date="2019-11-10T01:29:00Z">
        <w:r w:rsidR="00B15EBB">
          <w:rPr>
            <w:rFonts w:cs="B Nazanin" w:hint="cs"/>
            <w:sz w:val="28"/>
            <w:szCs w:val="28"/>
            <w:rtl/>
          </w:rPr>
          <w:t>‌</w:t>
        </w:r>
      </w:ins>
      <w:del w:id="2381" w:author="Shokri" w:date="2019-11-10T01:29:00Z">
        <w:r w:rsidRPr="00EE4024" w:rsidDel="00B15EBB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EE4024">
        <w:rPr>
          <w:rFonts w:cs="B Nazanin" w:hint="cs"/>
          <w:sz w:val="28"/>
          <w:szCs w:val="28"/>
          <w:rtl/>
        </w:rPr>
        <w:t xml:space="preserve">طور </w:t>
      </w:r>
      <w:r w:rsidRPr="00EE4024">
        <w:rPr>
          <w:rFonts w:cs="B Nazanin"/>
          <w:sz w:val="28"/>
          <w:szCs w:val="28"/>
          <w:rtl/>
        </w:rPr>
        <w:t>س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ستمات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ک</w:t>
      </w:r>
      <w:r w:rsidRPr="00EE4024">
        <w:rPr>
          <w:rFonts w:cs="B Nazanin"/>
          <w:sz w:val="28"/>
          <w:szCs w:val="28"/>
          <w:rtl/>
        </w:rPr>
        <w:t xml:space="preserve"> تغ</w:t>
      </w:r>
      <w:r w:rsidRPr="00EE4024">
        <w:rPr>
          <w:rFonts w:cs="B Nazanin" w:hint="cs"/>
          <w:sz w:val="28"/>
          <w:szCs w:val="28"/>
          <w:rtl/>
        </w:rPr>
        <w:t>یی</w:t>
      </w:r>
      <w:r w:rsidRPr="00EE4024">
        <w:rPr>
          <w:rFonts w:cs="B Nazanin" w:hint="eastAsia"/>
          <w:sz w:val="28"/>
          <w:szCs w:val="28"/>
          <w:rtl/>
        </w:rPr>
        <w:t>ر</w:t>
      </w:r>
      <w:r w:rsidRPr="00EE4024">
        <w:rPr>
          <w:rFonts w:cs="B Nazanin"/>
          <w:sz w:val="28"/>
          <w:szCs w:val="28"/>
          <w:rtl/>
        </w:rPr>
        <w:t xml:space="preserve"> نم</w:t>
      </w:r>
      <w:r w:rsidRPr="00EE4024">
        <w:rPr>
          <w:rFonts w:cs="B Nazanin" w:hint="cs"/>
          <w:sz w:val="28"/>
          <w:szCs w:val="28"/>
          <w:rtl/>
        </w:rPr>
        <w:t>ی</w:t>
      </w:r>
      <w:ins w:id="2382" w:author="Shokri" w:date="2019-11-10T01:29:00Z">
        <w:r w:rsidR="00B15EBB">
          <w:rPr>
            <w:rFonts w:cs="B Nazanin" w:hint="cs"/>
            <w:sz w:val="28"/>
            <w:szCs w:val="28"/>
            <w:rtl/>
          </w:rPr>
          <w:t>‌</w:t>
        </w:r>
      </w:ins>
      <w:del w:id="2383" w:author="Shokri" w:date="2019-11-10T01:29:00Z">
        <w:r w:rsidRPr="00EE4024" w:rsidDel="00B15EBB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کند.</w:t>
      </w:r>
    </w:p>
    <w:p w:rsidR="00D30A41" w:rsidRPr="004C5796" w:rsidRDefault="008C39F1" w:rsidP="00C23BCA">
      <w:pPr>
        <w:bidi/>
        <w:jc w:val="both"/>
        <w:rPr>
          <w:rFonts w:cs="B Nazanin"/>
          <w:sz w:val="28"/>
          <w:szCs w:val="28"/>
          <w:rtl/>
        </w:rPr>
      </w:pPr>
      <w:r w:rsidRPr="004C5796">
        <w:rPr>
          <w:rFonts w:cs="B Nazanin" w:hint="cs"/>
          <w:sz w:val="28"/>
          <w:szCs w:val="28"/>
          <w:rtl/>
        </w:rPr>
        <w:t xml:space="preserve">ولی آنچه </w:t>
      </w:r>
      <w:r w:rsidR="00D30A41" w:rsidRPr="004C5796">
        <w:rPr>
          <w:rFonts w:cs="B Nazanin"/>
          <w:sz w:val="28"/>
          <w:szCs w:val="28"/>
          <w:rtl/>
        </w:rPr>
        <w:t>در قرق</w:t>
      </w:r>
      <w:r w:rsidR="00D30A41" w:rsidRPr="004C5796">
        <w:rPr>
          <w:rFonts w:cs="B Nazanin" w:hint="cs"/>
          <w:sz w:val="28"/>
          <w:szCs w:val="28"/>
          <w:rtl/>
        </w:rPr>
        <w:t>ی</w:t>
      </w:r>
      <w:r w:rsidR="00D30A41" w:rsidRPr="004C5796">
        <w:rPr>
          <w:rFonts w:cs="B Nazanin" w:hint="eastAsia"/>
          <w:sz w:val="28"/>
          <w:szCs w:val="28"/>
          <w:rtl/>
        </w:rPr>
        <w:t>زستان</w:t>
      </w:r>
      <w:r w:rsidRPr="004C5796">
        <w:rPr>
          <w:rFonts w:cs="B Nazanin" w:hint="cs"/>
          <w:sz w:val="28"/>
          <w:szCs w:val="28"/>
          <w:rtl/>
        </w:rPr>
        <w:t xml:space="preserve"> شاهد هستیم در واقع بازگشت به ساختارهای قدیمی است که بدترین شکل و وا</w:t>
      </w:r>
      <w:r w:rsidRPr="00747C93">
        <w:rPr>
          <w:rFonts w:cs="B Nazanin" w:hint="eastAsia"/>
          <w:sz w:val="28"/>
          <w:szCs w:val="28"/>
          <w:highlight w:val="yellow"/>
          <w:rtl/>
          <w:rPrChange w:id="2384" w:author="Shokri" w:date="2019-11-10T01:29:00Z">
            <w:rPr>
              <w:rFonts w:cs="B Nazanin" w:hint="eastAsia"/>
              <w:sz w:val="28"/>
              <w:szCs w:val="28"/>
              <w:rtl/>
            </w:rPr>
          </w:rPrChange>
        </w:rPr>
        <w:t>ر</w:t>
      </w:r>
      <w:r w:rsidRPr="00747C93">
        <w:rPr>
          <w:rFonts w:cs="B Nazanin" w:hint="cs"/>
          <w:sz w:val="28"/>
          <w:szCs w:val="28"/>
          <w:highlight w:val="yellow"/>
          <w:rtl/>
          <w:rPrChange w:id="2385" w:author="Shokri" w:date="2019-11-10T01:29:00Z">
            <w:rPr>
              <w:rFonts w:cs="B Nazanin" w:hint="cs"/>
              <w:sz w:val="28"/>
              <w:szCs w:val="28"/>
              <w:rtl/>
            </w:rPr>
          </w:rPrChange>
        </w:rPr>
        <w:t>ی</w:t>
      </w:r>
      <w:r w:rsidRPr="00747C93">
        <w:rPr>
          <w:rFonts w:cs="B Nazanin" w:hint="eastAsia"/>
          <w:sz w:val="28"/>
          <w:szCs w:val="28"/>
          <w:highlight w:val="yellow"/>
          <w:rtl/>
          <w:rPrChange w:id="2386" w:author="Shokri" w:date="2019-11-10T01:29:00Z">
            <w:rPr>
              <w:rFonts w:cs="B Nazanin" w:hint="eastAsia"/>
              <w:sz w:val="28"/>
              <w:szCs w:val="28"/>
              <w:rtl/>
            </w:rPr>
          </w:rPrChange>
        </w:rPr>
        <w:t>ان</w:t>
      </w:r>
      <w:r w:rsidRPr="004C5796">
        <w:rPr>
          <w:rFonts w:cs="B Nazanin" w:hint="cs"/>
          <w:sz w:val="28"/>
          <w:szCs w:val="28"/>
          <w:rtl/>
        </w:rPr>
        <w:t>ت آن</w:t>
      </w:r>
      <w:del w:id="2387" w:author="Shokri" w:date="2019-11-10T01:29:00Z">
        <w:r w:rsidRPr="004C5796" w:rsidDel="00747C93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D30A41" w:rsidRPr="004C5796">
        <w:rPr>
          <w:rFonts w:cs="B Nazanin" w:hint="eastAsia"/>
          <w:sz w:val="28"/>
          <w:szCs w:val="28"/>
          <w:rtl/>
        </w:rPr>
        <w:t>،</w:t>
      </w:r>
      <w:r w:rsidR="00D30A41" w:rsidRPr="004C5796">
        <w:rPr>
          <w:rFonts w:cs="B Nazanin"/>
          <w:sz w:val="28"/>
          <w:szCs w:val="28"/>
          <w:rtl/>
        </w:rPr>
        <w:t xml:space="preserve"> </w:t>
      </w:r>
      <w:r w:rsidRPr="004C5796">
        <w:rPr>
          <w:rFonts w:cs="B Nazanin" w:hint="cs"/>
          <w:sz w:val="28"/>
          <w:szCs w:val="28"/>
          <w:rtl/>
        </w:rPr>
        <w:t xml:space="preserve">طرد و </w:t>
      </w:r>
      <w:r w:rsidR="00D30A41" w:rsidRPr="004C5796">
        <w:rPr>
          <w:rFonts w:cs="B Nazanin"/>
          <w:sz w:val="28"/>
          <w:szCs w:val="28"/>
          <w:rtl/>
        </w:rPr>
        <w:t>حاش</w:t>
      </w:r>
      <w:r w:rsidR="00D30A41" w:rsidRPr="004C5796">
        <w:rPr>
          <w:rFonts w:cs="B Nazanin" w:hint="cs"/>
          <w:sz w:val="28"/>
          <w:szCs w:val="28"/>
          <w:rtl/>
        </w:rPr>
        <w:t>ی</w:t>
      </w:r>
      <w:r w:rsidR="00D30A41" w:rsidRPr="004C5796">
        <w:rPr>
          <w:rFonts w:cs="B Nazanin" w:hint="eastAsia"/>
          <w:sz w:val="28"/>
          <w:szCs w:val="28"/>
          <w:rtl/>
        </w:rPr>
        <w:t>ه</w:t>
      </w:r>
      <w:ins w:id="2388" w:author="Shokri" w:date="2019-11-10T01:30:00Z">
        <w:r w:rsidR="00747C93">
          <w:rPr>
            <w:rFonts w:cs="B Nazanin" w:hint="cs"/>
            <w:sz w:val="28"/>
            <w:szCs w:val="28"/>
            <w:rtl/>
          </w:rPr>
          <w:t>‌</w:t>
        </w:r>
      </w:ins>
      <w:del w:id="2389" w:author="Shokri" w:date="2019-11-10T01:30:00Z">
        <w:r w:rsidR="00D30A41" w:rsidRPr="004C5796" w:rsidDel="00747C93">
          <w:rPr>
            <w:rFonts w:cs="B Nazanin"/>
            <w:sz w:val="28"/>
            <w:szCs w:val="28"/>
            <w:rtl/>
          </w:rPr>
          <w:delText xml:space="preserve"> </w:delText>
        </w:r>
      </w:del>
      <w:r w:rsidR="00D30A41" w:rsidRPr="004C5796">
        <w:rPr>
          <w:rFonts w:cs="B Nazanin"/>
          <w:sz w:val="28"/>
          <w:szCs w:val="28"/>
          <w:rtl/>
        </w:rPr>
        <w:t>ساز</w:t>
      </w:r>
      <w:r w:rsidR="00D30A41" w:rsidRPr="004C5796">
        <w:rPr>
          <w:rFonts w:cs="B Nazanin" w:hint="cs"/>
          <w:sz w:val="28"/>
          <w:szCs w:val="28"/>
          <w:rtl/>
        </w:rPr>
        <w:t>ی</w:t>
      </w:r>
      <w:r w:rsidRPr="004C5796">
        <w:rPr>
          <w:rFonts w:cs="B Nazanin"/>
          <w:sz w:val="28"/>
          <w:szCs w:val="28"/>
          <w:rtl/>
        </w:rPr>
        <w:t xml:space="preserve"> جامعه و</w:t>
      </w:r>
      <w:r w:rsidR="00D30A41" w:rsidRPr="004C5796">
        <w:rPr>
          <w:rFonts w:cs="B Nazanin"/>
          <w:sz w:val="28"/>
          <w:szCs w:val="28"/>
          <w:rtl/>
        </w:rPr>
        <w:t xml:space="preserve"> روابط اجتماع</w:t>
      </w:r>
      <w:r w:rsidR="00D30A41" w:rsidRPr="004C5796">
        <w:rPr>
          <w:rFonts w:cs="B Nazanin" w:hint="cs"/>
          <w:sz w:val="28"/>
          <w:szCs w:val="28"/>
          <w:rtl/>
        </w:rPr>
        <w:t xml:space="preserve">ی به </w:t>
      </w:r>
      <w:r w:rsidR="00D30A41" w:rsidRPr="004C5796">
        <w:rPr>
          <w:rFonts w:cs="B Nazanin"/>
          <w:sz w:val="28"/>
          <w:szCs w:val="28"/>
          <w:rtl/>
        </w:rPr>
        <w:t>بدتر</w:t>
      </w:r>
      <w:r w:rsidR="00D30A41" w:rsidRPr="004C5796">
        <w:rPr>
          <w:rFonts w:cs="B Nazanin" w:hint="cs"/>
          <w:sz w:val="28"/>
          <w:szCs w:val="28"/>
          <w:rtl/>
        </w:rPr>
        <w:t>ی</w:t>
      </w:r>
      <w:r w:rsidR="00D30A41" w:rsidRPr="004C5796">
        <w:rPr>
          <w:rFonts w:cs="B Nazanin" w:hint="eastAsia"/>
          <w:sz w:val="28"/>
          <w:szCs w:val="28"/>
          <w:rtl/>
        </w:rPr>
        <w:t>ن</w:t>
      </w:r>
      <w:r w:rsidR="00D30A41" w:rsidRPr="004C5796">
        <w:rPr>
          <w:rFonts w:cs="B Nazanin"/>
          <w:sz w:val="28"/>
          <w:szCs w:val="28"/>
          <w:rtl/>
        </w:rPr>
        <w:t xml:space="preserve"> حالت</w:t>
      </w:r>
      <w:r w:rsidR="00C23BCA" w:rsidRPr="004C5796">
        <w:rPr>
          <w:rFonts w:cs="B Nazanin" w:hint="cs"/>
          <w:sz w:val="28"/>
          <w:szCs w:val="28"/>
          <w:rtl/>
        </w:rPr>
        <w:t xml:space="preserve"> خود </w:t>
      </w:r>
      <w:ins w:id="2390" w:author="Shokri" w:date="2019-11-10T01:30:00Z">
        <w:r w:rsidR="00747C93">
          <w:rPr>
            <w:rFonts w:cs="B Nazanin" w:hint="cs"/>
            <w:sz w:val="28"/>
            <w:szCs w:val="28"/>
            <w:rtl/>
          </w:rPr>
          <w:t>است</w:t>
        </w:r>
      </w:ins>
      <w:del w:id="2391" w:author="Shokri" w:date="2019-11-10T01:30:00Z">
        <w:r w:rsidR="00C23BCA" w:rsidRPr="004C5796" w:rsidDel="00747C93">
          <w:rPr>
            <w:rFonts w:cs="B Nazanin" w:hint="cs"/>
            <w:sz w:val="28"/>
            <w:szCs w:val="28"/>
            <w:rtl/>
          </w:rPr>
          <w:delText>می باشد.</w:delText>
        </w:r>
      </w:del>
      <w:r w:rsidR="00D30A41" w:rsidRPr="004C5796">
        <w:rPr>
          <w:rFonts w:cs="B Nazanin" w:hint="cs"/>
          <w:sz w:val="28"/>
          <w:szCs w:val="28"/>
          <w:rtl/>
        </w:rPr>
        <w:t xml:space="preserve">. </w:t>
      </w:r>
      <w:r w:rsidR="00D30A41" w:rsidRPr="004C5796">
        <w:rPr>
          <w:rFonts w:cs="B Nazanin"/>
          <w:sz w:val="28"/>
          <w:szCs w:val="28"/>
          <w:rtl/>
        </w:rPr>
        <w:t>بازگشت به ساختارها</w:t>
      </w:r>
      <w:r w:rsidR="00D30A41" w:rsidRPr="004C5796">
        <w:rPr>
          <w:rFonts w:cs="B Nazanin" w:hint="cs"/>
          <w:sz w:val="28"/>
          <w:szCs w:val="28"/>
          <w:rtl/>
        </w:rPr>
        <w:t>ی</w:t>
      </w:r>
      <w:r w:rsidR="00EC66DB">
        <w:rPr>
          <w:rFonts w:cs="B Nazanin" w:hint="cs"/>
          <w:sz w:val="28"/>
          <w:szCs w:val="28"/>
          <w:rtl/>
        </w:rPr>
        <w:t xml:space="preserve"> </w:t>
      </w:r>
      <w:r w:rsidR="00C23BCA" w:rsidRPr="004C5796">
        <w:rPr>
          <w:rFonts w:cs="B Nazanin" w:hint="cs"/>
          <w:sz w:val="28"/>
          <w:szCs w:val="28"/>
          <w:rtl/>
        </w:rPr>
        <w:t>قبیله</w:t>
      </w:r>
      <w:ins w:id="2392" w:author="Shokri" w:date="2019-11-10T01:30:00Z">
        <w:r w:rsidR="00747C93">
          <w:rPr>
            <w:rFonts w:cs="B Nazanin" w:hint="cs"/>
            <w:sz w:val="28"/>
            <w:szCs w:val="28"/>
            <w:rtl/>
          </w:rPr>
          <w:t>‌</w:t>
        </w:r>
      </w:ins>
      <w:del w:id="2393" w:author="Shokri" w:date="2019-11-10T01:30:00Z">
        <w:r w:rsidR="00C23BCA" w:rsidRPr="004C5796" w:rsidDel="00747C93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C23BCA" w:rsidRPr="004C5796">
        <w:rPr>
          <w:rFonts w:cs="B Nazanin" w:hint="cs"/>
          <w:sz w:val="28"/>
          <w:szCs w:val="28"/>
          <w:rtl/>
        </w:rPr>
        <w:t>ای</w:t>
      </w:r>
      <w:r w:rsidR="00D30A41" w:rsidRPr="004C5796">
        <w:rPr>
          <w:rFonts w:cs="B Nazanin"/>
          <w:sz w:val="28"/>
          <w:szCs w:val="28"/>
          <w:rtl/>
        </w:rPr>
        <w:t xml:space="preserve"> با ا</w:t>
      </w:r>
      <w:r w:rsidR="00D30A41" w:rsidRPr="004C5796">
        <w:rPr>
          <w:rFonts w:cs="B Nazanin" w:hint="cs"/>
          <w:sz w:val="28"/>
          <w:szCs w:val="28"/>
          <w:rtl/>
        </w:rPr>
        <w:t>ی</w:t>
      </w:r>
      <w:r w:rsidR="00D30A41" w:rsidRPr="004C5796">
        <w:rPr>
          <w:rFonts w:cs="B Nazanin" w:hint="eastAsia"/>
          <w:sz w:val="28"/>
          <w:szCs w:val="28"/>
          <w:rtl/>
        </w:rPr>
        <w:t>ن</w:t>
      </w:r>
      <w:r w:rsidR="00D30A41" w:rsidRPr="004C5796">
        <w:rPr>
          <w:rFonts w:cs="B Nazanin"/>
          <w:sz w:val="28"/>
          <w:szCs w:val="28"/>
          <w:rtl/>
        </w:rPr>
        <w:t xml:space="preserve"> واقع</w:t>
      </w:r>
      <w:r w:rsidR="00D30A41" w:rsidRPr="004C5796">
        <w:rPr>
          <w:rFonts w:cs="B Nazanin" w:hint="cs"/>
          <w:sz w:val="28"/>
          <w:szCs w:val="28"/>
          <w:rtl/>
        </w:rPr>
        <w:t>ی</w:t>
      </w:r>
      <w:r w:rsidR="00D30A41" w:rsidRPr="004C5796">
        <w:rPr>
          <w:rFonts w:cs="B Nazanin" w:hint="eastAsia"/>
          <w:sz w:val="28"/>
          <w:szCs w:val="28"/>
          <w:rtl/>
        </w:rPr>
        <w:t>ت</w:t>
      </w:r>
      <w:r w:rsidR="00D30A41" w:rsidRPr="004C5796">
        <w:rPr>
          <w:rFonts w:cs="B Nazanin"/>
          <w:sz w:val="28"/>
          <w:szCs w:val="28"/>
          <w:rtl/>
        </w:rPr>
        <w:t xml:space="preserve"> همراه است که ا</w:t>
      </w:r>
      <w:r w:rsidR="00D30A41" w:rsidRPr="004C5796">
        <w:rPr>
          <w:rFonts w:cs="B Nazanin" w:hint="cs"/>
          <w:sz w:val="28"/>
          <w:szCs w:val="28"/>
          <w:rtl/>
        </w:rPr>
        <w:t>ی</w:t>
      </w:r>
      <w:r w:rsidR="00D30A41" w:rsidRPr="004C5796">
        <w:rPr>
          <w:rFonts w:cs="B Nazanin" w:hint="eastAsia"/>
          <w:sz w:val="28"/>
          <w:szCs w:val="28"/>
          <w:rtl/>
        </w:rPr>
        <w:t>ن</w:t>
      </w:r>
      <w:r w:rsidR="00D30A41" w:rsidRPr="004C5796">
        <w:rPr>
          <w:rFonts w:cs="B Nazanin"/>
          <w:sz w:val="28"/>
          <w:szCs w:val="28"/>
          <w:rtl/>
        </w:rPr>
        <w:t xml:space="preserve"> ساختارها تنها به گروه</w:t>
      </w:r>
      <w:ins w:id="2394" w:author="Shokri" w:date="2019-11-10T01:30:00Z">
        <w:r w:rsidR="00747C93">
          <w:rPr>
            <w:rFonts w:cs="B Nazanin" w:hint="cs"/>
            <w:sz w:val="28"/>
            <w:szCs w:val="28"/>
            <w:rtl/>
          </w:rPr>
          <w:t>‌</w:t>
        </w:r>
      </w:ins>
      <w:del w:id="2395" w:author="Shokri" w:date="2019-11-10T01:30:00Z">
        <w:r w:rsidR="00D52C79" w:rsidRPr="004C5796" w:rsidDel="00747C93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D30A41" w:rsidRPr="004C5796">
        <w:rPr>
          <w:rFonts w:cs="B Nazanin"/>
          <w:sz w:val="28"/>
          <w:szCs w:val="28"/>
          <w:rtl/>
        </w:rPr>
        <w:t>ها</w:t>
      </w:r>
      <w:r w:rsidR="00D30A41" w:rsidRPr="004C5796">
        <w:rPr>
          <w:rFonts w:cs="B Nazanin" w:hint="cs"/>
          <w:sz w:val="28"/>
          <w:szCs w:val="28"/>
          <w:rtl/>
        </w:rPr>
        <w:t>ی</w:t>
      </w:r>
      <w:r w:rsidR="00C23BCA" w:rsidRPr="004C5796">
        <w:rPr>
          <w:rFonts w:cs="B Nazanin"/>
          <w:sz w:val="28"/>
          <w:szCs w:val="28"/>
          <w:rtl/>
        </w:rPr>
        <w:t xml:space="preserve"> </w:t>
      </w:r>
      <w:r w:rsidR="00C23BCA" w:rsidRPr="004C5796">
        <w:rPr>
          <w:rFonts w:cs="B Nazanin" w:hint="cs"/>
          <w:sz w:val="28"/>
          <w:szCs w:val="28"/>
          <w:rtl/>
        </w:rPr>
        <w:t>جداگانه و مخصوص</w:t>
      </w:r>
      <w:r w:rsidR="00D30A41" w:rsidRPr="004C5796">
        <w:rPr>
          <w:rFonts w:cs="B Nazanin"/>
          <w:sz w:val="28"/>
          <w:szCs w:val="28"/>
          <w:rtl/>
        </w:rPr>
        <w:t xml:space="preserve"> برا</w:t>
      </w:r>
      <w:r w:rsidR="00D30A41" w:rsidRPr="004C5796">
        <w:rPr>
          <w:rFonts w:cs="B Nazanin" w:hint="cs"/>
          <w:sz w:val="28"/>
          <w:szCs w:val="28"/>
          <w:rtl/>
        </w:rPr>
        <w:t>ی</w:t>
      </w:r>
      <w:r w:rsidR="00D30A41" w:rsidRPr="004C5796">
        <w:rPr>
          <w:rFonts w:cs="B Nazanin"/>
          <w:sz w:val="28"/>
          <w:szCs w:val="28"/>
          <w:rtl/>
        </w:rPr>
        <w:t xml:space="preserve"> زنده</w:t>
      </w:r>
      <w:ins w:id="2396" w:author="Shokri" w:date="2019-11-10T01:30:00Z">
        <w:r w:rsidR="00747C93">
          <w:rPr>
            <w:rFonts w:cs="B Nazanin" w:hint="cs"/>
            <w:sz w:val="28"/>
            <w:szCs w:val="28"/>
            <w:rtl/>
          </w:rPr>
          <w:t>‌</w:t>
        </w:r>
      </w:ins>
      <w:del w:id="2397" w:author="Shokri" w:date="2019-11-10T01:30:00Z">
        <w:r w:rsidR="00D30A41" w:rsidRPr="004C5796" w:rsidDel="00747C93">
          <w:rPr>
            <w:rFonts w:cs="B Nazanin"/>
            <w:sz w:val="28"/>
            <w:szCs w:val="28"/>
            <w:rtl/>
          </w:rPr>
          <w:delText xml:space="preserve"> </w:delText>
        </w:r>
      </w:del>
      <w:r w:rsidR="00D30A41" w:rsidRPr="004C5796">
        <w:rPr>
          <w:rFonts w:cs="B Nazanin"/>
          <w:sz w:val="28"/>
          <w:szCs w:val="28"/>
          <w:rtl/>
        </w:rPr>
        <w:t>ماندن کمک م</w:t>
      </w:r>
      <w:r w:rsidR="00D30A41" w:rsidRPr="004C5796">
        <w:rPr>
          <w:rFonts w:cs="B Nazanin" w:hint="cs"/>
          <w:sz w:val="28"/>
          <w:szCs w:val="28"/>
          <w:rtl/>
        </w:rPr>
        <w:t>ی</w:t>
      </w:r>
      <w:ins w:id="2398" w:author="Shokri" w:date="2019-11-10T01:30:00Z">
        <w:r w:rsidR="00747C93">
          <w:rPr>
            <w:rFonts w:cs="B Nazanin" w:hint="cs"/>
            <w:sz w:val="28"/>
            <w:szCs w:val="28"/>
            <w:rtl/>
          </w:rPr>
          <w:t>‌</w:t>
        </w:r>
      </w:ins>
      <w:del w:id="2399" w:author="Shokri" w:date="2019-11-10T01:30:00Z">
        <w:r w:rsidR="00D30A41" w:rsidRPr="004C5796" w:rsidDel="00747C93">
          <w:rPr>
            <w:rFonts w:cs="B Nazanin"/>
            <w:sz w:val="28"/>
            <w:szCs w:val="28"/>
            <w:rtl/>
          </w:rPr>
          <w:delText xml:space="preserve"> </w:delText>
        </w:r>
      </w:del>
      <w:r w:rsidR="00D30A41" w:rsidRPr="004C5796">
        <w:rPr>
          <w:rFonts w:cs="B Nazanin"/>
          <w:sz w:val="28"/>
          <w:szCs w:val="28"/>
          <w:rtl/>
        </w:rPr>
        <w:t xml:space="preserve">کنند، اما </w:t>
      </w:r>
      <w:r w:rsidR="00C23BCA" w:rsidRPr="004C5796">
        <w:rPr>
          <w:rFonts w:cs="B Nazanin" w:hint="cs"/>
          <w:sz w:val="28"/>
          <w:szCs w:val="28"/>
          <w:rtl/>
        </w:rPr>
        <w:t>آن عوامل بازداند</w:t>
      </w:r>
      <w:ins w:id="2400" w:author="Shokri" w:date="2019-11-10T01:30:00Z">
        <w:r w:rsidR="00747C93">
          <w:rPr>
            <w:rFonts w:cs="B Nazanin" w:hint="cs"/>
            <w:sz w:val="28"/>
            <w:szCs w:val="28"/>
            <w:rtl/>
          </w:rPr>
          <w:t>ۀ</w:t>
        </w:r>
      </w:ins>
      <w:del w:id="2401" w:author="Shokri" w:date="2019-11-10T01:30:00Z">
        <w:r w:rsidR="000B4DB3" w:rsidDel="00747C93">
          <w:rPr>
            <w:rFonts w:cs="B Nazanin" w:hint="cs"/>
            <w:sz w:val="28"/>
            <w:szCs w:val="28"/>
            <w:rtl/>
          </w:rPr>
          <w:delText>ه</w:delText>
        </w:r>
      </w:del>
      <w:r w:rsidR="000B4DB3">
        <w:rPr>
          <w:rFonts w:cs="B Nazanin" w:hint="cs"/>
          <w:sz w:val="28"/>
          <w:szCs w:val="28"/>
          <w:rtl/>
        </w:rPr>
        <w:t xml:space="preserve"> اخلاقی</w:t>
      </w:r>
      <w:ins w:id="2402" w:author="Shokri" w:date="2019-11-10T01:30:00Z">
        <w:r w:rsidR="00747C93">
          <w:rPr>
            <w:rFonts w:cs="B Nazanin" w:hint="cs"/>
            <w:sz w:val="28"/>
            <w:szCs w:val="28"/>
            <w:rtl/>
          </w:rPr>
          <w:t xml:space="preserve"> را ندارند</w:t>
        </w:r>
      </w:ins>
      <w:del w:id="2403" w:author="Shokri" w:date="2019-11-10T01:30:00Z">
        <w:r w:rsidR="000B4DB3" w:rsidDel="00747C93">
          <w:rPr>
            <w:rFonts w:cs="B Nazanin" w:hint="cs"/>
            <w:sz w:val="28"/>
            <w:szCs w:val="28"/>
            <w:rtl/>
          </w:rPr>
          <w:delText xml:space="preserve">  را ندارند</w:delText>
        </w:r>
      </w:del>
      <w:r w:rsidR="000B4DB3">
        <w:rPr>
          <w:rFonts w:cs="B Nazanin" w:hint="cs"/>
          <w:sz w:val="28"/>
          <w:szCs w:val="28"/>
          <w:rtl/>
        </w:rPr>
        <w:t xml:space="preserve"> که</w:t>
      </w:r>
      <w:r w:rsidR="00C23BCA" w:rsidRPr="004C5796">
        <w:rPr>
          <w:rFonts w:cs="B Nazanin" w:hint="cs"/>
          <w:sz w:val="28"/>
          <w:szCs w:val="28"/>
          <w:rtl/>
        </w:rPr>
        <w:t xml:space="preserve"> در یک جامع</w:t>
      </w:r>
      <w:del w:id="2404" w:author="Shokri" w:date="2019-11-10T01:30:00Z">
        <w:r w:rsidR="00C23BCA" w:rsidRPr="004C5796" w:rsidDel="00747C93">
          <w:rPr>
            <w:rFonts w:cs="B Nazanin" w:hint="cs"/>
            <w:sz w:val="28"/>
            <w:szCs w:val="28"/>
            <w:rtl/>
          </w:rPr>
          <w:delText>ه</w:delText>
        </w:r>
      </w:del>
      <w:r w:rsidR="00C23BCA" w:rsidRPr="004C5796">
        <w:rPr>
          <w:rFonts w:cs="B Nazanin" w:hint="cs"/>
          <w:sz w:val="28"/>
          <w:szCs w:val="28"/>
          <w:rtl/>
        </w:rPr>
        <w:t xml:space="preserve"> سنتی وجود دارد و باعث زنده</w:t>
      </w:r>
      <w:ins w:id="2405" w:author="Shokri" w:date="2019-11-10T01:31:00Z">
        <w:r w:rsidR="00747C93">
          <w:rPr>
            <w:rFonts w:cs="B Nazanin" w:hint="cs"/>
            <w:sz w:val="28"/>
            <w:szCs w:val="28"/>
            <w:rtl/>
          </w:rPr>
          <w:t>‌</w:t>
        </w:r>
      </w:ins>
      <w:del w:id="2406" w:author="Shokri" w:date="2019-11-10T01:31:00Z">
        <w:r w:rsidR="00C23BCA" w:rsidRPr="004C5796" w:rsidDel="00747C93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C23BCA" w:rsidRPr="004C5796">
        <w:rPr>
          <w:rFonts w:cs="B Nazanin" w:hint="cs"/>
          <w:sz w:val="28"/>
          <w:szCs w:val="28"/>
          <w:rtl/>
        </w:rPr>
        <w:t>ماندن جوامع بزرگ می</w:t>
      </w:r>
      <w:ins w:id="2407" w:author="Shokri" w:date="2019-11-10T01:31:00Z">
        <w:r w:rsidR="00747C93">
          <w:rPr>
            <w:rFonts w:cs="B Nazanin" w:hint="cs"/>
            <w:sz w:val="28"/>
            <w:szCs w:val="28"/>
            <w:rtl/>
          </w:rPr>
          <w:t>‌</w:t>
        </w:r>
      </w:ins>
      <w:del w:id="2408" w:author="Shokri" w:date="2019-11-10T01:31:00Z">
        <w:r w:rsidR="00C23BCA" w:rsidRPr="004C5796" w:rsidDel="00747C93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C23BCA" w:rsidRPr="004C5796">
        <w:rPr>
          <w:rFonts w:cs="B Nazanin" w:hint="cs"/>
          <w:sz w:val="28"/>
          <w:szCs w:val="28"/>
          <w:rtl/>
        </w:rPr>
        <w:t xml:space="preserve">شوند. </w:t>
      </w:r>
      <w:r w:rsidR="00D30A41" w:rsidRPr="004C5796">
        <w:rPr>
          <w:rFonts w:cs="B Nazanin"/>
          <w:sz w:val="28"/>
          <w:szCs w:val="28"/>
          <w:rtl/>
        </w:rPr>
        <w:t>بنابرا</w:t>
      </w:r>
      <w:r w:rsidR="00D30A41" w:rsidRPr="004C5796">
        <w:rPr>
          <w:rFonts w:cs="B Nazanin" w:hint="cs"/>
          <w:sz w:val="28"/>
          <w:szCs w:val="28"/>
          <w:rtl/>
        </w:rPr>
        <w:t>ی</w:t>
      </w:r>
      <w:r w:rsidR="00D30A41" w:rsidRPr="004C5796">
        <w:rPr>
          <w:rFonts w:cs="B Nazanin" w:hint="eastAsia"/>
          <w:sz w:val="28"/>
          <w:szCs w:val="28"/>
          <w:rtl/>
        </w:rPr>
        <w:t>ن،</w:t>
      </w:r>
      <w:r w:rsidR="00D30A41" w:rsidRPr="004C5796">
        <w:rPr>
          <w:rFonts w:cs="B Nazanin"/>
          <w:sz w:val="28"/>
          <w:szCs w:val="28"/>
          <w:rtl/>
        </w:rPr>
        <w:t xml:space="preserve"> اقل</w:t>
      </w:r>
      <w:r w:rsidR="00D30A41" w:rsidRPr="004C5796">
        <w:rPr>
          <w:rFonts w:cs="B Nazanin" w:hint="cs"/>
          <w:sz w:val="28"/>
          <w:szCs w:val="28"/>
          <w:rtl/>
        </w:rPr>
        <w:t>ی</w:t>
      </w:r>
      <w:r w:rsidR="00D30A41" w:rsidRPr="004C5796">
        <w:rPr>
          <w:rFonts w:cs="B Nazanin" w:hint="eastAsia"/>
          <w:sz w:val="28"/>
          <w:szCs w:val="28"/>
          <w:rtl/>
        </w:rPr>
        <w:t>ت</w:t>
      </w:r>
      <w:r w:rsidR="00D30A41" w:rsidRPr="004C5796">
        <w:rPr>
          <w:rFonts w:cs="B Nazanin"/>
          <w:sz w:val="28"/>
          <w:szCs w:val="28"/>
          <w:rtl/>
        </w:rPr>
        <w:t xml:space="preserve"> شهر</w:t>
      </w:r>
      <w:r w:rsidR="00D30A41" w:rsidRPr="004C5796">
        <w:rPr>
          <w:rFonts w:cs="B Nazanin" w:hint="cs"/>
          <w:sz w:val="28"/>
          <w:szCs w:val="28"/>
          <w:rtl/>
        </w:rPr>
        <w:t>ی</w:t>
      </w:r>
      <w:r w:rsidR="00D30A41" w:rsidRPr="004C5796">
        <w:rPr>
          <w:rFonts w:cs="B Nazanin"/>
          <w:sz w:val="28"/>
          <w:szCs w:val="28"/>
          <w:rtl/>
        </w:rPr>
        <w:t xml:space="preserve"> تحص</w:t>
      </w:r>
      <w:r w:rsidR="00D30A41" w:rsidRPr="004C5796">
        <w:rPr>
          <w:rFonts w:cs="B Nazanin" w:hint="cs"/>
          <w:sz w:val="28"/>
          <w:szCs w:val="28"/>
          <w:rtl/>
        </w:rPr>
        <w:t>ی</w:t>
      </w:r>
      <w:r w:rsidR="00D30A41" w:rsidRPr="004C5796">
        <w:rPr>
          <w:rFonts w:cs="B Nazanin" w:hint="eastAsia"/>
          <w:sz w:val="28"/>
          <w:szCs w:val="28"/>
          <w:rtl/>
        </w:rPr>
        <w:t>ل</w:t>
      </w:r>
      <w:ins w:id="2409" w:author="Shokri" w:date="2019-11-10T01:31:00Z">
        <w:r w:rsidR="00747C93">
          <w:rPr>
            <w:rFonts w:cs="B Nazanin" w:hint="cs"/>
            <w:sz w:val="28"/>
            <w:szCs w:val="28"/>
            <w:rtl/>
          </w:rPr>
          <w:t>‌</w:t>
        </w:r>
      </w:ins>
      <w:del w:id="2410" w:author="Shokri" w:date="2019-11-10T01:31:00Z">
        <w:r w:rsidR="00D30A41" w:rsidRPr="004C5796" w:rsidDel="00747C93">
          <w:rPr>
            <w:rFonts w:cs="B Nazanin"/>
            <w:sz w:val="28"/>
            <w:szCs w:val="28"/>
            <w:rtl/>
          </w:rPr>
          <w:delText xml:space="preserve"> </w:delText>
        </w:r>
      </w:del>
      <w:r w:rsidR="00D30A41" w:rsidRPr="004C5796">
        <w:rPr>
          <w:rFonts w:cs="B Nazanin"/>
          <w:sz w:val="28"/>
          <w:szCs w:val="28"/>
          <w:rtl/>
        </w:rPr>
        <w:t>کرده که م</w:t>
      </w:r>
      <w:r w:rsidR="00D30A41" w:rsidRPr="004C5796">
        <w:rPr>
          <w:rFonts w:cs="B Nazanin" w:hint="cs"/>
          <w:sz w:val="28"/>
          <w:szCs w:val="28"/>
          <w:rtl/>
        </w:rPr>
        <w:t>ی</w:t>
      </w:r>
      <w:ins w:id="2411" w:author="Shokri" w:date="2019-11-10T01:31:00Z">
        <w:r w:rsidR="00747C93">
          <w:rPr>
            <w:rFonts w:cs="B Nazanin" w:hint="cs"/>
            <w:sz w:val="28"/>
            <w:szCs w:val="28"/>
            <w:rtl/>
          </w:rPr>
          <w:t>‌</w:t>
        </w:r>
      </w:ins>
      <w:del w:id="2412" w:author="Shokri" w:date="2019-11-10T01:31:00Z">
        <w:r w:rsidR="00C23BCA" w:rsidRPr="004C5796" w:rsidDel="00747C93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D30A41" w:rsidRPr="004C5796">
        <w:rPr>
          <w:rFonts w:cs="B Nazanin" w:hint="eastAsia"/>
          <w:sz w:val="28"/>
          <w:szCs w:val="28"/>
          <w:rtl/>
        </w:rPr>
        <w:t>خواهد</w:t>
      </w:r>
      <w:r w:rsidR="00D30A41" w:rsidRPr="004C5796">
        <w:rPr>
          <w:rFonts w:cs="B Nazanin"/>
          <w:sz w:val="28"/>
          <w:szCs w:val="28"/>
          <w:rtl/>
        </w:rPr>
        <w:t xml:space="preserve"> با استانداردها</w:t>
      </w:r>
      <w:r w:rsidR="00D30A41" w:rsidRPr="004C5796">
        <w:rPr>
          <w:rFonts w:cs="B Nazanin" w:hint="cs"/>
          <w:sz w:val="28"/>
          <w:szCs w:val="28"/>
          <w:rtl/>
        </w:rPr>
        <w:t>ی</w:t>
      </w:r>
      <w:r w:rsidR="00D30A41" w:rsidRPr="004C5796">
        <w:rPr>
          <w:rFonts w:cs="B Nazanin"/>
          <w:sz w:val="28"/>
          <w:szCs w:val="28"/>
          <w:rtl/>
        </w:rPr>
        <w:t xml:space="preserve"> جامع</w:t>
      </w:r>
      <w:ins w:id="2413" w:author="Shokri" w:date="2019-11-10T01:31:00Z">
        <w:r w:rsidR="00747C93">
          <w:rPr>
            <w:rFonts w:cs="B Nazanin" w:hint="cs"/>
            <w:sz w:val="28"/>
            <w:szCs w:val="28"/>
            <w:rtl/>
          </w:rPr>
          <w:t>ۀ</w:t>
        </w:r>
      </w:ins>
      <w:del w:id="2414" w:author="Shokri" w:date="2019-11-10T01:31:00Z">
        <w:r w:rsidR="00D30A41" w:rsidRPr="004C5796" w:rsidDel="00747C93">
          <w:rPr>
            <w:rFonts w:cs="B Nazanin"/>
            <w:sz w:val="28"/>
            <w:szCs w:val="28"/>
            <w:rtl/>
          </w:rPr>
          <w:delText>ه</w:delText>
        </w:r>
      </w:del>
      <w:r w:rsidR="00D30A41" w:rsidRPr="004C5796">
        <w:rPr>
          <w:rFonts w:cs="B Nazanin"/>
          <w:sz w:val="28"/>
          <w:szCs w:val="28"/>
          <w:rtl/>
        </w:rPr>
        <w:t xml:space="preserve"> مدن</w:t>
      </w:r>
      <w:r w:rsidR="00D30A41" w:rsidRPr="004C5796">
        <w:rPr>
          <w:rFonts w:cs="B Nazanin" w:hint="cs"/>
          <w:sz w:val="28"/>
          <w:szCs w:val="28"/>
          <w:rtl/>
        </w:rPr>
        <w:t>ی</w:t>
      </w:r>
      <w:r w:rsidR="00D30A41" w:rsidRPr="004C5796">
        <w:rPr>
          <w:rFonts w:cs="B Nazanin"/>
          <w:sz w:val="28"/>
          <w:szCs w:val="28"/>
          <w:rtl/>
        </w:rPr>
        <w:t xml:space="preserve"> در </w:t>
      </w:r>
      <w:r w:rsidR="00D30A41" w:rsidRPr="004C5796">
        <w:rPr>
          <w:rFonts w:cs="B Nazanin" w:hint="cs"/>
          <w:sz w:val="28"/>
          <w:szCs w:val="28"/>
          <w:rtl/>
        </w:rPr>
        <w:t>ی</w:t>
      </w:r>
      <w:r w:rsidR="00D30A41" w:rsidRPr="004C5796">
        <w:rPr>
          <w:rFonts w:cs="B Nazanin" w:hint="eastAsia"/>
          <w:sz w:val="28"/>
          <w:szCs w:val="28"/>
          <w:rtl/>
        </w:rPr>
        <w:t>ک</w:t>
      </w:r>
      <w:r w:rsidR="00D30A41" w:rsidRPr="004C5796">
        <w:rPr>
          <w:rFonts w:cs="B Nazanin"/>
          <w:sz w:val="28"/>
          <w:szCs w:val="28"/>
          <w:rtl/>
        </w:rPr>
        <w:t xml:space="preserve"> کشور حقوق</w:t>
      </w:r>
      <w:r w:rsidR="00D30A41" w:rsidRPr="004C5796">
        <w:rPr>
          <w:rFonts w:cs="B Nazanin" w:hint="cs"/>
          <w:sz w:val="28"/>
          <w:szCs w:val="28"/>
          <w:rtl/>
        </w:rPr>
        <w:t>ی</w:t>
      </w:r>
      <w:r w:rsidR="00D30A41" w:rsidRPr="004C5796">
        <w:rPr>
          <w:rFonts w:cs="B Nazanin"/>
          <w:sz w:val="28"/>
          <w:szCs w:val="28"/>
          <w:rtl/>
        </w:rPr>
        <w:t xml:space="preserve"> دموکرات</w:t>
      </w:r>
      <w:r w:rsidR="00D30A41" w:rsidRPr="004C5796">
        <w:rPr>
          <w:rFonts w:cs="B Nazanin" w:hint="cs"/>
          <w:sz w:val="28"/>
          <w:szCs w:val="28"/>
          <w:rtl/>
        </w:rPr>
        <w:t>ی</w:t>
      </w:r>
      <w:r w:rsidR="00D30A41" w:rsidRPr="004C5796">
        <w:rPr>
          <w:rFonts w:cs="B Nazanin" w:hint="eastAsia"/>
          <w:sz w:val="28"/>
          <w:szCs w:val="28"/>
          <w:rtl/>
        </w:rPr>
        <w:t>ک</w:t>
      </w:r>
      <w:r w:rsidR="00D30A41" w:rsidRPr="004C5796">
        <w:rPr>
          <w:rFonts w:cs="B Nazanin"/>
          <w:sz w:val="28"/>
          <w:szCs w:val="28"/>
          <w:rtl/>
        </w:rPr>
        <w:t xml:space="preserve"> زندگ</w:t>
      </w:r>
      <w:r w:rsidR="00D30A41" w:rsidRPr="004C5796">
        <w:rPr>
          <w:rFonts w:cs="B Nazanin" w:hint="cs"/>
          <w:sz w:val="28"/>
          <w:szCs w:val="28"/>
          <w:rtl/>
        </w:rPr>
        <w:t>ی</w:t>
      </w:r>
      <w:r w:rsidR="00D30A41" w:rsidRPr="004C5796">
        <w:rPr>
          <w:rFonts w:cs="B Nazanin"/>
          <w:sz w:val="28"/>
          <w:szCs w:val="28"/>
          <w:rtl/>
        </w:rPr>
        <w:t xml:space="preserve"> کند، به </w:t>
      </w:r>
      <w:r w:rsidR="00D30A41" w:rsidRPr="004C5796">
        <w:rPr>
          <w:rFonts w:cs="B Nazanin" w:hint="cs"/>
          <w:sz w:val="28"/>
          <w:szCs w:val="28"/>
          <w:rtl/>
        </w:rPr>
        <w:t>ی</w:t>
      </w:r>
      <w:r w:rsidR="00D30A41" w:rsidRPr="004C5796">
        <w:rPr>
          <w:rFonts w:cs="B Nazanin" w:hint="eastAsia"/>
          <w:sz w:val="28"/>
          <w:szCs w:val="28"/>
          <w:rtl/>
        </w:rPr>
        <w:t>ک</w:t>
      </w:r>
      <w:r w:rsidR="00D30A41" w:rsidRPr="004C5796">
        <w:rPr>
          <w:rFonts w:cs="B Nazanin"/>
          <w:sz w:val="28"/>
          <w:szCs w:val="28"/>
          <w:rtl/>
        </w:rPr>
        <w:t xml:space="preserve"> اقل</w:t>
      </w:r>
      <w:r w:rsidR="00D30A41" w:rsidRPr="004C5796">
        <w:rPr>
          <w:rFonts w:cs="B Nazanin" w:hint="cs"/>
          <w:sz w:val="28"/>
          <w:szCs w:val="28"/>
          <w:rtl/>
        </w:rPr>
        <w:t>ی</w:t>
      </w:r>
      <w:r w:rsidR="00D30A41" w:rsidRPr="004C5796">
        <w:rPr>
          <w:rFonts w:cs="B Nazanin" w:hint="eastAsia"/>
          <w:sz w:val="28"/>
          <w:szCs w:val="28"/>
          <w:rtl/>
        </w:rPr>
        <w:t>ت</w:t>
      </w:r>
      <w:r w:rsidR="00D30A41" w:rsidRPr="004C5796">
        <w:rPr>
          <w:rFonts w:cs="B Nazanin"/>
          <w:sz w:val="28"/>
          <w:szCs w:val="28"/>
          <w:rtl/>
        </w:rPr>
        <w:t xml:space="preserve"> حاش</w:t>
      </w:r>
      <w:r w:rsidR="00D30A41" w:rsidRPr="004C5796">
        <w:rPr>
          <w:rFonts w:cs="B Nazanin" w:hint="cs"/>
          <w:sz w:val="28"/>
          <w:szCs w:val="28"/>
          <w:rtl/>
        </w:rPr>
        <w:t>ی</w:t>
      </w:r>
      <w:r w:rsidR="00D30A41" w:rsidRPr="004C5796">
        <w:rPr>
          <w:rFonts w:cs="B Nazanin" w:hint="eastAsia"/>
          <w:sz w:val="28"/>
          <w:szCs w:val="28"/>
          <w:rtl/>
        </w:rPr>
        <w:t>ه</w:t>
      </w:r>
      <w:r w:rsidR="00D30A41" w:rsidRPr="004C5796">
        <w:rPr>
          <w:rFonts w:cs="B Nazanin"/>
          <w:sz w:val="28"/>
          <w:szCs w:val="28"/>
          <w:rtl/>
        </w:rPr>
        <w:t xml:space="preserve"> تبد</w:t>
      </w:r>
      <w:r w:rsidR="00D30A41" w:rsidRPr="004C5796">
        <w:rPr>
          <w:rFonts w:cs="B Nazanin" w:hint="cs"/>
          <w:sz w:val="28"/>
          <w:szCs w:val="28"/>
          <w:rtl/>
        </w:rPr>
        <w:t>ی</w:t>
      </w:r>
      <w:r w:rsidR="00D30A41" w:rsidRPr="004C5796">
        <w:rPr>
          <w:rFonts w:cs="B Nazanin" w:hint="eastAsia"/>
          <w:sz w:val="28"/>
          <w:szCs w:val="28"/>
          <w:rtl/>
        </w:rPr>
        <w:t>ل</w:t>
      </w:r>
      <w:r w:rsidR="00D30A41" w:rsidRPr="004C5796">
        <w:rPr>
          <w:rFonts w:cs="B Nazanin"/>
          <w:sz w:val="28"/>
          <w:szCs w:val="28"/>
          <w:rtl/>
        </w:rPr>
        <w:t xml:space="preserve"> م</w:t>
      </w:r>
      <w:r w:rsidR="00D30A41" w:rsidRPr="004C5796">
        <w:rPr>
          <w:rFonts w:cs="B Nazanin" w:hint="cs"/>
          <w:sz w:val="28"/>
          <w:szCs w:val="28"/>
          <w:rtl/>
        </w:rPr>
        <w:t>ی</w:t>
      </w:r>
      <w:ins w:id="2415" w:author="Shokri" w:date="2019-11-10T01:31:00Z">
        <w:r w:rsidR="00747C93">
          <w:rPr>
            <w:rFonts w:cs="B Nazanin" w:hint="cs"/>
            <w:sz w:val="28"/>
            <w:szCs w:val="28"/>
            <w:rtl/>
          </w:rPr>
          <w:t>‌</w:t>
        </w:r>
      </w:ins>
      <w:del w:id="2416" w:author="Shokri" w:date="2019-11-10T01:31:00Z">
        <w:r w:rsidR="00D52C79" w:rsidRPr="004C5796" w:rsidDel="00747C93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D30A41" w:rsidRPr="004C5796">
        <w:rPr>
          <w:rFonts w:cs="B Nazanin" w:hint="eastAsia"/>
          <w:sz w:val="28"/>
          <w:szCs w:val="28"/>
          <w:rtl/>
        </w:rPr>
        <w:t>شود</w:t>
      </w:r>
      <w:r w:rsidR="00D30A41" w:rsidRPr="004C5796">
        <w:rPr>
          <w:rFonts w:cs="B Nazanin"/>
          <w:sz w:val="28"/>
          <w:szCs w:val="28"/>
          <w:rtl/>
        </w:rPr>
        <w:t>.</w:t>
      </w:r>
      <w:del w:id="2417" w:author="Shokri" w:date="2019-11-10T02:01:00Z">
        <w:r w:rsidR="00D30A41" w:rsidRPr="004C5796" w:rsidDel="007C3FA9">
          <w:rPr>
            <w:rFonts w:cs="B Nazanin" w:hint="cs"/>
            <w:sz w:val="28"/>
            <w:szCs w:val="28"/>
            <w:rtl/>
          </w:rPr>
          <w:delText xml:space="preserve"> </w:delText>
        </w:r>
      </w:del>
    </w:p>
    <w:p w:rsidR="00C23BCA" w:rsidRDefault="00C23BCA" w:rsidP="00AF1807">
      <w:pPr>
        <w:bidi/>
        <w:jc w:val="both"/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  <w:rtl/>
        </w:rPr>
        <w:t xml:space="preserve">در </w:t>
      </w:r>
      <w:r>
        <w:rPr>
          <w:rFonts w:cs="B Nazanin" w:hint="cs"/>
          <w:sz w:val="28"/>
          <w:szCs w:val="28"/>
          <w:rtl/>
        </w:rPr>
        <w:t>این وضعیت پسرفت و تحجر اجتماعی</w:t>
      </w:r>
      <w:ins w:id="2418" w:author="Shokri" w:date="2019-11-10T01:31:00Z">
        <w:r w:rsidR="00747C93">
          <w:rPr>
            <w:rFonts w:cs="B Nazanin" w:hint="cs"/>
            <w:sz w:val="28"/>
            <w:szCs w:val="28"/>
            <w:rtl/>
          </w:rPr>
          <w:t>،</w:t>
        </w:r>
      </w:ins>
      <w:del w:id="2419" w:author="Shokri" w:date="2019-11-10T01:31:00Z">
        <w:r w:rsidDel="00747C93">
          <w:rPr>
            <w:rFonts w:cs="B Nazanin" w:hint="cs"/>
            <w:sz w:val="28"/>
            <w:szCs w:val="28"/>
            <w:rtl/>
          </w:rPr>
          <w:delText>؛</w:delText>
        </w:r>
      </w:del>
      <w:r>
        <w:rPr>
          <w:rFonts w:cs="B Nazanin" w:hint="cs"/>
          <w:sz w:val="28"/>
          <w:szCs w:val="28"/>
          <w:rtl/>
        </w:rPr>
        <w:t xml:space="preserve"> سمن</w:t>
      </w:r>
      <w:ins w:id="2420" w:author="Shokri" w:date="2019-11-10T01:31:00Z">
        <w:r w:rsidR="00747C93">
          <w:rPr>
            <w:rFonts w:cs="B Nazanin" w:hint="cs"/>
            <w:sz w:val="28"/>
            <w:szCs w:val="28"/>
            <w:rtl/>
          </w:rPr>
          <w:t>‌</w:t>
        </w:r>
      </w:ins>
      <w:del w:id="2421" w:author="Shokri" w:date="2019-11-10T01:31:00Z">
        <w:r w:rsidDel="00747C93">
          <w:rPr>
            <w:rFonts w:cs="B Nazanin" w:hint="cs"/>
            <w:sz w:val="28"/>
            <w:szCs w:val="28"/>
            <w:rtl/>
          </w:rPr>
          <w:delText xml:space="preserve"> </w:delText>
        </w:r>
      </w:del>
      <w:r>
        <w:rPr>
          <w:rFonts w:cs="B Nazanin" w:hint="cs"/>
          <w:sz w:val="28"/>
          <w:szCs w:val="28"/>
          <w:rtl/>
        </w:rPr>
        <w:t>هایی از نوع غربی با دستور کار غربی و ت</w:t>
      </w:r>
      <w:ins w:id="2422" w:author="Shokri" w:date="2019-11-10T01:31:00Z">
        <w:r w:rsidR="00747C93">
          <w:rPr>
            <w:rFonts w:cs="B Nazanin" w:hint="cs"/>
            <w:sz w:val="28"/>
            <w:szCs w:val="28"/>
            <w:rtl/>
          </w:rPr>
          <w:t>أ</w:t>
        </w:r>
      </w:ins>
      <w:del w:id="2423" w:author="Shokri" w:date="2019-11-10T01:31:00Z">
        <w:r w:rsidDel="00747C93">
          <w:rPr>
            <w:rFonts w:cs="B Nazanin" w:hint="cs"/>
            <w:sz w:val="28"/>
            <w:szCs w:val="28"/>
            <w:rtl/>
          </w:rPr>
          <w:delText>ا</w:delText>
        </w:r>
      </w:del>
      <w:r>
        <w:rPr>
          <w:rFonts w:cs="B Nazanin" w:hint="cs"/>
          <w:sz w:val="28"/>
          <w:szCs w:val="28"/>
          <w:rtl/>
        </w:rPr>
        <w:t>مین</w:t>
      </w:r>
      <w:ins w:id="2424" w:author="Shokri" w:date="2019-11-10T01:32:00Z">
        <w:r w:rsidR="00747C93">
          <w:rPr>
            <w:rFonts w:cs="B Nazanin" w:hint="cs"/>
            <w:sz w:val="28"/>
            <w:szCs w:val="28"/>
            <w:rtl/>
          </w:rPr>
          <w:t>‌</w:t>
        </w:r>
      </w:ins>
      <w:del w:id="2425" w:author="Shokri" w:date="2019-11-10T01:32:00Z">
        <w:r w:rsidDel="00747C93">
          <w:rPr>
            <w:rFonts w:cs="B Nazanin" w:hint="cs"/>
            <w:sz w:val="28"/>
            <w:szCs w:val="28"/>
            <w:rtl/>
          </w:rPr>
          <w:delText xml:space="preserve"> </w:delText>
        </w:r>
      </w:del>
      <w:r>
        <w:rPr>
          <w:rFonts w:cs="B Nazanin" w:hint="cs"/>
          <w:sz w:val="28"/>
          <w:szCs w:val="28"/>
          <w:rtl/>
        </w:rPr>
        <w:t>شد</w:t>
      </w:r>
      <w:r w:rsidR="000B4DB3">
        <w:rPr>
          <w:rFonts w:cs="B Nazanin" w:hint="cs"/>
          <w:sz w:val="28"/>
          <w:szCs w:val="28"/>
          <w:rtl/>
        </w:rPr>
        <w:t>ه از اهد</w:t>
      </w:r>
      <w:ins w:id="2426" w:author="Shokri" w:date="2019-11-10T02:01:00Z">
        <w:r w:rsidR="007C3FA9">
          <w:rPr>
            <w:rFonts w:cs="B Nazanin" w:hint="cs"/>
            <w:sz w:val="28"/>
            <w:szCs w:val="28"/>
            <w:rtl/>
          </w:rPr>
          <w:t>ا</w:t>
        </w:r>
      </w:ins>
      <w:r w:rsidR="000B4DB3">
        <w:rPr>
          <w:rFonts w:cs="B Nazanin" w:hint="cs"/>
          <w:sz w:val="28"/>
          <w:szCs w:val="28"/>
          <w:rtl/>
        </w:rPr>
        <w:t>کنندگان غربی امری</w:t>
      </w:r>
      <w:del w:id="2427" w:author="Shokri" w:date="2019-11-10T01:32:00Z">
        <w:r w:rsidR="000B4DB3" w:rsidDel="00747C93">
          <w:rPr>
            <w:rFonts w:cs="B Nazanin" w:hint="cs"/>
            <w:sz w:val="28"/>
            <w:szCs w:val="28"/>
            <w:rtl/>
          </w:rPr>
          <w:delText>ست</w:delText>
        </w:r>
      </w:del>
      <w:r w:rsidR="000B4DB3">
        <w:rPr>
          <w:rFonts w:cs="B Nazanin" w:hint="cs"/>
          <w:sz w:val="28"/>
          <w:szCs w:val="28"/>
          <w:rtl/>
        </w:rPr>
        <w:t xml:space="preserve"> خوشا</w:t>
      </w:r>
      <w:r>
        <w:rPr>
          <w:rFonts w:cs="B Nazanin" w:hint="cs"/>
          <w:sz w:val="28"/>
          <w:szCs w:val="28"/>
          <w:rtl/>
        </w:rPr>
        <w:t>یند تا</w:t>
      </w:r>
      <w:ins w:id="2428" w:author="Shokri" w:date="2019-11-10T01:32:00Z">
        <w:r w:rsidR="00747C93">
          <w:rPr>
            <w:rFonts w:cs="B Nazanin" w:hint="cs"/>
            <w:sz w:val="28"/>
            <w:szCs w:val="28"/>
            <w:rtl/>
          </w:rPr>
          <w:t xml:space="preserve"> </w:t>
        </w:r>
      </w:ins>
      <w:r>
        <w:rPr>
          <w:rFonts w:cs="B Nazanin" w:hint="cs"/>
          <w:sz w:val="28"/>
          <w:szCs w:val="28"/>
          <w:rtl/>
        </w:rPr>
        <w:t xml:space="preserve">حدی بسیار مهم </w:t>
      </w:r>
      <w:ins w:id="2429" w:author="Shokri" w:date="2019-11-10T01:32:00Z">
        <w:r w:rsidR="00747C93">
          <w:rPr>
            <w:rFonts w:cs="B Nazanin" w:hint="cs"/>
            <w:sz w:val="28"/>
            <w:szCs w:val="28"/>
            <w:rtl/>
          </w:rPr>
          <w:t>است،</w:t>
        </w:r>
      </w:ins>
      <w:del w:id="2430" w:author="Shokri" w:date="2019-11-10T01:32:00Z">
        <w:r w:rsidDel="00747C93">
          <w:rPr>
            <w:rFonts w:cs="B Nazanin" w:hint="cs"/>
            <w:sz w:val="28"/>
            <w:szCs w:val="28"/>
            <w:rtl/>
          </w:rPr>
          <w:delText>.</w:delText>
        </w:r>
      </w:del>
      <w:r>
        <w:rPr>
          <w:rFonts w:cs="B Nazanin" w:hint="cs"/>
          <w:sz w:val="28"/>
          <w:szCs w:val="28"/>
          <w:rtl/>
        </w:rPr>
        <w:t xml:space="preserve"> اما توجیهی در جامعه ندارد.</w:t>
      </w:r>
      <w:del w:id="2431" w:author="Shokri" w:date="2019-11-10T02:01:00Z">
        <w:r w:rsidDel="007C3FA9">
          <w:rPr>
            <w:rFonts w:cs="B Nazanin" w:hint="cs"/>
            <w:sz w:val="28"/>
            <w:szCs w:val="28"/>
            <w:rtl/>
          </w:rPr>
          <w:delText xml:space="preserve"> </w:delText>
        </w:r>
      </w:del>
    </w:p>
    <w:p w:rsidR="004C5796" w:rsidRDefault="00D30A41">
      <w:pPr>
        <w:bidi/>
        <w:jc w:val="both"/>
        <w:rPr>
          <w:rFonts w:cs="B Nazanin"/>
          <w:sz w:val="28"/>
          <w:szCs w:val="28"/>
          <w:rtl/>
        </w:rPr>
        <w:pPrChange w:id="2432" w:author="Shokri" w:date="2019-11-10T01:33:00Z">
          <w:pPr>
            <w:bidi/>
            <w:jc w:val="both"/>
          </w:pPr>
        </w:pPrChange>
      </w:pPr>
      <w:r w:rsidRPr="00EE4024">
        <w:rPr>
          <w:rFonts w:cs="B Nazanin"/>
          <w:sz w:val="28"/>
          <w:szCs w:val="28"/>
          <w:rtl/>
        </w:rPr>
        <w:t xml:space="preserve"> چ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ن</w:t>
      </w:r>
      <w:r w:rsidRPr="00EE4024">
        <w:rPr>
          <w:rFonts w:cs="B Nazanin"/>
          <w:sz w:val="28"/>
          <w:szCs w:val="28"/>
          <w:rtl/>
        </w:rPr>
        <w:t xml:space="preserve"> و روس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ه</w:t>
      </w:r>
      <w:r w:rsidRPr="00EE4024">
        <w:rPr>
          <w:rFonts w:cs="B Nazanin"/>
          <w:sz w:val="28"/>
          <w:szCs w:val="28"/>
          <w:rtl/>
        </w:rPr>
        <w:t xml:space="preserve"> در تصم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م</w:t>
      </w:r>
      <w:ins w:id="2433" w:author="Shokri" w:date="2019-11-10T01:32:00Z">
        <w:r w:rsidR="00747C93">
          <w:rPr>
            <w:rFonts w:cs="B Nazanin" w:hint="cs"/>
            <w:sz w:val="28"/>
            <w:szCs w:val="28"/>
            <w:rtl/>
          </w:rPr>
          <w:t>‌</w:t>
        </w:r>
      </w:ins>
      <w:del w:id="2434" w:author="Shokri" w:date="2019-11-10T01:32:00Z">
        <w:r w:rsidRPr="00EE4024" w:rsidDel="00747C93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گ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ر</w:t>
      </w:r>
      <w:r w:rsidRPr="00EE4024">
        <w:rPr>
          <w:rFonts w:cs="B Nazanin" w:hint="cs"/>
          <w:sz w:val="28"/>
          <w:szCs w:val="28"/>
          <w:rtl/>
        </w:rPr>
        <w:t>ی</w:t>
      </w:r>
      <w:ins w:id="2435" w:author="Shokri" w:date="2019-11-10T01:32:00Z">
        <w:r w:rsidR="00747C93">
          <w:rPr>
            <w:rFonts w:cs="B Nazanin" w:hint="cs"/>
            <w:sz w:val="28"/>
            <w:szCs w:val="28"/>
            <w:rtl/>
          </w:rPr>
          <w:t>‌</w:t>
        </w:r>
      </w:ins>
      <w:del w:id="2436" w:author="Shokri" w:date="2019-11-10T01:32:00Z">
        <w:r w:rsidRPr="00EE4024" w:rsidDel="00747C93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>ها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س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اس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/>
          <w:sz w:val="28"/>
          <w:szCs w:val="28"/>
          <w:rtl/>
        </w:rPr>
        <w:t xml:space="preserve"> مربوط به کسب و کار</w:t>
      </w:r>
      <w:r w:rsidRPr="00EE4024">
        <w:rPr>
          <w:rFonts w:cs="B Nazanin" w:hint="cs"/>
          <w:sz w:val="28"/>
          <w:szCs w:val="28"/>
          <w:rtl/>
        </w:rPr>
        <w:t xml:space="preserve"> و</w:t>
      </w:r>
      <w:r w:rsidRPr="00EE4024">
        <w:rPr>
          <w:rFonts w:cs="B Nazanin"/>
          <w:sz w:val="28"/>
          <w:szCs w:val="28"/>
          <w:rtl/>
        </w:rPr>
        <w:t xml:space="preserve"> </w:t>
      </w:r>
      <w:r w:rsidR="00C23BCA">
        <w:rPr>
          <w:rFonts w:cs="B Nazanin" w:hint="cs"/>
          <w:sz w:val="28"/>
          <w:szCs w:val="28"/>
          <w:rtl/>
        </w:rPr>
        <w:t xml:space="preserve">اتخاذ تصمیمات </w:t>
      </w:r>
      <w:r w:rsidRPr="00EE4024">
        <w:rPr>
          <w:rFonts w:cs="B Nazanin"/>
          <w:sz w:val="28"/>
          <w:szCs w:val="28"/>
          <w:rtl/>
        </w:rPr>
        <w:t>استراتژ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ک</w:t>
      </w:r>
      <w:r w:rsidRPr="00EE4024">
        <w:rPr>
          <w:rFonts w:cs="B Nazanin"/>
          <w:sz w:val="28"/>
          <w:szCs w:val="28"/>
          <w:rtl/>
        </w:rPr>
        <w:t xml:space="preserve"> ب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شتر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ن</w:t>
      </w:r>
      <w:r w:rsidRPr="00EE4024">
        <w:rPr>
          <w:rFonts w:cs="B Nazanin"/>
          <w:sz w:val="28"/>
          <w:szCs w:val="28"/>
          <w:rtl/>
        </w:rPr>
        <w:t xml:space="preserve"> ت</w:t>
      </w:r>
      <w:ins w:id="2437" w:author="Shokri" w:date="2019-11-10T01:32:00Z">
        <w:r w:rsidR="00747C93">
          <w:rPr>
            <w:rFonts w:cs="B Nazanin" w:hint="cs"/>
            <w:sz w:val="28"/>
            <w:szCs w:val="28"/>
            <w:rtl/>
          </w:rPr>
          <w:t>أ</w:t>
        </w:r>
      </w:ins>
      <w:del w:id="2438" w:author="Shokri" w:date="2019-11-10T01:32:00Z">
        <w:r w:rsidRPr="00EE4024" w:rsidDel="00747C93">
          <w:rPr>
            <w:rFonts w:cs="B Nazanin"/>
            <w:sz w:val="28"/>
            <w:szCs w:val="28"/>
            <w:rtl/>
          </w:rPr>
          <w:delText>ا</w:delText>
        </w:r>
      </w:del>
      <w:r w:rsidRPr="00EE4024">
        <w:rPr>
          <w:rFonts w:cs="B Nazanin"/>
          <w:sz w:val="28"/>
          <w:szCs w:val="28"/>
          <w:rtl/>
        </w:rPr>
        <w:t>ث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ر</w:t>
      </w:r>
      <w:r w:rsidRPr="00EE4024">
        <w:rPr>
          <w:rFonts w:cs="B Nazanin"/>
          <w:sz w:val="28"/>
          <w:szCs w:val="28"/>
          <w:rtl/>
        </w:rPr>
        <w:t xml:space="preserve"> را دار</w:t>
      </w:r>
      <w:r w:rsidRPr="00EE4024">
        <w:rPr>
          <w:rFonts w:cs="B Nazanin" w:hint="cs"/>
          <w:sz w:val="28"/>
          <w:szCs w:val="28"/>
          <w:rtl/>
        </w:rPr>
        <w:t>ن</w:t>
      </w:r>
      <w:r w:rsidR="004C5796">
        <w:rPr>
          <w:rFonts w:cs="B Nazanin"/>
          <w:sz w:val="28"/>
          <w:szCs w:val="28"/>
          <w:rtl/>
        </w:rPr>
        <w:t xml:space="preserve">د. </w:t>
      </w:r>
      <w:ins w:id="2439" w:author="Shokri" w:date="2019-11-10T01:32:00Z">
        <w:r w:rsidR="00747C93">
          <w:rPr>
            <w:rFonts w:cs="B Nazanin" w:hint="cs"/>
            <w:sz w:val="28"/>
            <w:szCs w:val="28"/>
            <w:rtl/>
          </w:rPr>
          <w:t>«</w:t>
        </w:r>
      </w:ins>
      <w:del w:id="2440" w:author="Shokri" w:date="2019-11-10T01:32:00Z">
        <w:r w:rsidR="004C5796" w:rsidDel="00747C93">
          <w:rPr>
            <w:rFonts w:cs="B Nazanin"/>
            <w:sz w:val="28"/>
            <w:szCs w:val="28"/>
            <w:rtl/>
          </w:rPr>
          <w:delText>"</w:delText>
        </w:r>
      </w:del>
      <w:r w:rsidR="004C5796">
        <w:rPr>
          <w:rFonts w:cs="B Nazanin"/>
          <w:sz w:val="28"/>
          <w:szCs w:val="28"/>
          <w:rtl/>
        </w:rPr>
        <w:t>قدرت نرم</w:t>
      </w:r>
      <w:ins w:id="2441" w:author="Shokri" w:date="2019-11-10T01:32:00Z">
        <w:r w:rsidR="00747C93">
          <w:rPr>
            <w:rFonts w:cs="B Nazanin" w:hint="cs"/>
            <w:sz w:val="28"/>
            <w:szCs w:val="28"/>
            <w:rtl/>
          </w:rPr>
          <w:t>»</w:t>
        </w:r>
      </w:ins>
      <w:del w:id="2442" w:author="Shokri" w:date="2019-11-10T01:32:00Z">
        <w:r w:rsidR="004C5796" w:rsidDel="00747C93">
          <w:rPr>
            <w:rFonts w:cs="B Nazanin"/>
            <w:sz w:val="28"/>
            <w:szCs w:val="28"/>
            <w:rtl/>
          </w:rPr>
          <w:delText>"</w:delText>
        </w:r>
      </w:del>
      <w:del w:id="2443" w:author="Shokri" w:date="2019-11-10T01:33:00Z">
        <w:r w:rsidR="004C5796" w:rsidDel="00D14BC9">
          <w:rPr>
            <w:rFonts w:cs="B Nazanin"/>
            <w:sz w:val="28"/>
            <w:szCs w:val="28"/>
            <w:rtl/>
          </w:rPr>
          <w:delText xml:space="preserve"> </w:delText>
        </w:r>
      </w:del>
      <w:r w:rsidRPr="00EE4024">
        <w:rPr>
          <w:rFonts w:cs="B Nazanin"/>
          <w:sz w:val="28"/>
          <w:szCs w:val="28"/>
          <w:rtl/>
        </w:rPr>
        <w:t xml:space="preserve"> آمر</w:t>
      </w:r>
      <w:r w:rsidRPr="00EE4024">
        <w:rPr>
          <w:rFonts w:cs="B Nazanin" w:hint="cs"/>
          <w:sz w:val="28"/>
          <w:szCs w:val="28"/>
          <w:rtl/>
        </w:rPr>
        <w:t>ی</w:t>
      </w:r>
      <w:r w:rsidRPr="00EE4024">
        <w:rPr>
          <w:rFonts w:cs="B Nazanin" w:hint="eastAsia"/>
          <w:sz w:val="28"/>
          <w:szCs w:val="28"/>
          <w:rtl/>
        </w:rPr>
        <w:t>کا</w:t>
      </w:r>
      <w:r w:rsidR="004C5796">
        <w:rPr>
          <w:rFonts w:cs="B Nazanin"/>
          <w:sz w:val="28"/>
          <w:szCs w:val="28"/>
          <w:rtl/>
        </w:rPr>
        <w:t xml:space="preserve"> </w:t>
      </w:r>
      <w:r w:rsidR="000B4DB3">
        <w:rPr>
          <w:rFonts w:cs="B Nazanin" w:hint="cs"/>
          <w:sz w:val="28"/>
          <w:szCs w:val="28"/>
          <w:rtl/>
        </w:rPr>
        <w:t>از نظر مفهومی برای جامعه قرق</w:t>
      </w:r>
      <w:r w:rsidR="004C5796">
        <w:rPr>
          <w:rFonts w:cs="B Nazanin" w:hint="cs"/>
          <w:sz w:val="28"/>
          <w:szCs w:val="28"/>
          <w:rtl/>
        </w:rPr>
        <w:t xml:space="preserve">یز جذاب و خوشایند </w:t>
      </w:r>
      <w:ins w:id="2444" w:author="Shokri" w:date="2019-11-10T01:32:00Z">
        <w:r w:rsidR="00747C93">
          <w:rPr>
            <w:rFonts w:cs="B Nazanin" w:hint="cs"/>
            <w:sz w:val="28"/>
            <w:szCs w:val="28"/>
            <w:rtl/>
          </w:rPr>
          <w:t>است.</w:t>
        </w:r>
      </w:ins>
      <w:del w:id="2445" w:author="Shokri" w:date="2019-11-10T01:32:00Z">
        <w:r w:rsidR="004C5796" w:rsidDel="00747C93">
          <w:rPr>
            <w:rFonts w:cs="B Nazanin" w:hint="cs"/>
            <w:sz w:val="28"/>
            <w:szCs w:val="28"/>
            <w:rtl/>
          </w:rPr>
          <w:delText>می باشد؛</w:delText>
        </w:r>
      </w:del>
      <w:r w:rsidR="004C5796">
        <w:rPr>
          <w:rFonts w:cs="B Nazanin" w:hint="cs"/>
          <w:sz w:val="28"/>
          <w:szCs w:val="28"/>
          <w:rtl/>
        </w:rPr>
        <w:t xml:space="preserve"> قدرت نرم ترکیه از نظر فکری و فرهنگی برای جامع</w:t>
      </w:r>
      <w:ins w:id="2446" w:author="Shokri" w:date="2019-11-10T01:32:00Z">
        <w:r w:rsidR="00747C93">
          <w:rPr>
            <w:rFonts w:cs="B Nazanin" w:hint="cs"/>
            <w:sz w:val="28"/>
            <w:szCs w:val="28"/>
            <w:rtl/>
          </w:rPr>
          <w:t>ۀ</w:t>
        </w:r>
      </w:ins>
      <w:del w:id="2447" w:author="Shokri" w:date="2019-11-10T01:32:00Z">
        <w:r w:rsidR="004C5796" w:rsidDel="00747C93">
          <w:rPr>
            <w:rFonts w:cs="B Nazanin" w:hint="cs"/>
            <w:sz w:val="28"/>
            <w:szCs w:val="28"/>
            <w:rtl/>
          </w:rPr>
          <w:delText>ه</w:delText>
        </w:r>
      </w:del>
      <w:r w:rsidR="004C5796">
        <w:rPr>
          <w:rFonts w:cs="B Nazanin" w:hint="cs"/>
          <w:sz w:val="28"/>
          <w:szCs w:val="28"/>
          <w:rtl/>
        </w:rPr>
        <w:t xml:space="preserve"> قرقیز نزدیک</w:t>
      </w:r>
      <w:ins w:id="2448" w:author="Shokri" w:date="2019-11-10T01:32:00Z">
        <w:r w:rsidR="00747C93">
          <w:rPr>
            <w:rFonts w:cs="B Nazanin" w:hint="cs"/>
            <w:sz w:val="28"/>
            <w:szCs w:val="28"/>
            <w:rtl/>
          </w:rPr>
          <w:t>‌</w:t>
        </w:r>
      </w:ins>
      <w:del w:id="2449" w:author="Shokri" w:date="2019-11-10T01:32:00Z">
        <w:r w:rsidR="004C5796" w:rsidDel="00747C93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4C5796">
        <w:rPr>
          <w:rFonts w:cs="B Nazanin" w:hint="cs"/>
          <w:sz w:val="28"/>
          <w:szCs w:val="28"/>
          <w:rtl/>
        </w:rPr>
        <w:t>تر و خوشایند</w:t>
      </w:r>
      <w:del w:id="2450" w:author="Shokri" w:date="2019-11-10T01:33:00Z">
        <w:r w:rsidR="004C5796" w:rsidDel="00747C93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4C5796">
        <w:rPr>
          <w:rFonts w:cs="B Nazanin" w:hint="cs"/>
          <w:sz w:val="28"/>
          <w:szCs w:val="28"/>
          <w:rtl/>
        </w:rPr>
        <w:t>تر است</w:t>
      </w:r>
      <w:ins w:id="2451" w:author="Shokri" w:date="2019-11-10T01:33:00Z">
        <w:r w:rsidR="00747C93">
          <w:rPr>
            <w:rFonts w:cs="B Nazanin" w:hint="cs"/>
            <w:sz w:val="28"/>
            <w:szCs w:val="28"/>
            <w:rtl/>
          </w:rPr>
          <w:t>،</w:t>
        </w:r>
      </w:ins>
      <w:del w:id="2452" w:author="Shokri" w:date="2019-11-10T01:33:00Z">
        <w:r w:rsidR="004C5796" w:rsidDel="00747C93">
          <w:rPr>
            <w:rFonts w:cs="B Nazanin" w:hint="cs"/>
            <w:sz w:val="28"/>
            <w:szCs w:val="28"/>
            <w:rtl/>
          </w:rPr>
          <w:delText>؛</w:delText>
        </w:r>
      </w:del>
      <w:r w:rsidR="004C5796">
        <w:rPr>
          <w:rFonts w:cs="B Nazanin" w:hint="cs"/>
          <w:sz w:val="28"/>
          <w:szCs w:val="28"/>
          <w:rtl/>
        </w:rPr>
        <w:t xml:space="preserve"> اما قوی</w:t>
      </w:r>
      <w:ins w:id="2453" w:author="Shokri" w:date="2019-11-10T01:33:00Z">
        <w:r w:rsidR="00D14BC9">
          <w:rPr>
            <w:rFonts w:cs="B Nazanin" w:hint="cs"/>
            <w:sz w:val="28"/>
            <w:szCs w:val="28"/>
            <w:rtl/>
          </w:rPr>
          <w:t>‌</w:t>
        </w:r>
      </w:ins>
      <w:del w:id="2454" w:author="Shokri" w:date="2019-11-10T01:33:00Z">
        <w:r w:rsidR="004C5796" w:rsidDel="00747C93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4C5796">
        <w:rPr>
          <w:rFonts w:cs="B Nazanin" w:hint="cs"/>
          <w:sz w:val="28"/>
          <w:szCs w:val="28"/>
          <w:rtl/>
        </w:rPr>
        <w:t>ترین قدرت نرم از نظر گزاره</w:t>
      </w:r>
      <w:ins w:id="2455" w:author="Shokri" w:date="2019-11-10T01:33:00Z">
        <w:r w:rsidR="00D14BC9">
          <w:rPr>
            <w:rFonts w:cs="B Nazanin" w:hint="cs"/>
            <w:sz w:val="28"/>
            <w:szCs w:val="28"/>
            <w:rtl/>
          </w:rPr>
          <w:t>‌</w:t>
        </w:r>
      </w:ins>
      <w:del w:id="2456" w:author="Shokri" w:date="2019-11-10T01:33:00Z">
        <w:r w:rsidR="004C5796" w:rsidDel="00D14BC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4C5796">
        <w:rPr>
          <w:rFonts w:cs="B Nazanin" w:hint="cs"/>
          <w:sz w:val="28"/>
          <w:szCs w:val="28"/>
          <w:rtl/>
        </w:rPr>
        <w:t>های اطلاعاتی- فرهنگی از نوع قدرت نرم روسیه است.</w:t>
      </w:r>
      <w:del w:id="2457" w:author="Shokri" w:date="2019-11-10T02:01:00Z">
        <w:r w:rsidR="004C5796" w:rsidDel="007C3FA9">
          <w:rPr>
            <w:rFonts w:cs="B Nazanin" w:hint="cs"/>
            <w:sz w:val="28"/>
            <w:szCs w:val="28"/>
            <w:rtl/>
          </w:rPr>
          <w:delText xml:space="preserve"> </w:delText>
        </w:r>
      </w:del>
    </w:p>
    <w:p w:rsidR="002073C9" w:rsidRPr="00D30A41" w:rsidRDefault="00D30A41" w:rsidP="002073C9">
      <w:pPr>
        <w:bidi/>
        <w:jc w:val="both"/>
        <w:rPr>
          <w:rFonts w:cs="B Nazanin"/>
          <w:sz w:val="28"/>
          <w:szCs w:val="28"/>
          <w:rtl/>
        </w:rPr>
      </w:pPr>
      <w:r w:rsidRPr="00EE4024">
        <w:rPr>
          <w:rFonts w:cs="B Nazanin"/>
          <w:sz w:val="28"/>
          <w:szCs w:val="28"/>
          <w:rtl/>
        </w:rPr>
        <w:t xml:space="preserve"> </w:t>
      </w:r>
      <w:r w:rsidR="004C5796">
        <w:rPr>
          <w:rFonts w:cs="B Nazanin" w:hint="cs"/>
          <w:sz w:val="28"/>
          <w:szCs w:val="28"/>
          <w:rtl/>
        </w:rPr>
        <w:t xml:space="preserve">بیشترین پتانسیل از نظر </w:t>
      </w:r>
      <w:r w:rsidR="000B4DB3">
        <w:rPr>
          <w:rFonts w:cs="B Nazanin" w:hint="cs"/>
          <w:sz w:val="28"/>
          <w:szCs w:val="28"/>
          <w:rtl/>
        </w:rPr>
        <w:t>اعمال نفوذ در مناطق و شهرک</w:t>
      </w:r>
      <w:ins w:id="2458" w:author="Shokri" w:date="2019-11-10T01:33:00Z">
        <w:r w:rsidR="00D14BC9">
          <w:rPr>
            <w:rFonts w:cs="B Nazanin" w:hint="cs"/>
            <w:sz w:val="28"/>
            <w:szCs w:val="28"/>
            <w:rtl/>
          </w:rPr>
          <w:t>‌</w:t>
        </w:r>
      </w:ins>
      <w:del w:id="2459" w:author="Shokri" w:date="2019-11-10T01:33:00Z">
        <w:r w:rsidR="000B4DB3" w:rsidDel="00D14BC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0B4DB3">
        <w:rPr>
          <w:rFonts w:cs="B Nazanin" w:hint="cs"/>
          <w:sz w:val="28"/>
          <w:szCs w:val="28"/>
          <w:rtl/>
        </w:rPr>
        <w:t xml:space="preserve">های نوساز قرقیزستان از آن شبکه تجاری </w:t>
      </w:r>
      <w:ins w:id="2460" w:author="Shokri" w:date="2019-11-10T01:34:00Z">
        <w:r w:rsidR="00D14BC9">
          <w:rPr>
            <w:rFonts w:cs="B Nazanin" w:hint="cs"/>
            <w:sz w:val="28"/>
            <w:szCs w:val="28"/>
            <w:rtl/>
          </w:rPr>
          <w:t>و</w:t>
        </w:r>
      </w:ins>
      <w:del w:id="2461" w:author="Shokri" w:date="2019-11-10T01:34:00Z">
        <w:r w:rsidR="000B4DB3" w:rsidDel="00D14BC9">
          <w:rPr>
            <w:rFonts w:cs="B Nazanin" w:hint="cs"/>
            <w:sz w:val="28"/>
            <w:szCs w:val="28"/>
            <w:rtl/>
          </w:rPr>
          <w:delText>؛</w:delText>
        </w:r>
      </w:del>
      <w:r w:rsidR="000B4DB3">
        <w:rPr>
          <w:rFonts w:cs="B Nazanin" w:hint="cs"/>
          <w:sz w:val="28"/>
          <w:szCs w:val="28"/>
          <w:rtl/>
        </w:rPr>
        <w:t xml:space="preserve"> دینی</w:t>
      </w:r>
      <w:ins w:id="2462" w:author="Shokri" w:date="2019-11-10T01:34:00Z">
        <w:r w:rsidR="00D14BC9">
          <w:rPr>
            <w:rFonts w:cs="B Nazanin" w:hint="cs"/>
            <w:sz w:val="28"/>
            <w:szCs w:val="28"/>
            <w:rtl/>
          </w:rPr>
          <w:t xml:space="preserve"> و</w:t>
        </w:r>
      </w:ins>
      <w:del w:id="2463" w:author="Shokri" w:date="2019-11-10T01:34:00Z">
        <w:r w:rsidR="000B4DB3" w:rsidDel="00D14BC9">
          <w:rPr>
            <w:rFonts w:cs="B Nazanin" w:hint="cs"/>
            <w:sz w:val="28"/>
            <w:szCs w:val="28"/>
            <w:rtl/>
          </w:rPr>
          <w:delText>-</w:delText>
        </w:r>
      </w:del>
      <w:r w:rsidR="000B4DB3">
        <w:rPr>
          <w:rFonts w:cs="B Nazanin" w:hint="cs"/>
          <w:sz w:val="28"/>
          <w:szCs w:val="28"/>
          <w:rtl/>
        </w:rPr>
        <w:t xml:space="preserve"> </w:t>
      </w:r>
      <w:del w:id="2464" w:author="Shokri" w:date="2019-11-10T02:01:00Z">
        <w:r w:rsidR="000B4DB3" w:rsidDel="007C3FA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0B4DB3">
        <w:rPr>
          <w:rFonts w:cs="B Nazanin" w:hint="cs"/>
          <w:sz w:val="28"/>
          <w:szCs w:val="28"/>
          <w:rtl/>
        </w:rPr>
        <w:t>آ</w:t>
      </w:r>
      <w:r w:rsidR="004C5796">
        <w:rPr>
          <w:rFonts w:cs="B Nazanin" w:hint="cs"/>
          <w:sz w:val="28"/>
          <w:szCs w:val="28"/>
          <w:rtl/>
        </w:rPr>
        <w:t xml:space="preserve">مورشی ترکیه </w:t>
      </w:r>
      <w:ins w:id="2465" w:author="Shokri" w:date="2019-11-10T01:34:00Z">
        <w:r w:rsidR="00D14BC9">
          <w:rPr>
            <w:rFonts w:cs="B Nazanin" w:hint="cs"/>
            <w:sz w:val="28"/>
            <w:szCs w:val="28"/>
            <w:rtl/>
          </w:rPr>
          <w:t>است</w:t>
        </w:r>
      </w:ins>
      <w:del w:id="2466" w:author="Shokri" w:date="2019-11-10T01:34:00Z">
        <w:r w:rsidR="004C5796" w:rsidDel="00D14BC9">
          <w:rPr>
            <w:rFonts w:cs="B Nazanin" w:hint="cs"/>
            <w:sz w:val="28"/>
            <w:szCs w:val="28"/>
            <w:rtl/>
          </w:rPr>
          <w:delText>می باشد</w:delText>
        </w:r>
      </w:del>
      <w:r w:rsidR="004C5796">
        <w:rPr>
          <w:rFonts w:cs="B Nazanin" w:hint="cs"/>
          <w:sz w:val="28"/>
          <w:szCs w:val="28"/>
          <w:rtl/>
        </w:rPr>
        <w:t>.</w:t>
      </w:r>
      <w:del w:id="2467" w:author="Shokri" w:date="2019-11-10T02:01:00Z">
        <w:r w:rsidR="004C5796" w:rsidDel="007C3FA9">
          <w:rPr>
            <w:rFonts w:cs="B Nazanin" w:hint="cs"/>
            <w:sz w:val="28"/>
            <w:szCs w:val="28"/>
            <w:rtl/>
          </w:rPr>
          <w:delText xml:space="preserve"> </w:delText>
        </w:r>
      </w:del>
    </w:p>
    <w:p w:rsidR="000453FB" w:rsidRPr="00B310F7" w:rsidRDefault="002073C9" w:rsidP="000453FB">
      <w:pPr>
        <w:bidi/>
        <w:jc w:val="both"/>
        <w:rPr>
          <w:rFonts w:cs="B Nazanin"/>
          <w:b/>
          <w:bCs/>
          <w:sz w:val="28"/>
          <w:szCs w:val="28"/>
          <w:rtl/>
          <w:rPrChange w:id="2468" w:author="Shokri" w:date="2019-11-10T01:19:00Z">
            <w:rPr>
              <w:rFonts w:cs="B Nazanin"/>
              <w:sz w:val="28"/>
              <w:szCs w:val="28"/>
              <w:rtl/>
            </w:rPr>
          </w:rPrChange>
        </w:rPr>
      </w:pPr>
      <w:r w:rsidRPr="00B310F7">
        <w:rPr>
          <w:rFonts w:cs="B Nazanin" w:hint="eastAsia"/>
          <w:b/>
          <w:bCs/>
          <w:sz w:val="28"/>
          <w:szCs w:val="28"/>
          <w:rtl/>
          <w:rPrChange w:id="2469" w:author="Shokri" w:date="2019-11-10T01:19:00Z">
            <w:rPr>
              <w:rFonts w:cs="B Nazanin" w:hint="eastAsia"/>
              <w:sz w:val="28"/>
              <w:szCs w:val="28"/>
              <w:rtl/>
            </w:rPr>
          </w:rPrChange>
        </w:rPr>
        <w:t>عنوان</w:t>
      </w:r>
      <w:r w:rsidRPr="00B310F7">
        <w:rPr>
          <w:rFonts w:cs="B Nazanin"/>
          <w:b/>
          <w:bCs/>
          <w:sz w:val="28"/>
          <w:szCs w:val="28"/>
          <w:rtl/>
          <w:rPrChange w:id="2470" w:author="Shokri" w:date="2019-11-10T01:19:00Z">
            <w:rPr>
              <w:rFonts w:cs="B Nazanin"/>
              <w:sz w:val="28"/>
              <w:szCs w:val="28"/>
              <w:rtl/>
            </w:rPr>
          </w:rPrChange>
        </w:rPr>
        <w:t xml:space="preserve"> </w:t>
      </w:r>
      <w:r w:rsidRPr="00B310F7">
        <w:rPr>
          <w:rFonts w:cs="B Nazanin" w:hint="eastAsia"/>
          <w:b/>
          <w:bCs/>
          <w:sz w:val="28"/>
          <w:szCs w:val="28"/>
          <w:rtl/>
          <w:rPrChange w:id="2471" w:author="Shokri" w:date="2019-11-10T01:19:00Z">
            <w:rPr>
              <w:rFonts w:cs="B Nazanin" w:hint="eastAsia"/>
              <w:sz w:val="28"/>
              <w:szCs w:val="28"/>
              <w:rtl/>
            </w:rPr>
          </w:rPrChange>
        </w:rPr>
        <w:t>اصل</w:t>
      </w:r>
      <w:r w:rsidRPr="00B310F7">
        <w:rPr>
          <w:rFonts w:cs="B Nazanin" w:hint="cs"/>
          <w:b/>
          <w:bCs/>
          <w:sz w:val="28"/>
          <w:szCs w:val="28"/>
          <w:rtl/>
          <w:rPrChange w:id="2472" w:author="Shokri" w:date="2019-11-10T01:19:00Z">
            <w:rPr>
              <w:rFonts w:cs="B Nazanin" w:hint="cs"/>
              <w:sz w:val="28"/>
              <w:szCs w:val="28"/>
              <w:rtl/>
            </w:rPr>
          </w:rPrChange>
        </w:rPr>
        <w:t>ی</w:t>
      </w:r>
      <w:r w:rsidRPr="00B310F7">
        <w:rPr>
          <w:rFonts w:cs="B Nazanin"/>
          <w:b/>
          <w:bCs/>
          <w:sz w:val="28"/>
          <w:szCs w:val="28"/>
          <w:rtl/>
          <w:rPrChange w:id="2473" w:author="Shokri" w:date="2019-11-10T01:19:00Z">
            <w:rPr>
              <w:rFonts w:cs="B Nazanin"/>
              <w:sz w:val="28"/>
              <w:szCs w:val="28"/>
              <w:rtl/>
            </w:rPr>
          </w:rPrChange>
        </w:rPr>
        <w:t xml:space="preserve"> </w:t>
      </w:r>
      <w:r w:rsidRPr="00B310F7">
        <w:rPr>
          <w:rFonts w:cs="B Nazanin" w:hint="eastAsia"/>
          <w:b/>
          <w:bCs/>
          <w:sz w:val="28"/>
          <w:szCs w:val="28"/>
          <w:rtl/>
          <w:rPrChange w:id="2474" w:author="Shokri" w:date="2019-11-10T01:19:00Z">
            <w:rPr>
              <w:rFonts w:cs="B Nazanin" w:hint="eastAsia"/>
              <w:sz w:val="28"/>
              <w:szCs w:val="28"/>
              <w:rtl/>
            </w:rPr>
          </w:rPrChange>
        </w:rPr>
        <w:t>ا</w:t>
      </w:r>
      <w:r w:rsidRPr="00B310F7">
        <w:rPr>
          <w:rFonts w:cs="B Nazanin" w:hint="cs"/>
          <w:b/>
          <w:bCs/>
          <w:sz w:val="28"/>
          <w:szCs w:val="28"/>
          <w:rtl/>
          <w:rPrChange w:id="2475" w:author="Shokri" w:date="2019-11-10T01:19:00Z">
            <w:rPr>
              <w:rFonts w:cs="B Nazanin" w:hint="cs"/>
              <w:sz w:val="28"/>
              <w:szCs w:val="28"/>
              <w:rtl/>
            </w:rPr>
          </w:rPrChange>
        </w:rPr>
        <w:t>ی</w:t>
      </w:r>
      <w:r w:rsidRPr="00B310F7">
        <w:rPr>
          <w:rFonts w:cs="B Nazanin" w:hint="eastAsia"/>
          <w:b/>
          <w:bCs/>
          <w:sz w:val="28"/>
          <w:szCs w:val="28"/>
          <w:rtl/>
          <w:rPrChange w:id="2476" w:author="Shokri" w:date="2019-11-10T01:19:00Z">
            <w:rPr>
              <w:rFonts w:cs="B Nazanin" w:hint="eastAsia"/>
              <w:sz w:val="28"/>
              <w:szCs w:val="28"/>
              <w:rtl/>
            </w:rPr>
          </w:rPrChange>
        </w:rPr>
        <w:t>ن</w:t>
      </w:r>
      <w:r w:rsidRPr="00B310F7">
        <w:rPr>
          <w:rFonts w:cs="B Nazanin"/>
          <w:b/>
          <w:bCs/>
          <w:sz w:val="28"/>
          <w:szCs w:val="28"/>
          <w:rtl/>
          <w:rPrChange w:id="2477" w:author="Shokri" w:date="2019-11-10T01:19:00Z">
            <w:rPr>
              <w:rFonts w:cs="B Nazanin"/>
              <w:sz w:val="28"/>
              <w:szCs w:val="28"/>
              <w:rtl/>
            </w:rPr>
          </w:rPrChange>
        </w:rPr>
        <w:t xml:space="preserve"> </w:t>
      </w:r>
      <w:r w:rsidRPr="00B310F7">
        <w:rPr>
          <w:rFonts w:cs="B Nazanin" w:hint="eastAsia"/>
          <w:b/>
          <w:bCs/>
          <w:sz w:val="28"/>
          <w:szCs w:val="28"/>
          <w:rtl/>
          <w:rPrChange w:id="2478" w:author="Shokri" w:date="2019-11-10T01:19:00Z">
            <w:rPr>
              <w:rFonts w:cs="B Nazanin" w:hint="eastAsia"/>
              <w:sz w:val="28"/>
              <w:szCs w:val="28"/>
              <w:rtl/>
            </w:rPr>
          </w:rPrChange>
        </w:rPr>
        <w:t>مطلب</w:t>
      </w:r>
      <w:r w:rsidRPr="00B310F7">
        <w:rPr>
          <w:rFonts w:cs="B Nazanin"/>
          <w:b/>
          <w:bCs/>
          <w:sz w:val="28"/>
          <w:szCs w:val="28"/>
          <w:rtl/>
          <w:rPrChange w:id="2479" w:author="Shokri" w:date="2019-11-10T01:19:00Z">
            <w:rPr>
              <w:rFonts w:cs="B Nazanin"/>
              <w:sz w:val="28"/>
              <w:szCs w:val="28"/>
              <w:rtl/>
            </w:rPr>
          </w:rPrChange>
        </w:rPr>
        <w:t xml:space="preserve"> </w:t>
      </w:r>
      <w:r w:rsidRPr="00B310F7">
        <w:rPr>
          <w:rFonts w:cs="B Nazanin" w:hint="eastAsia"/>
          <w:b/>
          <w:bCs/>
          <w:sz w:val="28"/>
          <w:szCs w:val="28"/>
          <w:rtl/>
          <w:rPrChange w:id="2480" w:author="Shokri" w:date="2019-11-10T01:19:00Z">
            <w:rPr>
              <w:rFonts w:cs="B Nazanin" w:hint="eastAsia"/>
              <w:sz w:val="28"/>
              <w:szCs w:val="28"/>
              <w:rtl/>
            </w:rPr>
          </w:rPrChange>
        </w:rPr>
        <w:t>به</w:t>
      </w:r>
      <w:r w:rsidRPr="00B310F7">
        <w:rPr>
          <w:rFonts w:cs="B Nazanin"/>
          <w:b/>
          <w:bCs/>
          <w:sz w:val="28"/>
          <w:szCs w:val="28"/>
          <w:rtl/>
          <w:rPrChange w:id="2481" w:author="Shokri" w:date="2019-11-10T01:19:00Z">
            <w:rPr>
              <w:rFonts w:cs="B Nazanin"/>
              <w:sz w:val="28"/>
              <w:szCs w:val="28"/>
              <w:rtl/>
            </w:rPr>
          </w:rPrChange>
        </w:rPr>
        <w:t xml:space="preserve"> </w:t>
      </w:r>
      <w:r w:rsidRPr="00B310F7">
        <w:rPr>
          <w:rFonts w:cs="B Nazanin" w:hint="eastAsia"/>
          <w:b/>
          <w:bCs/>
          <w:sz w:val="28"/>
          <w:szCs w:val="28"/>
          <w:rtl/>
          <w:rPrChange w:id="2482" w:author="Shokri" w:date="2019-11-10T01:19:00Z">
            <w:rPr>
              <w:rFonts w:cs="B Nazanin" w:hint="eastAsia"/>
              <w:sz w:val="28"/>
              <w:szCs w:val="28"/>
              <w:rtl/>
            </w:rPr>
          </w:rPrChange>
        </w:rPr>
        <w:t>زبان</w:t>
      </w:r>
      <w:r w:rsidRPr="00B310F7">
        <w:rPr>
          <w:rFonts w:cs="B Nazanin"/>
          <w:b/>
          <w:bCs/>
          <w:sz w:val="28"/>
          <w:szCs w:val="28"/>
          <w:rtl/>
          <w:rPrChange w:id="2483" w:author="Shokri" w:date="2019-11-10T01:19:00Z">
            <w:rPr>
              <w:rFonts w:cs="B Nazanin"/>
              <w:sz w:val="28"/>
              <w:szCs w:val="28"/>
              <w:rtl/>
            </w:rPr>
          </w:rPrChange>
        </w:rPr>
        <w:t xml:space="preserve"> </w:t>
      </w:r>
      <w:r w:rsidRPr="00B310F7">
        <w:rPr>
          <w:rFonts w:cs="B Nazanin" w:hint="eastAsia"/>
          <w:b/>
          <w:bCs/>
          <w:sz w:val="28"/>
          <w:szCs w:val="28"/>
          <w:rtl/>
          <w:rPrChange w:id="2484" w:author="Shokri" w:date="2019-11-10T01:19:00Z">
            <w:rPr>
              <w:rFonts w:cs="B Nazanin" w:hint="eastAsia"/>
              <w:sz w:val="28"/>
              <w:szCs w:val="28"/>
              <w:rtl/>
            </w:rPr>
          </w:rPrChange>
        </w:rPr>
        <w:t>روس</w:t>
      </w:r>
      <w:r w:rsidRPr="00B310F7">
        <w:rPr>
          <w:rFonts w:cs="B Nazanin" w:hint="cs"/>
          <w:b/>
          <w:bCs/>
          <w:sz w:val="28"/>
          <w:szCs w:val="28"/>
          <w:rtl/>
          <w:rPrChange w:id="2485" w:author="Shokri" w:date="2019-11-10T01:19:00Z">
            <w:rPr>
              <w:rFonts w:cs="B Nazanin" w:hint="cs"/>
              <w:sz w:val="28"/>
              <w:szCs w:val="28"/>
              <w:rtl/>
            </w:rPr>
          </w:rPrChange>
        </w:rPr>
        <w:t>ی</w:t>
      </w:r>
      <w:del w:id="2486" w:author="Shokri" w:date="2019-11-10T01:19:00Z">
        <w:r w:rsidRPr="00B310F7" w:rsidDel="00B310F7">
          <w:rPr>
            <w:rFonts w:cs="B Nazanin"/>
            <w:b/>
            <w:bCs/>
            <w:sz w:val="28"/>
            <w:szCs w:val="28"/>
            <w:rtl/>
            <w:rPrChange w:id="2487" w:author="Shokri" w:date="2019-11-10T01:19:00Z">
              <w:rPr>
                <w:rFonts w:cs="B Nazanin"/>
                <w:sz w:val="28"/>
                <w:szCs w:val="28"/>
                <w:rtl/>
              </w:rPr>
            </w:rPrChange>
          </w:rPr>
          <w:delText>:</w:delText>
        </w:r>
      </w:del>
    </w:p>
    <w:p w:rsidR="002073C9" w:rsidRPr="002073C9" w:rsidRDefault="000453FB" w:rsidP="002073C9">
      <w:pPr>
        <w:jc w:val="both"/>
        <w:rPr>
          <w:rStyle w:val="ntitle1"/>
          <w:color w:val="auto"/>
          <w:rtl/>
        </w:rPr>
      </w:pPr>
      <w:r w:rsidRPr="000453FB">
        <w:rPr>
          <w:rStyle w:val="ntitle1"/>
          <w:color w:val="auto"/>
        </w:rPr>
        <w:lastRenderedPageBreak/>
        <w:t>Сравнительный анализ турецкой, российской, китайской, американской Soft Power в Кыргызстане.</w:t>
      </w:r>
    </w:p>
    <w:p w:rsidR="002073C9" w:rsidRPr="00B310F7" w:rsidRDefault="000453FB" w:rsidP="002073C9">
      <w:pPr>
        <w:jc w:val="right"/>
        <w:rPr>
          <w:rStyle w:val="ntitle1"/>
          <w:rFonts w:cs="B Nazanin"/>
          <w:b/>
          <w:bCs/>
          <w:color w:val="auto"/>
          <w:sz w:val="28"/>
          <w:szCs w:val="28"/>
          <w:rtl/>
          <w:rPrChange w:id="2488" w:author="Shokri" w:date="2019-11-10T01:19:00Z">
            <w:rPr>
              <w:rStyle w:val="ntitle1"/>
              <w:rFonts w:cs="B Nazanin"/>
              <w:color w:val="auto"/>
              <w:sz w:val="28"/>
              <w:szCs w:val="28"/>
              <w:rtl/>
            </w:rPr>
          </w:rPrChange>
        </w:rPr>
      </w:pPr>
      <w:r w:rsidRPr="00B310F7">
        <w:rPr>
          <w:rStyle w:val="ntitle1"/>
          <w:rFonts w:cs="B Nazanin" w:hint="eastAsia"/>
          <w:b/>
          <w:bCs/>
          <w:color w:val="auto"/>
          <w:sz w:val="28"/>
          <w:szCs w:val="28"/>
          <w:rtl/>
          <w:rPrChange w:id="2489" w:author="Shokri" w:date="2019-11-10T01:19:00Z">
            <w:rPr>
              <w:rStyle w:val="ntitle1"/>
              <w:rFonts w:cs="B Nazanin" w:hint="eastAsia"/>
              <w:color w:val="auto"/>
              <w:sz w:val="28"/>
              <w:szCs w:val="28"/>
              <w:rtl/>
            </w:rPr>
          </w:rPrChange>
        </w:rPr>
        <w:t>منبع</w:t>
      </w:r>
      <w:del w:id="2490" w:author="Shokri" w:date="2019-11-10T01:19:00Z">
        <w:r w:rsidRPr="00B310F7" w:rsidDel="00B310F7">
          <w:rPr>
            <w:rStyle w:val="ntitle1"/>
            <w:rFonts w:cs="B Nazanin"/>
            <w:b/>
            <w:bCs/>
            <w:color w:val="auto"/>
            <w:sz w:val="28"/>
            <w:szCs w:val="28"/>
            <w:rtl/>
            <w:rPrChange w:id="2491" w:author="Shokri" w:date="2019-11-10T01:19:00Z">
              <w:rPr>
                <w:rStyle w:val="ntitle1"/>
                <w:rFonts w:cs="B Nazanin"/>
                <w:color w:val="auto"/>
                <w:sz w:val="28"/>
                <w:szCs w:val="28"/>
                <w:rtl/>
              </w:rPr>
            </w:rPrChange>
          </w:rPr>
          <w:delText>:</w:delText>
        </w:r>
      </w:del>
      <w:r w:rsidR="002073C9" w:rsidRPr="00B310F7">
        <w:rPr>
          <w:rStyle w:val="ntitle1"/>
          <w:rFonts w:cs="B Nazanin"/>
          <w:b/>
          <w:bCs/>
          <w:color w:val="auto"/>
          <w:sz w:val="28"/>
          <w:szCs w:val="28"/>
          <w:rtl/>
          <w:rPrChange w:id="2492" w:author="Shokri" w:date="2019-11-10T01:19:00Z">
            <w:rPr>
              <w:rStyle w:val="ntitle1"/>
              <w:rFonts w:cs="B Nazanin"/>
              <w:color w:val="auto"/>
              <w:sz w:val="28"/>
              <w:szCs w:val="28"/>
              <w:rtl/>
            </w:rPr>
          </w:rPrChange>
        </w:rPr>
        <w:t xml:space="preserve">  </w:t>
      </w:r>
    </w:p>
    <w:p w:rsidR="000453FB" w:rsidRPr="002073C9" w:rsidRDefault="00AF1807" w:rsidP="002073C9">
      <w:pPr>
        <w:jc w:val="right"/>
        <w:rPr>
          <w:rFonts w:ascii="Tahoma" w:hAnsi="Tahoma" w:cs="B Nazanin"/>
          <w:sz w:val="28"/>
          <w:szCs w:val="28"/>
        </w:rPr>
      </w:pPr>
      <w:hyperlink r:id="rId31" w:history="1">
        <w:r w:rsidR="000453FB" w:rsidRPr="000453FB">
          <w:rPr>
            <w:rStyle w:val="Hyperlink"/>
            <w:rFonts w:ascii="Tahoma" w:hAnsi="Tahoma" w:cs="Tahoma"/>
            <w:color w:val="auto"/>
            <w:sz w:val="29"/>
            <w:szCs w:val="29"/>
            <w:u w:val="none"/>
          </w:rPr>
          <w:t>http://worldcrisis.ru/crisis/1857961?COMEFROM=SUBSCR</w:t>
        </w:r>
      </w:hyperlink>
    </w:p>
    <w:p w:rsidR="000453FB" w:rsidRDefault="000453FB" w:rsidP="0026273B">
      <w:pPr>
        <w:bidi/>
        <w:jc w:val="center"/>
        <w:rPr>
          <w:rFonts w:cs="B Zar"/>
          <w:sz w:val="28"/>
          <w:szCs w:val="28"/>
          <w:rtl/>
        </w:rPr>
      </w:pPr>
    </w:p>
    <w:p w:rsidR="0026273B" w:rsidRPr="00F6312A" w:rsidRDefault="0026273B" w:rsidP="0026273B">
      <w:pPr>
        <w:bidi/>
        <w:ind w:left="1416"/>
        <w:rPr>
          <w:rFonts w:cs="B Nazanin"/>
          <w:sz w:val="28"/>
          <w:szCs w:val="28"/>
          <w:rPrChange w:id="2493" w:author="Windows User" w:date="2019-11-10T05:23:00Z">
            <w:rPr>
              <w:rFonts w:cs="B Zar"/>
              <w:sz w:val="28"/>
              <w:szCs w:val="28"/>
            </w:rPr>
          </w:rPrChange>
        </w:rPr>
      </w:pPr>
      <w:r w:rsidRPr="00F6312A">
        <w:rPr>
          <w:rFonts w:cs="B Nazanin" w:hint="eastAsia"/>
          <w:sz w:val="28"/>
          <w:szCs w:val="28"/>
          <w:rtl/>
          <w:rPrChange w:id="2494" w:author="Windows User" w:date="2019-11-10T05:23:00Z">
            <w:rPr>
              <w:rFonts w:cs="B Zar" w:hint="eastAsia"/>
              <w:sz w:val="28"/>
              <w:szCs w:val="28"/>
              <w:rtl/>
            </w:rPr>
          </w:rPrChange>
        </w:rPr>
        <w:t>ترجمه،</w:t>
      </w:r>
      <w:r w:rsidRPr="00F6312A">
        <w:rPr>
          <w:rFonts w:cs="B Nazanin"/>
          <w:sz w:val="28"/>
          <w:szCs w:val="28"/>
          <w:rtl/>
          <w:rPrChange w:id="2495" w:author="Windows User" w:date="2019-11-10T05:23:00Z">
            <w:rPr>
              <w:rFonts w:cs="B Zar"/>
              <w:sz w:val="28"/>
              <w:szCs w:val="28"/>
              <w:rtl/>
            </w:rPr>
          </w:rPrChange>
        </w:rPr>
        <w:t xml:space="preserve"> </w:t>
      </w:r>
      <w:r w:rsidRPr="00F6312A">
        <w:rPr>
          <w:rFonts w:cs="B Nazanin" w:hint="eastAsia"/>
          <w:sz w:val="28"/>
          <w:szCs w:val="28"/>
          <w:rtl/>
          <w:rPrChange w:id="2496" w:author="Windows User" w:date="2019-11-10T05:23:00Z">
            <w:rPr>
              <w:rFonts w:cs="B Zar" w:hint="eastAsia"/>
              <w:sz w:val="28"/>
              <w:szCs w:val="28"/>
              <w:rtl/>
            </w:rPr>
          </w:rPrChange>
        </w:rPr>
        <w:t>گردآور</w:t>
      </w:r>
      <w:r w:rsidRPr="00F6312A">
        <w:rPr>
          <w:rFonts w:cs="B Nazanin" w:hint="cs"/>
          <w:sz w:val="28"/>
          <w:szCs w:val="28"/>
          <w:rtl/>
          <w:rPrChange w:id="2497" w:author="Windows User" w:date="2019-11-10T05:23:00Z">
            <w:rPr>
              <w:rFonts w:cs="B Zar" w:hint="cs"/>
              <w:sz w:val="28"/>
              <w:szCs w:val="28"/>
              <w:rtl/>
            </w:rPr>
          </w:rPrChange>
        </w:rPr>
        <w:t>ی</w:t>
      </w:r>
      <w:r w:rsidRPr="00F6312A">
        <w:rPr>
          <w:rFonts w:cs="B Nazanin"/>
          <w:sz w:val="28"/>
          <w:szCs w:val="28"/>
          <w:rtl/>
          <w:rPrChange w:id="2498" w:author="Windows User" w:date="2019-11-10T05:23:00Z">
            <w:rPr>
              <w:rFonts w:cs="B Zar"/>
              <w:sz w:val="28"/>
              <w:szCs w:val="28"/>
              <w:rtl/>
            </w:rPr>
          </w:rPrChange>
        </w:rPr>
        <w:t xml:space="preserve"> </w:t>
      </w:r>
      <w:r w:rsidRPr="00F6312A">
        <w:rPr>
          <w:rFonts w:cs="B Nazanin" w:hint="eastAsia"/>
          <w:sz w:val="28"/>
          <w:szCs w:val="28"/>
          <w:rtl/>
          <w:rPrChange w:id="2499" w:author="Windows User" w:date="2019-11-10T05:23:00Z">
            <w:rPr>
              <w:rFonts w:cs="B Zar" w:hint="eastAsia"/>
              <w:sz w:val="28"/>
              <w:szCs w:val="28"/>
              <w:rtl/>
            </w:rPr>
          </w:rPrChange>
        </w:rPr>
        <w:t>و</w:t>
      </w:r>
      <w:r w:rsidRPr="00F6312A">
        <w:rPr>
          <w:rFonts w:cs="B Nazanin"/>
          <w:sz w:val="28"/>
          <w:szCs w:val="28"/>
          <w:rtl/>
          <w:rPrChange w:id="2500" w:author="Windows User" w:date="2019-11-10T05:23:00Z">
            <w:rPr>
              <w:rFonts w:cs="B Zar"/>
              <w:sz w:val="28"/>
              <w:szCs w:val="28"/>
              <w:rtl/>
            </w:rPr>
          </w:rPrChange>
        </w:rPr>
        <w:t xml:space="preserve"> </w:t>
      </w:r>
      <w:r w:rsidRPr="00F6312A">
        <w:rPr>
          <w:rFonts w:cs="B Nazanin" w:hint="eastAsia"/>
          <w:sz w:val="28"/>
          <w:szCs w:val="28"/>
          <w:rtl/>
          <w:rPrChange w:id="2501" w:author="Windows User" w:date="2019-11-10T05:23:00Z">
            <w:rPr>
              <w:rFonts w:cs="B Zar" w:hint="eastAsia"/>
              <w:sz w:val="28"/>
              <w:szCs w:val="28"/>
              <w:rtl/>
            </w:rPr>
          </w:rPrChange>
        </w:rPr>
        <w:t>مستندساز</w:t>
      </w:r>
      <w:r w:rsidRPr="00F6312A">
        <w:rPr>
          <w:rFonts w:cs="B Nazanin" w:hint="cs"/>
          <w:sz w:val="28"/>
          <w:szCs w:val="28"/>
          <w:rtl/>
          <w:rPrChange w:id="2502" w:author="Windows User" w:date="2019-11-10T05:23:00Z">
            <w:rPr>
              <w:rFonts w:cs="B Zar" w:hint="cs"/>
              <w:sz w:val="28"/>
              <w:szCs w:val="28"/>
              <w:rtl/>
            </w:rPr>
          </w:rPrChange>
        </w:rPr>
        <w:t>ی</w:t>
      </w:r>
      <w:r w:rsidRPr="00F6312A">
        <w:rPr>
          <w:rFonts w:cs="B Nazanin"/>
          <w:sz w:val="28"/>
          <w:szCs w:val="28"/>
          <w:rtl/>
          <w:rPrChange w:id="2503" w:author="Windows User" w:date="2019-11-10T05:23:00Z">
            <w:rPr>
              <w:rFonts w:cs="B Zar"/>
              <w:sz w:val="28"/>
              <w:szCs w:val="28"/>
              <w:rtl/>
            </w:rPr>
          </w:rPrChange>
        </w:rPr>
        <w:t xml:space="preserve">: </w:t>
      </w:r>
      <w:r w:rsidRPr="00F6312A">
        <w:rPr>
          <w:rFonts w:cs="B Nazanin" w:hint="eastAsia"/>
          <w:sz w:val="28"/>
          <w:szCs w:val="28"/>
          <w:rtl/>
          <w:rPrChange w:id="2504" w:author="Windows User" w:date="2019-11-10T05:23:00Z">
            <w:rPr>
              <w:rFonts w:cs="B Zar" w:hint="eastAsia"/>
              <w:sz w:val="28"/>
              <w:szCs w:val="28"/>
              <w:rtl/>
            </w:rPr>
          </w:rPrChange>
        </w:rPr>
        <w:t>پرو</w:t>
      </w:r>
      <w:r w:rsidRPr="00F6312A">
        <w:rPr>
          <w:rFonts w:cs="B Nazanin" w:hint="cs"/>
          <w:sz w:val="28"/>
          <w:szCs w:val="28"/>
          <w:rtl/>
          <w:rPrChange w:id="2505" w:author="Windows User" w:date="2019-11-10T05:23:00Z">
            <w:rPr>
              <w:rFonts w:cs="B Zar" w:hint="cs"/>
              <w:sz w:val="28"/>
              <w:szCs w:val="28"/>
              <w:rtl/>
            </w:rPr>
          </w:rPrChange>
        </w:rPr>
        <w:t>ی</w:t>
      </w:r>
      <w:r w:rsidRPr="00F6312A">
        <w:rPr>
          <w:rFonts w:cs="B Nazanin" w:hint="eastAsia"/>
          <w:sz w:val="28"/>
          <w:szCs w:val="28"/>
          <w:rtl/>
          <w:rPrChange w:id="2506" w:author="Windows User" w:date="2019-11-10T05:23:00Z">
            <w:rPr>
              <w:rFonts w:cs="B Zar" w:hint="eastAsia"/>
              <w:sz w:val="28"/>
              <w:szCs w:val="28"/>
              <w:rtl/>
            </w:rPr>
          </w:rPrChange>
        </w:rPr>
        <w:t>ز</w:t>
      </w:r>
      <w:r w:rsidRPr="00F6312A">
        <w:rPr>
          <w:rFonts w:cs="B Nazanin"/>
          <w:sz w:val="28"/>
          <w:szCs w:val="28"/>
          <w:rtl/>
          <w:rPrChange w:id="2507" w:author="Windows User" w:date="2019-11-10T05:23:00Z">
            <w:rPr>
              <w:rFonts w:cs="B Zar"/>
              <w:sz w:val="28"/>
              <w:szCs w:val="28"/>
              <w:rtl/>
            </w:rPr>
          </w:rPrChange>
        </w:rPr>
        <w:t xml:space="preserve"> </w:t>
      </w:r>
      <w:r w:rsidRPr="00F6312A">
        <w:rPr>
          <w:rFonts w:cs="B Nazanin" w:hint="eastAsia"/>
          <w:sz w:val="28"/>
          <w:szCs w:val="28"/>
          <w:rtl/>
          <w:rPrChange w:id="2508" w:author="Windows User" w:date="2019-11-10T05:23:00Z">
            <w:rPr>
              <w:rFonts w:cs="B Zar" w:hint="eastAsia"/>
              <w:sz w:val="28"/>
              <w:szCs w:val="28"/>
              <w:rtl/>
            </w:rPr>
          </w:rPrChange>
        </w:rPr>
        <w:t>قاسم</w:t>
      </w:r>
      <w:r w:rsidRPr="00F6312A">
        <w:rPr>
          <w:rFonts w:cs="B Nazanin" w:hint="cs"/>
          <w:sz w:val="28"/>
          <w:szCs w:val="28"/>
          <w:rtl/>
          <w:rPrChange w:id="2509" w:author="Windows User" w:date="2019-11-10T05:23:00Z">
            <w:rPr>
              <w:rFonts w:cs="B Zar" w:hint="cs"/>
              <w:sz w:val="28"/>
              <w:szCs w:val="28"/>
              <w:rtl/>
            </w:rPr>
          </w:rPrChange>
        </w:rPr>
        <w:t>ی</w:t>
      </w:r>
      <w:r w:rsidRPr="00F6312A">
        <w:rPr>
          <w:rFonts w:cs="B Nazanin" w:hint="eastAsia"/>
          <w:sz w:val="28"/>
          <w:szCs w:val="28"/>
          <w:rtl/>
          <w:rPrChange w:id="2510" w:author="Windows User" w:date="2019-11-10T05:23:00Z">
            <w:rPr>
              <w:rFonts w:cs="B Zar" w:hint="eastAsia"/>
              <w:sz w:val="28"/>
              <w:szCs w:val="28"/>
              <w:rtl/>
            </w:rPr>
          </w:rPrChange>
        </w:rPr>
        <w:t>،</w:t>
      </w:r>
      <w:r w:rsidRPr="00F6312A">
        <w:rPr>
          <w:rFonts w:cs="B Nazanin"/>
          <w:sz w:val="28"/>
          <w:szCs w:val="28"/>
          <w:rtl/>
          <w:rPrChange w:id="2511" w:author="Windows User" w:date="2019-11-10T05:23:00Z">
            <w:rPr>
              <w:rFonts w:cs="B Zar"/>
              <w:sz w:val="28"/>
              <w:szCs w:val="28"/>
              <w:rtl/>
            </w:rPr>
          </w:rPrChange>
        </w:rPr>
        <w:t xml:space="preserve"> </w:t>
      </w:r>
      <w:r w:rsidRPr="00F6312A">
        <w:rPr>
          <w:rFonts w:cs="B Nazanin" w:hint="eastAsia"/>
          <w:sz w:val="28"/>
          <w:szCs w:val="28"/>
          <w:rtl/>
          <w:rPrChange w:id="2512" w:author="Windows User" w:date="2019-11-10T05:23:00Z">
            <w:rPr>
              <w:rFonts w:cs="B Zar" w:hint="eastAsia"/>
              <w:sz w:val="28"/>
              <w:szCs w:val="28"/>
              <w:rtl/>
            </w:rPr>
          </w:rPrChange>
        </w:rPr>
        <w:t>آس</w:t>
      </w:r>
      <w:r w:rsidRPr="00F6312A">
        <w:rPr>
          <w:rFonts w:cs="B Nazanin" w:hint="cs"/>
          <w:sz w:val="28"/>
          <w:szCs w:val="28"/>
          <w:rtl/>
          <w:rPrChange w:id="2513" w:author="Windows User" w:date="2019-11-10T05:23:00Z">
            <w:rPr>
              <w:rFonts w:cs="B Zar" w:hint="cs"/>
              <w:sz w:val="28"/>
              <w:szCs w:val="28"/>
              <w:rtl/>
            </w:rPr>
          </w:rPrChange>
        </w:rPr>
        <w:t>ی</w:t>
      </w:r>
      <w:r w:rsidRPr="00F6312A">
        <w:rPr>
          <w:rFonts w:cs="B Nazanin" w:hint="eastAsia"/>
          <w:sz w:val="28"/>
          <w:szCs w:val="28"/>
          <w:rtl/>
          <w:rPrChange w:id="2514" w:author="Windows User" w:date="2019-11-10T05:23:00Z">
            <w:rPr>
              <w:rFonts w:cs="B Zar" w:hint="eastAsia"/>
              <w:sz w:val="28"/>
              <w:szCs w:val="28"/>
              <w:rtl/>
            </w:rPr>
          </w:rPrChange>
        </w:rPr>
        <w:t>ه</w:t>
      </w:r>
      <w:r w:rsidRPr="00F6312A">
        <w:rPr>
          <w:rFonts w:cs="B Nazanin"/>
          <w:sz w:val="28"/>
          <w:szCs w:val="28"/>
          <w:rtl/>
          <w:rPrChange w:id="2515" w:author="Windows User" w:date="2019-11-10T05:23:00Z">
            <w:rPr>
              <w:rFonts w:cs="B Zar"/>
              <w:sz w:val="28"/>
              <w:szCs w:val="28"/>
              <w:rtl/>
            </w:rPr>
          </w:rPrChange>
        </w:rPr>
        <w:t xml:space="preserve"> </w:t>
      </w:r>
      <w:r w:rsidRPr="00F6312A">
        <w:rPr>
          <w:rFonts w:cs="B Nazanin" w:hint="eastAsia"/>
          <w:sz w:val="28"/>
          <w:szCs w:val="28"/>
          <w:rtl/>
          <w:rPrChange w:id="2516" w:author="Windows User" w:date="2019-11-10T05:23:00Z">
            <w:rPr>
              <w:rFonts w:cs="B Zar" w:hint="eastAsia"/>
              <w:sz w:val="28"/>
              <w:szCs w:val="28"/>
              <w:rtl/>
            </w:rPr>
          </w:rPrChange>
        </w:rPr>
        <w:t>ع</w:t>
      </w:r>
      <w:r w:rsidRPr="00F6312A">
        <w:rPr>
          <w:rFonts w:cs="B Nazanin" w:hint="cs"/>
          <w:sz w:val="28"/>
          <w:szCs w:val="28"/>
          <w:rtl/>
          <w:rPrChange w:id="2517" w:author="Windows User" w:date="2019-11-10T05:23:00Z">
            <w:rPr>
              <w:rFonts w:cs="B Zar" w:hint="cs"/>
              <w:sz w:val="28"/>
              <w:szCs w:val="28"/>
              <w:rtl/>
            </w:rPr>
          </w:rPrChange>
        </w:rPr>
        <w:t>ی</w:t>
      </w:r>
      <w:r w:rsidRPr="00F6312A">
        <w:rPr>
          <w:rFonts w:cs="B Nazanin" w:hint="eastAsia"/>
          <w:sz w:val="28"/>
          <w:szCs w:val="28"/>
          <w:rtl/>
          <w:rPrChange w:id="2518" w:author="Windows User" w:date="2019-11-10T05:23:00Z">
            <w:rPr>
              <w:rFonts w:cs="B Zar" w:hint="eastAsia"/>
              <w:sz w:val="28"/>
              <w:szCs w:val="28"/>
              <w:rtl/>
            </w:rPr>
          </w:rPrChange>
        </w:rPr>
        <w:t>س</w:t>
      </w:r>
      <w:r w:rsidRPr="00F6312A">
        <w:rPr>
          <w:rFonts w:cs="B Nazanin" w:hint="cs"/>
          <w:sz w:val="28"/>
          <w:szCs w:val="28"/>
          <w:rtl/>
          <w:rPrChange w:id="2519" w:author="Windows User" w:date="2019-11-10T05:23:00Z">
            <w:rPr>
              <w:rFonts w:cs="B Zar" w:hint="cs"/>
              <w:sz w:val="28"/>
              <w:szCs w:val="28"/>
              <w:rtl/>
            </w:rPr>
          </w:rPrChange>
        </w:rPr>
        <w:t>ی</w:t>
      </w:r>
      <w:r w:rsidRPr="00F6312A">
        <w:rPr>
          <w:rFonts w:cs="B Nazanin"/>
          <w:sz w:val="28"/>
          <w:szCs w:val="28"/>
          <w:rtl/>
          <w:rPrChange w:id="2520" w:author="Windows User" w:date="2019-11-10T05:23:00Z">
            <w:rPr>
              <w:rFonts w:cs="B Zar"/>
              <w:sz w:val="28"/>
              <w:szCs w:val="28"/>
              <w:rtl/>
            </w:rPr>
          </w:rPrChange>
        </w:rPr>
        <w:t xml:space="preserve"> </w:t>
      </w:r>
      <w:r w:rsidRPr="00F6312A">
        <w:rPr>
          <w:rFonts w:cs="B Nazanin" w:hint="eastAsia"/>
          <w:sz w:val="28"/>
          <w:szCs w:val="28"/>
          <w:rtl/>
          <w:rPrChange w:id="2521" w:author="Windows User" w:date="2019-11-10T05:23:00Z">
            <w:rPr>
              <w:rFonts w:cs="B Zar" w:hint="eastAsia"/>
              <w:sz w:val="28"/>
              <w:szCs w:val="28"/>
              <w:rtl/>
            </w:rPr>
          </w:rPrChange>
        </w:rPr>
        <w:t>با</w:t>
      </w:r>
      <w:r w:rsidRPr="00F6312A">
        <w:rPr>
          <w:rFonts w:cs="B Nazanin" w:hint="cs"/>
          <w:sz w:val="28"/>
          <w:szCs w:val="28"/>
          <w:rtl/>
          <w:rPrChange w:id="2522" w:author="Windows User" w:date="2019-11-10T05:23:00Z">
            <w:rPr>
              <w:rFonts w:cs="B Zar" w:hint="cs"/>
              <w:sz w:val="28"/>
              <w:szCs w:val="28"/>
              <w:rtl/>
            </w:rPr>
          </w:rPrChange>
        </w:rPr>
        <w:t>ی</w:t>
      </w:r>
      <w:r w:rsidRPr="00F6312A">
        <w:rPr>
          <w:rFonts w:cs="B Nazanin" w:hint="eastAsia"/>
          <w:sz w:val="28"/>
          <w:szCs w:val="28"/>
          <w:rtl/>
          <w:rPrChange w:id="2523" w:author="Windows User" w:date="2019-11-10T05:23:00Z">
            <w:rPr>
              <w:rFonts w:cs="B Zar" w:hint="eastAsia"/>
              <w:sz w:val="28"/>
              <w:szCs w:val="28"/>
              <w:rtl/>
            </w:rPr>
          </w:rPrChange>
        </w:rPr>
        <w:t>وا</w:t>
      </w:r>
    </w:p>
    <w:sectPr w:rsidR="0026273B" w:rsidRPr="00F6312A" w:rsidSect="00432AEE">
      <w:headerReference w:type="default" r:id="rId32"/>
      <w:footerReference w:type="default" r:id="rId33"/>
      <w:pgSz w:w="11906" w:h="16838"/>
      <w:pgMar w:top="0" w:right="1700" w:bottom="0" w:left="1701" w:header="708" w:footer="708" w:gutter="0"/>
      <w:pgBorders w:display="notFirstPage" w:offsetFrom="page">
        <w:top w:val="basicWideMidline" w:sz="8" w:space="24" w:color="auto"/>
        <w:left w:val="basicWideMidline" w:sz="8" w:space="24" w:color="auto"/>
        <w:bottom w:val="basicWideMidline" w:sz="8" w:space="24" w:color="auto"/>
        <w:right w:val="basicWideMidline" w:sz="8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3FF4" w:rsidRDefault="00D13FF4">
      <w:pPr>
        <w:spacing w:after="0" w:line="240" w:lineRule="auto"/>
      </w:pPr>
      <w:r>
        <w:separator/>
      </w:r>
    </w:p>
  </w:endnote>
  <w:endnote w:type="continuationSeparator" w:id="0">
    <w:p w:rsidR="00D13FF4" w:rsidRDefault="00D13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roboto">
    <w:altName w:val="Times New Roman"/>
    <w:charset w:val="00"/>
    <w:family w:val="auto"/>
    <w:pitch w:val="default"/>
  </w:font>
  <w:font w:name="Open Sans">
    <w:altName w:val="Times New Roman"/>
    <w:charset w:val="00"/>
    <w:family w:val="auto"/>
    <w:pitch w:val="default"/>
  </w:font>
  <w:font w:name="IranNastaliq">
    <w:altName w:val="IRNazanin"/>
    <w:charset w:val="00"/>
    <w:family w:val="roman"/>
    <w:pitch w:val="variable"/>
    <w:sig w:usb0="00000000" w:usb1="80000000" w:usb2="00000008" w:usb3="00000000" w:csb0="000101FF" w:csb1="00000000"/>
  </w:font>
  <w:font w:name="2  Shiraz">
    <w:altName w:val="Times New Roman"/>
    <w:charset w:val="B2"/>
    <w:family w:val="auto"/>
    <w:pitch w:val="variable"/>
    <w:sig w:usb0="00002000" w:usb1="80000000" w:usb2="00000008" w:usb3="00000000" w:csb0="00000040" w:csb1="00000000"/>
  </w:font>
  <w:font w:name="2  Titr">
    <w:altName w:val="Courier New"/>
    <w:charset w:val="B2"/>
    <w:family w:val="auto"/>
    <w:pitch w:val="variable"/>
    <w:sig w:usb0="00002000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1545830350"/>
      <w:docPartObj>
        <w:docPartGallery w:val="Page Numbers (Bottom of Page)"/>
        <w:docPartUnique/>
      </w:docPartObj>
    </w:sdtPr>
    <w:sdtEndPr>
      <w:rPr>
        <w:rFonts w:cs="2  Shiraz"/>
        <w:b/>
        <w:bCs/>
      </w:rPr>
    </w:sdtEndPr>
    <w:sdtContent>
      <w:p w:rsidR="00D13FF4" w:rsidRDefault="00D13FF4" w:rsidP="00432AEE">
        <w:pPr>
          <w:pStyle w:val="Footer"/>
          <w:bidi/>
          <w:jc w:val="center"/>
          <w:rPr>
            <w:rFonts w:cs="2  Shiraz"/>
            <w:b/>
            <w:bCs/>
          </w:rPr>
        </w:pPr>
        <w:r>
          <w:rPr>
            <w:noProof/>
            <w:lang w:val="en-US"/>
          </w:rPr>
          <w:drawing>
            <wp:inline distT="0" distB="0" distL="0" distR="0" wp14:anchorId="06888B4A" wp14:editId="3F54410B">
              <wp:extent cx="5395387" cy="215265"/>
              <wp:effectExtent l="0" t="0" r="0" b="0"/>
              <wp:docPr id="21" name="Рисунок 21" descr="ÐÐ°ÑÑÐ¸Ð½ÐºÐ¸ Ð¿Ð¾ Ð·Ð°Ð¿ÑÐ¾ÑÑ Ð»Ð¸Ð½Ð¸Ñ Ð¿Ð½Ð³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" descr="ÐÐ°ÑÑÐ¸Ð½ÐºÐ¸ Ð¿Ð¾ Ð·Ð°Ð¿ÑÐ¾ÑÑ Ð»Ð¸Ð½Ð¸Ñ Ð¿Ð½Ð³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20135" b="66107"/>
                      <a:stretch/>
                    </pic:blipFill>
                    <pic:spPr bwMode="auto">
                      <a:xfrm>
                        <a:off x="0" y="0"/>
                        <a:ext cx="5401957" cy="21552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p>
      <w:p w:rsidR="00D13FF4" w:rsidRPr="0043395D" w:rsidRDefault="00D13FF4" w:rsidP="00432AEE">
        <w:pPr>
          <w:pStyle w:val="Footer"/>
          <w:bidi/>
          <w:jc w:val="center"/>
          <w:rPr>
            <w:rFonts w:cs="2  Titr"/>
            <w:b/>
            <w:bCs/>
          </w:rPr>
        </w:pPr>
        <w:r w:rsidRPr="0043395D">
          <w:rPr>
            <w:rFonts w:cs="2  Titr"/>
            <w:b/>
            <w:bCs/>
          </w:rPr>
          <w:fldChar w:fldCharType="begin"/>
        </w:r>
        <w:r w:rsidRPr="0043395D">
          <w:rPr>
            <w:rFonts w:cs="2  Titr"/>
            <w:b/>
            <w:bCs/>
          </w:rPr>
          <w:instrText>PAGE   \* MERGEFORMAT</w:instrText>
        </w:r>
        <w:r w:rsidRPr="0043395D">
          <w:rPr>
            <w:rFonts w:cs="2  Titr"/>
            <w:b/>
            <w:bCs/>
          </w:rPr>
          <w:fldChar w:fldCharType="separate"/>
        </w:r>
        <w:r w:rsidR="00AF1807">
          <w:rPr>
            <w:rFonts w:cs="2  Titr"/>
            <w:b/>
            <w:bCs/>
            <w:noProof/>
            <w:rtl/>
          </w:rPr>
          <w:t>18</w:t>
        </w:r>
        <w:r w:rsidRPr="0043395D">
          <w:rPr>
            <w:rFonts w:cs="2  Titr"/>
            <w:b/>
            <w:bCs/>
          </w:rPr>
          <w:fldChar w:fldCharType="end"/>
        </w:r>
      </w:p>
      <w:p w:rsidR="00D13FF4" w:rsidRPr="004D2F88" w:rsidRDefault="00AF1807" w:rsidP="00432AEE">
        <w:pPr>
          <w:pStyle w:val="Footer"/>
          <w:bidi/>
          <w:jc w:val="center"/>
          <w:rPr>
            <w:rFonts w:cs="2  Shiraz"/>
            <w:b/>
            <w:bCs/>
          </w:rPr>
        </w:pPr>
      </w:p>
    </w:sdtContent>
  </w:sdt>
  <w:p w:rsidR="00D13FF4" w:rsidRDefault="00D13F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3FF4" w:rsidRDefault="00D13FF4">
      <w:pPr>
        <w:spacing w:after="0" w:line="240" w:lineRule="auto"/>
      </w:pPr>
      <w:r>
        <w:separator/>
      </w:r>
    </w:p>
  </w:footnote>
  <w:footnote w:type="continuationSeparator" w:id="0">
    <w:p w:rsidR="00D13FF4" w:rsidRDefault="00D13F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3FF4" w:rsidRDefault="00D13FF4" w:rsidP="00253268">
    <w:pPr>
      <w:pStyle w:val="NoSpacing"/>
      <w:bidi/>
      <w:jc w:val="both"/>
      <w:rPr>
        <w:rFonts w:ascii="IranNastaliq" w:hAnsi="IranNastaliq" w:cs="IranNastaliq"/>
        <w:sz w:val="32"/>
        <w:szCs w:val="32"/>
        <w:lang w:bidi="fa-IR"/>
      </w:rPr>
    </w:pPr>
    <w:r w:rsidRPr="00E5388A">
      <w:rPr>
        <w:rFonts w:ascii="IranNastaliq" w:hAnsi="IranNastaliq" w:cs="IranNastaliq"/>
        <w:sz w:val="32"/>
        <w:szCs w:val="32"/>
        <w:rtl/>
        <w:lang w:bidi="fa-IR"/>
      </w:rPr>
      <w:t>رایزنی فرهنگی سفارت جمهوری اسلامی ایران در بیشکک</w:t>
    </w:r>
    <w:r>
      <w:rPr>
        <w:rFonts w:ascii="IranNastaliq" w:hAnsi="IranNastaliq" w:cs="IranNastaliq" w:hint="cs"/>
        <w:sz w:val="32"/>
        <w:szCs w:val="32"/>
        <w:rtl/>
        <w:lang w:bidi="fa-IR"/>
      </w:rPr>
      <w:t xml:space="preserve">                         </w:t>
    </w:r>
    <w:r>
      <w:rPr>
        <w:rFonts w:ascii="IranNastaliq" w:hAnsi="IranNastaliq" w:cs="IranNastaliq"/>
        <w:sz w:val="32"/>
        <w:szCs w:val="32"/>
        <w:lang w:bidi="fa-IR"/>
      </w:rPr>
      <w:t xml:space="preserve">     </w:t>
    </w:r>
    <w:r>
      <w:rPr>
        <w:rFonts w:ascii="IranNastaliq" w:hAnsi="IranNastaliq" w:cs="IranNastaliq" w:hint="cs"/>
        <w:sz w:val="32"/>
        <w:szCs w:val="32"/>
        <w:rtl/>
        <w:lang w:bidi="fa-IR"/>
      </w:rPr>
      <w:t xml:space="preserve">                                                                                                  </w:t>
    </w:r>
    <w:r>
      <w:rPr>
        <w:rFonts w:ascii="IranNastaliq" w:hAnsi="IranNastaliq" w:cs="IranNastaliq"/>
        <w:sz w:val="32"/>
        <w:szCs w:val="32"/>
        <w:lang w:bidi="fa-IR"/>
      </w:rPr>
      <w:t xml:space="preserve">       </w:t>
    </w:r>
    <w:r w:rsidRPr="00E5388A">
      <w:rPr>
        <w:rFonts w:ascii="IranNastaliq" w:hAnsi="IranNastaliq" w:cs="IranNastaliq"/>
        <w:sz w:val="32"/>
        <w:szCs w:val="32"/>
        <w:lang w:bidi="fa-IR"/>
      </w:rPr>
      <w:t xml:space="preserve">    </w:t>
    </w:r>
    <w:r w:rsidRPr="00E5388A">
      <w:rPr>
        <w:rFonts w:ascii="IranNastaliq" w:hAnsi="IranNastaliq" w:cs="IranNastaliq"/>
        <w:sz w:val="32"/>
        <w:szCs w:val="32"/>
        <w:rtl/>
        <w:lang w:bidi="fa-IR"/>
      </w:rPr>
      <w:t xml:space="preserve">شماره </w:t>
    </w:r>
    <w:r>
      <w:rPr>
        <w:rFonts w:ascii="IranNastaliq" w:hAnsi="IranNastaliq" w:cs="IranNastaliq" w:hint="cs"/>
        <w:sz w:val="32"/>
        <w:szCs w:val="32"/>
        <w:rtl/>
        <w:lang w:bidi="fa-IR"/>
      </w:rPr>
      <w:t xml:space="preserve">9 </w:t>
    </w:r>
    <w:r w:rsidRPr="00E5388A">
      <w:rPr>
        <w:rFonts w:ascii="IranNastaliq" w:hAnsi="IranNastaliq" w:cs="IranNastaliq"/>
        <w:sz w:val="32"/>
        <w:szCs w:val="32"/>
        <w:rtl/>
        <w:lang w:bidi="fa-IR"/>
      </w:rPr>
      <w:t xml:space="preserve">– </w:t>
    </w:r>
    <w:r w:rsidRPr="00E5388A">
      <w:rPr>
        <w:rFonts w:ascii="IranNastaliq" w:hAnsi="IranNastaliq" w:cs="IranNastaliq" w:hint="cs"/>
        <w:sz w:val="32"/>
        <w:szCs w:val="32"/>
        <w:rtl/>
        <w:lang w:bidi="fa-IR"/>
      </w:rPr>
      <w:t xml:space="preserve">نیمه </w:t>
    </w:r>
    <w:r>
      <w:rPr>
        <w:rFonts w:ascii="IranNastaliq" w:hAnsi="IranNastaliq" w:cs="IranNastaliq" w:hint="cs"/>
        <w:sz w:val="32"/>
        <w:szCs w:val="32"/>
        <w:rtl/>
        <w:lang w:bidi="fa-IR"/>
      </w:rPr>
      <w:t>اول تیرماه  1398                                                                                                                               ویژه نامه  1</w:t>
    </w:r>
  </w:p>
  <w:p w:rsidR="00D13FF4" w:rsidRPr="00FF3EE8" w:rsidRDefault="00D13FF4" w:rsidP="00FF3EE8">
    <w:pPr>
      <w:pStyle w:val="NoSpacing"/>
      <w:bidi/>
      <w:jc w:val="both"/>
      <w:rPr>
        <w:rFonts w:ascii="IranNastaliq" w:hAnsi="IranNastaliq" w:cs="IranNastaliq"/>
        <w:sz w:val="10"/>
        <w:szCs w:val="10"/>
        <w:lang w:val="en-US" w:bidi="fa-IR"/>
      </w:rPr>
    </w:pPr>
  </w:p>
  <w:p w:rsidR="00D13FF4" w:rsidRDefault="00D13FF4" w:rsidP="00432AEE">
    <w:pPr>
      <w:pStyle w:val="Header"/>
      <w:bidi/>
      <w:rPr>
        <w:rFonts w:ascii="IranNastaliq" w:hAnsi="IranNastaliq" w:cs="IranNastaliq"/>
        <w:b/>
        <w:bCs/>
        <w:sz w:val="44"/>
        <w:szCs w:val="44"/>
        <w:rtl/>
        <w:lang w:bidi="fa-IR"/>
      </w:rPr>
    </w:pPr>
    <w:r>
      <w:rPr>
        <w:noProof/>
        <w:lang w:val="en-US"/>
      </w:rPr>
      <w:drawing>
        <wp:inline distT="0" distB="0" distL="0" distR="0" wp14:anchorId="77386B03" wp14:editId="4A6E5A3C">
          <wp:extent cx="5400675" cy="6633159"/>
          <wp:effectExtent l="0" t="0" r="0" b="0"/>
          <wp:docPr id="20" name="Рисунок 20" descr="ÐÐ¾ÑÐ¾Ð¶ÐµÐµ Ð¸Ð·Ð¾Ð±ÑÐ°Ð¶ÐµÐ½Ð¸Ð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ÐÐ¾ÑÐ¾Ð¶ÐµÐµ Ð¸Ð·Ð¾Ð±ÑÐ°Ð¶ÐµÐ½Ð¸Ðµ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675" cy="66331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13FF4" w:rsidRPr="007F3361" w:rsidRDefault="00D13FF4" w:rsidP="00432AEE">
    <w:pPr>
      <w:pStyle w:val="Header"/>
      <w:bidi/>
      <w:rPr>
        <w:rFonts w:ascii="IranNastaliq" w:hAnsi="IranNastaliq" w:cs="IranNastaliq"/>
        <w:b/>
        <w:bCs/>
        <w:sz w:val="44"/>
        <w:szCs w:val="44"/>
        <w:lang w:bidi="fa-I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4.4pt;height:14.4pt" o:bullet="t">
        <v:imagedata r:id="rId1" o:title="BD14578_"/>
      </v:shape>
    </w:pict>
  </w:numPicBullet>
  <w:abstractNum w:abstractNumId="0" w15:restartNumberingAfterBreak="0">
    <w:nsid w:val="0D69285D"/>
    <w:multiLevelType w:val="multilevel"/>
    <w:tmpl w:val="6124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43F4F"/>
    <w:multiLevelType w:val="multilevel"/>
    <w:tmpl w:val="0BF6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D778B"/>
    <w:multiLevelType w:val="multilevel"/>
    <w:tmpl w:val="E4F6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F36A5"/>
    <w:multiLevelType w:val="multilevel"/>
    <w:tmpl w:val="3990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81114"/>
    <w:multiLevelType w:val="hybridMultilevel"/>
    <w:tmpl w:val="A7C4A7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B3610"/>
    <w:multiLevelType w:val="hybridMultilevel"/>
    <w:tmpl w:val="DFC8BF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8874E5"/>
    <w:multiLevelType w:val="multilevel"/>
    <w:tmpl w:val="6E06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94B38"/>
    <w:multiLevelType w:val="multilevel"/>
    <w:tmpl w:val="F4C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F2FAC"/>
    <w:multiLevelType w:val="multilevel"/>
    <w:tmpl w:val="225E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9303A"/>
    <w:multiLevelType w:val="multilevel"/>
    <w:tmpl w:val="CD4E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B12E0"/>
    <w:multiLevelType w:val="hybridMultilevel"/>
    <w:tmpl w:val="78364A16"/>
    <w:lvl w:ilvl="0" w:tplc="7048135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774113"/>
    <w:multiLevelType w:val="multilevel"/>
    <w:tmpl w:val="5718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B7121"/>
    <w:multiLevelType w:val="multilevel"/>
    <w:tmpl w:val="9EBA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134EB"/>
    <w:multiLevelType w:val="multilevel"/>
    <w:tmpl w:val="D22E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32BA0"/>
    <w:multiLevelType w:val="multilevel"/>
    <w:tmpl w:val="84EE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1004C"/>
    <w:multiLevelType w:val="multilevel"/>
    <w:tmpl w:val="0118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E00001"/>
    <w:multiLevelType w:val="multilevel"/>
    <w:tmpl w:val="9C04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574328"/>
    <w:multiLevelType w:val="multilevel"/>
    <w:tmpl w:val="4C4421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042B22"/>
    <w:multiLevelType w:val="multilevel"/>
    <w:tmpl w:val="0A2C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652F5D"/>
    <w:multiLevelType w:val="hybridMultilevel"/>
    <w:tmpl w:val="A18016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2B6E88"/>
    <w:multiLevelType w:val="hybridMultilevel"/>
    <w:tmpl w:val="4E9658BE"/>
    <w:lvl w:ilvl="0" w:tplc="7048135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A03E9E"/>
    <w:multiLevelType w:val="multilevel"/>
    <w:tmpl w:val="04DC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944640"/>
    <w:multiLevelType w:val="multilevel"/>
    <w:tmpl w:val="A8C8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424D17"/>
    <w:multiLevelType w:val="multilevel"/>
    <w:tmpl w:val="6E66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267FD2"/>
    <w:multiLevelType w:val="multilevel"/>
    <w:tmpl w:val="DA66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419BC"/>
    <w:multiLevelType w:val="hybridMultilevel"/>
    <w:tmpl w:val="0E22A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F2534A"/>
    <w:multiLevelType w:val="hybridMultilevel"/>
    <w:tmpl w:val="9364D9B0"/>
    <w:lvl w:ilvl="0" w:tplc="10E441BE">
      <w:start w:val="10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Zar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5677A4"/>
    <w:multiLevelType w:val="multilevel"/>
    <w:tmpl w:val="53EA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C21E47"/>
    <w:multiLevelType w:val="multilevel"/>
    <w:tmpl w:val="976A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C33ABE"/>
    <w:multiLevelType w:val="multilevel"/>
    <w:tmpl w:val="8150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296C61"/>
    <w:multiLevelType w:val="multilevel"/>
    <w:tmpl w:val="09C8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BF4D74"/>
    <w:multiLevelType w:val="multilevel"/>
    <w:tmpl w:val="466A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EE4C28"/>
    <w:multiLevelType w:val="multilevel"/>
    <w:tmpl w:val="C018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360812"/>
    <w:multiLevelType w:val="multilevel"/>
    <w:tmpl w:val="8134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E314D5"/>
    <w:multiLevelType w:val="multilevel"/>
    <w:tmpl w:val="B00C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375A4A"/>
    <w:multiLevelType w:val="multilevel"/>
    <w:tmpl w:val="0C3C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9"/>
  </w:num>
  <w:num w:numId="3">
    <w:abstractNumId w:val="4"/>
  </w:num>
  <w:num w:numId="4">
    <w:abstractNumId w:val="6"/>
  </w:num>
  <w:num w:numId="5">
    <w:abstractNumId w:val="26"/>
  </w:num>
  <w:num w:numId="6">
    <w:abstractNumId w:val="20"/>
  </w:num>
  <w:num w:numId="7">
    <w:abstractNumId w:val="25"/>
  </w:num>
  <w:num w:numId="8">
    <w:abstractNumId w:val="10"/>
  </w:num>
  <w:num w:numId="9">
    <w:abstractNumId w:val="8"/>
  </w:num>
  <w:num w:numId="10">
    <w:abstractNumId w:val="0"/>
  </w:num>
  <w:num w:numId="11">
    <w:abstractNumId w:val="13"/>
  </w:num>
  <w:num w:numId="12">
    <w:abstractNumId w:val="33"/>
  </w:num>
  <w:num w:numId="13">
    <w:abstractNumId w:val="11"/>
  </w:num>
  <w:num w:numId="14">
    <w:abstractNumId w:val="22"/>
  </w:num>
  <w:num w:numId="15">
    <w:abstractNumId w:val="35"/>
  </w:num>
  <w:num w:numId="16">
    <w:abstractNumId w:val="29"/>
  </w:num>
  <w:num w:numId="17">
    <w:abstractNumId w:val="15"/>
  </w:num>
  <w:num w:numId="18">
    <w:abstractNumId w:val="2"/>
  </w:num>
  <w:num w:numId="19">
    <w:abstractNumId w:val="31"/>
  </w:num>
  <w:num w:numId="20">
    <w:abstractNumId w:val="27"/>
  </w:num>
  <w:num w:numId="21">
    <w:abstractNumId w:val="21"/>
  </w:num>
  <w:num w:numId="22">
    <w:abstractNumId w:val="32"/>
  </w:num>
  <w:num w:numId="23">
    <w:abstractNumId w:val="3"/>
  </w:num>
  <w:num w:numId="24">
    <w:abstractNumId w:val="14"/>
  </w:num>
  <w:num w:numId="25">
    <w:abstractNumId w:val="17"/>
  </w:num>
  <w:num w:numId="26">
    <w:abstractNumId w:val="9"/>
  </w:num>
  <w:num w:numId="27">
    <w:abstractNumId w:val="18"/>
  </w:num>
  <w:num w:numId="28">
    <w:abstractNumId w:val="12"/>
  </w:num>
  <w:num w:numId="29">
    <w:abstractNumId w:val="7"/>
  </w:num>
  <w:num w:numId="30">
    <w:abstractNumId w:val="34"/>
  </w:num>
  <w:num w:numId="31">
    <w:abstractNumId w:val="24"/>
  </w:num>
  <w:num w:numId="32">
    <w:abstractNumId w:val="30"/>
  </w:num>
  <w:num w:numId="33">
    <w:abstractNumId w:val="16"/>
  </w:num>
  <w:num w:numId="34">
    <w:abstractNumId w:val="23"/>
  </w:num>
  <w:num w:numId="35">
    <w:abstractNumId w:val="28"/>
  </w:num>
  <w:num w:numId="3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Shokri">
    <w15:presenceInfo w15:providerId="None" w15:userId="Shokr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hideSpellingErrors/>
  <w:proofState w:grammar="clean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0047"/>
    <w:rsid w:val="000042F2"/>
    <w:rsid w:val="000201C6"/>
    <w:rsid w:val="00030595"/>
    <w:rsid w:val="000453FB"/>
    <w:rsid w:val="0004588B"/>
    <w:rsid w:val="000B05A6"/>
    <w:rsid w:val="000B4DB3"/>
    <w:rsid w:val="000D460D"/>
    <w:rsid w:val="0010346D"/>
    <w:rsid w:val="0011093C"/>
    <w:rsid w:val="00145AEA"/>
    <w:rsid w:val="00151477"/>
    <w:rsid w:val="00155CB6"/>
    <w:rsid w:val="001629A5"/>
    <w:rsid w:val="001703F4"/>
    <w:rsid w:val="00173823"/>
    <w:rsid w:val="001B5538"/>
    <w:rsid w:val="001C621B"/>
    <w:rsid w:val="001E364D"/>
    <w:rsid w:val="001F6B02"/>
    <w:rsid w:val="002065BE"/>
    <w:rsid w:val="002073C9"/>
    <w:rsid w:val="002141DC"/>
    <w:rsid w:val="00230493"/>
    <w:rsid w:val="00233E76"/>
    <w:rsid w:val="00241367"/>
    <w:rsid w:val="00253268"/>
    <w:rsid w:val="002559CF"/>
    <w:rsid w:val="0026273B"/>
    <w:rsid w:val="002A0625"/>
    <w:rsid w:val="002A656E"/>
    <w:rsid w:val="002A6AED"/>
    <w:rsid w:val="002B27D9"/>
    <w:rsid w:val="002B6720"/>
    <w:rsid w:val="002F7494"/>
    <w:rsid w:val="00312E27"/>
    <w:rsid w:val="00347FBE"/>
    <w:rsid w:val="00351076"/>
    <w:rsid w:val="00353DAE"/>
    <w:rsid w:val="0035665B"/>
    <w:rsid w:val="00356A53"/>
    <w:rsid w:val="003630D0"/>
    <w:rsid w:val="00370D19"/>
    <w:rsid w:val="00373B37"/>
    <w:rsid w:val="003B2DF0"/>
    <w:rsid w:val="00403603"/>
    <w:rsid w:val="00407E09"/>
    <w:rsid w:val="00430E79"/>
    <w:rsid w:val="00432AEE"/>
    <w:rsid w:val="00452F75"/>
    <w:rsid w:val="0048082B"/>
    <w:rsid w:val="00482D93"/>
    <w:rsid w:val="0049153D"/>
    <w:rsid w:val="004C5796"/>
    <w:rsid w:val="004E2DE7"/>
    <w:rsid w:val="004E4E15"/>
    <w:rsid w:val="004F0047"/>
    <w:rsid w:val="00522FC4"/>
    <w:rsid w:val="005314DA"/>
    <w:rsid w:val="00536816"/>
    <w:rsid w:val="00552D69"/>
    <w:rsid w:val="00567AEA"/>
    <w:rsid w:val="00572BD5"/>
    <w:rsid w:val="005937D5"/>
    <w:rsid w:val="005B0CDC"/>
    <w:rsid w:val="005B1E9B"/>
    <w:rsid w:val="005B5EEB"/>
    <w:rsid w:val="005D17DA"/>
    <w:rsid w:val="005F4D29"/>
    <w:rsid w:val="00600D17"/>
    <w:rsid w:val="00604496"/>
    <w:rsid w:val="00623417"/>
    <w:rsid w:val="00626A8E"/>
    <w:rsid w:val="0063066C"/>
    <w:rsid w:val="00650A9F"/>
    <w:rsid w:val="00656B31"/>
    <w:rsid w:val="006A013E"/>
    <w:rsid w:val="006B7B87"/>
    <w:rsid w:val="006C141D"/>
    <w:rsid w:val="006C1F3B"/>
    <w:rsid w:val="006F1E9B"/>
    <w:rsid w:val="006F4F47"/>
    <w:rsid w:val="0071357E"/>
    <w:rsid w:val="00735D7E"/>
    <w:rsid w:val="00747C93"/>
    <w:rsid w:val="00757F6D"/>
    <w:rsid w:val="007629C8"/>
    <w:rsid w:val="00763A31"/>
    <w:rsid w:val="007971CF"/>
    <w:rsid w:val="00797706"/>
    <w:rsid w:val="007A67CB"/>
    <w:rsid w:val="007C3FA9"/>
    <w:rsid w:val="007F342F"/>
    <w:rsid w:val="0082055A"/>
    <w:rsid w:val="00835CEC"/>
    <w:rsid w:val="00852B63"/>
    <w:rsid w:val="008836A9"/>
    <w:rsid w:val="00884F7F"/>
    <w:rsid w:val="00886291"/>
    <w:rsid w:val="008A306B"/>
    <w:rsid w:val="008B4DA7"/>
    <w:rsid w:val="008C39F1"/>
    <w:rsid w:val="008D3907"/>
    <w:rsid w:val="008D77B9"/>
    <w:rsid w:val="008E3BBE"/>
    <w:rsid w:val="009006D4"/>
    <w:rsid w:val="00914D4E"/>
    <w:rsid w:val="00920924"/>
    <w:rsid w:val="009228E3"/>
    <w:rsid w:val="0092308D"/>
    <w:rsid w:val="00927895"/>
    <w:rsid w:val="00936F1C"/>
    <w:rsid w:val="00943A23"/>
    <w:rsid w:val="00985AE2"/>
    <w:rsid w:val="00995D8F"/>
    <w:rsid w:val="009A130E"/>
    <w:rsid w:val="009A2481"/>
    <w:rsid w:val="009C396A"/>
    <w:rsid w:val="009C7422"/>
    <w:rsid w:val="009D5834"/>
    <w:rsid w:val="009F1C73"/>
    <w:rsid w:val="00A06AAB"/>
    <w:rsid w:val="00A447A0"/>
    <w:rsid w:val="00A6553C"/>
    <w:rsid w:val="00AB5024"/>
    <w:rsid w:val="00AC2FBE"/>
    <w:rsid w:val="00AC3C12"/>
    <w:rsid w:val="00AE5FF2"/>
    <w:rsid w:val="00AF1807"/>
    <w:rsid w:val="00AF56D8"/>
    <w:rsid w:val="00B00863"/>
    <w:rsid w:val="00B15EBB"/>
    <w:rsid w:val="00B23CB8"/>
    <w:rsid w:val="00B24225"/>
    <w:rsid w:val="00B253A6"/>
    <w:rsid w:val="00B310F7"/>
    <w:rsid w:val="00B50CCD"/>
    <w:rsid w:val="00B7574F"/>
    <w:rsid w:val="00BA2622"/>
    <w:rsid w:val="00BB2A74"/>
    <w:rsid w:val="00BB7514"/>
    <w:rsid w:val="00BD08A0"/>
    <w:rsid w:val="00BE5706"/>
    <w:rsid w:val="00BE5C2A"/>
    <w:rsid w:val="00BE5F4B"/>
    <w:rsid w:val="00C01736"/>
    <w:rsid w:val="00C01BF9"/>
    <w:rsid w:val="00C23BCA"/>
    <w:rsid w:val="00C36957"/>
    <w:rsid w:val="00C37356"/>
    <w:rsid w:val="00C653DE"/>
    <w:rsid w:val="00C9269B"/>
    <w:rsid w:val="00C94296"/>
    <w:rsid w:val="00CB0F5D"/>
    <w:rsid w:val="00CE4FBF"/>
    <w:rsid w:val="00CE7158"/>
    <w:rsid w:val="00D06911"/>
    <w:rsid w:val="00D13FF4"/>
    <w:rsid w:val="00D14BC9"/>
    <w:rsid w:val="00D2128A"/>
    <w:rsid w:val="00D2544A"/>
    <w:rsid w:val="00D30A41"/>
    <w:rsid w:val="00D52C79"/>
    <w:rsid w:val="00D65B8C"/>
    <w:rsid w:val="00D95E51"/>
    <w:rsid w:val="00DA01BC"/>
    <w:rsid w:val="00DB7FA5"/>
    <w:rsid w:val="00DC07FC"/>
    <w:rsid w:val="00DC1060"/>
    <w:rsid w:val="00DE358F"/>
    <w:rsid w:val="00E02393"/>
    <w:rsid w:val="00E42979"/>
    <w:rsid w:val="00E70DBB"/>
    <w:rsid w:val="00E73157"/>
    <w:rsid w:val="00EB1DCC"/>
    <w:rsid w:val="00EB7F39"/>
    <w:rsid w:val="00EC025E"/>
    <w:rsid w:val="00EC66DB"/>
    <w:rsid w:val="00EE6B9D"/>
    <w:rsid w:val="00EF48C6"/>
    <w:rsid w:val="00F2519F"/>
    <w:rsid w:val="00F35CC1"/>
    <w:rsid w:val="00F5425C"/>
    <w:rsid w:val="00F6312A"/>
    <w:rsid w:val="00F6314F"/>
    <w:rsid w:val="00F6419C"/>
    <w:rsid w:val="00FE1ED2"/>
    <w:rsid w:val="00FE277B"/>
    <w:rsid w:val="00FF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1EEB348C-3794-43C5-8D8B-F5A58F4C3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00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04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004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04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04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04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F004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047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Hyperlink">
    <w:name w:val="Hyperlink"/>
    <w:basedOn w:val="DefaultParagraphFont"/>
    <w:uiPriority w:val="99"/>
    <w:unhideWhenUsed/>
    <w:rsid w:val="004F0047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4F0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4F0047"/>
    <w:rPr>
      <w:b/>
      <w:bCs/>
    </w:rPr>
  </w:style>
  <w:style w:type="character" w:styleId="HTMLCite">
    <w:name w:val="HTML Cite"/>
    <w:basedOn w:val="DefaultParagraphFont"/>
    <w:uiPriority w:val="99"/>
    <w:semiHidden/>
    <w:unhideWhenUsed/>
    <w:rsid w:val="004F004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00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0047"/>
    <w:rPr>
      <w:rFonts w:ascii="Tahoma" w:hAnsi="Tahoma" w:cs="Tahoma"/>
      <w:sz w:val="16"/>
      <w:szCs w:val="16"/>
    </w:rPr>
  </w:style>
  <w:style w:type="character" w:customStyle="1" w:styleId="newstranslate">
    <w:name w:val="news_translate"/>
    <w:basedOn w:val="DefaultParagraphFont"/>
    <w:rsid w:val="004F0047"/>
  </w:style>
  <w:style w:type="character" w:customStyle="1" w:styleId="ai">
    <w:name w:val="ai"/>
    <w:basedOn w:val="DefaultParagraphFont"/>
    <w:rsid w:val="004F0047"/>
  </w:style>
  <w:style w:type="paragraph" w:customStyle="1" w:styleId="simple-share">
    <w:name w:val="simple-share"/>
    <w:basedOn w:val="Normal"/>
    <w:rsid w:val="004F0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rticle-date">
    <w:name w:val="article-date"/>
    <w:basedOn w:val="DefaultParagraphFont"/>
    <w:rsid w:val="004F0047"/>
  </w:style>
  <w:style w:type="paragraph" w:styleId="ListParagraph">
    <w:name w:val="List Paragraph"/>
    <w:basedOn w:val="Normal"/>
    <w:uiPriority w:val="34"/>
    <w:qFormat/>
    <w:rsid w:val="004F0047"/>
    <w:pPr>
      <w:ind w:left="720"/>
      <w:contextualSpacing/>
    </w:pPr>
  </w:style>
  <w:style w:type="character" w:customStyle="1" w:styleId="1">
    <w:name w:val="Название1"/>
    <w:basedOn w:val="DefaultParagraphFont"/>
    <w:rsid w:val="004F0047"/>
  </w:style>
  <w:style w:type="paragraph" w:customStyle="1" w:styleId="lead">
    <w:name w:val="lead"/>
    <w:basedOn w:val="Normal"/>
    <w:rsid w:val="004F0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tejustify">
    <w:name w:val="rtejustify"/>
    <w:basedOn w:val="Normal"/>
    <w:rsid w:val="004F0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ordincorrect">
    <w:name w:val="wordincorrect"/>
    <w:basedOn w:val="DefaultParagraphFont"/>
    <w:rsid w:val="004F0047"/>
  </w:style>
  <w:style w:type="character" w:styleId="FollowedHyperlink">
    <w:name w:val="FollowedHyperlink"/>
    <w:basedOn w:val="DefaultParagraphFont"/>
    <w:uiPriority w:val="99"/>
    <w:semiHidden/>
    <w:unhideWhenUsed/>
    <w:rsid w:val="004F0047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4F0047"/>
    <w:rPr>
      <w:i/>
      <w:iCs/>
    </w:rPr>
  </w:style>
  <w:style w:type="paragraph" w:styleId="NoSpacing">
    <w:name w:val="No Spacing"/>
    <w:uiPriority w:val="1"/>
    <w:qFormat/>
    <w:rsid w:val="004F004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F00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0047"/>
  </w:style>
  <w:style w:type="paragraph" w:styleId="Footer">
    <w:name w:val="footer"/>
    <w:basedOn w:val="Normal"/>
    <w:link w:val="FooterChar"/>
    <w:uiPriority w:val="99"/>
    <w:unhideWhenUsed/>
    <w:rsid w:val="004F00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047"/>
  </w:style>
  <w:style w:type="character" w:customStyle="1" w:styleId="n">
    <w:name w:val="n"/>
    <w:basedOn w:val="DefaultParagraphFont"/>
    <w:rsid w:val="004F0047"/>
  </w:style>
  <w:style w:type="character" w:customStyle="1" w:styleId="tweetauthor-name">
    <w:name w:val="tweetauthor-name"/>
    <w:basedOn w:val="DefaultParagraphFont"/>
    <w:rsid w:val="004F0047"/>
  </w:style>
  <w:style w:type="character" w:customStyle="1" w:styleId="tweetauthor-screenname">
    <w:name w:val="tweetauthor-screenname"/>
    <w:basedOn w:val="DefaultParagraphFont"/>
    <w:rsid w:val="004F0047"/>
  </w:style>
  <w:style w:type="character" w:customStyle="1" w:styleId="followbutton-bird">
    <w:name w:val="followbutton-bird"/>
    <w:basedOn w:val="DefaultParagraphFont"/>
    <w:rsid w:val="004F0047"/>
  </w:style>
  <w:style w:type="paragraph" w:customStyle="1" w:styleId="tweet-text">
    <w:name w:val="tweet-text"/>
    <w:basedOn w:val="Normal"/>
    <w:rsid w:val="004F0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rettylink-prefix">
    <w:name w:val="prettylink-prefix"/>
    <w:basedOn w:val="DefaultParagraphFont"/>
    <w:rsid w:val="004F0047"/>
  </w:style>
  <w:style w:type="character" w:customStyle="1" w:styleId="prettylink-value">
    <w:name w:val="prettylink-value"/>
    <w:basedOn w:val="DefaultParagraphFont"/>
    <w:rsid w:val="004F0047"/>
  </w:style>
  <w:style w:type="character" w:customStyle="1" w:styleId="tweetinfo-heartstat">
    <w:name w:val="tweetinfo-heartstat"/>
    <w:basedOn w:val="DefaultParagraphFont"/>
    <w:rsid w:val="004F0047"/>
  </w:style>
  <w:style w:type="character" w:customStyle="1" w:styleId="u-hiddenvisually">
    <w:name w:val="u-hiddenvisually"/>
    <w:basedOn w:val="DefaultParagraphFont"/>
    <w:rsid w:val="004F0047"/>
  </w:style>
  <w:style w:type="character" w:customStyle="1" w:styleId="ps-caption">
    <w:name w:val="ps-caption"/>
    <w:basedOn w:val="DefaultParagraphFont"/>
    <w:rsid w:val="004F0047"/>
  </w:style>
  <w:style w:type="character" w:customStyle="1" w:styleId="ps-item">
    <w:name w:val="ps-item"/>
    <w:basedOn w:val="DefaultParagraphFont"/>
    <w:rsid w:val="004F0047"/>
  </w:style>
  <w:style w:type="character" w:customStyle="1" w:styleId="meta-date">
    <w:name w:val="meta-date"/>
    <w:basedOn w:val="DefaultParagraphFont"/>
    <w:rsid w:val="004F0047"/>
  </w:style>
  <w:style w:type="character" w:customStyle="1" w:styleId="meta-category">
    <w:name w:val="meta-category"/>
    <w:basedOn w:val="DefaultParagraphFont"/>
    <w:rsid w:val="004F0047"/>
  </w:style>
  <w:style w:type="character" w:customStyle="1" w:styleId="2">
    <w:name w:val="Название2"/>
    <w:basedOn w:val="DefaultParagraphFont"/>
    <w:rsid w:val="004F0047"/>
  </w:style>
  <w:style w:type="character" w:customStyle="1" w:styleId="b-articlerefs-getshorturl">
    <w:name w:val="b-article__refs-getshorturl"/>
    <w:basedOn w:val="DefaultParagraphFont"/>
    <w:rsid w:val="004F0047"/>
  </w:style>
  <w:style w:type="character" w:customStyle="1" w:styleId="b-counters-icon">
    <w:name w:val="b-counters-icon"/>
    <w:basedOn w:val="DefaultParagraphFont"/>
    <w:rsid w:val="004F0047"/>
  </w:style>
  <w:style w:type="paragraph" w:customStyle="1" w:styleId="center">
    <w:name w:val="center"/>
    <w:basedOn w:val="Normal"/>
    <w:rsid w:val="004F0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">
    <w:name w:val="Название3"/>
    <w:basedOn w:val="DefaultParagraphFont"/>
    <w:rsid w:val="004F0047"/>
  </w:style>
  <w:style w:type="character" w:customStyle="1" w:styleId="10">
    <w:name w:val="Дата1"/>
    <w:basedOn w:val="DefaultParagraphFont"/>
    <w:rsid w:val="004F0047"/>
  </w:style>
  <w:style w:type="character" w:customStyle="1" w:styleId="textexposedshow">
    <w:name w:val="text_exposed_show"/>
    <w:basedOn w:val="DefaultParagraphFont"/>
    <w:rsid w:val="004F004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F004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F0047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81hb">
    <w:name w:val="_81hb"/>
    <w:basedOn w:val="DefaultParagraphFont"/>
    <w:rsid w:val="004F0047"/>
  </w:style>
  <w:style w:type="character" w:customStyle="1" w:styleId="1whp">
    <w:name w:val="_1whp"/>
    <w:basedOn w:val="DefaultParagraphFont"/>
    <w:rsid w:val="004F004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F004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F0047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td-nr-views-385576">
    <w:name w:val="td-nr-views-385576"/>
    <w:basedOn w:val="DefaultParagraphFont"/>
    <w:rsid w:val="004F0047"/>
  </w:style>
  <w:style w:type="table" w:styleId="TableGrid">
    <w:name w:val="Table Grid"/>
    <w:basedOn w:val="TableNormal"/>
    <w:uiPriority w:val="59"/>
    <w:rsid w:val="004F00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">
    <w:name w:val="Название4"/>
    <w:basedOn w:val="DefaultParagraphFont"/>
    <w:rsid w:val="004F0047"/>
  </w:style>
  <w:style w:type="paragraph" w:customStyle="1" w:styleId="stk-reset">
    <w:name w:val="stk-reset"/>
    <w:basedOn w:val="Normal"/>
    <w:rsid w:val="004F0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ate1">
    <w:name w:val="Date1"/>
    <w:basedOn w:val="DefaultParagraphFont"/>
    <w:rsid w:val="004F0047"/>
  </w:style>
  <w:style w:type="character" w:customStyle="1" w:styleId="Title1">
    <w:name w:val="Title1"/>
    <w:basedOn w:val="DefaultParagraphFont"/>
    <w:rsid w:val="004F0047"/>
  </w:style>
  <w:style w:type="character" w:customStyle="1" w:styleId="ntitle1">
    <w:name w:val="ntitle1"/>
    <w:basedOn w:val="DefaultParagraphFont"/>
    <w:rsid w:val="000453FB"/>
    <w:rPr>
      <w:rFonts w:ascii="Tahoma" w:hAnsi="Tahoma" w:cs="Tahoma" w:hint="default"/>
      <w:color w:val="2F2F2F"/>
      <w:sz w:val="29"/>
      <w:szCs w:val="29"/>
    </w:rPr>
  </w:style>
  <w:style w:type="character" w:customStyle="1" w:styleId="category1">
    <w:name w:val="category1"/>
    <w:basedOn w:val="DefaultParagraphFont"/>
    <w:rsid w:val="000453FB"/>
    <w:rPr>
      <w:rFonts w:ascii="Tahoma" w:hAnsi="Tahoma" w:cs="Tahoma" w:hint="default"/>
      <w:strike w:val="0"/>
      <w:dstrike w:val="0"/>
      <w:color w:val="2F2F2F"/>
      <w:sz w:val="21"/>
      <w:szCs w:val="21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8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://www.stanradar.com/upload/news/original/1519874658_02442700.png" TargetMode="External"/><Relationship Id="rId26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hyperlink" Target="http://www.google.com/url?sa=i&amp;rct=j&amp;q=&amp;esrc=s&amp;source=images&amp;cd=&amp;ved=2ahUKEwi1mYO48bLjAhVpposKHUN6Bv0QjRx6BAgBEAU&amp;url=http://soros.kg/grantovaya-deyatel-nost/ispol-zovanie-logotipa-fsk&amp;psig=AOvVaw0nKTncHktK6iZ0jreRraqX&amp;ust=1563141334026976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5" Type="http://schemas.openxmlformats.org/officeDocument/2006/relationships/hyperlink" Target="http://www.google.com/url?sa=i&amp;rct=j&amp;q=&amp;esrc=s&amp;source=images&amp;cd=&amp;ved=2ahUKEwjr2cO7vqfjAhVOZJoKHdEFDb0QjRx6BAgBEAU&amp;url=http://eurasian-studies.org/archives/3875&amp;psig=AOvVaw3TbBXpUjEu-jmA0pVhAuv9&amp;ust=1562749622198952" TargetMode="External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google.com/url?sa=i&amp;rct=j&amp;q=&amp;esrc=s&amp;source=images&amp;cd=&amp;ved=2ahUKEwiBn8X5tbbjAhWl2aYKHSckAJAQjRx6BAgBEAU&amp;url=https://www.youtube.com/watch?v=jO1qb9vqngg&amp;psig=AOvVaw3MTgHT6JcHvkYf-MXSlq2q&amp;ust=1563262297263679" TargetMode="External"/><Relationship Id="rId20" Type="http://schemas.openxmlformats.org/officeDocument/2006/relationships/image" Target="media/image10.png"/><Relationship Id="rId29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google.com/url?sa=i&amp;rct=j&amp;q=&amp;esrc=s&amp;source=images&amp;cd=&amp;cad=rja&amp;uact=8&amp;ved=2ahUKEwjC1ZTDuqfjAhWL6KYKHUBtDXoQjRx6BAgBEAU&amp;url=http://www.google.com/url?sa=i&amp;rct=j&amp;q=&amp;esrc=s&amp;source=images&amp;cd=&amp;ved=2ahUKEwjWlvq0uqfjAhVM06YKHZszAukQjRx6BAgBEAU&amp;url=http://www.ca-portal.ru/article:27882&amp;psig=AOvVaw2hfEt-onAsmGVtAFNPwdDs&amp;ust=1562748554324828&amp;psig=AOvVaw2hfEt-onAsmGVtAFNPwdDs&amp;ust=1562748554324828" TargetMode="External"/><Relationship Id="rId24" Type="http://schemas.openxmlformats.org/officeDocument/2006/relationships/image" Target="media/image12.jpe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hyperlink" Target="https://news.yandex.ru/story/Rossiya_podarila_Kyrgyzstanu_56_mashin_i_10_avtobusov--5f4700b8879d7e5de77f91f3477f8f61" TargetMode="External"/><Relationship Id="rId28" Type="http://schemas.openxmlformats.org/officeDocument/2006/relationships/image" Target="media/image14.jpeg"/><Relationship Id="rId36" Type="http://schemas.openxmlformats.org/officeDocument/2006/relationships/theme" Target="theme/theme1.xml"/><Relationship Id="rId10" Type="http://schemas.openxmlformats.org/officeDocument/2006/relationships/image" Target="media/image3.gif"/><Relationship Id="rId19" Type="http://schemas.openxmlformats.org/officeDocument/2006/relationships/image" Target="media/image9.png"/><Relationship Id="rId31" Type="http://schemas.openxmlformats.org/officeDocument/2006/relationships/hyperlink" Target="http://worldcrisis.ru/crisis/1857961?COMEFROM=SUBSCR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google.com/url?sa=i&amp;rct=j&amp;q=&amp;esrc=s&amp;source=images&amp;cd=&amp;ved=2ahUKEwjM4LO5vafjAhUKdJoKHcJEAjAQjRx6BAgBEAU&amp;url=http://www.200stran.ru/maps_group2_item883.html&amp;psig=AOvVaw18MJftTJbcJUhsyDn8Oc7z&amp;ust=1562749408001898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1.jpeg"/><Relationship Id="rId27" Type="http://schemas.openxmlformats.org/officeDocument/2006/relationships/hyperlink" Target="https://www.google.com/url?sa=i&amp;rct=j&amp;q=&amp;esrc=s&amp;source=images&amp;cd=&amp;cad=rja&amp;uact=8&amp;ved=2ahUKEwihvtiywKfjAhURxqYKHQE2ANEQjRx6BAgBEAU&amp;url=https://russiancouncil.ru/analytics-and-comments/analytics/obrazovanie-kak-instrument-myagkoy-sily-vo-vneshney-politike/&amp;psig=AOvVaw3TbBXpUjEu-jmA0pVhAuv9&amp;ust=1562749622198952" TargetMode="External"/><Relationship Id="rId30" Type="http://schemas.openxmlformats.org/officeDocument/2006/relationships/image" Target="media/image16.jpeg"/><Relationship Id="rId35" Type="http://schemas.microsoft.com/office/2011/relationships/people" Target="people.xml"/><Relationship Id="rId8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7ED51-3431-4278-A080-42DCF1EF9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23</Pages>
  <Words>4903</Words>
  <Characters>27950</Characters>
  <Application>Microsoft Office Word</Application>
  <DocSecurity>0</DocSecurity>
  <Lines>232</Lines>
  <Paragraphs>65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RIDVAN</dc:creator>
  <cp:lastModifiedBy>Shokri</cp:lastModifiedBy>
  <cp:revision>84</cp:revision>
  <dcterms:created xsi:type="dcterms:W3CDTF">2019-11-10T01:51:00Z</dcterms:created>
  <dcterms:modified xsi:type="dcterms:W3CDTF">2019-11-10T10:04:00Z</dcterms:modified>
</cp:coreProperties>
</file>