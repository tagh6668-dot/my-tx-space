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7CC" w:rsidRPr="009417CC" w:rsidRDefault="00D024F8" w:rsidP="009417CC">
      <w:pPr>
        <w:pStyle w:val="NoSpacing"/>
        <w:bidi/>
        <w:spacing w:line="360" w:lineRule="auto"/>
        <w:jc w:val="center"/>
        <w:rPr>
          <w:rFonts w:cs="B Titr"/>
          <w:sz w:val="28"/>
          <w:szCs w:val="28"/>
          <w:rtl/>
        </w:rPr>
      </w:pPr>
      <w:ins w:id="0" w:author="Windows User" w:date="2019-10-27T22:05:00Z">
        <w:r>
          <w:rPr>
            <w:rFonts w:cs="B Titr" w:hint="cs"/>
            <w:sz w:val="28"/>
            <w:szCs w:val="28"/>
            <w:rtl/>
          </w:rPr>
          <w:t>استفاده</w:t>
        </w:r>
      </w:ins>
      <w:del w:id="1" w:author="Windows User" w:date="2019-10-27T22:05:00Z">
        <w:r w:rsidR="00796839" w:rsidDel="00D024F8">
          <w:rPr>
            <w:rFonts w:cs="B Titr" w:hint="cs"/>
            <w:sz w:val="28"/>
            <w:szCs w:val="28"/>
            <w:rtl/>
          </w:rPr>
          <w:delText>وقتی</w:delText>
        </w:r>
      </w:del>
      <w:r w:rsidR="00796839">
        <w:rPr>
          <w:rFonts w:cs="B Titr" w:hint="cs"/>
          <w:sz w:val="28"/>
          <w:szCs w:val="28"/>
          <w:rtl/>
        </w:rPr>
        <w:t xml:space="preserve"> از موسیقی رپ </w:t>
      </w:r>
      <w:ins w:id="2" w:author="Windows User" w:date="2019-10-27T22:06:00Z">
        <w:r>
          <w:rPr>
            <w:rFonts w:cs="B Titr" w:hint="cs"/>
            <w:sz w:val="28"/>
            <w:szCs w:val="28"/>
            <w:rtl/>
          </w:rPr>
          <w:t>در مراسم حسینی</w:t>
        </w:r>
      </w:ins>
      <w:del w:id="3" w:author="Windows User" w:date="2019-10-27T22:06:00Z">
        <w:r w:rsidR="00796839" w:rsidDel="00D024F8">
          <w:rPr>
            <w:rFonts w:cs="B Titr" w:hint="cs"/>
            <w:sz w:val="28"/>
            <w:szCs w:val="28"/>
            <w:rtl/>
          </w:rPr>
          <w:delText>برای سینه‌</w:delText>
        </w:r>
        <w:r w:rsidR="009417CC" w:rsidRPr="009417CC" w:rsidDel="00D024F8">
          <w:rPr>
            <w:rFonts w:cs="B Titr" w:hint="cs"/>
            <w:sz w:val="28"/>
            <w:szCs w:val="28"/>
            <w:rtl/>
          </w:rPr>
          <w:delText xml:space="preserve">زنی </w:delText>
        </w:r>
      </w:del>
      <w:del w:id="4" w:author="Windows User" w:date="2019-10-27T22:05:00Z">
        <w:r w:rsidR="009417CC" w:rsidRPr="009417CC" w:rsidDel="00D024F8">
          <w:rPr>
            <w:rFonts w:cs="B Titr" w:hint="cs"/>
            <w:sz w:val="28"/>
            <w:szCs w:val="28"/>
            <w:rtl/>
          </w:rPr>
          <w:delText>استفاده می شود</w:delText>
        </w:r>
      </w:del>
    </w:p>
    <w:p w:rsidR="009417CC" w:rsidRPr="005203D8" w:rsidRDefault="00AD7F2D" w:rsidP="00785355">
      <w:pPr>
        <w:pStyle w:val="NoSpacing"/>
        <w:bidi/>
        <w:spacing w:line="360" w:lineRule="auto"/>
        <w:ind w:left="-142"/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  <w:lang w:val="en-US"/>
        </w:rPr>
        <w:drawing>
          <wp:inline distT="0" distB="0" distL="0" distR="0">
            <wp:extent cx="5962650" cy="2952750"/>
            <wp:effectExtent l="0" t="0" r="0" b="0"/>
            <wp:docPr id="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7CC" w:rsidRPr="005203D8" w:rsidRDefault="009417CC" w:rsidP="008D3E3E">
      <w:pPr>
        <w:pStyle w:val="NoSpacing"/>
        <w:bidi/>
        <w:spacing w:line="276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ab/>
      </w:r>
      <w:r w:rsidRPr="005203D8">
        <w:rPr>
          <w:rFonts w:cs="B Nazanin" w:hint="cs"/>
          <w:sz w:val="28"/>
          <w:szCs w:val="28"/>
          <w:rtl/>
        </w:rPr>
        <w:t>یک سایت اسلامی</w:t>
      </w:r>
      <w:r w:rsidR="003563AF">
        <w:rPr>
          <w:rFonts w:cs="B Nazanin" w:hint="cs"/>
          <w:sz w:val="28"/>
          <w:szCs w:val="28"/>
          <w:rtl/>
        </w:rPr>
        <w:t xml:space="preserve"> اهل سنت</w:t>
      </w:r>
      <w:r w:rsidRPr="005203D8">
        <w:rPr>
          <w:rFonts w:cs="B Nazanin" w:hint="cs"/>
          <w:sz w:val="28"/>
          <w:szCs w:val="28"/>
          <w:rtl/>
        </w:rPr>
        <w:t xml:space="preserve"> در فرانسه با انتشار مطلبی به موضوع سین</w:t>
      </w:r>
      <w:ins w:id="5" w:author="Windows User" w:date="2019-10-27T20:31:00Z">
        <w:r w:rsidR="003C63DB">
          <w:rPr>
            <w:rFonts w:cs="B Nazanin" w:hint="cs"/>
            <w:sz w:val="28"/>
            <w:szCs w:val="28"/>
            <w:rtl/>
          </w:rPr>
          <w:t>ه‌</w:t>
        </w:r>
      </w:ins>
      <w:del w:id="6" w:author="Windows User" w:date="2019-10-27T20:31:00Z">
        <w:r w:rsidRPr="005203D8" w:rsidDel="003C63DB">
          <w:rPr>
            <w:rFonts w:cs="B Nazanin" w:hint="cs"/>
            <w:sz w:val="28"/>
            <w:szCs w:val="28"/>
            <w:rtl/>
          </w:rPr>
          <w:delText xml:space="preserve">ه </w:delText>
        </w:r>
      </w:del>
      <w:r w:rsidRPr="005203D8">
        <w:rPr>
          <w:rFonts w:cs="B Nazanin" w:hint="cs"/>
          <w:sz w:val="28"/>
          <w:szCs w:val="28"/>
          <w:rtl/>
        </w:rPr>
        <w:t>زنی شیعیان در عراق اشاره کرده</w:t>
      </w:r>
      <w:del w:id="7" w:author="Windows User" w:date="2019-10-28T06:53:00Z">
        <w:r w:rsidRPr="005203D8" w:rsidDel="00BD4400">
          <w:rPr>
            <w:rFonts w:cs="B Nazanin" w:hint="cs"/>
            <w:sz w:val="28"/>
            <w:szCs w:val="28"/>
            <w:rtl/>
          </w:rPr>
          <w:delText xml:space="preserve"> و به این موضوع پرداخته است</w:delText>
        </w:r>
      </w:del>
      <w:r w:rsidRPr="005203D8">
        <w:rPr>
          <w:rFonts w:cs="B Nazanin" w:hint="cs"/>
          <w:sz w:val="28"/>
          <w:szCs w:val="28"/>
          <w:rtl/>
        </w:rPr>
        <w:t xml:space="preserve"> که امروز در برخی محافل شیعی از موسیقی رپ برای تبدیل این مراسم به یک رپ اسلامی استفاده</w:t>
      </w:r>
      <w:r>
        <w:rPr>
          <w:rFonts w:cs="B Nazanin" w:hint="cs"/>
          <w:sz w:val="28"/>
          <w:szCs w:val="28"/>
          <w:rtl/>
        </w:rPr>
        <w:t xml:space="preserve"> می</w:t>
      </w:r>
      <w:ins w:id="8" w:author="Windows User" w:date="2019-10-27T20:32:00Z">
        <w:r w:rsidR="003C63DB">
          <w:rPr>
            <w:rFonts w:cs="B Nazanin" w:hint="cs"/>
            <w:sz w:val="28"/>
            <w:szCs w:val="28"/>
            <w:rtl/>
          </w:rPr>
          <w:t>‌</w:t>
        </w:r>
      </w:ins>
      <w:del w:id="9" w:author="Windows User" w:date="2019-10-27T20:32:00Z">
        <w:r w:rsidDel="003C63DB">
          <w:rPr>
            <w:rFonts w:cs="B Nazanin" w:hint="cs"/>
            <w:sz w:val="28"/>
            <w:szCs w:val="28"/>
            <w:rtl/>
          </w:rPr>
          <w:delText xml:space="preserve"> </w:delText>
        </w:r>
      </w:del>
      <w:r>
        <w:rPr>
          <w:rFonts w:cs="B Nazanin" w:hint="cs"/>
          <w:sz w:val="28"/>
          <w:szCs w:val="28"/>
          <w:rtl/>
        </w:rPr>
        <w:t xml:space="preserve">شود. </w:t>
      </w:r>
      <w:r w:rsidRPr="005203D8">
        <w:rPr>
          <w:rFonts w:cs="B Nazanin" w:hint="cs"/>
          <w:sz w:val="28"/>
          <w:szCs w:val="28"/>
          <w:rtl/>
        </w:rPr>
        <w:t>ر</w:t>
      </w:r>
      <w:r w:rsidRPr="00BD4400">
        <w:rPr>
          <w:rFonts w:cs="B Nazanin" w:hint="cs"/>
          <w:sz w:val="28"/>
          <w:szCs w:val="28"/>
          <w:highlight w:val="yellow"/>
          <w:rtl/>
          <w:rPrChange w:id="10" w:author="Windows User" w:date="2019-10-28T06:54:00Z">
            <w:rPr>
              <w:rFonts w:cs="B Nazanin" w:hint="cs"/>
              <w:sz w:val="28"/>
              <w:szCs w:val="28"/>
              <w:rtl/>
            </w:rPr>
          </w:rPrChange>
        </w:rPr>
        <w:t>وزن</w:t>
      </w:r>
      <w:ins w:id="11" w:author="Windows User" w:date="2019-10-28T06:54:00Z">
        <w:r w:rsidR="00BD4400" w:rsidRPr="00BD4400">
          <w:rPr>
            <w:rFonts w:cs="B Nazanin" w:hint="cs"/>
            <w:sz w:val="28"/>
            <w:szCs w:val="28"/>
            <w:highlight w:val="yellow"/>
            <w:rtl/>
            <w:rPrChange w:id="12" w:author="Windows User" w:date="2019-10-28T06:54:00Z">
              <w:rPr>
                <w:rFonts w:cs="B Nazanin" w:hint="cs"/>
                <w:sz w:val="28"/>
                <w:szCs w:val="28"/>
                <w:rtl/>
              </w:rPr>
            </w:rPrChange>
          </w:rPr>
          <w:t>امۀ</w:t>
        </w:r>
      </w:ins>
      <w:del w:id="13" w:author="Windows User" w:date="2019-10-28T06:54:00Z">
        <w:r w:rsidRPr="005203D8" w:rsidDel="00BD4400">
          <w:rPr>
            <w:rFonts w:cs="B Nazanin" w:hint="cs"/>
            <w:sz w:val="28"/>
            <w:szCs w:val="28"/>
            <w:rtl/>
          </w:rPr>
          <w:delText>ت</w:delText>
        </w:r>
      </w:del>
      <w:r w:rsidRPr="005203D8">
        <w:rPr>
          <w:rFonts w:cs="B Nazanin" w:hint="cs"/>
          <w:sz w:val="28"/>
          <w:szCs w:val="28"/>
          <w:rtl/>
        </w:rPr>
        <w:t xml:space="preserve"> خبری امت (</w:t>
      </w:r>
      <w:proofErr w:type="spellStart"/>
      <w:r w:rsidRPr="005203D8">
        <w:rPr>
          <w:rFonts w:cs="B Nazanin"/>
          <w:sz w:val="28"/>
          <w:szCs w:val="28"/>
        </w:rPr>
        <w:t>oumma</w:t>
      </w:r>
      <w:proofErr w:type="spellEnd"/>
      <w:ins w:id="14" w:author="Windows User" w:date="2019-10-28T06:53:00Z">
        <w:r w:rsidR="00BD4400">
          <w:rPr>
            <w:rFonts w:cs="B Nazanin"/>
            <w:sz w:val="28"/>
            <w:szCs w:val="28"/>
            <w:lang w:val="en-US"/>
          </w:rPr>
          <w:t>t</w:t>
        </w:r>
      </w:ins>
      <w:r w:rsidRPr="005203D8">
        <w:rPr>
          <w:rFonts w:cs="B Nazanin" w:hint="cs"/>
          <w:sz w:val="28"/>
          <w:szCs w:val="28"/>
          <w:rtl/>
        </w:rPr>
        <w:t>) در مطلبی کوتاه با چاپ تصاویری از مراسم سینه</w:t>
      </w:r>
      <w:ins w:id="15" w:author="Windows User" w:date="2019-10-27T20:32:00Z">
        <w:r w:rsidR="003C63DB">
          <w:rPr>
            <w:rFonts w:cs="B Nazanin" w:hint="cs"/>
            <w:sz w:val="28"/>
            <w:szCs w:val="28"/>
            <w:rtl/>
          </w:rPr>
          <w:t>‌</w:t>
        </w:r>
      </w:ins>
      <w:del w:id="16" w:author="Windows User" w:date="2019-10-27T20:32:00Z">
        <w:r w:rsidRPr="005203D8" w:rsidDel="003C63D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</w:rPr>
        <w:t xml:space="preserve">زنی شیعیان </w:t>
      </w:r>
      <w:ins w:id="17" w:author="Windows User" w:date="2019-10-27T20:33:00Z">
        <w:r w:rsidR="003C63DB">
          <w:rPr>
            <w:rFonts w:cs="B Nazanin" w:hint="cs"/>
            <w:sz w:val="28"/>
            <w:szCs w:val="28"/>
            <w:rtl/>
          </w:rPr>
          <w:t>اذعان داشته</w:t>
        </w:r>
      </w:ins>
      <w:del w:id="18" w:author="Windows User" w:date="2019-10-27T20:33:00Z">
        <w:r w:rsidRPr="005203D8" w:rsidDel="003C63DB">
          <w:rPr>
            <w:rFonts w:cs="B Nazanin" w:hint="cs"/>
            <w:sz w:val="28"/>
            <w:szCs w:val="28"/>
            <w:rtl/>
          </w:rPr>
          <w:delText>آورده</w:delText>
        </w:r>
      </w:del>
      <w:r w:rsidRPr="005203D8">
        <w:rPr>
          <w:rFonts w:cs="B Nazanin" w:hint="cs"/>
          <w:sz w:val="28"/>
          <w:szCs w:val="28"/>
          <w:rtl/>
        </w:rPr>
        <w:t xml:space="preserve"> است</w:t>
      </w:r>
      <w:ins w:id="19" w:author="Windows User" w:date="2019-10-27T20:33:00Z">
        <w:r w:rsidR="003C63DB">
          <w:rPr>
            <w:rFonts w:cs="B Nazanin" w:hint="cs"/>
            <w:sz w:val="28"/>
            <w:szCs w:val="28"/>
            <w:rtl/>
          </w:rPr>
          <w:t xml:space="preserve"> که</w:t>
        </w:r>
      </w:ins>
      <w:r w:rsidRPr="005203D8">
        <w:rPr>
          <w:rFonts w:cs="B Nazanin" w:hint="cs"/>
          <w:sz w:val="28"/>
          <w:szCs w:val="28"/>
          <w:rtl/>
        </w:rPr>
        <w:t xml:space="preserve"> مراسم </w:t>
      </w:r>
      <w:ins w:id="20" w:author="Windows User" w:date="2019-10-27T20:33:00Z">
        <w:r w:rsidR="003C63DB">
          <w:rPr>
            <w:rFonts w:cs="B Nazanin" w:hint="cs"/>
            <w:sz w:val="28"/>
            <w:szCs w:val="28"/>
            <w:rtl/>
          </w:rPr>
          <w:t>«</w:t>
        </w:r>
      </w:ins>
      <w:del w:id="21" w:author="Windows User" w:date="2019-10-27T20:33:00Z">
        <w:r w:rsidRPr="005203D8" w:rsidDel="003C63DB">
          <w:rPr>
            <w:rFonts w:cs="B Nazanin" w:hint="cs"/>
            <w:sz w:val="28"/>
            <w:szCs w:val="28"/>
            <w:rtl/>
          </w:rPr>
          <w:delText>"</w:delText>
        </w:r>
      </w:del>
      <w:r w:rsidRPr="005203D8">
        <w:rPr>
          <w:rFonts w:cs="B Nazanin" w:hint="cs"/>
          <w:sz w:val="28"/>
          <w:szCs w:val="28"/>
          <w:rtl/>
        </w:rPr>
        <w:t>رپ اسلامی</w:t>
      </w:r>
      <w:ins w:id="22" w:author="Windows User" w:date="2019-10-27T20:33:00Z">
        <w:r w:rsidR="003C63DB">
          <w:rPr>
            <w:rFonts w:cs="B Nazanin" w:hint="cs"/>
            <w:sz w:val="28"/>
            <w:szCs w:val="28"/>
            <w:rtl/>
          </w:rPr>
          <w:t>»</w:t>
        </w:r>
      </w:ins>
      <w:del w:id="23" w:author="Windows User" w:date="2019-10-27T20:33:00Z">
        <w:r w:rsidRPr="005203D8" w:rsidDel="003C63DB">
          <w:rPr>
            <w:rFonts w:cs="B Nazanin" w:hint="cs"/>
            <w:sz w:val="28"/>
            <w:szCs w:val="28"/>
            <w:rtl/>
          </w:rPr>
          <w:delText>"</w:delText>
        </w:r>
      </w:del>
      <w:r w:rsidRPr="005203D8">
        <w:rPr>
          <w:rFonts w:cs="B Nazanin" w:hint="cs"/>
          <w:sz w:val="28"/>
          <w:szCs w:val="28"/>
          <w:rtl/>
        </w:rPr>
        <w:t xml:space="preserve"> در مساجد عراق موجب بروز </w:t>
      </w:r>
      <w:r w:rsidRPr="005203D8">
        <w:rPr>
          <w:rFonts w:cs="B Nazanin" w:hint="cs"/>
          <w:sz w:val="28"/>
          <w:szCs w:val="28"/>
          <w:rtl/>
          <w:lang w:bidi="fa-IR"/>
        </w:rPr>
        <w:t>اختلاف در این کشور می</w:t>
      </w:r>
      <w:ins w:id="24" w:author="Windows User" w:date="2019-10-27T20:33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5" w:author="Windows User" w:date="2019-10-27T20:33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شود.</w:t>
      </w:r>
      <w:del w:id="26" w:author="Windows User" w:date="2019-10-27T20:33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9417CC" w:rsidRPr="005203D8" w:rsidRDefault="009417CC" w:rsidP="008D3E3E">
      <w:pPr>
        <w:pStyle w:val="NoSpacing"/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ab/>
      </w:r>
      <w:r w:rsidRPr="005203D8">
        <w:rPr>
          <w:rFonts w:cs="B Nazanin" w:hint="cs"/>
          <w:sz w:val="28"/>
          <w:szCs w:val="28"/>
          <w:rtl/>
          <w:lang w:bidi="fa-IR"/>
        </w:rPr>
        <w:t>در ادام</w:t>
      </w:r>
      <w:ins w:id="27" w:author="Windows User" w:date="2019-10-28T06:54:00Z">
        <w:r w:rsidR="00BD4400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8" w:author="Windows User" w:date="2019-10-28T06:54:00Z">
        <w:r w:rsidRPr="005203D8" w:rsidDel="00BD4400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این مطلب آمده است</w:t>
      </w:r>
      <w:ins w:id="29" w:author="Windows User" w:date="2019-10-27T20:33:00Z">
        <w:r w:rsidR="003C63DB">
          <w:rPr>
            <w:rFonts w:cs="B Nazanin" w:hint="cs"/>
            <w:sz w:val="28"/>
            <w:szCs w:val="28"/>
            <w:rtl/>
            <w:lang w:bidi="fa-IR"/>
          </w:rPr>
          <w:t xml:space="preserve"> که</w:t>
        </w:r>
      </w:ins>
      <w:del w:id="30" w:author="Windows User" w:date="2019-10-27T20:33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: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گروه</w:t>
      </w:r>
      <w:ins w:id="31" w:author="Windows User" w:date="2019-10-27T20:33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" w:author="Windows User" w:date="2019-10-27T20:33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 شیعی در شهر نجف</w:t>
      </w:r>
      <w:ins w:id="33" w:author="Windows User" w:date="2019-10-27T20:34:00Z">
        <w:r w:rsidR="003C63DB">
          <w:rPr>
            <w:rFonts w:cs="B Nazanin" w:hint="cs"/>
            <w:sz w:val="28"/>
            <w:szCs w:val="28"/>
            <w:rtl/>
            <w:lang w:bidi="fa-IR"/>
          </w:rPr>
          <w:t xml:space="preserve"> در مراسم عزاداری از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نوعی رپ </w:t>
      </w:r>
      <w:ins w:id="34" w:author="Windows User" w:date="2019-10-27T20:35:00Z">
        <w:r w:rsidR="003C63DB">
          <w:rPr>
            <w:rFonts w:cs="B Nazanin" w:hint="cs"/>
            <w:sz w:val="28"/>
            <w:szCs w:val="28"/>
            <w:rtl/>
            <w:lang w:bidi="fa-IR"/>
          </w:rPr>
          <w:t xml:space="preserve">استفاده می‌کنند </w:t>
        </w:r>
      </w:ins>
      <w:del w:id="35" w:author="Windows User" w:date="2019-10-27T20:34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را راه اندازی کردند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که می</w:t>
      </w:r>
      <w:ins w:id="36" w:author="Windows User" w:date="2019-10-28T06:54:00Z">
        <w:r w:rsidR="00BD4400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7" w:author="Windows User" w:date="2019-10-28T06:54:00Z">
        <w:r w:rsidRPr="005203D8" w:rsidDel="00BD440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توان آن را </w:t>
      </w:r>
      <w:ins w:id="38" w:author="Windows User" w:date="2019-10-27T20:35:00Z">
        <w:r w:rsidR="003C63DB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39" w:author="Windows User" w:date="2019-10-27T20:35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"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رپ اسلامی</w:t>
      </w:r>
      <w:ins w:id="40" w:author="Windows User" w:date="2019-10-27T20:35:00Z">
        <w:r w:rsidR="003C63DB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41" w:author="Windows User" w:date="2019-10-27T20:35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"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خواند. این سبک موسیق</w:t>
      </w:r>
      <w:ins w:id="42" w:author="Windows User" w:date="2019-10-28T06:54:00Z">
        <w:r w:rsidR="00BD4400">
          <w:rPr>
            <w:rFonts w:cs="B Nazanin" w:hint="cs"/>
            <w:sz w:val="28"/>
            <w:szCs w:val="28"/>
            <w:rtl/>
            <w:lang w:bidi="fa-IR"/>
          </w:rPr>
          <w:t>ی</w:t>
        </w:r>
      </w:ins>
      <w:del w:id="43" w:author="Windows User" w:date="2019-10-28T06:54:00Z">
        <w:r w:rsidRPr="005203D8" w:rsidDel="00BD4400">
          <w:rPr>
            <w:rFonts w:cs="B Nazanin" w:hint="cs"/>
            <w:sz w:val="28"/>
            <w:szCs w:val="28"/>
            <w:rtl/>
            <w:lang w:bidi="fa-IR"/>
          </w:rPr>
          <w:delText>ایی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که روز</w:t>
      </w:r>
      <w:del w:id="44" w:author="Windows User" w:date="2019-10-27T20:36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به</w:t>
      </w:r>
      <w:ins w:id="45" w:author="Windows User" w:date="2019-10-27T20:36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6" w:author="Windows User" w:date="2019-10-27T20:35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روز بر شهرت و گسترش آن افزوده می</w:t>
      </w:r>
      <w:ins w:id="47" w:author="Windows User" w:date="2019-10-27T20:36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8" w:author="Windows User" w:date="2019-10-27T20:36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شود با اشعاری در مدح ائمه و سایر شخصیت</w:t>
      </w:r>
      <w:ins w:id="49" w:author="Windows User" w:date="2019-10-27T20:36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0" w:author="Windows User" w:date="2019-10-27T20:36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 شیعی همراه است.</w:t>
      </w:r>
      <w:del w:id="51" w:author="Windows User" w:date="2019-10-28T06:54:00Z">
        <w:r w:rsidRPr="005203D8" w:rsidDel="00BD4400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9417CC" w:rsidRPr="005203D8" w:rsidRDefault="009417CC" w:rsidP="008D3E3E">
      <w:pPr>
        <w:pStyle w:val="NoSpacing"/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ab/>
      </w:r>
      <w:r w:rsidRPr="005203D8">
        <w:rPr>
          <w:rFonts w:cs="B Nazanin" w:hint="cs"/>
          <w:sz w:val="28"/>
          <w:szCs w:val="28"/>
          <w:rtl/>
          <w:lang w:bidi="fa-IR"/>
        </w:rPr>
        <w:t>در همین ارتباط هفته</w:t>
      </w:r>
      <w:ins w:id="52" w:author="Windows User" w:date="2019-10-27T20:36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3" w:author="Windows User" w:date="2019-10-27T20:36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نام</w:t>
      </w:r>
      <w:ins w:id="54" w:author="Windows User" w:date="2019-10-27T20:36:00Z">
        <w:r w:rsidR="003C63D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5" w:author="Windows User" w:date="2019-10-27T20:36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</w:t>
      </w:r>
      <w:ins w:id="56" w:author="Windows User" w:date="2019-10-27T20:36:00Z">
        <w:r w:rsidR="003C63DB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57" w:author="Windows User" w:date="2019-10-27T20:36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"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کاپیتال</w:t>
      </w:r>
      <w:ins w:id="58" w:author="Windows User" w:date="2019-10-27T20:36:00Z">
        <w:r w:rsidR="003C63DB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59" w:author="Windows User" w:date="2019-10-27T20:36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"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با استناد به گزارش خبرگزاری فرانسه در همین زمینه در گزارشی مفصل به این موضوع پرداخته و با اشاره به نقش سینه</w:t>
      </w:r>
      <w:ins w:id="60" w:author="Windows User" w:date="2019-10-27T20:36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61" w:author="Windows User" w:date="2019-10-27T20:36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زنی در ترویج یک نوع موسیقی رپ مذهبی </w:t>
      </w:r>
      <w:del w:id="62" w:author="Windows User" w:date="2019-10-28T06:55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>آ</w:delText>
        </w:r>
      </w:del>
      <w:ins w:id="63" w:author="Windows User" w:date="2019-10-27T20:37:00Z">
        <w:r w:rsidR="003C63DB">
          <w:rPr>
            <w:rFonts w:cs="B Nazanin" w:hint="cs"/>
            <w:sz w:val="28"/>
            <w:szCs w:val="28"/>
            <w:rtl/>
            <w:lang w:bidi="fa-IR"/>
          </w:rPr>
          <w:t>چنین بیان کرده است</w:t>
        </w:r>
      </w:ins>
      <w:del w:id="64" w:author="Windows User" w:date="2019-10-27T20:37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ورده است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: در عراق گروه</w:t>
      </w:r>
      <w:ins w:id="65" w:author="Windows User" w:date="2019-10-27T20:37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66" w:author="Windows User" w:date="2019-10-27T20:37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</w:t>
      </w:r>
      <w:ins w:id="67" w:author="Windows User" w:date="2019-10-27T20:37:00Z">
        <w:r w:rsidR="003C63DB">
          <w:rPr>
            <w:rFonts w:cs="B Nazanin" w:hint="cs"/>
            <w:sz w:val="28"/>
            <w:szCs w:val="28"/>
            <w:rtl/>
            <w:lang w:bidi="fa-IR"/>
          </w:rPr>
          <w:t>ی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تشکیل شده است تا رپ را با اشعاری </w:t>
      </w:r>
      <w:ins w:id="68" w:author="Windows User" w:date="2019-10-27T20:37:00Z">
        <w:r w:rsidR="003C63DB">
          <w:rPr>
            <w:rFonts w:cs="B Nazanin" w:hint="cs"/>
            <w:sz w:val="28"/>
            <w:szCs w:val="28"/>
            <w:rtl/>
            <w:lang w:bidi="fa-IR"/>
          </w:rPr>
          <w:t xml:space="preserve">تلفیق کنند 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که در </w:t>
      </w:r>
      <w:r w:rsidR="003563AF">
        <w:rPr>
          <w:rFonts w:cs="B Nazanin" w:hint="cs"/>
          <w:sz w:val="28"/>
          <w:szCs w:val="28"/>
          <w:rtl/>
          <w:lang w:bidi="fa-IR"/>
        </w:rPr>
        <w:t>رابطه با</w:t>
      </w:r>
      <w:r w:rsidRPr="005203D8">
        <w:rPr>
          <w:rFonts w:cs="B Nazanin" w:hint="cs"/>
          <w:sz w:val="28"/>
          <w:szCs w:val="28"/>
          <w:rtl/>
          <w:lang w:bidi="fa-IR"/>
        </w:rPr>
        <w:t xml:space="preserve"> شهدا و شخصیت</w:t>
      </w:r>
      <w:ins w:id="69" w:author="Windows User" w:date="2019-10-27T20:37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70" w:author="Windows User" w:date="2019-10-27T20:37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 شیعی سروده شده</w:t>
      </w:r>
      <w:ins w:id="71" w:author="Windows User" w:date="2019-10-27T20:38:00Z">
        <w:r w:rsidR="003C63DB">
          <w:rPr>
            <w:rFonts w:cs="B Nazanin" w:hint="cs"/>
            <w:sz w:val="28"/>
            <w:szCs w:val="28"/>
            <w:rtl/>
            <w:lang w:bidi="fa-IR"/>
          </w:rPr>
          <w:t xml:space="preserve"> است</w:t>
        </w:r>
      </w:ins>
      <w:del w:id="72" w:author="Windows User" w:date="2019-10-27T20:38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del w:id="73" w:author="Windows User" w:date="2019-10-27T20:37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تلفیق کنند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تا</w:t>
      </w:r>
      <w:del w:id="74" w:author="Windows User" w:date="2019-10-27T20:38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بلکه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بدین ترتیب بتوانند جوانان بیش</w:t>
      </w:r>
      <w:del w:id="75" w:author="Windows User" w:date="2019-10-27T20:38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تری را به</w:t>
      </w:r>
      <w:ins w:id="76" w:author="Windows User" w:date="2019-10-27T20:38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77" w:author="Windows User" w:date="2019-10-27T20:38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سمت خود جلب کنند.</w:t>
      </w:r>
      <w:del w:id="78" w:author="Windows User" w:date="2019-10-28T06:55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CC04C0" w:rsidRPr="005203D8" w:rsidRDefault="009417CC" w:rsidP="008D3E3E">
      <w:pPr>
        <w:pStyle w:val="NoSpacing"/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ab/>
      </w:r>
      <w:r w:rsidRPr="005203D8">
        <w:rPr>
          <w:rFonts w:cs="B Nazanin" w:hint="cs"/>
          <w:sz w:val="28"/>
          <w:szCs w:val="28"/>
          <w:rtl/>
          <w:lang w:bidi="fa-IR"/>
        </w:rPr>
        <w:t>هر چند این گروه</w:t>
      </w:r>
      <w:ins w:id="79" w:author="Windows User" w:date="2019-10-27T20:38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80" w:author="Windows User" w:date="2019-10-27T20:38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 توانسته</w:t>
      </w:r>
      <w:ins w:id="81" w:author="Windows User" w:date="2019-10-27T20:38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82" w:author="Windows User" w:date="2019-10-27T20:38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اند</w:t>
      </w:r>
      <w:del w:id="83" w:author="Windows User" w:date="2019-10-28T06:55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 xml:space="preserve"> در مراسم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توجه</w:t>
      </w:r>
      <w:del w:id="84" w:author="Windows User" w:date="2019-10-27T20:39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ات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بسیاری را به خود جلب کنند</w:t>
      </w:r>
      <w:ins w:id="85" w:author="Windows User" w:date="2019-10-27T20:39:00Z">
        <w:r w:rsidR="003C63DB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اما خشم رهبران مذهبی را نیز برانگیخته</w:t>
      </w:r>
      <w:ins w:id="86" w:author="Windows User" w:date="2019-10-27T20:39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87" w:author="Windows User" w:date="2019-10-27T20:39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اند</w:t>
      </w:r>
      <w:ins w:id="88" w:author="Windows User" w:date="2019-10-27T20:39:00Z">
        <w:r w:rsidR="003C63DB">
          <w:rPr>
            <w:rFonts w:cs="B Nazanin" w:hint="cs"/>
            <w:sz w:val="28"/>
            <w:szCs w:val="28"/>
            <w:rtl/>
            <w:lang w:bidi="fa-IR"/>
          </w:rPr>
          <w:t>؛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زیرا</w:t>
      </w:r>
      <w:del w:id="89" w:author="Windows User" w:date="2019-10-27T20:40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آن</w:delText>
        </w:r>
      </w:del>
      <w:del w:id="90" w:author="Windows User" w:date="2019-10-27T20:39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del w:id="91" w:author="Windows User" w:date="2019-10-27T20:40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ها می</w:delText>
        </w:r>
      </w:del>
      <w:del w:id="92" w:author="Windows User" w:date="2019-10-27T20:39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del w:id="93" w:author="Windows User" w:date="2019-10-27T20:40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بینند </w:delText>
        </w:r>
      </w:del>
      <w:del w:id="94" w:author="Windows User" w:date="2019-10-27T20:39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که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روش سنتی آن</w:t>
      </w:r>
      <w:ins w:id="95" w:author="Windows User" w:date="2019-10-27T20:40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6" w:author="Windows User" w:date="2019-10-27T20:40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 در مناطق و قبا</w:t>
      </w:r>
      <w:ins w:id="97" w:author="Windows User" w:date="2019-10-28T06:57:00Z">
        <w:r w:rsidR="008022BB">
          <w:rPr>
            <w:rFonts w:cs="B Nazanin" w:hint="cs"/>
            <w:sz w:val="28"/>
            <w:szCs w:val="28"/>
            <w:rtl/>
            <w:lang w:bidi="fa-IR"/>
          </w:rPr>
          <w:t>ی</w:t>
        </w:r>
      </w:ins>
      <w:del w:id="98" w:author="Windows User" w:date="2019-10-28T06:57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>ئ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ل جنوب کشور عراق</w:t>
      </w:r>
      <w:ins w:id="99" w:author="Windows User" w:date="2019-10-27T20:40:00Z">
        <w:r w:rsidR="003C63DB">
          <w:rPr>
            <w:rFonts w:cs="B Nazanin" w:hint="cs"/>
            <w:sz w:val="28"/>
            <w:szCs w:val="28"/>
            <w:rtl/>
            <w:lang w:bidi="fa-IR"/>
          </w:rPr>
          <w:t xml:space="preserve"> به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گون</w:t>
      </w:r>
      <w:ins w:id="100" w:author="Windows User" w:date="2019-10-27T20:40:00Z">
        <w:r w:rsidR="003C63D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01" w:author="Windows User" w:date="2019-10-27T20:40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دیگری اجرا می</w:t>
      </w:r>
      <w:ins w:id="102" w:author="Windows User" w:date="2019-10-27T20:40:00Z">
        <w:r w:rsidR="003C63D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3" w:author="Windows User" w:date="2019-10-27T20:40:00Z">
        <w:r w:rsidRPr="005203D8" w:rsidDel="003C63D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شود</w:t>
      </w:r>
      <w:ins w:id="104" w:author="Windows User" w:date="2019-10-28T06:56:00Z">
        <w:r w:rsidR="008022BB">
          <w:rPr>
            <w:rFonts w:cs="B Nazanin" w:hint="cs"/>
            <w:sz w:val="28"/>
            <w:szCs w:val="28"/>
            <w:rtl/>
            <w:lang w:bidi="fa-IR"/>
          </w:rPr>
          <w:t>،</w:t>
        </w:r>
      </w:ins>
      <w:ins w:id="105" w:author="Windows User" w:date="2019-10-28T06:57:00Z">
        <w:r w:rsidR="008022BB">
          <w:rPr>
            <w:rFonts w:cs="B Nazanin" w:hint="cs"/>
            <w:sz w:val="28"/>
            <w:szCs w:val="28"/>
            <w:rtl/>
            <w:lang w:bidi="fa-IR"/>
          </w:rPr>
          <w:t xml:space="preserve"> اما</w:t>
        </w:r>
      </w:ins>
      <w:ins w:id="106" w:author="Windows User" w:date="2019-10-27T20:41:00Z">
        <w:r w:rsidR="00BD71DF">
          <w:rPr>
            <w:rFonts w:cs="B Nazanin" w:hint="cs"/>
            <w:sz w:val="28"/>
            <w:szCs w:val="28"/>
            <w:rtl/>
            <w:lang w:bidi="fa-IR"/>
          </w:rPr>
          <w:t xml:space="preserve"> امروزه</w:t>
        </w:r>
      </w:ins>
      <w:del w:id="107" w:author="Windows User" w:date="2019-10-27T20:41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و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مراسم عزاداری به نوحه</w:t>
      </w:r>
      <w:ins w:id="108" w:author="Windows User" w:date="2019-10-27T20:40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9" w:author="Windows User" w:date="2019-10-27T20:40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خوانی و سینه</w:t>
      </w:r>
      <w:ins w:id="110" w:author="Windows User" w:date="2019-10-27T20:40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1" w:author="Windows User" w:date="2019-10-27T20:40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زنی خلاصه شده است</w:t>
      </w:r>
      <w:ins w:id="112" w:author="Windows User" w:date="2019-10-27T20:41:00Z">
        <w:r w:rsidR="00BD71DF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113" w:author="Windows User" w:date="2019-10-27T20:41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.</w:delText>
        </w:r>
      </w:del>
    </w:p>
    <w:p w:rsidR="009417CC" w:rsidRPr="005203D8" w:rsidRDefault="009417CC" w:rsidP="008D3E3E">
      <w:pPr>
        <w:pStyle w:val="NoSpacing"/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ab/>
      </w:r>
      <w:del w:id="114" w:author="Windows User" w:date="2019-10-27T20:42:00Z">
        <w:r w:rsidRPr="00BD71DF" w:rsidDel="00BD71DF">
          <w:rPr>
            <w:rFonts w:cs="B Nazanin"/>
            <w:i/>
            <w:iCs/>
            <w:sz w:val="28"/>
            <w:szCs w:val="28"/>
            <w:rtl/>
            <w:lang w:bidi="fa-IR"/>
            <w:rPrChange w:id="115" w:author="Windows User" w:date="2019-10-27T20:42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BD71DF">
        <w:rPr>
          <w:rFonts w:cs="B Nazanin" w:hint="eastAsia"/>
          <w:i/>
          <w:iCs/>
          <w:sz w:val="28"/>
          <w:szCs w:val="28"/>
          <w:rtl/>
          <w:lang w:bidi="fa-IR"/>
          <w:rPrChange w:id="116" w:author="Windows User" w:date="2019-10-27T20:4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امام</w:t>
      </w:r>
      <w:r w:rsidRPr="00BD71DF">
        <w:rPr>
          <w:rFonts w:cs="B Nazanin"/>
          <w:i/>
          <w:iCs/>
          <w:sz w:val="28"/>
          <w:szCs w:val="28"/>
          <w:rtl/>
          <w:lang w:bidi="fa-IR"/>
          <w:rPrChange w:id="117" w:author="Windows User" w:date="2019-10-27T20:4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BD71DF">
        <w:rPr>
          <w:rFonts w:cs="B Nazanin" w:hint="eastAsia"/>
          <w:i/>
          <w:iCs/>
          <w:sz w:val="28"/>
          <w:szCs w:val="28"/>
          <w:rtl/>
          <w:lang w:bidi="fa-IR"/>
          <w:rPrChange w:id="118" w:author="Windows User" w:date="2019-10-27T20:4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لطف</w:t>
      </w:r>
      <w:r w:rsidRPr="00BD71DF">
        <w:rPr>
          <w:rFonts w:cs="B Nazanin" w:hint="cs"/>
          <w:i/>
          <w:iCs/>
          <w:sz w:val="28"/>
          <w:szCs w:val="28"/>
          <w:rtl/>
          <w:lang w:bidi="fa-IR"/>
          <w:rPrChange w:id="119" w:author="Windows User" w:date="2019-10-27T20:4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BD71DF">
        <w:rPr>
          <w:rFonts w:cs="B Nazanin"/>
          <w:i/>
          <w:iCs/>
          <w:sz w:val="28"/>
          <w:szCs w:val="28"/>
          <w:rtl/>
          <w:lang w:bidi="fa-IR"/>
          <w:rPrChange w:id="120" w:author="Windows User" w:date="2019-10-27T20:42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BD71DF">
        <w:rPr>
          <w:rFonts w:cs="B Nazanin" w:hint="eastAsia"/>
          <w:i/>
          <w:iCs/>
          <w:sz w:val="28"/>
          <w:szCs w:val="28"/>
          <w:rtl/>
          <w:lang w:bidi="fa-IR"/>
          <w:rPrChange w:id="121" w:author="Windows User" w:date="2019-10-27T20:4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العم</w:t>
      </w:r>
      <w:r w:rsidRPr="00BD71DF">
        <w:rPr>
          <w:rFonts w:cs="B Nazanin" w:hint="cs"/>
          <w:i/>
          <w:iCs/>
          <w:sz w:val="28"/>
          <w:szCs w:val="28"/>
          <w:rtl/>
          <w:lang w:bidi="fa-IR"/>
          <w:rPrChange w:id="122" w:author="Windows User" w:date="2019-10-27T20:4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BD71DF">
        <w:rPr>
          <w:rFonts w:cs="B Nazanin" w:hint="eastAsia"/>
          <w:i/>
          <w:iCs/>
          <w:sz w:val="28"/>
          <w:szCs w:val="28"/>
          <w:rtl/>
          <w:lang w:bidi="fa-IR"/>
          <w:rPrChange w:id="123" w:author="Windows User" w:date="2019-10-27T20:42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د</w:t>
      </w:r>
      <w:r w:rsidRPr="00BD71DF">
        <w:rPr>
          <w:rFonts w:cs="B Nazanin" w:hint="cs"/>
          <w:i/>
          <w:iCs/>
          <w:sz w:val="28"/>
          <w:szCs w:val="28"/>
          <w:rtl/>
          <w:lang w:bidi="fa-IR"/>
          <w:rPrChange w:id="124" w:author="Windows User" w:date="2019-10-27T20:4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del w:id="125" w:author="Windows User" w:date="2019-10-27T20:42:00Z">
        <w:r w:rsidRPr="00BD71DF" w:rsidDel="00BD71DF">
          <w:rPr>
            <w:rFonts w:cs="B Nazanin"/>
            <w:i/>
            <w:iCs/>
            <w:sz w:val="28"/>
            <w:szCs w:val="28"/>
            <w:rtl/>
            <w:lang w:bidi="fa-IR"/>
            <w:rPrChange w:id="126" w:author="Windows User" w:date="2019-10-27T20:42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که خود از سادات </w:t>
      </w:r>
      <w:ins w:id="127" w:author="Windows User" w:date="2019-10-27T20:42:00Z">
        <w:r w:rsidR="00BD71DF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128" w:author="Windows User" w:date="2019-10-27T20:42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در این </w:t>
      </w:r>
      <w:ins w:id="129" w:author="Windows User" w:date="2019-10-27T20:42:00Z">
        <w:r w:rsidR="00BD71DF">
          <w:rPr>
            <w:rFonts w:cs="B Nazanin" w:hint="cs"/>
            <w:sz w:val="28"/>
            <w:szCs w:val="28"/>
            <w:rtl/>
            <w:lang w:bidi="fa-IR"/>
          </w:rPr>
          <w:t>باره</w:t>
        </w:r>
      </w:ins>
      <w:del w:id="130" w:author="Windows User" w:date="2019-10-27T20:42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مورد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می</w:t>
      </w:r>
      <w:ins w:id="131" w:author="Windows User" w:date="2019-10-27T20:42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2" w:author="Windows User" w:date="2019-10-27T20:42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گوید: رپ اسلامی انحراف است و هیچ ارتباطی به اسلام ندارد. این رفتار کاملا</w:t>
      </w:r>
      <w:ins w:id="133" w:author="Windows User" w:date="2019-10-28T06:57:00Z">
        <w:r w:rsidR="008022BB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پوچ و بی</w:t>
      </w:r>
      <w:ins w:id="134" w:author="Windows User" w:date="2019-10-27T20:42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5" w:author="Windows User" w:date="2019-10-27T20:42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معنی است. از نظر او تلفیق موسیقی </w:t>
      </w:r>
      <w:ins w:id="136" w:author="Windows User" w:date="2019-10-27T20:43:00Z">
        <w:r w:rsidR="00BD71DF">
          <w:rPr>
            <w:rFonts w:cs="B Nazanin" w:hint="cs"/>
            <w:sz w:val="28"/>
            <w:szCs w:val="28"/>
            <w:rtl/>
            <w:lang w:bidi="fa-IR"/>
          </w:rPr>
          <w:t>با</w:t>
        </w:r>
      </w:ins>
      <w:del w:id="137" w:author="Windows User" w:date="2019-10-27T20:43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یا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</w:t>
      </w:r>
      <w:ins w:id="138" w:author="Windows User" w:date="2019-10-28T06:58:00Z">
        <w:r w:rsidR="008022BB">
          <w:rPr>
            <w:rFonts w:cs="B Nazanin" w:hint="cs"/>
            <w:sz w:val="28"/>
            <w:szCs w:val="28"/>
            <w:rtl/>
            <w:lang w:bidi="fa-IR"/>
          </w:rPr>
          <w:t>ضرب‌آهنگ</w:t>
        </w:r>
      </w:ins>
      <w:del w:id="139" w:author="Windows User" w:date="2019-10-28T06:58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>ریتم</w:delText>
        </w:r>
      </w:del>
      <w:del w:id="140" w:author="Windows User" w:date="2019-10-27T20:43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del w:id="141" w:author="Windows User" w:date="2019-10-28T06:58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>های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غربی با هر محتوایی که باشد</w:t>
      </w:r>
      <w:ins w:id="142" w:author="Windows User" w:date="2019-10-27T20:43:00Z">
        <w:r w:rsidR="00BD71DF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گناه است. با این حال </w:t>
      </w:r>
      <w:del w:id="143" w:author="Windows User" w:date="2019-10-27T20:43:00Z">
        <w:r w:rsidRPr="00BD71DF" w:rsidDel="00BD71DF">
          <w:rPr>
            <w:rFonts w:cs="B Nazanin"/>
            <w:i/>
            <w:iCs/>
            <w:sz w:val="28"/>
            <w:szCs w:val="28"/>
            <w:rtl/>
            <w:lang w:bidi="fa-IR"/>
            <w:rPrChange w:id="144" w:author="Windows User" w:date="2019-10-27T20:43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BD71DF">
        <w:rPr>
          <w:rFonts w:cs="B Nazanin" w:hint="eastAsia"/>
          <w:i/>
          <w:iCs/>
          <w:sz w:val="28"/>
          <w:szCs w:val="28"/>
          <w:rtl/>
          <w:lang w:bidi="fa-IR"/>
          <w:rPrChange w:id="145" w:author="Windows User" w:date="2019-10-27T20:43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کرار</w:t>
      </w:r>
      <w:r w:rsidRPr="00BD71DF">
        <w:rPr>
          <w:rFonts w:cs="B Nazanin"/>
          <w:i/>
          <w:iCs/>
          <w:sz w:val="28"/>
          <w:szCs w:val="28"/>
          <w:rtl/>
          <w:lang w:bidi="fa-IR"/>
          <w:rPrChange w:id="146" w:author="Windows User" w:date="2019-10-27T20:43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BD71DF">
        <w:rPr>
          <w:rFonts w:cs="B Nazanin" w:hint="eastAsia"/>
          <w:i/>
          <w:iCs/>
          <w:sz w:val="28"/>
          <w:szCs w:val="28"/>
          <w:rtl/>
          <w:lang w:bidi="fa-IR"/>
          <w:rPrChange w:id="147" w:author="Windows User" w:date="2019-10-27T20:43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البدر</w:t>
      </w:r>
      <w:r w:rsidRPr="00BD71DF">
        <w:rPr>
          <w:rFonts w:cs="B Nazanin" w:hint="cs"/>
          <w:i/>
          <w:iCs/>
          <w:sz w:val="28"/>
          <w:szCs w:val="28"/>
          <w:rtl/>
          <w:lang w:bidi="fa-IR"/>
          <w:rPrChange w:id="148" w:author="Windows User" w:date="2019-10-27T20:43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del w:id="149" w:author="Windows User" w:date="2019-10-27T20:43:00Z">
        <w:r w:rsidRPr="00BD71DF" w:rsidDel="00BD71DF">
          <w:rPr>
            <w:rFonts w:cs="B Nazanin"/>
            <w:i/>
            <w:iCs/>
            <w:sz w:val="28"/>
            <w:szCs w:val="28"/>
            <w:rtl/>
            <w:lang w:bidi="fa-IR"/>
            <w:rPrChange w:id="150" w:author="Windows User" w:date="2019-10-27T20:43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که خود از نوحه</w:t>
      </w:r>
      <w:ins w:id="151" w:author="Windows User" w:date="2019-10-27T20:43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2" w:author="Windows User" w:date="2019-10-27T20:43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سرایان </w:t>
      </w:r>
      <w:ins w:id="153" w:author="Windows User" w:date="2019-10-27T20:43:00Z">
        <w:r w:rsidR="00BD71DF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154" w:author="Windows User" w:date="2019-10-27T20:43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، در این مورد می</w:t>
      </w:r>
      <w:ins w:id="155" w:author="Windows User" w:date="2019-10-27T20:43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6" w:author="Windows User" w:date="2019-10-27T20:43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گوید: علت رو</w:t>
      </w:r>
      <w:ins w:id="157" w:author="Windows User" w:date="2019-10-27T20:43:00Z">
        <w:r w:rsidR="00BD71DF">
          <w:rPr>
            <w:rFonts w:cs="B Nazanin" w:hint="cs"/>
            <w:sz w:val="28"/>
            <w:szCs w:val="28"/>
            <w:rtl/>
            <w:lang w:bidi="fa-IR"/>
          </w:rPr>
          <w:t>ی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آوردن به سبک رپ اسلامی حسینی برای جذب جوانان به مسیر درست</w:t>
      </w:r>
      <w:ins w:id="158" w:author="Windows User" w:date="2019-10-27T20:44:00Z">
        <w:r w:rsidR="00BD71DF">
          <w:rPr>
            <w:rFonts w:cs="B Nazanin" w:hint="cs"/>
            <w:sz w:val="28"/>
            <w:szCs w:val="28"/>
            <w:rtl/>
            <w:lang w:bidi="fa-IR"/>
          </w:rPr>
          <w:t xml:space="preserve">، یعنی </w:t>
        </w:r>
      </w:ins>
      <w:del w:id="159" w:author="Windows User" w:date="2019-10-27T20:44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(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همان راه امام حسین</w:t>
      </w:r>
      <w:ins w:id="160" w:author="Windows User" w:date="2019-10-27T20:44:00Z">
        <w:r w:rsidR="00BD71DF">
          <w:rPr>
            <w:rFonts w:cs="B Nazanin" w:hint="cs"/>
            <w:sz w:val="28"/>
            <w:szCs w:val="28"/>
            <w:rtl/>
            <w:lang w:bidi="fa-IR"/>
          </w:rPr>
          <w:t>(</w:t>
        </w:r>
      </w:ins>
      <w:del w:id="161" w:author="Windows User" w:date="2019-10-27T20:44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ع) م</w:t>
      </w:r>
      <w:ins w:id="162" w:author="Windows User" w:date="2019-10-27T20:44:00Z">
        <w:r w:rsidR="00BD71DF">
          <w:rPr>
            <w:rFonts w:cs="B Nazanin" w:hint="cs"/>
            <w:sz w:val="28"/>
            <w:szCs w:val="28"/>
            <w:rtl/>
            <w:lang w:bidi="fa-IR"/>
          </w:rPr>
          <w:t>انعی ندارد</w:t>
        </w:r>
      </w:ins>
      <w:del w:id="163" w:author="Windows User" w:date="2019-10-27T20:44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ی باشد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. </w:t>
      </w:r>
      <w:ins w:id="164" w:author="Windows User" w:date="2019-10-27T20:44:00Z">
        <w:r w:rsidR="00BD71DF">
          <w:rPr>
            <w:rFonts w:cs="B Nazanin" w:hint="cs"/>
            <w:sz w:val="28"/>
            <w:szCs w:val="28"/>
            <w:rtl/>
            <w:lang w:bidi="fa-IR"/>
          </w:rPr>
          <w:t>البدری</w:t>
        </w:r>
      </w:ins>
      <w:del w:id="165" w:author="Windows User" w:date="2019-10-27T20:44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وی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معتقد است</w:t>
      </w:r>
      <w:ins w:id="166" w:author="Windows User" w:date="2019-10-27T20:45:00Z">
        <w:r w:rsidR="00BD71DF">
          <w:rPr>
            <w:rFonts w:cs="B Nazanin" w:hint="cs"/>
            <w:sz w:val="28"/>
            <w:szCs w:val="28"/>
            <w:rtl/>
            <w:lang w:bidi="fa-IR"/>
          </w:rPr>
          <w:t xml:space="preserve"> که</w:t>
        </w:r>
      </w:ins>
      <w:del w:id="167" w:author="Windows User" w:date="2019-10-27T20:45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: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جوانان به</w:t>
      </w:r>
      <w:ins w:id="168" w:author="Windows User" w:date="2019-10-27T20:45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9" w:author="Windows User" w:date="2019-10-27T20:45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دلیل</w:t>
      </w:r>
      <w:ins w:id="170" w:author="Windows User" w:date="2019-10-28T06:59:00Z">
        <w:r w:rsidR="008022BB">
          <w:rPr>
            <w:rFonts w:cs="B Nazanin" w:hint="cs"/>
            <w:sz w:val="28"/>
            <w:szCs w:val="28"/>
            <w:rtl/>
            <w:lang w:bidi="fa-IR"/>
          </w:rPr>
          <w:t xml:space="preserve"> رفتار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مذهبیون کلاسیک که متحجر </w:t>
      </w:r>
      <w:ins w:id="171" w:author="Windows User" w:date="2019-10-27T20:45:00Z">
        <w:r w:rsidR="00BD71DF">
          <w:rPr>
            <w:rFonts w:cs="B Nazanin" w:hint="cs"/>
            <w:sz w:val="28"/>
            <w:szCs w:val="28"/>
            <w:rtl/>
            <w:lang w:bidi="fa-IR"/>
          </w:rPr>
          <w:t>هستند</w:t>
        </w:r>
      </w:ins>
      <w:del w:id="172" w:author="Windows User" w:date="2019-10-27T20:45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می باشند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، دین و اخلاق را رها کرده</w:t>
      </w:r>
      <w:ins w:id="173" w:author="Windows User" w:date="2019-10-27T20:45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4" w:author="Windows User" w:date="2019-10-27T20:45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اند. به همین دلیل نیز جرم و جنایت، استفاده از مواد مخدر و بی</w:t>
      </w:r>
      <w:ins w:id="175" w:author="Windows User" w:date="2019-10-27T20:45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6" w:author="Windows User" w:date="2019-10-27T20:45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دینی طی سال</w:t>
      </w:r>
      <w:ins w:id="177" w:author="Windows User" w:date="2019-10-27T20:45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8" w:author="Windows User" w:date="2019-10-27T20:45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 اخیر در عراق به</w:t>
      </w:r>
      <w:ins w:id="179" w:author="Windows User" w:date="2019-10-27T20:45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0" w:author="Windows User" w:date="2019-10-27T20:45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شدت افزایش یافته است. </w:t>
      </w:r>
    </w:p>
    <w:p w:rsidR="009417CC" w:rsidRPr="005203D8" w:rsidRDefault="009417CC" w:rsidP="003D21B4">
      <w:pPr>
        <w:pStyle w:val="NoSpacing"/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ab/>
      </w:r>
      <w:r w:rsidRPr="005203D8">
        <w:rPr>
          <w:rFonts w:cs="B Nazanin" w:hint="cs"/>
          <w:sz w:val="28"/>
          <w:szCs w:val="28"/>
          <w:rtl/>
          <w:lang w:bidi="fa-IR"/>
        </w:rPr>
        <w:t>برای جبران این مس</w:t>
      </w:r>
      <w:ins w:id="181" w:author="Windows User" w:date="2019-10-27T20:46:00Z">
        <w:r w:rsidR="00BD71DF">
          <w:rPr>
            <w:rFonts w:cs="B Nazanin" w:hint="cs"/>
            <w:sz w:val="28"/>
            <w:szCs w:val="28"/>
            <w:rtl/>
            <w:lang w:bidi="fa-IR"/>
          </w:rPr>
          <w:t>ئله</w:t>
        </w:r>
      </w:ins>
      <w:del w:id="182" w:author="Windows User" w:date="2019-10-27T20:45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ائل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</w:t>
      </w:r>
      <w:ins w:id="183" w:author="Windows User" w:date="2019-10-27T20:46:00Z">
        <w:r w:rsidR="00BD71DF">
          <w:rPr>
            <w:rFonts w:cs="B Nazanin" w:hint="cs"/>
            <w:sz w:val="28"/>
            <w:szCs w:val="28"/>
            <w:rtl/>
            <w:lang w:bidi="fa-IR"/>
          </w:rPr>
          <w:t>البدری</w:t>
        </w:r>
      </w:ins>
      <w:del w:id="184" w:author="Windows User" w:date="2019-10-27T20:46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وی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تصمیم گرفته است که نوعی</w:t>
      </w:r>
      <w:ins w:id="185" w:author="Windows User" w:date="2019-10-27T20:50:00Z">
        <w:r w:rsidR="00BC5A71">
          <w:rPr>
            <w:rFonts w:cs="B Nazanin" w:hint="cs"/>
            <w:sz w:val="28"/>
            <w:szCs w:val="28"/>
            <w:rtl/>
            <w:lang w:bidi="fa-IR"/>
          </w:rPr>
          <w:t xml:space="preserve"> رپ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</w:t>
      </w:r>
      <w:ins w:id="186" w:author="Windows User" w:date="2019-10-27T20:47:00Z">
        <w:r w:rsidR="00BD71DF">
          <w:rPr>
            <w:rFonts w:cs="B Nazanin" w:hint="cs"/>
            <w:sz w:val="28"/>
            <w:szCs w:val="28"/>
            <w:rtl/>
            <w:lang w:bidi="fa-IR"/>
          </w:rPr>
          <w:t>را به کار بگیرد</w:t>
        </w:r>
      </w:ins>
      <w:del w:id="187" w:author="Windows User" w:date="2019-10-27T20:47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از رپ</w:delText>
        </w:r>
      </w:del>
      <w:ins w:id="188" w:author="Windows User" w:date="2019-10-27T20:46:00Z">
        <w:r w:rsidR="00BD71DF">
          <w:rPr>
            <w:rFonts w:cs="B Nazanin" w:hint="cs"/>
            <w:sz w:val="28"/>
            <w:szCs w:val="28"/>
            <w:rtl/>
            <w:lang w:bidi="fa-IR"/>
          </w:rPr>
          <w:t xml:space="preserve"> که</w:t>
        </w:r>
      </w:ins>
      <w:del w:id="189" w:author="Windows User" w:date="2019-10-27T20:46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مورد استفاده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</w:t>
      </w:r>
      <w:ins w:id="190" w:author="Windows User" w:date="2019-10-27T20:47:00Z">
        <w:r w:rsidR="00BD71DF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191" w:author="Windows User" w:date="2019-10-27T20:47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مریکایی</w:t>
      </w:r>
      <w:ins w:id="192" w:author="Windows User" w:date="2019-10-27T20:46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3" w:author="Windows User" w:date="2019-10-27T20:46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 متجاوز</w:t>
      </w:r>
      <w:ins w:id="194" w:author="Windows User" w:date="2019-10-27T20:47:00Z">
        <w:r w:rsidR="00BD71DF">
          <w:rPr>
            <w:rFonts w:cs="B Nazanin" w:hint="cs"/>
            <w:sz w:val="28"/>
            <w:szCs w:val="28"/>
            <w:rtl/>
            <w:lang w:bidi="fa-IR"/>
          </w:rPr>
          <w:t xml:space="preserve"> از آن استفاده می‌کنند</w:t>
        </w:r>
      </w:ins>
      <w:del w:id="195" w:author="Windows User" w:date="2019-10-27T20:48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را به کار گیر</w:delText>
        </w:r>
      </w:del>
      <w:del w:id="196" w:author="Windows User" w:date="2019-10-27T20:47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.</w:t>
      </w:r>
      <w:del w:id="197" w:author="Windows User" w:date="2019-10-27T20:48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خود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او</w:t>
      </w:r>
      <w:del w:id="198" w:author="Windows User" w:date="2019-10-27T20:48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در این مورد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می</w:t>
      </w:r>
      <w:ins w:id="199" w:author="Windows User" w:date="2019-10-27T20:48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00" w:author="Windows User" w:date="2019-10-27T20:48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گوید: هدف ما آموزش دادن</w:t>
      </w:r>
      <w:ins w:id="201" w:author="Windows User" w:date="2019-10-27T20:48:00Z">
        <w:r w:rsidR="00BD71DF">
          <w:rPr>
            <w:rFonts w:cs="B Nazanin" w:hint="cs"/>
            <w:sz w:val="28"/>
            <w:szCs w:val="28"/>
            <w:rtl/>
            <w:lang w:bidi="fa-IR"/>
          </w:rPr>
          <w:t xml:space="preserve"> به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جوانان و رشد آن</w:t>
      </w:r>
      <w:ins w:id="202" w:author="Windows User" w:date="2019-10-27T20:48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03" w:author="Windows User" w:date="2019-10-27T20:48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</w:t>
      </w:r>
      <w:del w:id="204" w:author="Windows User" w:date="2019-10-28T07:00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205" w:author="Windows User" w:date="2019-10-27T20:48:00Z">
        <w:r w:rsidR="00BD71DF">
          <w:rPr>
            <w:rFonts w:cs="B Nazanin" w:hint="cs"/>
            <w:sz w:val="28"/>
            <w:szCs w:val="28"/>
            <w:rtl/>
            <w:lang w:bidi="fa-IR"/>
          </w:rPr>
          <w:t>ست</w:t>
        </w:r>
      </w:ins>
      <w:ins w:id="206" w:author="Windows User" w:date="2019-10-28T07:00:00Z">
        <w:r w:rsidR="008022BB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207" w:author="Windows User" w:date="2019-10-27T20:48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از همین رو ما این سبک رپ را بومی کرد</w:t>
      </w:r>
      <w:ins w:id="208" w:author="Windows User" w:date="2019-10-27T20:49:00Z">
        <w:r w:rsidR="00BD71DF">
          <w:rPr>
            <w:rFonts w:cs="B Nazanin" w:hint="cs"/>
            <w:sz w:val="28"/>
            <w:szCs w:val="28"/>
            <w:rtl/>
            <w:lang w:bidi="fa-IR"/>
          </w:rPr>
          <w:t>ه</w:t>
        </w:r>
      </w:ins>
      <w:del w:id="209" w:author="Windows User" w:date="2019-10-27T20:49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یم و</w:delText>
        </w:r>
      </w:del>
      <w:ins w:id="210" w:author="Windows User" w:date="2019-10-28T07:00:00Z">
        <w:r w:rsidR="008022BB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211" w:author="Windows User" w:date="2019-10-28T07:00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آن را به رپ اسلامی حسینی مبدل ساختیم. این سبک</w:t>
      </w:r>
      <w:del w:id="212" w:author="Windows User" w:date="2019-10-27T20:49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به عنوان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ابزاری برای آموزش و ترویج پیام صلح و اعتدال </w:t>
      </w:r>
      <w:ins w:id="213" w:author="Windows User" w:date="2019-10-27T20:49:00Z">
        <w:r w:rsidR="00BD71DF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214" w:author="Windows User" w:date="2019-10-27T20:49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به کار گرفته می شود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. به نوشت</w:t>
      </w:r>
      <w:ins w:id="215" w:author="Windows User" w:date="2019-10-27T20:49:00Z">
        <w:r w:rsidR="00BD71DF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16" w:author="Windows User" w:date="2019-10-27T20:49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این نشریه</w:t>
      </w:r>
      <w:ins w:id="217" w:author="Windows User" w:date="2019-10-27T20:51:00Z">
        <w:r w:rsidR="00BC5A71">
          <w:rPr>
            <w:rFonts w:cs="B Nazanin" w:hint="cs"/>
            <w:sz w:val="28"/>
            <w:szCs w:val="28"/>
            <w:rtl/>
            <w:lang w:bidi="fa-IR"/>
          </w:rPr>
          <w:t>،</w:t>
        </w:r>
        <w:r w:rsidR="00BC5A71" w:rsidRPr="00BC5A71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BC5A71" w:rsidRPr="005203D8">
          <w:rPr>
            <w:rFonts w:cs="B Nazanin" w:hint="cs"/>
            <w:sz w:val="28"/>
            <w:szCs w:val="28"/>
            <w:rtl/>
            <w:lang w:bidi="fa-IR"/>
          </w:rPr>
          <w:t>جوانان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امروز</w:t>
      </w:r>
      <w:ins w:id="218" w:author="Windows User" w:date="2019-10-27T20:51:00Z">
        <w:r w:rsidR="00BC5A71">
          <w:rPr>
            <w:rFonts w:cs="B Nazanin" w:hint="cs"/>
            <w:sz w:val="28"/>
            <w:szCs w:val="28"/>
            <w:rtl/>
            <w:lang w:bidi="fa-IR"/>
          </w:rPr>
          <w:t>ه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در جنوب عراق </w:t>
      </w:r>
      <w:del w:id="219" w:author="Windows User" w:date="2019-10-27T20:51:00Z">
        <w:r w:rsidRPr="005203D8" w:rsidDel="00BC5A71">
          <w:rPr>
            <w:rFonts w:cs="B Nazanin" w:hint="cs"/>
            <w:sz w:val="28"/>
            <w:szCs w:val="28"/>
            <w:rtl/>
            <w:lang w:bidi="fa-IR"/>
          </w:rPr>
          <w:delText xml:space="preserve">جوانان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با تی</w:t>
      </w:r>
      <w:ins w:id="220" w:author="Windows User" w:date="2019-10-27T20:49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21" w:author="Windows User" w:date="2019-10-27T20:49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شرت</w:t>
      </w:r>
      <w:ins w:id="222" w:author="Windows User" w:date="2019-10-27T20:49:00Z">
        <w:r w:rsidR="00BD71DF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23" w:author="Windows User" w:date="2019-10-27T20:49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 قرمز</w:t>
      </w:r>
      <w:del w:id="224" w:author="Windows User" w:date="2019-10-27T20:49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رنگ و شلوار سیاه </w:t>
      </w:r>
      <w:ins w:id="225" w:author="Windows User" w:date="2019-10-27T20:52:00Z">
        <w:r w:rsidR="00BC5A71">
          <w:rPr>
            <w:rFonts w:cs="B Nazanin" w:hint="cs"/>
            <w:sz w:val="28"/>
            <w:szCs w:val="28"/>
            <w:rtl/>
            <w:lang w:bidi="fa-IR"/>
          </w:rPr>
          <w:t>هماهنگ با</w:t>
        </w:r>
      </w:ins>
      <w:del w:id="226" w:author="Windows User" w:date="2019-10-27T20:52:00Z">
        <w:r w:rsidRPr="005203D8" w:rsidDel="00BC5A71">
          <w:rPr>
            <w:rFonts w:cs="B Nazanin" w:hint="cs"/>
            <w:sz w:val="28"/>
            <w:szCs w:val="28"/>
            <w:rtl/>
            <w:lang w:bidi="fa-IR"/>
          </w:rPr>
          <w:delText>با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نوح</w:t>
      </w:r>
      <w:ins w:id="227" w:author="Windows User" w:date="2019-10-27T20:52:00Z">
        <w:r w:rsidR="00BC5A71">
          <w:rPr>
            <w:rFonts w:cs="B Nazanin" w:hint="cs"/>
            <w:sz w:val="28"/>
            <w:szCs w:val="28"/>
            <w:rtl/>
            <w:lang w:bidi="fa-IR"/>
          </w:rPr>
          <w:t>ه‌خوانی</w:t>
        </w:r>
      </w:ins>
      <w:del w:id="228" w:author="Windows User" w:date="2019-10-27T20:49:00Z">
        <w:r w:rsidRPr="005203D8" w:rsidDel="00BD71DF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مداحان برای امام حسین (ع) که در سال</w:t>
      </w:r>
      <w:ins w:id="229" w:author="Windows User" w:date="2019-10-27T20:53:00Z">
        <w:r w:rsidR="00BC5A71">
          <w:rPr>
            <w:rFonts w:cs="Calibri"/>
            <w:sz w:val="28"/>
            <w:szCs w:val="28"/>
            <w:rtl/>
            <w:lang w:bidi="fa-IR"/>
          </w:rPr>
          <w:t>۶۸۰</w:t>
        </w:r>
      </w:ins>
      <w:del w:id="230" w:author="Windows User" w:date="2019-10-27T20:53:00Z">
        <w:r w:rsidRPr="005203D8" w:rsidDel="00BC5A71">
          <w:rPr>
            <w:rFonts w:cs="B Nazanin" w:hint="cs"/>
            <w:sz w:val="28"/>
            <w:szCs w:val="28"/>
            <w:rtl/>
            <w:lang w:bidi="fa-IR"/>
          </w:rPr>
          <w:delText>680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در نبرد کربلا به</w:t>
      </w:r>
      <w:ins w:id="231" w:author="Windows User" w:date="2019-10-28T07:00:00Z">
        <w:r w:rsidR="008022B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32" w:author="Windows User" w:date="2019-10-28T07:00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دستور یزید خلیفه اموی شهید شد</w:t>
      </w:r>
      <w:ins w:id="233" w:author="Windows User" w:date="2019-10-27T20:53:00Z">
        <w:r w:rsidR="00BC5A71">
          <w:rPr>
            <w:rFonts w:cs="B Nazanin" w:hint="cs"/>
            <w:sz w:val="28"/>
            <w:szCs w:val="28"/>
            <w:rtl/>
            <w:lang w:bidi="fa-IR"/>
          </w:rPr>
          <w:t>ه است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، </w:t>
      </w:r>
      <w:ins w:id="234" w:author="Windows User" w:date="2019-10-27T20:51:00Z">
        <w:r w:rsidR="00BC5A71">
          <w:rPr>
            <w:rFonts w:cs="B Nazanin" w:hint="cs"/>
            <w:sz w:val="28"/>
            <w:szCs w:val="28"/>
            <w:rtl/>
            <w:lang w:bidi="fa-IR"/>
          </w:rPr>
          <w:t>سینه‌زنی می‌کنند</w:t>
        </w:r>
      </w:ins>
      <w:del w:id="235" w:author="Windows User" w:date="2019-10-27T20:51:00Z">
        <w:r w:rsidRPr="005203D8" w:rsidDel="00BC5A71">
          <w:rPr>
            <w:rFonts w:cs="B Nazanin" w:hint="cs"/>
            <w:sz w:val="28"/>
            <w:szCs w:val="28"/>
            <w:rtl/>
            <w:lang w:bidi="fa-IR"/>
          </w:rPr>
          <w:delText>بر سینه خود می زنند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.</w:t>
      </w:r>
      <w:del w:id="236" w:author="Windows User" w:date="2019-10-28T07:00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CC04C0" w:rsidRDefault="009417CC" w:rsidP="00BD4400">
      <w:pPr>
        <w:pStyle w:val="NoSpacing"/>
        <w:bidi/>
        <w:spacing w:line="276" w:lineRule="auto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ab/>
      </w:r>
      <w:r w:rsidRPr="005203D8">
        <w:rPr>
          <w:rFonts w:cs="B Nazanin" w:hint="cs"/>
          <w:sz w:val="28"/>
          <w:szCs w:val="28"/>
          <w:rtl/>
          <w:lang w:bidi="fa-IR"/>
        </w:rPr>
        <w:t>در ادام</w:t>
      </w:r>
      <w:ins w:id="237" w:author="Windows User" w:date="2019-10-28T07:00:00Z">
        <w:r w:rsidR="008022B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38" w:author="Windows User" w:date="2019-10-28T07:00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این مقاله آمده است</w:t>
      </w:r>
      <w:ins w:id="239" w:author="Windows User" w:date="2019-10-27T20:53:00Z">
        <w:r w:rsidR="00BC5A71">
          <w:rPr>
            <w:rFonts w:cs="B Nazanin" w:hint="cs"/>
            <w:sz w:val="28"/>
            <w:szCs w:val="28"/>
            <w:rtl/>
            <w:lang w:bidi="fa-IR"/>
          </w:rPr>
          <w:t xml:space="preserve"> که</w:t>
        </w:r>
      </w:ins>
      <w:del w:id="240" w:author="Windows User" w:date="2019-10-27T20:53:00Z">
        <w:r w:rsidRPr="005203D8" w:rsidDel="00BC5A71">
          <w:rPr>
            <w:rFonts w:cs="B Nazanin" w:hint="cs"/>
            <w:sz w:val="28"/>
            <w:szCs w:val="28"/>
            <w:rtl/>
            <w:lang w:bidi="fa-IR"/>
          </w:rPr>
          <w:delText>: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شیخ </w:t>
      </w:r>
      <w:r w:rsidRPr="008022BB">
        <w:rPr>
          <w:rFonts w:cs="B Nazanin" w:hint="cs"/>
          <w:sz w:val="28"/>
          <w:szCs w:val="28"/>
          <w:highlight w:val="yellow"/>
          <w:rtl/>
          <w:lang w:bidi="fa-IR"/>
          <w:rPrChange w:id="241" w:author="Windows User" w:date="2019-10-28T07:0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 xml:space="preserve">محمود </w:t>
      </w:r>
      <w:ins w:id="242" w:author="Windows User" w:date="2019-10-28T07:02:00Z">
        <w:r w:rsidR="008022BB" w:rsidRPr="008022BB">
          <w:rPr>
            <w:rFonts w:cs="B Nazanin" w:hint="cs"/>
            <w:sz w:val="28"/>
            <w:szCs w:val="28"/>
            <w:highlight w:val="yellow"/>
            <w:rtl/>
            <w:lang w:bidi="fa-IR"/>
            <w:rPrChange w:id="243" w:author="Windows User" w:date="2019-10-28T07:02:00Z">
              <w:rPr>
                <w:rFonts w:cs="B Nazanin" w:hint="cs"/>
                <w:sz w:val="28"/>
                <w:szCs w:val="28"/>
                <w:rtl/>
                <w:lang w:bidi="fa-IR"/>
              </w:rPr>
            </w:rPrChange>
          </w:rPr>
          <w:t>ا</w:t>
        </w:r>
      </w:ins>
      <w:del w:id="244" w:author="Windows User" w:date="2019-10-27T20:53:00Z">
        <w:r w:rsidRPr="008022BB" w:rsidDel="00BC5A71">
          <w:rPr>
            <w:rFonts w:cs="B Nazanin" w:hint="cs"/>
            <w:sz w:val="28"/>
            <w:szCs w:val="28"/>
            <w:highlight w:val="yellow"/>
            <w:rtl/>
            <w:lang w:bidi="fa-IR"/>
            <w:rPrChange w:id="245" w:author="Windows User" w:date="2019-10-28T07:02:00Z">
              <w:rPr>
                <w:rFonts w:cs="B Nazanin" w:hint="cs"/>
                <w:sz w:val="28"/>
                <w:szCs w:val="28"/>
                <w:rtl/>
                <w:lang w:bidi="fa-IR"/>
              </w:rPr>
            </w:rPrChange>
          </w:rPr>
          <w:delText>ا</w:delText>
        </w:r>
      </w:del>
      <w:r w:rsidRPr="008022BB">
        <w:rPr>
          <w:rFonts w:cs="B Nazanin" w:hint="cs"/>
          <w:sz w:val="28"/>
          <w:szCs w:val="28"/>
          <w:highlight w:val="yellow"/>
          <w:rtl/>
          <w:lang w:bidi="fa-IR"/>
          <w:rPrChange w:id="246" w:author="Windows User" w:date="2019-10-28T07:0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ل</w:t>
      </w:r>
      <w:del w:id="247" w:author="Windows User" w:date="2019-10-28T07:02:00Z">
        <w:r w:rsidRPr="008022BB" w:rsidDel="008022BB">
          <w:rPr>
            <w:rFonts w:cs="B Nazanin" w:hint="cs"/>
            <w:sz w:val="28"/>
            <w:szCs w:val="28"/>
            <w:highlight w:val="yellow"/>
            <w:rtl/>
            <w:lang w:bidi="fa-IR"/>
            <w:rPrChange w:id="248" w:author="Windows User" w:date="2019-10-28T07:02:00Z">
              <w:rPr>
                <w:rFonts w:cs="B Nazanin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8022BB">
        <w:rPr>
          <w:rFonts w:cs="B Nazanin" w:hint="cs"/>
          <w:sz w:val="28"/>
          <w:szCs w:val="28"/>
          <w:highlight w:val="yellow"/>
          <w:rtl/>
          <w:lang w:bidi="fa-IR"/>
          <w:rPrChange w:id="249" w:author="Windows User" w:date="2019-10-28T07:02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سرخی</w:t>
      </w:r>
      <w:r w:rsidRPr="005203D8">
        <w:rPr>
          <w:rFonts w:cs="B Nazanin" w:hint="cs"/>
          <w:sz w:val="28"/>
          <w:szCs w:val="28"/>
          <w:rtl/>
          <w:lang w:bidi="fa-IR"/>
        </w:rPr>
        <w:t>، یکی از شخصیت</w:t>
      </w:r>
      <w:ins w:id="250" w:author="Windows User" w:date="2019-10-27T20:53:00Z">
        <w:r w:rsidR="00BC5A7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51" w:author="Windows User" w:date="2019-10-27T20:53:00Z">
        <w:r w:rsidRPr="005203D8" w:rsidDel="00BC5A7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 جنجالی در عراق که دائم متهم به تعبیرات غلط از نظرات روحانی</w:t>
      </w:r>
      <w:ins w:id="252" w:author="Windows User" w:date="2019-10-28T07:01:00Z">
        <w:r w:rsidR="008022BB">
          <w:rPr>
            <w:rFonts w:cs="B Nazanin" w:hint="cs"/>
            <w:sz w:val="28"/>
            <w:szCs w:val="28"/>
            <w:rtl/>
            <w:lang w:bidi="fa-IR"/>
          </w:rPr>
          <w:t>ا</w:t>
        </w:r>
      </w:ins>
      <w:del w:id="253" w:author="Windows User" w:date="2019-10-28T07:01:00Z">
        <w:r w:rsidRPr="005203D8" w:rsidDel="008022BB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ن شیعی </w:t>
      </w:r>
      <w:ins w:id="254" w:author="Windows User" w:date="2019-10-27T20:54:00Z">
        <w:r w:rsidR="00BC5A71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255" w:author="Windows User" w:date="2019-10-27T20:54:00Z">
        <w:r w:rsidRPr="005203D8" w:rsidDel="00BC5A71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، با</w:t>
      </w:r>
      <w:del w:id="256" w:author="Windows User" w:date="2019-10-27T21:50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این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جوانان</w:t>
      </w:r>
      <w:ins w:id="257" w:author="Windows User" w:date="2019-10-27T21:50:00Z">
        <w:r w:rsidR="003D21B4">
          <w:rPr>
            <w:rFonts w:cs="B Nazanin" w:hint="cs"/>
            <w:sz w:val="28"/>
            <w:szCs w:val="28"/>
            <w:rtl/>
            <w:lang w:bidi="fa-IR"/>
          </w:rPr>
          <w:t xml:space="preserve"> طرفدار رپ</w:t>
        </w:r>
      </w:ins>
      <w:del w:id="258" w:author="Windows User" w:date="2019-10-27T21:50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رپی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هم</w:t>
      </w:r>
      <w:ins w:id="259" w:author="Windows User" w:date="2019-10-27T21:50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60" w:author="Windows User" w:date="2019-10-27T21:50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عقیده </w:t>
      </w:r>
      <w:ins w:id="261" w:author="Windows User" w:date="2019-10-27T21:50:00Z">
        <w:r w:rsidR="003D21B4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262" w:author="Windows User" w:date="2019-10-27T21:50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. </w:t>
      </w:r>
      <w:ins w:id="263" w:author="Windows User" w:date="2019-10-27T21:50:00Z">
        <w:r w:rsidR="003D21B4">
          <w:rPr>
            <w:rFonts w:cs="B Nazanin" w:hint="cs"/>
            <w:sz w:val="28"/>
            <w:szCs w:val="28"/>
            <w:rtl/>
            <w:lang w:bidi="fa-IR"/>
          </w:rPr>
          <w:t>او</w:t>
        </w:r>
      </w:ins>
      <w:del w:id="264" w:author="Windows User" w:date="2019-10-27T21:50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وی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می</w:t>
      </w:r>
      <w:ins w:id="265" w:author="Windows User" w:date="2019-10-27T21:51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66" w:author="Windows User" w:date="2019-10-27T21:50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گوید: نمایندگان سخت</w:t>
      </w:r>
      <w:ins w:id="267" w:author="Windows User" w:date="2019-10-27T21:51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68" w:author="Windows User" w:date="2019-10-27T21:51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گیر مذهبی با آلوده</w:t>
      </w:r>
      <w:ins w:id="269" w:author="Windows User" w:date="2019-10-27T21:51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0" w:author="Windows User" w:date="2019-10-27T21:51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شدن به سیاست و فساد موجب گریز جوانان از دین شده</w:t>
      </w:r>
      <w:ins w:id="271" w:author="Windows User" w:date="2019-10-27T21:51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2" w:author="Windows User" w:date="2019-10-27T21:51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اند. به </w:t>
      </w:r>
      <w:ins w:id="273" w:author="Windows User" w:date="2019-10-27T21:51:00Z">
        <w:r w:rsidR="003D21B4">
          <w:rPr>
            <w:rFonts w:cs="B Nazanin" w:hint="cs"/>
            <w:sz w:val="28"/>
            <w:szCs w:val="28"/>
            <w:rtl/>
            <w:lang w:bidi="fa-IR"/>
          </w:rPr>
          <w:t>گزارش</w:t>
        </w:r>
      </w:ins>
      <w:del w:id="274" w:author="Windows User" w:date="2019-10-27T21:51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نوشته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این نشری</w:t>
      </w:r>
      <w:ins w:id="275" w:author="Windows User" w:date="2019-10-27T21:51:00Z">
        <w:r w:rsidR="003D21B4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76" w:author="Windows User" w:date="2019-10-27T21:51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فرانسوی</w:t>
      </w:r>
      <w:ins w:id="277" w:author="Windows User" w:date="2019-10-27T21:51:00Z">
        <w:r w:rsidR="003D21B4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اختلا</w:t>
      </w:r>
      <w:ins w:id="278" w:author="Windows User" w:date="2019-10-27T21:52:00Z">
        <w:r w:rsidR="003D21B4">
          <w:rPr>
            <w:rFonts w:cs="B Nazanin" w:hint="cs"/>
            <w:sz w:val="28"/>
            <w:szCs w:val="28"/>
            <w:rtl/>
            <w:lang w:bidi="fa-IR"/>
          </w:rPr>
          <w:t>ف</w:t>
        </w:r>
      </w:ins>
      <w:del w:id="279" w:author="Windows User" w:date="2019-10-27T21:52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ط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بین دین و سیاست در عراق بسیار پر</w:t>
      </w:r>
      <w:del w:id="280" w:author="Windows User" w:date="2019-10-27T21:51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رنگ است و تنش</w:t>
      </w:r>
      <w:ins w:id="281" w:author="Windows User" w:date="2019-10-27T21:52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82" w:author="Windows User" w:date="2019-10-27T21:52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 دینی و مذهبی به</w:t>
      </w:r>
      <w:ins w:id="283" w:author="Windows User" w:date="2019-10-27T21:52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84" w:author="Windows User" w:date="2019-10-27T21:52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ویژه پس از تهاجم </w:t>
      </w:r>
      <w:ins w:id="285" w:author="Windows User" w:date="2019-10-27T21:52:00Z">
        <w:r w:rsidR="003D21B4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286" w:author="Windows User" w:date="2019-10-27T21:52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مریکا به این کشور در سال </w:t>
      </w:r>
      <w:ins w:id="287" w:author="Windows User" w:date="2019-10-27T21:52:00Z">
        <w:r w:rsidR="003D21B4">
          <w:rPr>
            <w:rFonts w:cs="Calibri"/>
            <w:sz w:val="28"/>
            <w:szCs w:val="28"/>
            <w:rtl/>
            <w:lang w:bidi="fa-IR"/>
          </w:rPr>
          <w:t>۲۰۰۳</w:t>
        </w:r>
      </w:ins>
      <w:del w:id="288" w:author="Windows User" w:date="2019-10-27T21:52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2003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شد</w:t>
      </w:r>
      <w:ins w:id="289" w:author="Windows User" w:date="2019-10-27T21:52:00Z">
        <w:r w:rsidR="003D21B4">
          <w:rPr>
            <w:rFonts w:cs="B Nazanin" w:hint="cs"/>
            <w:sz w:val="28"/>
            <w:szCs w:val="28"/>
            <w:rtl/>
            <w:lang w:bidi="fa-IR"/>
          </w:rPr>
          <w:t>ت</w:t>
        </w:r>
      </w:ins>
      <w:del w:id="290" w:author="Windows User" w:date="2019-10-27T21:52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ید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گر</w:t>
      </w:r>
      <w:ins w:id="291" w:author="Windows User" w:date="2019-10-27T21:52:00Z">
        <w:r w:rsidR="003D21B4">
          <w:rPr>
            <w:rFonts w:cs="B Nazanin" w:hint="cs"/>
            <w:sz w:val="28"/>
            <w:szCs w:val="28"/>
            <w:rtl/>
            <w:lang w:bidi="fa-IR"/>
          </w:rPr>
          <w:t>فته</w:t>
        </w:r>
      </w:ins>
      <w:del w:id="292" w:author="Windows User" w:date="2019-10-27T21:52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دیده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است</w:t>
      </w:r>
      <w:ins w:id="293" w:author="Windows User" w:date="2019-10-27T21:53:00Z">
        <w:r w:rsidR="003D21B4">
          <w:rPr>
            <w:rFonts w:cs="B Nazanin" w:hint="cs"/>
            <w:sz w:val="28"/>
            <w:szCs w:val="28"/>
            <w:rtl/>
            <w:lang w:bidi="fa-IR"/>
          </w:rPr>
          <w:t>.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به</w:t>
      </w:r>
      <w:ins w:id="294" w:author="Windows User" w:date="2019-10-27T21:53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95" w:author="Windows User" w:date="2019-10-27T21:53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ویژه آن که جامع</w:t>
      </w:r>
      <w:ins w:id="296" w:author="Windows User" w:date="2019-10-27T21:53:00Z">
        <w:r w:rsidR="003D21B4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97" w:author="Windows User" w:date="2019-10-27T21:53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عراق </w:t>
      </w:r>
      <w:ins w:id="298" w:author="Windows User" w:date="2019-10-27T21:53:00Z">
        <w:r w:rsidR="003D21B4">
          <w:rPr>
            <w:rFonts w:cs="B Nazanin" w:hint="cs"/>
            <w:sz w:val="28"/>
            <w:szCs w:val="28"/>
            <w:rtl/>
            <w:lang w:bidi="fa-IR"/>
          </w:rPr>
          <w:t>از</w:t>
        </w:r>
      </w:ins>
      <w:del w:id="299" w:author="Windows User" w:date="2019-10-27T21:53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جامعه ای با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قومیت</w:t>
      </w:r>
      <w:ins w:id="300" w:author="Windows User" w:date="2019-10-27T21:53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01" w:author="Windows User" w:date="2019-10-27T21:53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ها و مذاهب مختلف </w:t>
      </w:r>
      <w:ins w:id="302" w:author="Windows User" w:date="2019-10-27T21:53:00Z">
        <w:r w:rsidR="003D21B4">
          <w:rPr>
            <w:rFonts w:cs="B Nazanin" w:hint="cs"/>
            <w:sz w:val="28"/>
            <w:szCs w:val="28"/>
            <w:rtl/>
            <w:lang w:bidi="fa-IR"/>
          </w:rPr>
          <w:t xml:space="preserve">تشکیل شده 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است. </w:t>
      </w:r>
    </w:p>
    <w:p w:rsidR="00785355" w:rsidRPr="005203D8" w:rsidRDefault="00AD7F2D" w:rsidP="008D3E3E">
      <w:pPr>
        <w:pStyle w:val="NoSpacing"/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val="en-US"/>
        </w:rPr>
        <w:lastRenderedPageBreak/>
        <w:drawing>
          <wp:inline distT="0" distB="0" distL="0" distR="0" wp14:anchorId="119B52DB" wp14:editId="0EC65661">
            <wp:extent cx="5753100" cy="3019425"/>
            <wp:effectExtent l="0" t="0" r="0" b="9525"/>
            <wp:docPr id="2" name="Picture 2" descr="5ccffeb223000033009e37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ccffeb223000033009e37d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7CC" w:rsidRPr="005203D8" w:rsidRDefault="009417CC" w:rsidP="00BD4400">
      <w:pPr>
        <w:pStyle w:val="NoSpacing"/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ab/>
      </w:r>
      <w:r w:rsidRPr="005203D8">
        <w:rPr>
          <w:rFonts w:cs="B Nazanin" w:hint="cs"/>
          <w:sz w:val="28"/>
          <w:szCs w:val="28"/>
          <w:rtl/>
          <w:lang w:bidi="fa-IR"/>
        </w:rPr>
        <w:t>هر</w:t>
      </w:r>
      <w:del w:id="303" w:author="Windows User" w:date="2019-10-28T07:02:00Z">
        <w:r w:rsidRPr="005203D8" w:rsidDel="002C115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چند امروز</w:t>
      </w:r>
      <w:ins w:id="304" w:author="Windows User" w:date="2019-10-27T21:53:00Z">
        <w:r w:rsidR="003D21B4">
          <w:rPr>
            <w:rFonts w:cs="B Nazanin" w:hint="cs"/>
            <w:sz w:val="28"/>
            <w:szCs w:val="28"/>
            <w:rtl/>
            <w:lang w:bidi="fa-IR"/>
          </w:rPr>
          <w:t>ه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</w:t>
      </w:r>
      <w:ins w:id="305" w:author="Windows User" w:date="2019-10-27T21:54:00Z">
        <w:r w:rsidR="003D21B4" w:rsidRPr="005203D8">
          <w:rPr>
            <w:rFonts w:cs="B Nazanin" w:hint="cs"/>
            <w:sz w:val="28"/>
            <w:szCs w:val="28"/>
            <w:rtl/>
            <w:lang w:bidi="fa-IR"/>
          </w:rPr>
          <w:t xml:space="preserve">این مداحان 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>در بین جامع</w:t>
      </w:r>
      <w:ins w:id="306" w:author="Windows User" w:date="2019-10-28T07:02:00Z">
        <w:r w:rsidR="002C1155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307" w:author="Windows User" w:date="2019-10-28T07:02:00Z">
        <w:r w:rsidRPr="005203D8" w:rsidDel="002C1155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شیعیان که دو</w:t>
      </w:r>
      <w:del w:id="308" w:author="Windows User" w:date="2019-10-28T07:03:00Z">
        <w:r w:rsidRPr="005203D8" w:rsidDel="002C115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سوم کشور عراق را تشکیل می</w:t>
      </w:r>
      <w:ins w:id="309" w:author="Windows User" w:date="2019-10-27T21:54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10" w:author="Windows User" w:date="2019-10-27T21:54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دهند، </w:t>
      </w:r>
      <w:del w:id="311" w:author="Windows User" w:date="2019-10-27T21:54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این مداحان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به سوپر</w:t>
      </w:r>
      <w:del w:id="312" w:author="Windows User" w:date="2019-10-27T21:54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استار</w:t>
      </w:r>
      <w:del w:id="313" w:author="Windows User" w:date="2019-10-27T21:54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هایی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مبدل شده</w:t>
      </w:r>
      <w:ins w:id="314" w:author="Windows User" w:date="2019-10-27T21:54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15" w:author="Windows User" w:date="2019-10-27T21:54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اند</w:t>
      </w:r>
      <w:ins w:id="316" w:author="Windows User" w:date="2019-10-27T21:54:00Z">
        <w:r w:rsidR="003D21B4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اما رپ</w:t>
      </w:r>
      <w:ins w:id="317" w:author="Windows User" w:date="2019-10-27T21:54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18" w:author="Windows User" w:date="2019-10-27T21:54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 حسینی هنوز نتوانسته</w:t>
      </w:r>
      <w:ins w:id="319" w:author="Windows User" w:date="2019-10-27T21:54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0" w:author="Windows User" w:date="2019-10-27T21:54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اند در مراکز اصلی و شهرهای مقدس شیعیان نفوذ یابند.</w:t>
      </w:r>
      <w:del w:id="321" w:author="Windows User" w:date="2019-10-27T21:55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رسما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برجسته</w:t>
      </w:r>
      <w:ins w:id="322" w:author="Windows User" w:date="2019-10-27T21:55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3" w:author="Windows User" w:date="2019-10-27T21:55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ترین مقامات شیعی عراق</w:t>
      </w:r>
      <w:ins w:id="324" w:author="Windows User" w:date="2019-10-27T21:55:00Z">
        <w:r w:rsidR="003D21B4">
          <w:rPr>
            <w:rFonts w:cs="B Nazanin" w:hint="cs"/>
            <w:sz w:val="28"/>
            <w:szCs w:val="28"/>
            <w:rtl/>
            <w:lang w:bidi="fa-IR"/>
          </w:rPr>
          <w:t xml:space="preserve"> به‌طور رسمی</w:t>
        </w:r>
      </w:ins>
      <w:del w:id="325" w:author="Windows User" w:date="2019-10-27T21:56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نه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این موضوع را محکوم یا ت</w:t>
      </w:r>
      <w:ins w:id="326" w:author="Windows User" w:date="2019-10-27T21:55:00Z">
        <w:r w:rsidR="003D21B4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327" w:author="Windows User" w:date="2019-10-27T21:55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یید نکرده</w:t>
      </w:r>
      <w:ins w:id="328" w:author="Windows User" w:date="2019-10-27T21:56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9" w:author="Windows User" w:date="2019-10-27T21:56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اند</w:t>
      </w:r>
      <w:ins w:id="330" w:author="Windows User" w:date="2019-10-27T21:56:00Z">
        <w:r w:rsidR="003D21B4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331" w:author="Windows User" w:date="2019-10-27T21:56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یا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حتی اصلا </w:t>
      </w:r>
      <w:ins w:id="332" w:author="Windows User" w:date="2019-10-27T21:56:00Z">
        <w:r w:rsidR="003D21B4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به </w:t>
      </w:r>
      <w:ins w:id="333" w:author="Windows User" w:date="2019-10-27T21:56:00Z">
        <w:r w:rsidR="003D21B4">
          <w:rPr>
            <w:rFonts w:cs="B Nazanin" w:hint="cs"/>
            <w:sz w:val="28"/>
            <w:szCs w:val="28"/>
            <w:rtl/>
            <w:lang w:bidi="fa-IR"/>
          </w:rPr>
          <w:t>این موضوع</w:t>
        </w:r>
      </w:ins>
      <w:del w:id="334" w:author="Windows User" w:date="2019-10-27T21:56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آن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نپرداخته</w:t>
      </w:r>
      <w:ins w:id="335" w:author="Windows User" w:date="2019-10-27T21:56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36" w:author="Windows User" w:date="2019-10-27T21:56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اند</w:t>
      </w:r>
      <w:ins w:id="337" w:author="Windows User" w:date="2019-10-27T21:56:00Z">
        <w:r w:rsidR="003D21B4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اما رپ حسینی هنوز نتوانسته است </w:t>
      </w:r>
      <w:ins w:id="338" w:author="Windows User" w:date="2019-10-27T21:57:00Z">
        <w:r w:rsidR="007D480D">
          <w:rPr>
            <w:rFonts w:cs="B Nazanin" w:hint="cs"/>
            <w:sz w:val="28"/>
            <w:szCs w:val="28"/>
            <w:rtl/>
            <w:lang w:bidi="fa-IR"/>
          </w:rPr>
          <w:t>د</w:t>
        </w:r>
      </w:ins>
      <w:ins w:id="339" w:author="Windows User" w:date="2019-10-27T22:01:00Z">
        <w:r w:rsidR="007D480D">
          <w:rPr>
            <w:rFonts w:cs="B Nazanin" w:hint="cs"/>
            <w:sz w:val="28"/>
            <w:szCs w:val="28"/>
            <w:rtl/>
            <w:lang w:bidi="fa-IR"/>
          </w:rPr>
          <w:t>ر</w:t>
        </w:r>
      </w:ins>
      <w:del w:id="340" w:author="Windows User" w:date="2019-10-27T21:57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به دیواره</w:delText>
        </w:r>
      </w:del>
      <w:del w:id="341" w:author="Windows User" w:date="2019-10-27T21:56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del w:id="342" w:author="Windows User" w:date="2019-10-27T21:57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های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شهرهای کربلا یا نجف یا جنوب بغداد که زائران بسیاری از جهان ب</w:t>
      </w:r>
      <w:ins w:id="343" w:author="Windows User" w:date="2019-10-27T21:57:00Z">
        <w:r w:rsidR="003D21B4">
          <w:rPr>
            <w:rFonts w:cs="B Nazanin" w:hint="cs"/>
            <w:sz w:val="28"/>
            <w:szCs w:val="28"/>
            <w:rtl/>
            <w:lang w:bidi="fa-IR"/>
          </w:rPr>
          <w:t xml:space="preserve">ه </w:t>
        </w:r>
      </w:ins>
      <w:del w:id="344" w:author="Windows User" w:date="2019-10-27T21:57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د</w:delText>
        </w:r>
      </w:del>
      <w:ins w:id="345" w:author="Windows User" w:date="2019-10-27T21:57:00Z">
        <w:r w:rsidR="003D21B4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346" w:author="Windows User" w:date="2019-10-27T21:57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نجا می</w:t>
      </w:r>
      <w:ins w:id="347" w:author="Windows User" w:date="2019-10-27T22:01:00Z">
        <w:r w:rsidR="007D480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48" w:author="Windows User" w:date="2019-10-27T22:00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روند،</w:t>
      </w:r>
      <w:ins w:id="349" w:author="Windows User" w:date="2019-10-27T21:57:00Z">
        <w:r w:rsidR="003D21B4">
          <w:rPr>
            <w:rFonts w:cs="B Nazanin" w:hint="cs"/>
            <w:sz w:val="28"/>
            <w:szCs w:val="28"/>
            <w:rtl/>
            <w:lang w:bidi="fa-IR"/>
          </w:rPr>
          <w:t xml:space="preserve"> راه پیدا کند</w:t>
        </w:r>
      </w:ins>
      <w:del w:id="350" w:author="Windows User" w:date="2019-10-27T21:57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برسد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.</w:t>
      </w:r>
      <w:del w:id="351" w:author="Windows User" w:date="2019-10-28T07:03:00Z">
        <w:r w:rsidRPr="005203D8" w:rsidDel="002C115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9417CC" w:rsidRPr="005203D8" w:rsidRDefault="009417CC">
      <w:pPr>
        <w:pStyle w:val="NoSpacing"/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  <w:pPrChange w:id="352" w:author="Windows User" w:date="2019-10-27T22:04:00Z">
          <w:pPr>
            <w:pStyle w:val="NoSpacing"/>
            <w:bidi/>
            <w:spacing w:line="276" w:lineRule="auto"/>
            <w:jc w:val="both"/>
          </w:pPr>
        </w:pPrChange>
      </w:pPr>
      <w:r>
        <w:rPr>
          <w:rFonts w:cs="B Nazanin" w:hint="cs"/>
          <w:sz w:val="28"/>
          <w:szCs w:val="28"/>
          <w:rtl/>
          <w:lang w:bidi="fa-IR"/>
        </w:rPr>
        <w:tab/>
      </w:r>
      <w:ins w:id="353" w:author="Windows User" w:date="2019-10-27T21:58:00Z">
        <w:r w:rsidR="003D21B4">
          <w:rPr>
            <w:rFonts w:cs="B Nazanin" w:hint="cs"/>
            <w:sz w:val="28"/>
            <w:szCs w:val="28"/>
            <w:rtl/>
            <w:lang w:bidi="fa-IR"/>
          </w:rPr>
          <w:t>نوحه‌خوانی‌هایی</w:t>
        </w:r>
      </w:ins>
      <w:del w:id="354" w:author="Windows User" w:date="2019-10-27T21:58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>مداحی ها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که در آن برخی حوادث تاریخی ذکر می</w:t>
      </w:r>
      <w:ins w:id="355" w:author="Windows User" w:date="2019-10-27T21:58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56" w:author="Windows User" w:date="2019-10-27T21:58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شود</w:t>
      </w:r>
      <w:ins w:id="357" w:author="Windows User" w:date="2019-10-28T07:03:00Z">
        <w:r w:rsidR="002C1155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امروز با موفقیت</w:t>
      </w:r>
      <w:ins w:id="358" w:author="Windows User" w:date="2019-10-27T21:58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59" w:author="Windows User" w:date="2019-10-27T21:58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های بسیاری روب</w:t>
      </w:r>
      <w:ins w:id="360" w:author="Windows User" w:date="2019-10-27T21:58:00Z">
        <w:r w:rsidR="003D21B4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>رو شده</w:t>
      </w:r>
      <w:ins w:id="361" w:author="Windows User" w:date="2019-10-27T21:58:00Z">
        <w:r w:rsidR="003D21B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62" w:author="Windows User" w:date="2019-10-27T21:58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اند و بسیاری از </w:t>
      </w:r>
      <w:ins w:id="363" w:author="Windows User" w:date="2019-10-27T21:59:00Z">
        <w:r w:rsidR="007D480D">
          <w:rPr>
            <w:rFonts w:cs="B Nazanin" w:hint="cs"/>
            <w:sz w:val="28"/>
            <w:szCs w:val="28"/>
            <w:rtl/>
            <w:lang w:bidi="fa-IR"/>
          </w:rPr>
          <w:t>این گر</w:t>
        </w:r>
      </w:ins>
      <w:ins w:id="364" w:author="Windows User" w:date="2019-10-28T07:03:00Z">
        <w:r w:rsidR="002C1155">
          <w:rPr>
            <w:rFonts w:cs="B Nazanin" w:hint="cs"/>
            <w:sz w:val="28"/>
            <w:szCs w:val="28"/>
            <w:rtl/>
            <w:lang w:bidi="fa-IR"/>
          </w:rPr>
          <w:t>و</w:t>
        </w:r>
      </w:ins>
      <w:ins w:id="365" w:author="Windows User" w:date="2019-10-27T21:59:00Z">
        <w:r w:rsidR="007D480D">
          <w:rPr>
            <w:rFonts w:cs="B Nazanin" w:hint="cs"/>
            <w:sz w:val="28"/>
            <w:szCs w:val="28"/>
            <w:rtl/>
            <w:lang w:bidi="fa-IR"/>
          </w:rPr>
          <w:t>ه‌های رپ حسینی</w:t>
        </w:r>
      </w:ins>
      <w:del w:id="366" w:author="Windows User" w:date="2019-10-27T21:59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>آن</w:delText>
        </w:r>
      </w:del>
      <w:del w:id="367" w:author="Windows User" w:date="2019-10-27T21:58:00Z">
        <w:r w:rsidRPr="005203D8" w:rsidDel="003D21B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del w:id="368" w:author="Windows User" w:date="2019-10-27T21:59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>ها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مانند </w:t>
      </w:r>
      <w:del w:id="369" w:author="Windows User" w:date="2019-10-27T22:00:00Z">
        <w:r w:rsidRPr="007D480D" w:rsidDel="007D480D">
          <w:rPr>
            <w:rFonts w:cs="B Nazanin"/>
            <w:i/>
            <w:iCs/>
            <w:sz w:val="28"/>
            <w:szCs w:val="28"/>
            <w:rtl/>
            <w:lang w:bidi="fa-IR"/>
            <w:rPrChange w:id="370" w:author="Windows User" w:date="2019-10-27T22:00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7D480D">
        <w:rPr>
          <w:rFonts w:cs="B Nazanin" w:hint="eastAsia"/>
          <w:i/>
          <w:iCs/>
          <w:sz w:val="28"/>
          <w:szCs w:val="28"/>
          <w:rtl/>
          <w:lang w:bidi="fa-IR"/>
          <w:rPrChange w:id="371" w:author="Windows User" w:date="2019-10-27T22:00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بسام</w:t>
      </w:r>
      <w:r w:rsidRPr="007D480D">
        <w:rPr>
          <w:rFonts w:cs="B Nazanin"/>
          <w:i/>
          <w:iCs/>
          <w:sz w:val="28"/>
          <w:szCs w:val="28"/>
          <w:rtl/>
          <w:lang w:bidi="fa-IR"/>
          <w:rPrChange w:id="372" w:author="Windows User" w:date="2019-10-27T22:00:00Z">
            <w:rPr>
              <w:rFonts w:cs="B Nazanin"/>
              <w:sz w:val="28"/>
              <w:szCs w:val="28"/>
              <w:rtl/>
              <w:lang w:bidi="fa-IR"/>
            </w:rPr>
          </w:rPrChange>
        </w:rPr>
        <w:t xml:space="preserve"> </w:t>
      </w:r>
      <w:r w:rsidRPr="007D480D">
        <w:rPr>
          <w:rFonts w:cs="B Nazanin" w:hint="eastAsia"/>
          <w:i/>
          <w:iCs/>
          <w:sz w:val="28"/>
          <w:szCs w:val="28"/>
          <w:rtl/>
          <w:lang w:bidi="fa-IR"/>
          <w:rPrChange w:id="373" w:author="Windows User" w:date="2019-10-27T22:00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الکربلا</w:t>
      </w:r>
      <w:r w:rsidRPr="007D480D">
        <w:rPr>
          <w:rFonts w:cs="B Nazanin" w:hint="cs"/>
          <w:i/>
          <w:iCs/>
          <w:sz w:val="28"/>
          <w:szCs w:val="28"/>
          <w:rtl/>
          <w:lang w:bidi="fa-IR"/>
          <w:rPrChange w:id="374" w:author="Windows User" w:date="2019-10-27T22:00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یی</w:t>
      </w:r>
      <w:ins w:id="375" w:author="Windows User" w:date="2019-10-27T22:02:00Z">
        <w:r w:rsidR="007D480D">
          <w:rPr>
            <w:rFonts w:cs="B Nazanin" w:hint="cs"/>
            <w:i/>
            <w:iCs/>
            <w:sz w:val="28"/>
            <w:szCs w:val="28"/>
            <w:rtl/>
            <w:lang w:bidi="fa-IR"/>
          </w:rPr>
          <w:t xml:space="preserve"> </w:t>
        </w:r>
      </w:ins>
      <w:del w:id="376" w:author="Windows User" w:date="2019-10-27T21:59:00Z">
        <w:r w:rsidRPr="007D480D" w:rsidDel="007D480D">
          <w:rPr>
            <w:rFonts w:cs="B Nazanin"/>
            <w:i/>
            <w:iCs/>
            <w:sz w:val="28"/>
            <w:szCs w:val="28"/>
            <w:rtl/>
            <w:lang w:bidi="fa-IR"/>
            <w:rPrChange w:id="377" w:author="Windows User" w:date="2019-10-27T22:00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del w:id="378" w:author="Windows User" w:date="2019-10-27T22:02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حتی</w:t>
      </w:r>
      <w:ins w:id="379" w:author="Windows User" w:date="2019-10-27T22:02:00Z">
        <w:r w:rsidR="007D480D">
          <w:rPr>
            <w:rFonts w:cs="B Nazanin" w:hint="cs"/>
            <w:sz w:val="28"/>
            <w:szCs w:val="28"/>
            <w:rtl/>
            <w:lang w:bidi="fa-IR"/>
          </w:rPr>
          <w:t xml:space="preserve"> با نام خود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</w:t>
      </w:r>
      <w:ins w:id="380" w:author="Windows User" w:date="2019-10-27T22:01:00Z">
        <w:r w:rsidR="007D480D">
          <w:rPr>
            <w:rFonts w:cs="B Nazanin" w:hint="cs"/>
            <w:sz w:val="28"/>
            <w:szCs w:val="28"/>
            <w:rtl/>
            <w:lang w:bidi="fa-IR"/>
          </w:rPr>
          <w:t>لوازم</w:t>
        </w:r>
      </w:ins>
      <w:del w:id="381" w:author="Windows User" w:date="2019-10-27T22:01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>مارک های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زیبایی یا لوازم یدکی </w:t>
      </w:r>
      <w:ins w:id="382" w:author="Windows User" w:date="2019-10-27T22:02:00Z">
        <w:r w:rsidR="007D480D">
          <w:rPr>
            <w:rFonts w:cs="B Nazanin" w:hint="cs"/>
            <w:sz w:val="28"/>
            <w:szCs w:val="28"/>
            <w:rtl/>
            <w:lang w:bidi="fa-IR"/>
          </w:rPr>
          <w:t>تولید</w:t>
        </w:r>
      </w:ins>
      <w:del w:id="383" w:author="Windows User" w:date="2019-10-27T22:02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>راه اندازی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کرده</w:t>
      </w:r>
      <w:ins w:id="384" w:author="Windows User" w:date="2019-10-27T22:02:00Z">
        <w:r w:rsidR="007D480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85" w:author="Windows User" w:date="2019-10-27T22:02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اند</w:t>
      </w:r>
      <w:ins w:id="386" w:author="Windows User" w:date="2019-10-27T22:02:00Z">
        <w:r w:rsidR="007D480D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387" w:author="Windows User" w:date="2019-10-27T22:02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>.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اما مدرن</w:t>
      </w:r>
      <w:ins w:id="388" w:author="Windows User" w:date="2019-10-27T22:02:00Z">
        <w:r w:rsidR="007D480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89" w:author="Windows User" w:date="2019-10-27T22:02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ترین </w:t>
      </w:r>
      <w:ins w:id="390" w:author="Windows User" w:date="2019-10-28T07:04:00Z">
        <w:r w:rsidR="002C1155">
          <w:rPr>
            <w:rFonts w:cs="B Nazanin" w:hint="cs"/>
            <w:sz w:val="28"/>
            <w:szCs w:val="28"/>
            <w:rtl/>
            <w:lang w:bidi="fa-IR"/>
          </w:rPr>
          <w:t>نسخۀ</w:t>
        </w:r>
      </w:ins>
      <w:del w:id="391" w:author="Windows User" w:date="2019-10-28T07:04:00Z">
        <w:r w:rsidRPr="005203D8" w:rsidDel="002C1155">
          <w:rPr>
            <w:rFonts w:cs="B Nazanin" w:hint="cs"/>
            <w:sz w:val="28"/>
            <w:szCs w:val="28"/>
            <w:rtl/>
            <w:lang w:bidi="fa-IR"/>
          </w:rPr>
          <w:delText>ورژن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رپ حسینی برخی مداحان از طریق انتشار</w:t>
      </w:r>
      <w:del w:id="392" w:author="Windows User" w:date="2019-10-28T07:04:00Z">
        <w:r w:rsidRPr="005203D8" w:rsidDel="002C115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del w:id="393" w:author="Windows User" w:date="2019-10-27T22:03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>مداحی های</w:delText>
        </w:r>
      </w:del>
      <w:del w:id="394" w:author="Windows User" w:date="2019-10-28T07:04:00Z">
        <w:r w:rsidRPr="005203D8" w:rsidDel="002C1155">
          <w:rPr>
            <w:rFonts w:cs="B Nazanin" w:hint="cs"/>
            <w:sz w:val="28"/>
            <w:szCs w:val="28"/>
            <w:rtl/>
            <w:lang w:bidi="fa-IR"/>
          </w:rPr>
          <w:delText xml:space="preserve"> خود در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اینترنت در دسترس علاقه</w:t>
      </w:r>
      <w:ins w:id="395" w:author="Windows User" w:date="2019-10-27T22:04:00Z">
        <w:r w:rsidR="007D480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96" w:author="Windows User" w:date="2019-10-27T22:04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مندان است و ویدئوهای آنان هزاران </w:t>
      </w:r>
      <w:del w:id="397" w:author="Windows User" w:date="2019-10-27T22:04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 xml:space="preserve">بار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بازدید</w:t>
      </w:r>
      <w:ins w:id="398" w:author="Windows User" w:date="2019-10-27T22:04:00Z">
        <w:r w:rsidR="007D480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99" w:author="Windows User" w:date="2019-10-27T22:04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کننده دارد </w:t>
      </w:r>
      <w:ins w:id="400" w:author="Windows User" w:date="2019-10-27T22:04:00Z">
        <w:r w:rsidR="007D480D">
          <w:rPr>
            <w:rFonts w:cs="B Nazanin" w:hint="cs"/>
            <w:sz w:val="28"/>
            <w:szCs w:val="28"/>
            <w:rtl/>
            <w:lang w:bidi="fa-IR"/>
          </w:rPr>
          <w:t>که</w:t>
        </w:r>
      </w:ins>
      <w:del w:id="401" w:author="Windows User" w:date="2019-10-27T22:04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البته نظرات بسیار متناقضی نیز در خصوص این ویدئوها منتشر شده است. در این مورد کرار البدری نیز می</w:t>
      </w:r>
      <w:ins w:id="402" w:author="Windows User" w:date="2019-10-27T22:04:00Z">
        <w:r w:rsidR="007D480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03" w:author="Windows User" w:date="2019-10-27T22:04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گوید: باید با جوانان </w:t>
      </w:r>
      <w:ins w:id="404" w:author="Windows User" w:date="2019-10-28T07:06:00Z">
        <w:r w:rsidR="002C1155">
          <w:rPr>
            <w:rFonts w:cs="B Nazanin" w:hint="cs"/>
            <w:sz w:val="28"/>
            <w:szCs w:val="28"/>
            <w:rtl/>
            <w:lang w:bidi="fa-IR"/>
          </w:rPr>
          <w:t>از طریق</w:t>
        </w:r>
      </w:ins>
      <w:bookmarkStart w:id="405" w:name="_GoBack"/>
      <w:bookmarkEnd w:id="405"/>
      <w:del w:id="406" w:author="Windows User" w:date="2019-10-28T07:06:00Z">
        <w:r w:rsidRPr="005203D8" w:rsidDel="002C1155">
          <w:rPr>
            <w:rFonts w:cs="B Nazanin" w:hint="cs"/>
            <w:sz w:val="28"/>
            <w:szCs w:val="28"/>
            <w:rtl/>
            <w:lang w:bidi="fa-IR"/>
          </w:rPr>
          <w:delText>با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 xml:space="preserve"> تمام وسا</w:t>
      </w:r>
      <w:ins w:id="407" w:author="Windows User" w:date="2019-10-27T22:05:00Z">
        <w:r w:rsidR="007D480D">
          <w:rPr>
            <w:rFonts w:cs="B Nazanin" w:hint="cs"/>
            <w:sz w:val="28"/>
            <w:szCs w:val="28"/>
            <w:rtl/>
            <w:lang w:bidi="fa-IR"/>
          </w:rPr>
          <w:t>ی</w:t>
        </w:r>
      </w:ins>
      <w:del w:id="408" w:author="Windows User" w:date="2019-10-27T22:05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>ئ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لی که آن</w:t>
      </w:r>
      <w:ins w:id="409" w:author="Windows User" w:date="2019-10-27T22:05:00Z">
        <w:r w:rsidR="007D480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10" w:author="Windows User" w:date="2019-10-27T22:05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ها می</w:t>
      </w:r>
      <w:ins w:id="411" w:author="Windows User" w:date="2019-10-27T22:05:00Z">
        <w:r w:rsidR="007D480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12" w:author="Windows User" w:date="2019-10-27T22:05:00Z">
        <w:r w:rsidRPr="005203D8" w:rsidDel="007D480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5203D8">
        <w:rPr>
          <w:rFonts w:cs="B Nazanin" w:hint="cs"/>
          <w:sz w:val="28"/>
          <w:szCs w:val="28"/>
          <w:rtl/>
          <w:lang w:bidi="fa-IR"/>
        </w:rPr>
        <w:t>شناسند</w:t>
      </w:r>
      <w:ins w:id="413" w:author="Windows User" w:date="2019-10-27T22:05:00Z">
        <w:r w:rsidR="007D480D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5203D8">
        <w:rPr>
          <w:rFonts w:cs="B Nazanin" w:hint="cs"/>
          <w:sz w:val="28"/>
          <w:szCs w:val="28"/>
          <w:rtl/>
          <w:lang w:bidi="fa-IR"/>
        </w:rPr>
        <w:t xml:space="preserve"> ارتباط گرفت.</w:t>
      </w:r>
      <w:del w:id="414" w:author="Windows User" w:date="2019-10-28T07:06:00Z">
        <w:r w:rsidRPr="005203D8" w:rsidDel="002C115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9417CC" w:rsidRPr="005203D8" w:rsidRDefault="009417CC" w:rsidP="009417CC">
      <w:pPr>
        <w:pStyle w:val="NoSpacing"/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</w:p>
    <w:p w:rsidR="009417CC" w:rsidRPr="00264633" w:rsidRDefault="009417CC" w:rsidP="009417CC">
      <w:pPr>
        <w:tabs>
          <w:tab w:val="left" w:pos="7755"/>
        </w:tabs>
        <w:bidi/>
        <w:jc w:val="center"/>
        <w:rPr>
          <w:rFonts w:cs="B Mitra"/>
          <w:b/>
          <w:bCs/>
          <w:color w:val="0070C0"/>
          <w:sz w:val="28"/>
          <w:szCs w:val="28"/>
          <w:rtl/>
        </w:rPr>
      </w:pPr>
      <w:r w:rsidRPr="00264633">
        <w:rPr>
          <w:rFonts w:cs="B Mitra" w:hint="cs"/>
          <w:b/>
          <w:bCs/>
          <w:color w:val="0070C0"/>
          <w:sz w:val="28"/>
          <w:szCs w:val="28"/>
          <w:rtl/>
        </w:rPr>
        <w:t>تهیه وتنظیم: رایزنی فرهنگی جمهوری اسلامی ایران در فرانسه</w:t>
      </w:r>
    </w:p>
    <w:p w:rsidR="00251FDC" w:rsidRPr="00251FDC" w:rsidRDefault="00157675" w:rsidP="00BD4400">
      <w:pPr>
        <w:tabs>
          <w:tab w:val="left" w:pos="7755"/>
        </w:tabs>
        <w:bidi/>
        <w:jc w:val="center"/>
        <w:rPr>
          <w:sz w:val="28"/>
          <w:rtl/>
        </w:rPr>
      </w:pPr>
      <w:r>
        <w:rPr>
          <w:rFonts w:cs="B Mitra" w:hint="cs"/>
          <w:b/>
          <w:bCs/>
          <w:color w:val="0070C0"/>
          <w:sz w:val="28"/>
          <w:szCs w:val="28"/>
          <w:rtl/>
        </w:rPr>
        <w:t>پاریس، خرداد</w:t>
      </w:r>
      <w:r w:rsidR="009417CC" w:rsidRPr="00264633">
        <w:rPr>
          <w:rFonts w:cs="B Mitra" w:hint="cs"/>
          <w:b/>
          <w:bCs/>
          <w:color w:val="0070C0"/>
          <w:sz w:val="28"/>
          <w:szCs w:val="28"/>
          <w:rtl/>
        </w:rPr>
        <w:t xml:space="preserve"> ماه </w:t>
      </w:r>
      <w:ins w:id="415" w:author="Windows User" w:date="2019-10-27T22:05:00Z">
        <w:r w:rsidR="007D480D">
          <w:rPr>
            <w:rFonts w:cs="Calibri"/>
            <w:b/>
            <w:bCs/>
            <w:color w:val="0070C0"/>
            <w:sz w:val="28"/>
            <w:szCs w:val="28"/>
            <w:rtl/>
          </w:rPr>
          <w:t>۹۸</w:t>
        </w:r>
      </w:ins>
      <w:del w:id="416" w:author="Windows User" w:date="2019-10-27T22:05:00Z">
        <w:r w:rsidR="009417CC" w:rsidRPr="00264633" w:rsidDel="007D480D">
          <w:rPr>
            <w:rFonts w:cs="B Mitra" w:hint="cs"/>
            <w:b/>
            <w:bCs/>
            <w:color w:val="0070C0"/>
            <w:sz w:val="28"/>
            <w:szCs w:val="28"/>
            <w:rtl/>
          </w:rPr>
          <w:delText>98</w:delText>
        </w:r>
      </w:del>
    </w:p>
    <w:p w:rsidR="009417CC" w:rsidRPr="00264633" w:rsidRDefault="009417CC">
      <w:pPr>
        <w:tabs>
          <w:tab w:val="left" w:pos="7755"/>
        </w:tabs>
        <w:bidi/>
        <w:jc w:val="center"/>
        <w:rPr>
          <w:rFonts w:cs="B Mitra"/>
          <w:b/>
          <w:bCs/>
          <w:color w:val="0070C0"/>
          <w:sz w:val="28"/>
          <w:szCs w:val="28"/>
        </w:rPr>
      </w:pPr>
    </w:p>
    <w:sectPr w:rsidR="009417CC" w:rsidRPr="00264633" w:rsidSect="002415D6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11E4" w:rsidRDefault="006B11E4" w:rsidP="00641871">
      <w:pPr>
        <w:spacing w:after="0" w:line="240" w:lineRule="auto"/>
      </w:pPr>
      <w:r>
        <w:separator/>
      </w:r>
    </w:p>
  </w:endnote>
  <w:endnote w:type="continuationSeparator" w:id="0">
    <w:p w:rsidR="006B11E4" w:rsidRDefault="006B11E4" w:rsidP="00641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Default="002415D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C1155">
      <w:rPr>
        <w:noProof/>
      </w:rPr>
      <w:t>3</w:t>
    </w:r>
    <w:r>
      <w:fldChar w:fldCharType="end"/>
    </w:r>
  </w:p>
  <w:p w:rsidR="002415D6" w:rsidRDefault="002415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11E4" w:rsidRDefault="006B11E4" w:rsidP="00641871">
      <w:pPr>
        <w:spacing w:after="0" w:line="240" w:lineRule="auto"/>
      </w:pPr>
      <w:r>
        <w:separator/>
      </w:r>
    </w:p>
  </w:footnote>
  <w:footnote w:type="continuationSeparator" w:id="0">
    <w:p w:rsidR="006B11E4" w:rsidRDefault="006B11E4" w:rsidP="00641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Default="00AD7F2D" w:rsidP="002415D6">
    <w:pPr>
      <w:pStyle w:val="Footer"/>
      <w:tabs>
        <w:tab w:val="clear" w:pos="4536"/>
        <w:tab w:val="clear" w:pos="9072"/>
        <w:tab w:val="center" w:pos="4678"/>
        <w:tab w:val="left" w:pos="4755"/>
        <w:tab w:val="left" w:pos="5471"/>
      </w:tabs>
      <w:bidi/>
      <w:rPr>
        <w:rFonts w:ascii="IranNastaliq" w:hAnsi="IranNastaliq" w:cs="IranNastaliq"/>
        <w:color w:val="0D0D0D"/>
        <w:sz w:val="32"/>
        <w:szCs w:val="32"/>
      </w:rPr>
    </w:pPr>
    <w:r>
      <w:rPr>
        <w:rFonts w:ascii="IranNastaliq" w:hAnsi="IranNastaliq" w:cs="IranNastaliq"/>
        <w:noProof/>
        <w:color w:val="0D0D0D"/>
        <w:sz w:val="32"/>
        <w:szCs w:val="32"/>
        <w:lang w:val="en-US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2729230</wp:posOffset>
          </wp:positionH>
          <wp:positionV relativeFrom="paragraph">
            <wp:posOffset>112395</wp:posOffset>
          </wp:positionV>
          <wp:extent cx="447675" cy="390525"/>
          <wp:effectExtent l="0" t="0" r="9525" b="9525"/>
          <wp:wrapNone/>
          <wp:docPr id="4" name="Image 1" descr="Arm Sazman farh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Arm Sazman farhan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415D6" w:rsidRPr="002415D6" w:rsidRDefault="002415D6" w:rsidP="002415D6">
    <w:pPr>
      <w:pStyle w:val="Footer"/>
      <w:tabs>
        <w:tab w:val="clear" w:pos="4536"/>
        <w:tab w:val="clear" w:pos="9072"/>
        <w:tab w:val="center" w:pos="4678"/>
        <w:tab w:val="left" w:pos="4755"/>
        <w:tab w:val="left" w:pos="5471"/>
      </w:tabs>
      <w:bidi/>
      <w:jc w:val="center"/>
      <w:rPr>
        <w:rFonts w:ascii="IranNastaliq" w:hAnsi="IranNastaliq" w:cs="IranNastaliq"/>
        <w:color w:val="808080"/>
        <w:sz w:val="32"/>
        <w:szCs w:val="32"/>
        <w:lang w:bidi="fa-IR"/>
      </w:rPr>
    </w:pPr>
    <w:r w:rsidRPr="00950902">
      <w:rPr>
        <w:rFonts w:ascii="IranNastaliq" w:hAnsi="IranNastaliq" w:cs="IranNastaliq"/>
        <w:color w:val="808080"/>
        <w:sz w:val="32"/>
        <w:szCs w:val="32"/>
        <w:rtl/>
      </w:rPr>
      <w:t xml:space="preserve">رایزنی فرهنگی جمهوری اسلامی ایران </w:t>
    </w:r>
    <w:r>
      <w:rPr>
        <w:rFonts w:ascii="IranNastaliq" w:hAnsi="IranNastaliq" w:cs="IranNastaliq"/>
        <w:color w:val="808080"/>
        <w:sz w:val="32"/>
        <w:szCs w:val="32"/>
      </w:rPr>
      <w:t>-</w:t>
    </w:r>
    <w:r w:rsidRPr="00950902">
      <w:rPr>
        <w:rFonts w:ascii="IranNastaliq" w:hAnsi="IranNastaliq" w:cs="IranNastaliq"/>
        <w:color w:val="808080"/>
        <w:sz w:val="32"/>
        <w:szCs w:val="32"/>
        <w:rtl/>
      </w:rPr>
      <w:t xml:space="preserve"> پاریس</w:t>
    </w:r>
    <w:r w:rsidR="006B11E4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930039" o:spid="_x0000_s2051" type="#_x0000_t136" style="position:absolute;left:0;text-align:left;margin-left:0;margin-top:0;width:538.55pt;height:100.9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رایزنی فرهنگی ایران-پاریس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40EF"/>
    <w:multiLevelType w:val="hybridMultilevel"/>
    <w:tmpl w:val="A77A8B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009B5"/>
    <w:multiLevelType w:val="hybridMultilevel"/>
    <w:tmpl w:val="E68878C8"/>
    <w:lvl w:ilvl="0" w:tplc="83446D7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F6603"/>
    <w:multiLevelType w:val="hybridMultilevel"/>
    <w:tmpl w:val="63AAD34E"/>
    <w:lvl w:ilvl="0" w:tplc="2A9ABCE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14AE5"/>
    <w:multiLevelType w:val="hybridMultilevel"/>
    <w:tmpl w:val="FAE4B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6C6EA9"/>
    <w:multiLevelType w:val="hybridMultilevel"/>
    <w:tmpl w:val="2AE02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A233F4"/>
    <w:multiLevelType w:val="hybridMultilevel"/>
    <w:tmpl w:val="2180848E"/>
    <w:lvl w:ilvl="0" w:tplc="EF926D6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F7705"/>
    <w:multiLevelType w:val="hybridMultilevel"/>
    <w:tmpl w:val="7C5A2A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447C1B"/>
    <w:multiLevelType w:val="hybridMultilevel"/>
    <w:tmpl w:val="F7E232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C1402B"/>
    <w:multiLevelType w:val="hybridMultilevel"/>
    <w:tmpl w:val="FE325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18232D"/>
    <w:multiLevelType w:val="hybridMultilevel"/>
    <w:tmpl w:val="6FE89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A336AB"/>
    <w:multiLevelType w:val="hybridMultilevel"/>
    <w:tmpl w:val="6AD4A0E2"/>
    <w:lvl w:ilvl="0" w:tplc="792CFDC8">
      <w:start w:val="3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34CC4540"/>
    <w:multiLevelType w:val="hybridMultilevel"/>
    <w:tmpl w:val="D2520D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197D2A"/>
    <w:multiLevelType w:val="hybridMultilevel"/>
    <w:tmpl w:val="EA569A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954087"/>
    <w:multiLevelType w:val="hybridMultilevel"/>
    <w:tmpl w:val="5950C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980BCB"/>
    <w:multiLevelType w:val="hybridMultilevel"/>
    <w:tmpl w:val="2EE8E1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215979"/>
    <w:multiLevelType w:val="hybridMultilevel"/>
    <w:tmpl w:val="7BD87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21472A"/>
    <w:multiLevelType w:val="hybridMultilevel"/>
    <w:tmpl w:val="E04EC0CC"/>
    <w:lvl w:ilvl="0" w:tplc="0AEA1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2B0452"/>
    <w:multiLevelType w:val="hybridMultilevel"/>
    <w:tmpl w:val="EDDA79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8C6BB5"/>
    <w:multiLevelType w:val="hybridMultilevel"/>
    <w:tmpl w:val="DE641C14"/>
    <w:lvl w:ilvl="0" w:tplc="D922682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715C75"/>
    <w:multiLevelType w:val="hybridMultilevel"/>
    <w:tmpl w:val="5F1650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543E4D"/>
    <w:multiLevelType w:val="hybridMultilevel"/>
    <w:tmpl w:val="96EA3E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D13F79"/>
    <w:multiLevelType w:val="hybridMultilevel"/>
    <w:tmpl w:val="8E62A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4B7FE1"/>
    <w:multiLevelType w:val="hybridMultilevel"/>
    <w:tmpl w:val="E11EF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0"/>
  </w:num>
  <w:num w:numId="5">
    <w:abstractNumId w:val="1"/>
  </w:num>
  <w:num w:numId="6">
    <w:abstractNumId w:val="5"/>
  </w:num>
  <w:num w:numId="7">
    <w:abstractNumId w:val="9"/>
  </w:num>
  <w:num w:numId="8">
    <w:abstractNumId w:val="22"/>
  </w:num>
  <w:num w:numId="9">
    <w:abstractNumId w:val="3"/>
  </w:num>
  <w:num w:numId="10">
    <w:abstractNumId w:val="20"/>
  </w:num>
  <w:num w:numId="11">
    <w:abstractNumId w:val="6"/>
  </w:num>
  <w:num w:numId="12">
    <w:abstractNumId w:val="0"/>
  </w:num>
  <w:num w:numId="13">
    <w:abstractNumId w:val="17"/>
  </w:num>
  <w:num w:numId="14">
    <w:abstractNumId w:val="7"/>
  </w:num>
  <w:num w:numId="15">
    <w:abstractNumId w:val="11"/>
  </w:num>
  <w:num w:numId="16">
    <w:abstractNumId w:val="4"/>
  </w:num>
  <w:num w:numId="17">
    <w:abstractNumId w:val="14"/>
  </w:num>
  <w:num w:numId="18">
    <w:abstractNumId w:val="8"/>
  </w:num>
  <w:num w:numId="19">
    <w:abstractNumId w:val="19"/>
  </w:num>
  <w:num w:numId="20">
    <w:abstractNumId w:val="21"/>
  </w:num>
  <w:num w:numId="21">
    <w:abstractNumId w:val="13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871"/>
    <w:rsid w:val="0001089A"/>
    <w:rsid w:val="00011B73"/>
    <w:rsid w:val="00030D96"/>
    <w:rsid w:val="00042754"/>
    <w:rsid w:val="00043E04"/>
    <w:rsid w:val="00053097"/>
    <w:rsid w:val="00054D0A"/>
    <w:rsid w:val="00056E55"/>
    <w:rsid w:val="00064B24"/>
    <w:rsid w:val="000723CA"/>
    <w:rsid w:val="00084D42"/>
    <w:rsid w:val="00084F03"/>
    <w:rsid w:val="0008749E"/>
    <w:rsid w:val="000916D5"/>
    <w:rsid w:val="000976FD"/>
    <w:rsid w:val="000A5C8F"/>
    <w:rsid w:val="000A630C"/>
    <w:rsid w:val="000B74F8"/>
    <w:rsid w:val="000D11D0"/>
    <w:rsid w:val="000D35C9"/>
    <w:rsid w:val="000E0817"/>
    <w:rsid w:val="000E7D9F"/>
    <w:rsid w:val="000F6C6D"/>
    <w:rsid w:val="000F7F87"/>
    <w:rsid w:val="00103B2F"/>
    <w:rsid w:val="00105CFD"/>
    <w:rsid w:val="00115695"/>
    <w:rsid w:val="001161E1"/>
    <w:rsid w:val="001213A7"/>
    <w:rsid w:val="00141366"/>
    <w:rsid w:val="00144F0E"/>
    <w:rsid w:val="00147751"/>
    <w:rsid w:val="00147E0B"/>
    <w:rsid w:val="00156CB2"/>
    <w:rsid w:val="00157675"/>
    <w:rsid w:val="00170D29"/>
    <w:rsid w:val="0017421A"/>
    <w:rsid w:val="00181690"/>
    <w:rsid w:val="001841FD"/>
    <w:rsid w:val="001A0F8C"/>
    <w:rsid w:val="001A50A7"/>
    <w:rsid w:val="001B09D7"/>
    <w:rsid w:val="001C1FFC"/>
    <w:rsid w:val="001C38EE"/>
    <w:rsid w:val="001C3C4B"/>
    <w:rsid w:val="001C5C1C"/>
    <w:rsid w:val="001C61C0"/>
    <w:rsid w:val="001C7C51"/>
    <w:rsid w:val="001D0522"/>
    <w:rsid w:val="001E09FA"/>
    <w:rsid w:val="001E2169"/>
    <w:rsid w:val="001F1709"/>
    <w:rsid w:val="001F2763"/>
    <w:rsid w:val="001F28A2"/>
    <w:rsid w:val="001F48EB"/>
    <w:rsid w:val="001F4CB5"/>
    <w:rsid w:val="00200CC4"/>
    <w:rsid w:val="00202C35"/>
    <w:rsid w:val="0020344D"/>
    <w:rsid w:val="00204E0D"/>
    <w:rsid w:val="00204ECF"/>
    <w:rsid w:val="00212F27"/>
    <w:rsid w:val="0021373F"/>
    <w:rsid w:val="002226A0"/>
    <w:rsid w:val="00231E57"/>
    <w:rsid w:val="00234A66"/>
    <w:rsid w:val="00236117"/>
    <w:rsid w:val="002415D6"/>
    <w:rsid w:val="002460D2"/>
    <w:rsid w:val="00251881"/>
    <w:rsid w:val="00251FDC"/>
    <w:rsid w:val="002632A3"/>
    <w:rsid w:val="00264633"/>
    <w:rsid w:val="00276051"/>
    <w:rsid w:val="00277A7C"/>
    <w:rsid w:val="00280A66"/>
    <w:rsid w:val="00291EA2"/>
    <w:rsid w:val="00297D6A"/>
    <w:rsid w:val="002A55D3"/>
    <w:rsid w:val="002A728F"/>
    <w:rsid w:val="002B0D57"/>
    <w:rsid w:val="002B228E"/>
    <w:rsid w:val="002C1155"/>
    <w:rsid w:val="002C772E"/>
    <w:rsid w:val="002D7AFC"/>
    <w:rsid w:val="002E28CB"/>
    <w:rsid w:val="002E3D7B"/>
    <w:rsid w:val="00307798"/>
    <w:rsid w:val="00327E75"/>
    <w:rsid w:val="00333461"/>
    <w:rsid w:val="00337B02"/>
    <w:rsid w:val="0034515C"/>
    <w:rsid w:val="00354CB2"/>
    <w:rsid w:val="003563AF"/>
    <w:rsid w:val="00362CE7"/>
    <w:rsid w:val="003668D4"/>
    <w:rsid w:val="00367BAE"/>
    <w:rsid w:val="00374B20"/>
    <w:rsid w:val="00377CAA"/>
    <w:rsid w:val="003914F2"/>
    <w:rsid w:val="00391CDA"/>
    <w:rsid w:val="0039277D"/>
    <w:rsid w:val="00393C17"/>
    <w:rsid w:val="00394144"/>
    <w:rsid w:val="003B45A0"/>
    <w:rsid w:val="003B5783"/>
    <w:rsid w:val="003C63DB"/>
    <w:rsid w:val="003D00F6"/>
    <w:rsid w:val="003D21B4"/>
    <w:rsid w:val="003D2353"/>
    <w:rsid w:val="003D5E50"/>
    <w:rsid w:val="003E7C3D"/>
    <w:rsid w:val="003F1A1F"/>
    <w:rsid w:val="003F7871"/>
    <w:rsid w:val="00413134"/>
    <w:rsid w:val="00415AAE"/>
    <w:rsid w:val="0042096D"/>
    <w:rsid w:val="00420C0A"/>
    <w:rsid w:val="00423640"/>
    <w:rsid w:val="00427896"/>
    <w:rsid w:val="00431C49"/>
    <w:rsid w:val="00435037"/>
    <w:rsid w:val="0043644D"/>
    <w:rsid w:val="0044405A"/>
    <w:rsid w:val="0044541D"/>
    <w:rsid w:val="00447E01"/>
    <w:rsid w:val="00447F6F"/>
    <w:rsid w:val="00450752"/>
    <w:rsid w:val="00452481"/>
    <w:rsid w:val="00455752"/>
    <w:rsid w:val="00461598"/>
    <w:rsid w:val="0047056B"/>
    <w:rsid w:val="004846B6"/>
    <w:rsid w:val="00493450"/>
    <w:rsid w:val="004A2F45"/>
    <w:rsid w:val="004A416D"/>
    <w:rsid w:val="004B20D5"/>
    <w:rsid w:val="004B2D1B"/>
    <w:rsid w:val="004B6ECC"/>
    <w:rsid w:val="004C6CB6"/>
    <w:rsid w:val="004C6D3F"/>
    <w:rsid w:val="004D7643"/>
    <w:rsid w:val="004D7F36"/>
    <w:rsid w:val="004E3165"/>
    <w:rsid w:val="004F3E0F"/>
    <w:rsid w:val="004F465C"/>
    <w:rsid w:val="004F5564"/>
    <w:rsid w:val="004F7B0D"/>
    <w:rsid w:val="00501AE2"/>
    <w:rsid w:val="005045C4"/>
    <w:rsid w:val="00505F2F"/>
    <w:rsid w:val="00506BCD"/>
    <w:rsid w:val="005075D2"/>
    <w:rsid w:val="00515E82"/>
    <w:rsid w:val="00523EDF"/>
    <w:rsid w:val="0052608E"/>
    <w:rsid w:val="00531141"/>
    <w:rsid w:val="00533306"/>
    <w:rsid w:val="00535546"/>
    <w:rsid w:val="0054240C"/>
    <w:rsid w:val="00547E4C"/>
    <w:rsid w:val="00550B39"/>
    <w:rsid w:val="005513F0"/>
    <w:rsid w:val="00557D0A"/>
    <w:rsid w:val="00557E59"/>
    <w:rsid w:val="00564E27"/>
    <w:rsid w:val="005734ED"/>
    <w:rsid w:val="005921F5"/>
    <w:rsid w:val="005A66B6"/>
    <w:rsid w:val="005B1D1E"/>
    <w:rsid w:val="005B5A04"/>
    <w:rsid w:val="005C6FF7"/>
    <w:rsid w:val="005C7406"/>
    <w:rsid w:val="005E29FB"/>
    <w:rsid w:val="005E5E51"/>
    <w:rsid w:val="005F51C4"/>
    <w:rsid w:val="005F5CE8"/>
    <w:rsid w:val="00603845"/>
    <w:rsid w:val="00621779"/>
    <w:rsid w:val="00622158"/>
    <w:rsid w:val="00624810"/>
    <w:rsid w:val="0062573C"/>
    <w:rsid w:val="006257BE"/>
    <w:rsid w:val="00627EC8"/>
    <w:rsid w:val="00630CFC"/>
    <w:rsid w:val="00631D1F"/>
    <w:rsid w:val="00641871"/>
    <w:rsid w:val="00642030"/>
    <w:rsid w:val="0065065C"/>
    <w:rsid w:val="00650FBF"/>
    <w:rsid w:val="00652A32"/>
    <w:rsid w:val="00654B33"/>
    <w:rsid w:val="00664857"/>
    <w:rsid w:val="0066730D"/>
    <w:rsid w:val="0066772C"/>
    <w:rsid w:val="006702AA"/>
    <w:rsid w:val="00674088"/>
    <w:rsid w:val="006B11E4"/>
    <w:rsid w:val="006B4DD6"/>
    <w:rsid w:val="006B6F1B"/>
    <w:rsid w:val="006C2B22"/>
    <w:rsid w:val="006D110D"/>
    <w:rsid w:val="006D7632"/>
    <w:rsid w:val="006E5988"/>
    <w:rsid w:val="006F62F7"/>
    <w:rsid w:val="00703745"/>
    <w:rsid w:val="007122B7"/>
    <w:rsid w:val="00713A48"/>
    <w:rsid w:val="0072306C"/>
    <w:rsid w:val="0072488B"/>
    <w:rsid w:val="0072500C"/>
    <w:rsid w:val="00725C7D"/>
    <w:rsid w:val="00726BD7"/>
    <w:rsid w:val="007403BF"/>
    <w:rsid w:val="00740A8F"/>
    <w:rsid w:val="007427A3"/>
    <w:rsid w:val="00745E8B"/>
    <w:rsid w:val="007518E0"/>
    <w:rsid w:val="00755059"/>
    <w:rsid w:val="00755337"/>
    <w:rsid w:val="007579AC"/>
    <w:rsid w:val="00761436"/>
    <w:rsid w:val="00762B47"/>
    <w:rsid w:val="00775C89"/>
    <w:rsid w:val="00775FA0"/>
    <w:rsid w:val="00783220"/>
    <w:rsid w:val="0078331D"/>
    <w:rsid w:val="00785355"/>
    <w:rsid w:val="00790268"/>
    <w:rsid w:val="007907E3"/>
    <w:rsid w:val="00792B9E"/>
    <w:rsid w:val="0079346C"/>
    <w:rsid w:val="00795029"/>
    <w:rsid w:val="00795C5E"/>
    <w:rsid w:val="00796839"/>
    <w:rsid w:val="00796C94"/>
    <w:rsid w:val="007A6F05"/>
    <w:rsid w:val="007B1024"/>
    <w:rsid w:val="007C1EA8"/>
    <w:rsid w:val="007C5F41"/>
    <w:rsid w:val="007D1287"/>
    <w:rsid w:val="007D27AD"/>
    <w:rsid w:val="007D3825"/>
    <w:rsid w:val="007D480D"/>
    <w:rsid w:val="007D54C4"/>
    <w:rsid w:val="007E7B00"/>
    <w:rsid w:val="007F022C"/>
    <w:rsid w:val="007F1DE4"/>
    <w:rsid w:val="008022BB"/>
    <w:rsid w:val="00803C38"/>
    <w:rsid w:val="008047BC"/>
    <w:rsid w:val="00805E5E"/>
    <w:rsid w:val="008079BC"/>
    <w:rsid w:val="008104E4"/>
    <w:rsid w:val="008127C9"/>
    <w:rsid w:val="00822DE9"/>
    <w:rsid w:val="00825283"/>
    <w:rsid w:val="0082661F"/>
    <w:rsid w:val="00831D1A"/>
    <w:rsid w:val="00842A74"/>
    <w:rsid w:val="00876F6E"/>
    <w:rsid w:val="00877261"/>
    <w:rsid w:val="00890C49"/>
    <w:rsid w:val="00891913"/>
    <w:rsid w:val="008921FC"/>
    <w:rsid w:val="008939B4"/>
    <w:rsid w:val="008A12BA"/>
    <w:rsid w:val="008A2063"/>
    <w:rsid w:val="008A662C"/>
    <w:rsid w:val="008B1865"/>
    <w:rsid w:val="008B4AEE"/>
    <w:rsid w:val="008C0B69"/>
    <w:rsid w:val="008C1D4A"/>
    <w:rsid w:val="008C5419"/>
    <w:rsid w:val="008C589C"/>
    <w:rsid w:val="008C73B3"/>
    <w:rsid w:val="008C77B1"/>
    <w:rsid w:val="008D3E3E"/>
    <w:rsid w:val="008D45AE"/>
    <w:rsid w:val="008D6A1C"/>
    <w:rsid w:val="00903904"/>
    <w:rsid w:val="00905FD9"/>
    <w:rsid w:val="0091108F"/>
    <w:rsid w:val="009146F5"/>
    <w:rsid w:val="009215C5"/>
    <w:rsid w:val="00930499"/>
    <w:rsid w:val="00932EC0"/>
    <w:rsid w:val="00933403"/>
    <w:rsid w:val="00933F28"/>
    <w:rsid w:val="009417CC"/>
    <w:rsid w:val="00941C1A"/>
    <w:rsid w:val="0095695D"/>
    <w:rsid w:val="009731FB"/>
    <w:rsid w:val="00991DC3"/>
    <w:rsid w:val="00993278"/>
    <w:rsid w:val="009A115B"/>
    <w:rsid w:val="009A49A6"/>
    <w:rsid w:val="009A719E"/>
    <w:rsid w:val="009B5B2E"/>
    <w:rsid w:val="009C1AAE"/>
    <w:rsid w:val="009D3C2B"/>
    <w:rsid w:val="009D69EA"/>
    <w:rsid w:val="009E37F7"/>
    <w:rsid w:val="009E66FF"/>
    <w:rsid w:val="009F320F"/>
    <w:rsid w:val="00A04D86"/>
    <w:rsid w:val="00A2081C"/>
    <w:rsid w:val="00A317F5"/>
    <w:rsid w:val="00A32F98"/>
    <w:rsid w:val="00A35751"/>
    <w:rsid w:val="00A370E0"/>
    <w:rsid w:val="00A37D05"/>
    <w:rsid w:val="00A40727"/>
    <w:rsid w:val="00A42072"/>
    <w:rsid w:val="00A53E40"/>
    <w:rsid w:val="00A7301A"/>
    <w:rsid w:val="00A8327E"/>
    <w:rsid w:val="00A85754"/>
    <w:rsid w:val="00A85D8E"/>
    <w:rsid w:val="00A92861"/>
    <w:rsid w:val="00A93403"/>
    <w:rsid w:val="00A95C9E"/>
    <w:rsid w:val="00A96A8C"/>
    <w:rsid w:val="00A96FCF"/>
    <w:rsid w:val="00AA05FD"/>
    <w:rsid w:val="00AA7BB4"/>
    <w:rsid w:val="00AB59AB"/>
    <w:rsid w:val="00AB72C5"/>
    <w:rsid w:val="00AC285D"/>
    <w:rsid w:val="00AC5CAA"/>
    <w:rsid w:val="00AC72ED"/>
    <w:rsid w:val="00AD0E56"/>
    <w:rsid w:val="00AD57E8"/>
    <w:rsid w:val="00AD599B"/>
    <w:rsid w:val="00AD7F2D"/>
    <w:rsid w:val="00B00017"/>
    <w:rsid w:val="00B007D6"/>
    <w:rsid w:val="00B10852"/>
    <w:rsid w:val="00B13507"/>
    <w:rsid w:val="00B1601B"/>
    <w:rsid w:val="00B20825"/>
    <w:rsid w:val="00B23A19"/>
    <w:rsid w:val="00B304D3"/>
    <w:rsid w:val="00B40ABF"/>
    <w:rsid w:val="00B500A8"/>
    <w:rsid w:val="00B5220F"/>
    <w:rsid w:val="00B54913"/>
    <w:rsid w:val="00B54926"/>
    <w:rsid w:val="00B55643"/>
    <w:rsid w:val="00B74149"/>
    <w:rsid w:val="00B75152"/>
    <w:rsid w:val="00B80E7C"/>
    <w:rsid w:val="00B914E4"/>
    <w:rsid w:val="00B926AE"/>
    <w:rsid w:val="00B935E1"/>
    <w:rsid w:val="00B95B72"/>
    <w:rsid w:val="00BA2E37"/>
    <w:rsid w:val="00BA67A9"/>
    <w:rsid w:val="00BB16F7"/>
    <w:rsid w:val="00BB3150"/>
    <w:rsid w:val="00BB541C"/>
    <w:rsid w:val="00BC5A71"/>
    <w:rsid w:val="00BD4400"/>
    <w:rsid w:val="00BD6920"/>
    <w:rsid w:val="00BD71DF"/>
    <w:rsid w:val="00BF1101"/>
    <w:rsid w:val="00BF7B02"/>
    <w:rsid w:val="00C0148C"/>
    <w:rsid w:val="00C04774"/>
    <w:rsid w:val="00C17BA6"/>
    <w:rsid w:val="00C20FC9"/>
    <w:rsid w:val="00C27D42"/>
    <w:rsid w:val="00C3140D"/>
    <w:rsid w:val="00C3590C"/>
    <w:rsid w:val="00C36913"/>
    <w:rsid w:val="00C37597"/>
    <w:rsid w:val="00C40097"/>
    <w:rsid w:val="00C422DE"/>
    <w:rsid w:val="00C435C4"/>
    <w:rsid w:val="00C5507D"/>
    <w:rsid w:val="00C55CF1"/>
    <w:rsid w:val="00C62801"/>
    <w:rsid w:val="00C9323F"/>
    <w:rsid w:val="00C95442"/>
    <w:rsid w:val="00CB1273"/>
    <w:rsid w:val="00CB350B"/>
    <w:rsid w:val="00CB4A4E"/>
    <w:rsid w:val="00CC04C0"/>
    <w:rsid w:val="00CD175D"/>
    <w:rsid w:val="00CD603A"/>
    <w:rsid w:val="00CE429E"/>
    <w:rsid w:val="00CF18D3"/>
    <w:rsid w:val="00CF1E8F"/>
    <w:rsid w:val="00CF47CF"/>
    <w:rsid w:val="00D01CDA"/>
    <w:rsid w:val="00D024F8"/>
    <w:rsid w:val="00D02D05"/>
    <w:rsid w:val="00D03ABF"/>
    <w:rsid w:val="00D04E1D"/>
    <w:rsid w:val="00D17001"/>
    <w:rsid w:val="00D174C2"/>
    <w:rsid w:val="00D243D9"/>
    <w:rsid w:val="00D24659"/>
    <w:rsid w:val="00D246F5"/>
    <w:rsid w:val="00D4331E"/>
    <w:rsid w:val="00D5185E"/>
    <w:rsid w:val="00D51F4D"/>
    <w:rsid w:val="00D5601F"/>
    <w:rsid w:val="00D600FE"/>
    <w:rsid w:val="00D83DE4"/>
    <w:rsid w:val="00D855A5"/>
    <w:rsid w:val="00D860E1"/>
    <w:rsid w:val="00D87D6F"/>
    <w:rsid w:val="00D90BB8"/>
    <w:rsid w:val="00D911E2"/>
    <w:rsid w:val="00D97752"/>
    <w:rsid w:val="00D97D08"/>
    <w:rsid w:val="00DA2F52"/>
    <w:rsid w:val="00DB5FE6"/>
    <w:rsid w:val="00DB6925"/>
    <w:rsid w:val="00DC3775"/>
    <w:rsid w:val="00DC638C"/>
    <w:rsid w:val="00DD214C"/>
    <w:rsid w:val="00DD64DA"/>
    <w:rsid w:val="00DE0CBB"/>
    <w:rsid w:val="00DF0C71"/>
    <w:rsid w:val="00DF5AEF"/>
    <w:rsid w:val="00E00417"/>
    <w:rsid w:val="00E01463"/>
    <w:rsid w:val="00E02F28"/>
    <w:rsid w:val="00E02F54"/>
    <w:rsid w:val="00E03C23"/>
    <w:rsid w:val="00E045BB"/>
    <w:rsid w:val="00E14395"/>
    <w:rsid w:val="00E25D54"/>
    <w:rsid w:val="00E356B8"/>
    <w:rsid w:val="00E35FD9"/>
    <w:rsid w:val="00E453F9"/>
    <w:rsid w:val="00E56D76"/>
    <w:rsid w:val="00E77E42"/>
    <w:rsid w:val="00E919AD"/>
    <w:rsid w:val="00E93CD2"/>
    <w:rsid w:val="00EA5578"/>
    <w:rsid w:val="00EB012A"/>
    <w:rsid w:val="00EB338D"/>
    <w:rsid w:val="00EB4621"/>
    <w:rsid w:val="00EB73C4"/>
    <w:rsid w:val="00EB7D4D"/>
    <w:rsid w:val="00EC0CAA"/>
    <w:rsid w:val="00EC178E"/>
    <w:rsid w:val="00EC1B55"/>
    <w:rsid w:val="00EC5E79"/>
    <w:rsid w:val="00EC6BF7"/>
    <w:rsid w:val="00ED138C"/>
    <w:rsid w:val="00ED4428"/>
    <w:rsid w:val="00EE350A"/>
    <w:rsid w:val="00EE41A0"/>
    <w:rsid w:val="00EE5B3A"/>
    <w:rsid w:val="00EE5D59"/>
    <w:rsid w:val="00EE74CE"/>
    <w:rsid w:val="00EF1C86"/>
    <w:rsid w:val="00F028CA"/>
    <w:rsid w:val="00F05FC4"/>
    <w:rsid w:val="00F077C6"/>
    <w:rsid w:val="00F14C83"/>
    <w:rsid w:val="00F21949"/>
    <w:rsid w:val="00F228E0"/>
    <w:rsid w:val="00F3316B"/>
    <w:rsid w:val="00F4249A"/>
    <w:rsid w:val="00F552E9"/>
    <w:rsid w:val="00F71105"/>
    <w:rsid w:val="00F733E2"/>
    <w:rsid w:val="00F7474A"/>
    <w:rsid w:val="00F74B6C"/>
    <w:rsid w:val="00F75392"/>
    <w:rsid w:val="00F827B4"/>
    <w:rsid w:val="00F918D5"/>
    <w:rsid w:val="00FA156C"/>
    <w:rsid w:val="00FA3826"/>
    <w:rsid w:val="00FA38D3"/>
    <w:rsid w:val="00FA648C"/>
    <w:rsid w:val="00FC6EEF"/>
    <w:rsid w:val="00FD3FE8"/>
    <w:rsid w:val="00FD584E"/>
    <w:rsid w:val="00FE4CD4"/>
    <w:rsid w:val="00FF499A"/>
    <w:rsid w:val="00F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semiHidden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paragraph" w:styleId="NoSpacing">
    <w:name w:val="No Spacing"/>
    <w:uiPriority w:val="1"/>
    <w:qFormat/>
    <w:rsid w:val="009417CC"/>
    <w:rPr>
      <w:sz w:val="22"/>
      <w:szCs w:val="22"/>
      <w:lang w:val="fr-FR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3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E3E"/>
    <w:rPr>
      <w:rFonts w:ascii="Tahoma" w:hAnsi="Tahoma" w:cs="Tahoma"/>
      <w:sz w:val="16"/>
      <w:szCs w:val="16"/>
      <w:lang w:val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semiHidden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paragraph" w:styleId="NoSpacing">
    <w:name w:val="No Spacing"/>
    <w:uiPriority w:val="1"/>
    <w:qFormat/>
    <w:rsid w:val="009417CC"/>
    <w:rPr>
      <w:sz w:val="22"/>
      <w:szCs w:val="22"/>
      <w:lang w:val="fr-FR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3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E3E"/>
    <w:rPr>
      <w:rFonts w:ascii="Tahoma" w:hAnsi="Tahoma" w:cs="Tahoma"/>
      <w:sz w:val="16"/>
      <w:szCs w:val="16"/>
      <w:lang w:val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5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97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986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28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52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9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3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7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7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7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09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075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54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324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3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10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526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54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72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80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1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4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17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68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3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68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865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72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44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7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483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39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92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1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953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37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696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8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5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96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2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6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4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5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8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53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2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6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47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86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14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29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66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81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35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33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96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17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90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76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58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62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78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4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3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6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0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1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36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44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18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89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74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839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2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0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2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773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27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63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62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52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37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212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91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84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06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36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663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24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24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772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97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0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91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7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5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8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54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51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37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08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73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41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36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92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2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338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8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4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24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37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13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05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88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87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42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846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64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39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99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58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6088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57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07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54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16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055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64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45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76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77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80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21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674</Words>
  <Characters>3847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Elisabeth MOIZAN</dc:creator>
  <cp:lastModifiedBy>Windows User</cp:lastModifiedBy>
  <cp:revision>10</cp:revision>
  <cp:lastPrinted>2016-11-02T03:02:00Z</cp:lastPrinted>
  <dcterms:created xsi:type="dcterms:W3CDTF">2019-10-26T05:11:00Z</dcterms:created>
  <dcterms:modified xsi:type="dcterms:W3CDTF">2019-10-28T03:36:00Z</dcterms:modified>
</cp:coreProperties>
</file>